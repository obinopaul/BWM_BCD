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AEF7" w14:textId="5D7F51B4" w:rsidR="000C60EC" w:rsidRPr="001657F0" w:rsidRDefault="009849C8" w:rsidP="009849C8">
      <w:pPr>
        <w:spacing w:after="240"/>
        <w:jc w:val="center"/>
        <w:rPr>
          <w:b/>
          <w:bCs/>
          <w:noProof/>
          <w:sz w:val="32"/>
          <w:szCs w:val="32"/>
        </w:rPr>
      </w:pPr>
      <w:r w:rsidRPr="001657F0">
        <w:rPr>
          <w:b/>
          <w:bCs/>
          <w:noProof/>
          <w:sz w:val="32"/>
          <w:szCs w:val="32"/>
        </w:rPr>
        <w:t xml:space="preserve">Predicting </w:t>
      </w:r>
      <w:r w:rsidR="002925CA">
        <w:rPr>
          <w:b/>
          <w:bCs/>
          <w:noProof/>
          <w:sz w:val="32"/>
          <w:szCs w:val="32"/>
        </w:rPr>
        <w:t xml:space="preserve">Biological </w:t>
      </w:r>
      <w:r w:rsidRPr="001657F0">
        <w:rPr>
          <w:b/>
          <w:bCs/>
          <w:noProof/>
          <w:sz w:val="32"/>
          <w:szCs w:val="32"/>
        </w:rPr>
        <w:t>Age</w:t>
      </w:r>
      <w:r w:rsidR="002925CA">
        <w:rPr>
          <w:b/>
          <w:bCs/>
          <w:noProof/>
          <w:sz w:val="32"/>
          <w:szCs w:val="32"/>
        </w:rPr>
        <w:t xml:space="preserve"> Based on Vascular and Cognitive Assessments</w:t>
      </w:r>
      <w:r w:rsidRPr="001657F0">
        <w:rPr>
          <w:b/>
          <w:bCs/>
          <w:noProof/>
          <w:sz w:val="32"/>
          <w:szCs w:val="32"/>
        </w:rPr>
        <w:t xml:space="preserve"> </w:t>
      </w:r>
      <w:r w:rsidR="002925CA">
        <w:rPr>
          <w:b/>
          <w:bCs/>
          <w:noProof/>
          <w:sz w:val="32"/>
          <w:szCs w:val="32"/>
        </w:rPr>
        <w:t xml:space="preserve">in Preclinical Mouse Model </w:t>
      </w:r>
      <w:r w:rsidRPr="001657F0">
        <w:rPr>
          <w:b/>
          <w:bCs/>
          <w:noProof/>
          <w:sz w:val="32"/>
          <w:szCs w:val="32"/>
        </w:rPr>
        <w:t>Using a Block-Wise Missing Data Framework</w:t>
      </w:r>
    </w:p>
    <w:p w14:paraId="2BE6055E" w14:textId="2E74F935" w:rsidR="009849C8" w:rsidRPr="001657F0" w:rsidRDefault="009849C8" w:rsidP="009849C8">
      <w:pPr>
        <w:spacing w:after="240"/>
        <w:jc w:val="center"/>
        <w:rPr>
          <w:sz w:val="22"/>
          <w:szCs w:val="22"/>
        </w:rPr>
        <w:sectPr w:rsidR="009849C8" w:rsidRPr="001657F0" w:rsidSect="000C60EC">
          <w:type w:val="continuous"/>
          <w:pgSz w:w="12240" w:h="15840"/>
          <w:pgMar w:top="1440" w:right="1210" w:bottom="1440" w:left="1210" w:header="720" w:footer="720" w:gutter="0"/>
          <w:cols w:space="720"/>
          <w:titlePg/>
        </w:sectPr>
      </w:pPr>
    </w:p>
    <w:p w14:paraId="780A667B" w14:textId="6B7BD134" w:rsidR="001657F0" w:rsidRPr="001657F0" w:rsidRDefault="001657F0" w:rsidP="006D3B3A">
      <w:pPr>
        <w:pStyle w:val="NormalWeb"/>
        <w:jc w:val="both"/>
        <w:rPr>
          <w:color w:val="000000"/>
          <w:sz w:val="22"/>
          <w:szCs w:val="22"/>
        </w:rPr>
      </w:pPr>
      <w:r w:rsidRPr="001657F0">
        <w:rPr>
          <w:b/>
          <w:bCs/>
          <w:color w:val="000000"/>
          <w:sz w:val="22"/>
          <w:szCs w:val="22"/>
        </w:rPr>
        <w:t>Background</w:t>
      </w:r>
      <w:r w:rsidR="00491892">
        <w:rPr>
          <w:b/>
          <w:bCs/>
          <w:color w:val="000000"/>
          <w:sz w:val="22"/>
          <w:szCs w:val="22"/>
        </w:rPr>
        <w:t xml:space="preserve"> and Purpose</w:t>
      </w:r>
      <w:r w:rsidRPr="001657F0">
        <w:rPr>
          <w:b/>
          <w:bCs/>
          <w:color w:val="000000"/>
          <w:sz w:val="22"/>
          <w:szCs w:val="22"/>
        </w:rPr>
        <w:t>:</w:t>
      </w:r>
      <w:r w:rsidR="008A45DA">
        <w:rPr>
          <w:rStyle w:val="apple-converted-space"/>
          <w:rFonts w:eastAsiaTheme="majorEastAsia"/>
          <w:color w:val="000000"/>
          <w:sz w:val="22"/>
          <w:szCs w:val="22"/>
        </w:rPr>
        <w:t xml:space="preserve"> </w:t>
      </w:r>
      <w:r w:rsidRPr="001657F0">
        <w:rPr>
          <w:color w:val="000000"/>
          <w:sz w:val="22"/>
          <w:szCs w:val="22"/>
        </w:rPr>
        <w:t xml:space="preserve">Aging is </w:t>
      </w:r>
      <w:r w:rsidR="002925CA">
        <w:rPr>
          <w:color w:val="000000"/>
          <w:sz w:val="22"/>
          <w:szCs w:val="22"/>
        </w:rPr>
        <w:t xml:space="preserve">one of </w:t>
      </w:r>
      <w:r w:rsidRPr="001657F0">
        <w:rPr>
          <w:color w:val="000000"/>
          <w:sz w:val="22"/>
          <w:szCs w:val="22"/>
        </w:rPr>
        <w:t>the leading risk factor</w:t>
      </w:r>
      <w:r w:rsidR="002925CA">
        <w:rPr>
          <w:color w:val="000000"/>
          <w:sz w:val="22"/>
          <w:szCs w:val="22"/>
        </w:rPr>
        <w:t>s</w:t>
      </w:r>
      <w:r w:rsidRPr="001657F0">
        <w:rPr>
          <w:color w:val="000000"/>
          <w:sz w:val="22"/>
          <w:szCs w:val="22"/>
        </w:rPr>
        <w:t xml:space="preserve"> for neurological disorders, including vascular </w:t>
      </w:r>
      <w:r w:rsidR="00D0534A">
        <w:rPr>
          <w:color w:val="000000"/>
          <w:sz w:val="22"/>
          <w:szCs w:val="22"/>
        </w:rPr>
        <w:t xml:space="preserve">cognitive </w:t>
      </w:r>
      <w:r w:rsidRPr="001657F0">
        <w:rPr>
          <w:color w:val="000000"/>
          <w:sz w:val="22"/>
          <w:szCs w:val="22"/>
        </w:rPr>
        <w:t>impairment</w:t>
      </w:r>
      <w:r w:rsidR="002925CA">
        <w:rPr>
          <w:color w:val="000000"/>
          <w:sz w:val="22"/>
          <w:szCs w:val="22"/>
        </w:rPr>
        <w:t xml:space="preserve"> and dementia</w:t>
      </w:r>
      <w:r w:rsidRPr="001657F0">
        <w:rPr>
          <w:color w:val="000000"/>
          <w:sz w:val="22"/>
          <w:szCs w:val="22"/>
        </w:rPr>
        <w:t xml:space="preserve">. </w:t>
      </w:r>
      <w:r w:rsidR="002925CA">
        <w:rPr>
          <w:color w:val="000000"/>
          <w:sz w:val="22"/>
          <w:szCs w:val="22"/>
        </w:rPr>
        <w:t>Predicting</w:t>
      </w:r>
      <w:r w:rsidR="00897154">
        <w:rPr>
          <w:color w:val="000000"/>
          <w:sz w:val="22"/>
          <w:szCs w:val="22"/>
        </w:rPr>
        <w:t xml:space="preserve"> biological age, a parameter that can differentiate</w:t>
      </w:r>
      <w:r w:rsidR="002925CA">
        <w:rPr>
          <w:color w:val="000000"/>
          <w:sz w:val="22"/>
          <w:szCs w:val="22"/>
        </w:rPr>
        <w:t xml:space="preserve"> </w:t>
      </w:r>
      <w:r w:rsidR="00897154">
        <w:rPr>
          <w:color w:val="000000"/>
          <w:sz w:val="22"/>
          <w:szCs w:val="22"/>
        </w:rPr>
        <w:t>healthy and pathological aging, require</w:t>
      </w:r>
      <w:r w:rsidR="00D015E3">
        <w:rPr>
          <w:color w:val="000000"/>
          <w:sz w:val="22"/>
          <w:szCs w:val="22"/>
        </w:rPr>
        <w:t>s the</w:t>
      </w:r>
      <w:r w:rsidR="00897154">
        <w:rPr>
          <w:color w:val="000000"/>
          <w:sz w:val="22"/>
          <w:szCs w:val="22"/>
        </w:rPr>
        <w:t xml:space="preserve"> </w:t>
      </w:r>
      <w:r w:rsidRPr="001657F0">
        <w:rPr>
          <w:color w:val="000000"/>
          <w:sz w:val="22"/>
          <w:szCs w:val="22"/>
        </w:rPr>
        <w:t>integrat</w:t>
      </w:r>
      <w:r w:rsidR="00F0676E">
        <w:rPr>
          <w:color w:val="000000"/>
          <w:sz w:val="22"/>
          <w:szCs w:val="22"/>
        </w:rPr>
        <w:t>ion</w:t>
      </w:r>
      <w:r w:rsidRPr="001657F0">
        <w:rPr>
          <w:color w:val="000000"/>
          <w:sz w:val="22"/>
          <w:szCs w:val="22"/>
        </w:rPr>
        <w:t xml:space="preserve"> </w:t>
      </w:r>
      <w:r w:rsidR="00D015E3">
        <w:rPr>
          <w:color w:val="000000"/>
          <w:sz w:val="22"/>
          <w:szCs w:val="22"/>
        </w:rPr>
        <w:t xml:space="preserve">of </w:t>
      </w:r>
      <w:r w:rsidR="00897154">
        <w:rPr>
          <w:color w:val="000000"/>
          <w:sz w:val="22"/>
          <w:szCs w:val="22"/>
        </w:rPr>
        <w:t xml:space="preserve">cellular and </w:t>
      </w:r>
      <w:r w:rsidRPr="001657F0">
        <w:rPr>
          <w:color w:val="000000"/>
          <w:sz w:val="22"/>
          <w:szCs w:val="22"/>
        </w:rPr>
        <w:t xml:space="preserve">physiological </w:t>
      </w:r>
      <w:r w:rsidR="00897154" w:rsidRPr="001657F0">
        <w:rPr>
          <w:color w:val="000000"/>
          <w:sz w:val="22"/>
          <w:szCs w:val="22"/>
        </w:rPr>
        <w:t>measurem</w:t>
      </w:r>
      <w:r w:rsidR="00897154">
        <w:rPr>
          <w:color w:val="000000"/>
          <w:sz w:val="22"/>
          <w:szCs w:val="22"/>
        </w:rPr>
        <w:t xml:space="preserve">ents. Using </w:t>
      </w:r>
      <w:r w:rsidR="00F0676E">
        <w:rPr>
          <w:color w:val="000000"/>
          <w:sz w:val="22"/>
          <w:szCs w:val="22"/>
        </w:rPr>
        <w:t>fast life-</w:t>
      </w:r>
      <w:r w:rsidR="00897154">
        <w:rPr>
          <w:color w:val="000000"/>
          <w:sz w:val="22"/>
          <w:szCs w:val="22"/>
        </w:rPr>
        <w:t xml:space="preserve">cycle animal models </w:t>
      </w:r>
      <w:r w:rsidR="00D015E3">
        <w:rPr>
          <w:color w:val="000000"/>
          <w:sz w:val="22"/>
          <w:szCs w:val="22"/>
        </w:rPr>
        <w:t>such as</w:t>
      </w:r>
      <w:r w:rsidR="00897154">
        <w:rPr>
          <w:color w:val="000000"/>
          <w:sz w:val="22"/>
          <w:szCs w:val="22"/>
        </w:rPr>
        <w:t xml:space="preserve"> mice </w:t>
      </w:r>
      <w:r w:rsidR="00D015E3">
        <w:rPr>
          <w:color w:val="000000"/>
          <w:sz w:val="22"/>
          <w:szCs w:val="22"/>
        </w:rPr>
        <w:t>provides an</w:t>
      </w:r>
      <w:r w:rsidR="00897154">
        <w:rPr>
          <w:color w:val="000000"/>
          <w:sz w:val="22"/>
          <w:szCs w:val="22"/>
        </w:rPr>
        <w:t xml:space="preserve"> </w:t>
      </w:r>
      <w:r w:rsidR="00F0676E">
        <w:rPr>
          <w:color w:val="000000"/>
          <w:sz w:val="22"/>
          <w:szCs w:val="22"/>
        </w:rPr>
        <w:t xml:space="preserve">opportunity to assess biological age </w:t>
      </w:r>
      <w:r w:rsidR="00D015E3">
        <w:rPr>
          <w:color w:val="000000"/>
          <w:sz w:val="22"/>
          <w:szCs w:val="22"/>
        </w:rPr>
        <w:t xml:space="preserve">in both </w:t>
      </w:r>
      <w:r w:rsidR="00F0676E">
        <w:rPr>
          <w:color w:val="000000"/>
          <w:sz w:val="22"/>
          <w:szCs w:val="22"/>
        </w:rPr>
        <w:t xml:space="preserve">healthy and pathological conditions </w:t>
      </w:r>
      <w:r w:rsidR="00D015E3">
        <w:rPr>
          <w:color w:val="000000"/>
          <w:sz w:val="22"/>
          <w:szCs w:val="22"/>
        </w:rPr>
        <w:t xml:space="preserve">in </w:t>
      </w:r>
      <w:r w:rsidR="00F0676E">
        <w:rPr>
          <w:color w:val="000000"/>
          <w:sz w:val="22"/>
          <w:szCs w:val="22"/>
        </w:rPr>
        <w:t xml:space="preserve">parallel to chronological age. Unlike in human studies, some </w:t>
      </w:r>
      <w:r w:rsidR="00D015E3">
        <w:rPr>
          <w:color w:val="000000"/>
          <w:sz w:val="22"/>
          <w:szCs w:val="22"/>
        </w:rPr>
        <w:t xml:space="preserve">cellular and physiological </w:t>
      </w:r>
      <w:r w:rsidR="00F0676E">
        <w:rPr>
          <w:color w:val="000000"/>
          <w:sz w:val="22"/>
          <w:szCs w:val="22"/>
        </w:rPr>
        <w:t xml:space="preserve">neurovascular </w:t>
      </w:r>
      <w:r w:rsidR="00D015E3">
        <w:rPr>
          <w:color w:val="000000"/>
          <w:sz w:val="22"/>
          <w:szCs w:val="22"/>
        </w:rPr>
        <w:t>measurement</w:t>
      </w:r>
      <w:r w:rsidR="00F0676E">
        <w:rPr>
          <w:color w:val="000000"/>
          <w:sz w:val="22"/>
          <w:szCs w:val="22"/>
        </w:rPr>
        <w:t xml:space="preserve"> requires terminal anesthesia of the animal </w:t>
      </w:r>
      <w:r w:rsidR="00491892">
        <w:rPr>
          <w:color w:val="000000"/>
          <w:sz w:val="22"/>
          <w:szCs w:val="22"/>
        </w:rPr>
        <w:t>which</w:t>
      </w:r>
      <w:r w:rsidR="00F0676E">
        <w:rPr>
          <w:color w:val="000000"/>
          <w:sz w:val="22"/>
          <w:szCs w:val="22"/>
        </w:rPr>
        <w:t xml:space="preserve"> introduce</w:t>
      </w:r>
      <w:r w:rsidR="00D015E3">
        <w:rPr>
          <w:color w:val="000000"/>
          <w:sz w:val="22"/>
          <w:szCs w:val="22"/>
        </w:rPr>
        <w:t>s</w:t>
      </w:r>
      <w:r w:rsidRPr="001657F0">
        <w:rPr>
          <w:color w:val="000000"/>
          <w:sz w:val="22"/>
          <w:szCs w:val="22"/>
        </w:rPr>
        <w:t xml:space="preserve"> </w:t>
      </w:r>
      <w:r w:rsidR="00D015E3">
        <w:rPr>
          <w:color w:val="000000"/>
          <w:sz w:val="22"/>
          <w:szCs w:val="22"/>
        </w:rPr>
        <w:t>significant</w:t>
      </w:r>
      <w:r w:rsidR="00D015E3" w:rsidRPr="001657F0">
        <w:rPr>
          <w:color w:val="000000"/>
          <w:sz w:val="22"/>
          <w:szCs w:val="22"/>
        </w:rPr>
        <w:t xml:space="preserve"> </w:t>
      </w:r>
      <w:r w:rsidRPr="001657F0">
        <w:rPr>
          <w:color w:val="000000"/>
          <w:sz w:val="22"/>
          <w:szCs w:val="22"/>
        </w:rPr>
        <w:t>data scarcity.</w:t>
      </w:r>
      <w:r w:rsidR="00491892">
        <w:rPr>
          <w:color w:val="000000"/>
          <w:sz w:val="22"/>
          <w:szCs w:val="22"/>
        </w:rPr>
        <w:t xml:space="preserve"> The objective of this study is to</w:t>
      </w:r>
      <w:r w:rsidRPr="001657F0">
        <w:rPr>
          <w:color w:val="000000"/>
          <w:sz w:val="22"/>
          <w:szCs w:val="22"/>
        </w:rPr>
        <w:t xml:space="preserve"> introduce and evaluate a computational framework designed to predict biological age </w:t>
      </w:r>
      <w:r w:rsidR="00D015E3">
        <w:rPr>
          <w:color w:val="000000"/>
          <w:sz w:val="22"/>
          <w:szCs w:val="22"/>
        </w:rPr>
        <w:t>relative</w:t>
      </w:r>
      <w:r w:rsidR="00F0676E">
        <w:rPr>
          <w:color w:val="000000"/>
          <w:sz w:val="22"/>
          <w:szCs w:val="22"/>
        </w:rPr>
        <w:t xml:space="preserve"> to chronological age using vascular and cognitive </w:t>
      </w:r>
      <w:r w:rsidR="00D015E3">
        <w:rPr>
          <w:color w:val="000000"/>
          <w:sz w:val="22"/>
          <w:szCs w:val="22"/>
        </w:rPr>
        <w:t xml:space="preserve">readouts in </w:t>
      </w:r>
      <w:r w:rsidRPr="001657F0">
        <w:rPr>
          <w:color w:val="000000"/>
          <w:sz w:val="22"/>
          <w:szCs w:val="22"/>
        </w:rPr>
        <w:t>datasets with structured patterns of variable-level missingness.</w:t>
      </w:r>
    </w:p>
    <w:p w14:paraId="420A856E" w14:textId="1E657B74" w:rsidR="001657F0" w:rsidRPr="001657F0" w:rsidRDefault="001657F0" w:rsidP="006D3B3A">
      <w:pPr>
        <w:pStyle w:val="NormalWeb"/>
        <w:jc w:val="both"/>
        <w:rPr>
          <w:color w:val="000000"/>
          <w:sz w:val="22"/>
          <w:szCs w:val="22"/>
        </w:rPr>
      </w:pPr>
      <w:r w:rsidRPr="001657F0">
        <w:rPr>
          <w:b/>
          <w:bCs/>
          <w:color w:val="000000"/>
          <w:sz w:val="22"/>
          <w:szCs w:val="22"/>
        </w:rPr>
        <w:t>Methods:</w:t>
      </w:r>
      <w:r w:rsidR="00D015E3" w:rsidRPr="001657F0" w:rsidDel="00D015E3">
        <w:rPr>
          <w:rStyle w:val="apple-converted-space"/>
          <w:rFonts w:eastAsiaTheme="majorEastAsia"/>
          <w:color w:val="000000"/>
          <w:sz w:val="22"/>
          <w:szCs w:val="22"/>
        </w:rPr>
        <w:t xml:space="preserve"> </w:t>
      </w:r>
      <w:r w:rsidRPr="001657F0">
        <w:rPr>
          <w:color w:val="000000"/>
          <w:sz w:val="22"/>
          <w:szCs w:val="22"/>
        </w:rPr>
        <w:t>214 p16</w:t>
      </w:r>
      <w:r w:rsidR="009512DE" w:rsidRPr="006D3B3A">
        <w:rPr>
          <w:color w:val="000000"/>
          <w:sz w:val="22"/>
          <w:szCs w:val="22"/>
          <w:vertAlign w:val="superscript"/>
        </w:rPr>
        <w:t>INK4A</w:t>
      </w:r>
      <w:r w:rsidR="009512DE">
        <w:rPr>
          <w:color w:val="000000"/>
          <w:sz w:val="22"/>
          <w:szCs w:val="22"/>
        </w:rPr>
        <w:t xml:space="preserve"> trimodal reporter</w:t>
      </w:r>
      <w:r w:rsidRPr="001657F0">
        <w:rPr>
          <w:color w:val="000000"/>
          <w:sz w:val="22"/>
          <w:szCs w:val="22"/>
        </w:rPr>
        <w:t xml:space="preserve"> </w:t>
      </w:r>
      <w:r w:rsidR="009512DE">
        <w:rPr>
          <w:color w:val="000000"/>
          <w:sz w:val="22"/>
          <w:szCs w:val="22"/>
        </w:rPr>
        <w:t xml:space="preserve">(p16-3MR) transgenic </w:t>
      </w:r>
      <w:r w:rsidRPr="001657F0">
        <w:rPr>
          <w:color w:val="000000"/>
          <w:sz w:val="22"/>
          <w:szCs w:val="22"/>
        </w:rPr>
        <w:t>mice</w:t>
      </w:r>
      <w:r w:rsidR="009512DE">
        <w:rPr>
          <w:color w:val="000000"/>
          <w:sz w:val="22"/>
          <w:szCs w:val="22"/>
        </w:rPr>
        <w:t xml:space="preserve"> </w:t>
      </w:r>
      <w:r w:rsidRPr="001657F0">
        <w:rPr>
          <w:color w:val="000000"/>
          <w:sz w:val="22"/>
          <w:szCs w:val="22"/>
        </w:rPr>
        <w:t>across 23 variables</w:t>
      </w:r>
      <w:r w:rsidR="009512DE">
        <w:rPr>
          <w:color w:val="000000"/>
          <w:sz w:val="22"/>
          <w:szCs w:val="22"/>
        </w:rPr>
        <w:t xml:space="preserve"> have been analyzed</w:t>
      </w:r>
      <w:r w:rsidRPr="001657F0">
        <w:rPr>
          <w:color w:val="000000"/>
          <w:sz w:val="22"/>
          <w:szCs w:val="22"/>
        </w:rPr>
        <w:t>.</w:t>
      </w:r>
      <w:r w:rsidR="00957846">
        <w:rPr>
          <w:color w:val="000000"/>
          <w:sz w:val="22"/>
          <w:szCs w:val="22"/>
        </w:rPr>
        <w:t xml:space="preserve"> Based on their chronological age, the animals have been sorted into 5 age groups from very young to very aged.</w:t>
      </w:r>
      <w:r w:rsidRPr="001657F0">
        <w:rPr>
          <w:color w:val="000000"/>
          <w:sz w:val="22"/>
          <w:szCs w:val="22"/>
        </w:rPr>
        <w:t xml:space="preserve"> </w:t>
      </w:r>
      <w:r w:rsidR="009512DE">
        <w:rPr>
          <w:color w:val="000000"/>
          <w:sz w:val="22"/>
          <w:szCs w:val="22"/>
        </w:rPr>
        <w:t>Due to the nature of data collection</w:t>
      </w:r>
      <w:r w:rsidR="00767A92">
        <w:rPr>
          <w:color w:val="000000"/>
          <w:sz w:val="22"/>
          <w:szCs w:val="22"/>
        </w:rPr>
        <w:t xml:space="preserve"> in preclinical studies</w:t>
      </w:r>
      <w:r w:rsidR="009512DE">
        <w:rPr>
          <w:color w:val="000000"/>
          <w:sz w:val="22"/>
          <w:szCs w:val="22"/>
        </w:rPr>
        <w:t xml:space="preserve">, </w:t>
      </w:r>
      <w:r w:rsidR="009512DE" w:rsidRPr="001657F0">
        <w:rPr>
          <w:color w:val="000000"/>
          <w:sz w:val="22"/>
          <w:szCs w:val="22"/>
        </w:rPr>
        <w:t>the</w:t>
      </w:r>
      <w:r w:rsidRPr="001657F0">
        <w:rPr>
          <w:color w:val="000000"/>
          <w:sz w:val="22"/>
          <w:szCs w:val="22"/>
        </w:rPr>
        <w:t xml:space="preserve"> dataset exhibited high missingness: </w:t>
      </w:r>
      <w:commentRangeStart w:id="0"/>
      <w:commentRangeStart w:id="1"/>
      <w:r w:rsidRPr="001657F0">
        <w:rPr>
          <w:color w:val="000000"/>
          <w:sz w:val="22"/>
          <w:szCs w:val="22"/>
        </w:rPr>
        <w:t>only 24 samples were complete</w:t>
      </w:r>
      <w:commentRangeEnd w:id="0"/>
      <w:r w:rsidR="00A051D0" w:rsidRPr="001657F0">
        <w:rPr>
          <w:rStyle w:val="CommentReference"/>
          <w:color w:val="000000"/>
          <w:sz w:val="22"/>
          <w:szCs w:val="22"/>
        </w:rPr>
        <w:commentReference w:id="0"/>
      </w:r>
      <w:commentRangeEnd w:id="1"/>
      <w:r w:rsidR="009010C6" w:rsidRPr="001657F0">
        <w:rPr>
          <w:rStyle w:val="CommentReference"/>
          <w:color w:val="000000"/>
          <w:sz w:val="22"/>
          <w:szCs w:val="22"/>
        </w:rPr>
        <w:commentReference w:id="1"/>
      </w:r>
      <w:r w:rsidRPr="001657F0">
        <w:rPr>
          <w:color w:val="000000"/>
          <w:sz w:val="22"/>
          <w:szCs w:val="22"/>
        </w:rPr>
        <w:t xml:space="preserve">, with a median of 14 missing variables per sample. Data availability ranged from 83.6% for BBB permeability (40 kDa dextran) down to 22.4% for endothelial cell flow cytometry. We utilized a block-wise missing data model to retain all 214 records, integrating neurovascular </w:t>
      </w:r>
      <w:r w:rsidR="00A051D0">
        <w:rPr>
          <w:color w:val="000000"/>
          <w:sz w:val="22"/>
          <w:szCs w:val="22"/>
        </w:rPr>
        <w:t>measurements</w:t>
      </w:r>
      <w:r w:rsidR="00A051D0" w:rsidRPr="001657F0">
        <w:rPr>
          <w:color w:val="000000"/>
          <w:sz w:val="22"/>
          <w:szCs w:val="22"/>
        </w:rPr>
        <w:t xml:space="preserve"> </w:t>
      </w:r>
      <w:r w:rsidRPr="001657F0">
        <w:rPr>
          <w:color w:val="000000"/>
          <w:sz w:val="22"/>
          <w:szCs w:val="22"/>
        </w:rPr>
        <w:t xml:space="preserve">(BBB permeability, capillary density, neurovascular coupling) and </w:t>
      </w:r>
      <w:r w:rsidR="00A051D0">
        <w:rPr>
          <w:color w:val="000000"/>
          <w:sz w:val="22"/>
          <w:szCs w:val="22"/>
        </w:rPr>
        <w:t xml:space="preserve">endothelial </w:t>
      </w:r>
      <w:r w:rsidRPr="001657F0">
        <w:rPr>
          <w:color w:val="000000"/>
          <w:sz w:val="22"/>
          <w:szCs w:val="22"/>
        </w:rPr>
        <w:t xml:space="preserve">senescence </w:t>
      </w:r>
      <w:r w:rsidR="00A051D0">
        <w:rPr>
          <w:color w:val="000000"/>
          <w:sz w:val="22"/>
          <w:szCs w:val="22"/>
        </w:rPr>
        <w:t>burden</w:t>
      </w:r>
      <w:r w:rsidR="00A051D0" w:rsidRPr="001657F0">
        <w:rPr>
          <w:color w:val="000000"/>
          <w:sz w:val="22"/>
          <w:szCs w:val="22"/>
        </w:rPr>
        <w:t xml:space="preserve"> </w:t>
      </w:r>
      <w:r w:rsidR="00A051D0">
        <w:rPr>
          <w:color w:val="000000"/>
          <w:sz w:val="22"/>
          <w:szCs w:val="22"/>
        </w:rPr>
        <w:t xml:space="preserve">and cognitive parameters </w:t>
      </w:r>
      <w:r w:rsidRPr="001657F0">
        <w:rPr>
          <w:color w:val="000000"/>
          <w:sz w:val="22"/>
          <w:szCs w:val="22"/>
        </w:rPr>
        <w:t>without relying on case-wise deletion or imputation.</w:t>
      </w:r>
    </w:p>
    <w:p w14:paraId="28AD9378" w14:textId="38A17CC8" w:rsidR="001657F0" w:rsidRPr="001657F0" w:rsidRDefault="001657F0" w:rsidP="006D3B3A">
      <w:pPr>
        <w:pStyle w:val="NormalWeb"/>
        <w:jc w:val="both"/>
        <w:rPr>
          <w:color w:val="000000"/>
          <w:sz w:val="22"/>
          <w:szCs w:val="22"/>
        </w:rPr>
      </w:pPr>
      <w:r w:rsidRPr="001657F0">
        <w:rPr>
          <w:b/>
          <w:bCs/>
          <w:color w:val="000000"/>
          <w:sz w:val="22"/>
          <w:szCs w:val="22"/>
        </w:rPr>
        <w:t>Results:</w:t>
      </w:r>
      <w:r w:rsidR="009512DE">
        <w:rPr>
          <w:rStyle w:val="apple-converted-space"/>
          <w:rFonts w:eastAsiaTheme="majorEastAsia"/>
          <w:color w:val="000000"/>
          <w:sz w:val="22"/>
          <w:szCs w:val="22"/>
        </w:rPr>
        <w:t xml:space="preserve"> </w:t>
      </w:r>
      <w:r w:rsidRPr="001657F0">
        <w:rPr>
          <w:color w:val="000000"/>
          <w:sz w:val="22"/>
          <w:szCs w:val="22"/>
        </w:rPr>
        <w:t xml:space="preserve">The framework was tested in two experiments. Experiment 1 merged </w:t>
      </w:r>
      <w:r w:rsidR="00A051D0">
        <w:rPr>
          <w:color w:val="000000"/>
          <w:sz w:val="22"/>
          <w:szCs w:val="22"/>
        </w:rPr>
        <w:t>v</w:t>
      </w:r>
      <w:r w:rsidRPr="001657F0">
        <w:rPr>
          <w:color w:val="000000"/>
          <w:sz w:val="22"/>
          <w:szCs w:val="22"/>
        </w:rPr>
        <w:t xml:space="preserve">ery </w:t>
      </w:r>
      <w:r w:rsidR="00A051D0">
        <w:rPr>
          <w:color w:val="000000"/>
          <w:sz w:val="22"/>
          <w:szCs w:val="22"/>
        </w:rPr>
        <w:t>y</w:t>
      </w:r>
      <w:r w:rsidRPr="001657F0">
        <w:rPr>
          <w:color w:val="000000"/>
          <w:sz w:val="22"/>
          <w:szCs w:val="22"/>
        </w:rPr>
        <w:t xml:space="preserve">oung and </w:t>
      </w:r>
      <w:r w:rsidR="00A051D0">
        <w:rPr>
          <w:color w:val="000000"/>
          <w:sz w:val="22"/>
          <w:szCs w:val="22"/>
        </w:rPr>
        <w:t>y</w:t>
      </w:r>
      <w:r w:rsidRPr="001657F0">
        <w:rPr>
          <w:color w:val="000000"/>
          <w:sz w:val="22"/>
          <w:szCs w:val="22"/>
        </w:rPr>
        <w:t xml:space="preserve">oung cohorts to address class imbalance, achieving an average accuracy of 80.7% and 87.8% macro-specificity. Experiment 2 excluded these younger samples </w:t>
      </w:r>
      <w:commentRangeStart w:id="2"/>
      <w:commentRangeStart w:id="3"/>
      <w:r w:rsidRPr="001657F0">
        <w:rPr>
          <w:color w:val="000000"/>
          <w:sz w:val="22"/>
          <w:szCs w:val="22"/>
        </w:rPr>
        <w:t>to isolate the biological inflection point from middle-aged to very aged mice (15–32 months)</w:t>
      </w:r>
      <w:commentRangeEnd w:id="2"/>
      <w:r w:rsidR="00A051D0" w:rsidRPr="001657F0">
        <w:rPr>
          <w:rStyle w:val="CommentReference"/>
          <w:color w:val="000000"/>
          <w:sz w:val="22"/>
          <w:szCs w:val="22"/>
        </w:rPr>
        <w:commentReference w:id="2"/>
      </w:r>
      <w:commentRangeEnd w:id="3"/>
      <w:r w:rsidR="009010C6" w:rsidRPr="001657F0">
        <w:rPr>
          <w:rStyle w:val="CommentReference"/>
          <w:color w:val="000000"/>
          <w:sz w:val="22"/>
          <w:szCs w:val="22"/>
        </w:rPr>
        <w:commentReference w:id="3"/>
      </w:r>
      <w:r w:rsidRPr="001657F0">
        <w:rPr>
          <w:color w:val="000000"/>
          <w:sz w:val="22"/>
          <w:szCs w:val="22"/>
        </w:rPr>
        <w:t>, maintaining a 70.6% average accuracy and 80.7% macro-specificity.</w:t>
      </w:r>
    </w:p>
    <w:p w14:paraId="25FF3983" w14:textId="420E7281" w:rsidR="001657F0" w:rsidRPr="001657F0" w:rsidRDefault="001657F0" w:rsidP="006D3B3A">
      <w:pPr>
        <w:pStyle w:val="NormalWeb"/>
        <w:jc w:val="both"/>
        <w:rPr>
          <w:color w:val="000000"/>
          <w:sz w:val="22"/>
          <w:szCs w:val="22"/>
        </w:rPr>
      </w:pPr>
      <w:r w:rsidRPr="001657F0">
        <w:rPr>
          <w:b/>
          <w:bCs/>
          <w:color w:val="000000"/>
          <w:sz w:val="22"/>
          <w:szCs w:val="22"/>
        </w:rPr>
        <w:t>Conclusion:</w:t>
      </w:r>
      <w:r w:rsidR="00A051D0" w:rsidRPr="001657F0" w:rsidDel="00A051D0">
        <w:rPr>
          <w:rStyle w:val="apple-converted-space"/>
          <w:rFonts w:eastAsiaTheme="majorEastAsia"/>
          <w:color w:val="000000"/>
          <w:sz w:val="22"/>
          <w:szCs w:val="22"/>
        </w:rPr>
        <w:t xml:space="preserve"> </w:t>
      </w:r>
      <w:r w:rsidRPr="001657F0">
        <w:rPr>
          <w:color w:val="000000"/>
          <w:sz w:val="22"/>
          <w:szCs w:val="22"/>
        </w:rPr>
        <w:t xml:space="preserve">This block-wise missing data framework effectively predicts biological age and </w:t>
      </w:r>
      <w:r w:rsidR="00A051D0">
        <w:rPr>
          <w:color w:val="000000"/>
          <w:sz w:val="22"/>
          <w:szCs w:val="22"/>
        </w:rPr>
        <w:t>by measuring cellular and physiological vascular parameters</w:t>
      </w:r>
      <w:r w:rsidRPr="001657F0">
        <w:rPr>
          <w:color w:val="000000"/>
          <w:sz w:val="22"/>
          <w:szCs w:val="22"/>
        </w:rPr>
        <w:t xml:space="preserve">. By retaining highly sparse records, it offers a robust alternative </w:t>
      </w:r>
      <w:commentRangeStart w:id="4"/>
      <w:commentRangeStart w:id="5"/>
      <w:r w:rsidRPr="001657F0">
        <w:rPr>
          <w:color w:val="000000"/>
          <w:sz w:val="22"/>
          <w:szCs w:val="22"/>
        </w:rPr>
        <w:t>to conventional imputation strategies for modeling complex neurovascular and senescence-related phenotypes.</w:t>
      </w:r>
      <w:commentRangeEnd w:id="4"/>
      <w:r w:rsidR="00A051D0" w:rsidRPr="001657F0">
        <w:rPr>
          <w:rStyle w:val="CommentReference"/>
          <w:color w:val="000000"/>
          <w:sz w:val="22"/>
          <w:szCs w:val="22"/>
        </w:rPr>
        <w:commentReference w:id="4"/>
      </w:r>
      <w:commentRangeEnd w:id="5"/>
      <w:r w:rsidR="009010C6" w:rsidRPr="001657F0">
        <w:rPr>
          <w:rStyle w:val="CommentReference"/>
          <w:color w:val="000000"/>
          <w:sz w:val="22"/>
          <w:szCs w:val="22"/>
        </w:rPr>
        <w:commentReference w:id="5"/>
      </w:r>
    </w:p>
    <w:p w14:paraId="5D90DE8C" w14:textId="77777777" w:rsidR="001657F0" w:rsidRPr="001657F0" w:rsidRDefault="001657F0" w:rsidP="002925CA">
      <w:pPr>
        <w:spacing w:after="240"/>
        <w:jc w:val="both"/>
        <w:rPr>
          <w:b/>
          <w:iCs/>
          <w:sz w:val="22"/>
          <w:szCs w:val="22"/>
        </w:rPr>
      </w:pPr>
    </w:p>
    <w:p w14:paraId="3B9FA849" w14:textId="498A66A7" w:rsidR="009849C8" w:rsidRPr="001657F0" w:rsidRDefault="001657F0" w:rsidP="00152FD0">
      <w:pPr>
        <w:spacing w:after="240"/>
        <w:jc w:val="both"/>
        <w:rPr>
          <w:b/>
          <w:iCs/>
          <w:sz w:val="22"/>
          <w:szCs w:val="22"/>
        </w:rPr>
      </w:pPr>
      <w:r w:rsidRPr="001657F0">
        <w:rPr>
          <w:b/>
          <w:iCs/>
          <w:sz w:val="22"/>
          <w:szCs w:val="22"/>
        </w:rPr>
        <w:t>Keywords:</w:t>
      </w:r>
    </w:p>
    <w:p w14:paraId="0B1CEA84" w14:textId="3F4B9901" w:rsidR="000C60EC" w:rsidRDefault="001A08FE" w:rsidP="00152FD0">
      <w:pPr>
        <w:spacing w:after="240"/>
        <w:jc w:val="both"/>
        <w:rPr>
          <w:bCs/>
          <w:i/>
          <w:sz w:val="22"/>
          <w:szCs w:val="22"/>
        </w:rPr>
      </w:pPr>
      <w:r w:rsidRPr="001657F0">
        <w:rPr>
          <w:bCs/>
          <w:i/>
          <w:sz w:val="22"/>
          <w:szCs w:val="22"/>
        </w:rPr>
        <w:t xml:space="preserve">Block-wise missing data, </w:t>
      </w:r>
      <w:commentRangeStart w:id="6"/>
      <w:commentRangeStart w:id="7"/>
      <w:r w:rsidR="0028003B" w:rsidRPr="001657F0">
        <w:rPr>
          <w:bCs/>
          <w:i/>
          <w:sz w:val="22"/>
          <w:szCs w:val="22"/>
        </w:rPr>
        <w:t>cellular senescence</w:t>
      </w:r>
      <w:commentRangeEnd w:id="6"/>
      <w:r w:rsidR="00767A92" w:rsidRPr="001657F0">
        <w:rPr>
          <w:rStyle w:val="CommentReference"/>
          <w:bCs/>
          <w:i/>
          <w:sz w:val="22"/>
          <w:szCs w:val="22"/>
        </w:rPr>
        <w:commentReference w:id="6"/>
      </w:r>
      <w:commentRangeEnd w:id="7"/>
      <w:r w:rsidR="006D3B3A" w:rsidRPr="001657F0">
        <w:rPr>
          <w:rStyle w:val="CommentReference"/>
          <w:bCs/>
          <w:i/>
          <w:sz w:val="22"/>
          <w:szCs w:val="22"/>
        </w:rPr>
        <w:commentReference w:id="7"/>
      </w:r>
      <w:r w:rsidR="0028003B" w:rsidRPr="001657F0">
        <w:rPr>
          <w:bCs/>
          <w:i/>
          <w:sz w:val="22"/>
          <w:szCs w:val="22"/>
        </w:rPr>
        <w:t>, biological age, neurovascular coupling</w:t>
      </w:r>
      <w:r w:rsidR="003653BC" w:rsidRPr="001657F0">
        <w:rPr>
          <w:bCs/>
          <w:i/>
          <w:sz w:val="22"/>
          <w:szCs w:val="22"/>
        </w:rPr>
        <w:t xml:space="preserve">, </w:t>
      </w:r>
      <w:commentRangeStart w:id="8"/>
      <w:commentRangeStart w:id="9"/>
      <w:r w:rsidR="003653BC" w:rsidRPr="001657F0">
        <w:rPr>
          <w:bCs/>
          <w:i/>
          <w:sz w:val="22"/>
          <w:szCs w:val="22"/>
        </w:rPr>
        <w:t>multi-omics integration</w:t>
      </w:r>
      <w:commentRangeEnd w:id="8"/>
      <w:r w:rsidR="00767A92" w:rsidRPr="001657F0">
        <w:rPr>
          <w:rStyle w:val="CommentReference"/>
          <w:bCs/>
          <w:i/>
          <w:sz w:val="22"/>
          <w:szCs w:val="22"/>
        </w:rPr>
        <w:commentReference w:id="8"/>
      </w:r>
      <w:commentRangeEnd w:id="9"/>
      <w:r w:rsidR="006D3B3A" w:rsidRPr="001657F0">
        <w:rPr>
          <w:rStyle w:val="CommentReference"/>
          <w:bCs/>
          <w:i/>
          <w:sz w:val="22"/>
          <w:szCs w:val="22"/>
        </w:rPr>
        <w:commentReference w:id="9"/>
      </w:r>
      <w:r w:rsidR="000C60EC" w:rsidRPr="001657F0">
        <w:rPr>
          <w:bCs/>
          <w:i/>
          <w:sz w:val="22"/>
          <w:szCs w:val="22"/>
        </w:rPr>
        <w:t>.</w:t>
      </w:r>
    </w:p>
    <w:p w14:paraId="37030A43" w14:textId="77777777" w:rsidR="009849C8" w:rsidRPr="001657F0" w:rsidRDefault="009849C8">
      <w:pPr>
        <w:spacing w:after="160" w:line="278" w:lineRule="auto"/>
        <w:rPr>
          <w:rFonts w:eastAsia="SimSun"/>
          <w:smallCaps/>
          <w:noProof/>
          <w:sz w:val="22"/>
          <w:szCs w:val="22"/>
          <w:lang w:eastAsia="pt-BR"/>
        </w:rPr>
      </w:pPr>
      <w:bookmarkStart w:id="10" w:name="_Introduction"/>
      <w:bookmarkEnd w:id="10"/>
      <w:r w:rsidRPr="001657F0">
        <w:rPr>
          <w:rFonts w:eastAsia="SimSun"/>
          <w:smallCaps/>
          <w:noProof/>
          <w:sz w:val="22"/>
          <w:szCs w:val="22"/>
          <w:lang w:eastAsia="pt-BR"/>
        </w:rPr>
        <w:br w:type="page"/>
      </w:r>
    </w:p>
    <w:p w14:paraId="5C7EF1E3" w14:textId="5780BA26" w:rsidR="009849C8" w:rsidRPr="001657F0" w:rsidRDefault="009849C8" w:rsidP="00950FF2">
      <w:pPr>
        <w:spacing w:after="240"/>
        <w:jc w:val="both"/>
        <w:rPr>
          <w:b/>
          <w:bCs/>
          <w:sz w:val="22"/>
          <w:szCs w:val="22"/>
        </w:rPr>
      </w:pPr>
      <w:r w:rsidRPr="001657F0">
        <w:rPr>
          <w:b/>
          <w:bCs/>
          <w:sz w:val="22"/>
          <w:szCs w:val="22"/>
        </w:rPr>
        <w:lastRenderedPageBreak/>
        <w:t>1. Introduction</w:t>
      </w:r>
    </w:p>
    <w:p w14:paraId="4653A0D4" w14:textId="29BF1E73" w:rsidR="0093708A" w:rsidRPr="001657F0" w:rsidRDefault="003020DF" w:rsidP="009849C8">
      <w:pPr>
        <w:spacing w:after="120"/>
        <w:jc w:val="both"/>
        <w:rPr>
          <w:sz w:val="22"/>
          <w:szCs w:val="22"/>
        </w:rPr>
      </w:pPr>
      <w:r w:rsidRPr="001657F0">
        <w:rPr>
          <w:sz w:val="22"/>
          <w:szCs w:val="22"/>
        </w:rPr>
        <w:t xml:space="preserve">The global population is aging rapidly as life expectancy continues to improve. However, this demographic shift </w:t>
      </w:r>
      <w:r w:rsidR="00F44ED7" w:rsidRPr="001657F0">
        <w:rPr>
          <w:sz w:val="22"/>
          <w:szCs w:val="22"/>
        </w:rPr>
        <w:t>is accompanied by an increased prevalence of dementia</w:t>
      </w:r>
      <w:r w:rsidR="00422231" w:rsidRPr="001657F0">
        <w:rPr>
          <w:color w:val="000000"/>
          <w:sz w:val="22"/>
          <w:szCs w:val="22"/>
        </w:rPr>
        <w:t xml:space="preserve"> </w:t>
      </w:r>
      <w:sdt>
        <w:sdtPr>
          <w:rPr>
            <w:color w:val="000000"/>
            <w:sz w:val="22"/>
            <w:szCs w:val="22"/>
          </w:rPr>
          <w:tag w:val="MENDELEY_CITATION_v3_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"/>
          <w:id w:val="374748477"/>
          <w:placeholder>
            <w:docPart w:val="A59B6B7034FE2146A87934958A9161E4"/>
          </w:placeholder>
        </w:sdtPr>
        <w:sdtContent>
          <w:r w:rsidR="00914B2A" w:rsidRPr="001657F0">
            <w:rPr>
              <w:color w:val="000000"/>
              <w:sz w:val="22"/>
              <w:szCs w:val="22"/>
            </w:rPr>
            <w:t>(Baker et al., 2018; Onyango et al., 2021; Rashid et al., 2024; Robbins et al., 2021; Van Skike &amp; Galvan, 2020)</w:t>
          </w:r>
        </w:sdtContent>
      </w:sdt>
      <w:r w:rsidR="005A6231" w:rsidRPr="001657F0">
        <w:rPr>
          <w:sz w:val="22"/>
          <w:szCs w:val="22"/>
        </w:rPr>
        <w:t xml:space="preserve">, which is projected to affect </w:t>
      </w:r>
      <w:r w:rsidR="00284A1D" w:rsidRPr="001657F0">
        <w:rPr>
          <w:sz w:val="22"/>
          <w:szCs w:val="22"/>
        </w:rPr>
        <w:t>about</w:t>
      </w:r>
      <w:r w:rsidR="005A6231" w:rsidRPr="001657F0">
        <w:rPr>
          <w:sz w:val="22"/>
          <w:szCs w:val="22"/>
        </w:rPr>
        <w:t xml:space="preserve"> </w:t>
      </w:r>
      <w:r w:rsidR="00885A9B" w:rsidRPr="001657F0">
        <w:rPr>
          <w:sz w:val="22"/>
          <w:szCs w:val="22"/>
        </w:rPr>
        <w:t>1</w:t>
      </w:r>
      <w:r w:rsidR="00284A1D" w:rsidRPr="001657F0">
        <w:rPr>
          <w:sz w:val="22"/>
          <w:szCs w:val="22"/>
        </w:rPr>
        <w:t>06</w:t>
      </w:r>
      <w:r w:rsidR="005A6231" w:rsidRPr="001657F0">
        <w:rPr>
          <w:sz w:val="22"/>
          <w:szCs w:val="22"/>
        </w:rPr>
        <w:t xml:space="preserve"> million individuals worldwide by</w:t>
      </w:r>
      <w:r w:rsidR="00805A92" w:rsidRPr="001657F0">
        <w:rPr>
          <w:sz w:val="22"/>
          <w:szCs w:val="22"/>
        </w:rPr>
        <w:t xml:space="preserve"> 2050</w:t>
      </w:r>
      <w:r w:rsidR="005A6231" w:rsidRPr="001657F0">
        <w:rPr>
          <w:sz w:val="22"/>
          <w:szCs w:val="22"/>
        </w:rPr>
        <w:t xml:space="preserve"> </w:t>
      </w:r>
      <w:sdt>
        <w:sdtPr>
          <w:rPr>
            <w:color w:val="000000"/>
            <w:sz w:val="22"/>
            <w:szCs w:val="22"/>
          </w:rPr>
          <w:tag w:val="MENDELEY_CITATION_v3_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"/>
          <w:id w:val="1609386998"/>
          <w:placeholder>
            <w:docPart w:val="109157A01A4DDE46A47B7B2A363D0497"/>
          </w:placeholder>
        </w:sdtPr>
        <w:sdtContent>
          <w:r w:rsidR="00914B2A" w:rsidRPr="001657F0">
            <w:rPr>
              <w:color w:val="000000"/>
              <w:sz w:val="22"/>
              <w:szCs w:val="22"/>
            </w:rPr>
            <w:t>(Brainin et al., 2020)</w:t>
          </w:r>
        </w:sdtContent>
      </w:sdt>
      <w:r w:rsidR="00205CF5" w:rsidRPr="001657F0">
        <w:rPr>
          <w:sz w:val="22"/>
          <w:szCs w:val="22"/>
        </w:rPr>
        <w:t>; more recent estimates suggest that this number could exceed 137 million</w:t>
      </w:r>
      <w:r w:rsidR="00805A92" w:rsidRPr="001657F0">
        <w:rPr>
          <w:sz w:val="22"/>
          <w:szCs w:val="22"/>
        </w:rPr>
        <w:t xml:space="preserve"> </w:t>
      </w:r>
      <w:sdt>
        <w:sdtPr>
          <w:rPr>
            <w:color w:val="000000"/>
            <w:sz w:val="22"/>
            <w:szCs w:val="22"/>
          </w:rPr>
          <w:tag w:val="MENDELEY_CITATION_v3_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"/>
          <w:id w:val="26842704"/>
          <w:placeholder>
            <w:docPart w:val="5B953461B836EE4A96C4D1C3BB92FA6C"/>
          </w:placeholder>
        </w:sdtPr>
        <w:sdtContent>
          <w:r w:rsidR="00914B2A" w:rsidRPr="001657F0">
            <w:rPr>
              <w:color w:val="000000"/>
              <w:sz w:val="22"/>
              <w:szCs w:val="22"/>
            </w:rPr>
            <w:t>(Cai et al., 2026)</w:t>
          </w:r>
        </w:sdtContent>
      </w:sdt>
      <w:r w:rsidR="00205CF5" w:rsidRPr="001657F0">
        <w:rPr>
          <w:sz w:val="22"/>
          <w:szCs w:val="22"/>
        </w:rPr>
        <w:t>.</w:t>
      </w:r>
      <w:r w:rsidR="005A6231" w:rsidRPr="001657F0">
        <w:rPr>
          <w:sz w:val="22"/>
          <w:szCs w:val="22"/>
        </w:rPr>
        <w:t xml:space="preserve"> </w:t>
      </w:r>
      <w:ins w:id="11" w:author="Okafor, Paul O." w:date="2026-03-31T14:37:00Z">
        <w:r w:rsidR="009010C6" w:rsidRPr="009010C6">
          <w:rPr>
            <w:sz w:val="22"/>
            <w:szCs w:val="22"/>
          </w:rPr>
          <w:t>Among these cases, vascular cognitive impairment (VCI) accounts for a significant proportion, estimated between 20–40%</w:t>
        </w:r>
      </w:ins>
      <w:ins w:id="12" w:author="Okafor, Paul O." w:date="2026-03-31T14:38:00Z" w16du:dateUtc="2026-03-31T19:38:00Z">
        <w:r w:rsidR="009010C6">
          <w:rPr>
            <w:sz w:val="22"/>
            <w:szCs w:val="22"/>
          </w:rPr>
          <w:t xml:space="preserve"> </w:t>
        </w:r>
      </w:ins>
      <w:customXmlInsRangeStart w:id="13" w:author="Okafor, Paul O." w:date="2026-03-31T14:38:00Z"/>
      <w:sdt>
        <w:sdtPr>
          <w:rPr>
            <w:color w:val="000000"/>
            <w:sz w:val="22"/>
            <w:szCs w:val="22"/>
          </w:rPr>
          <w:tag w:val="MENDELEY_CITATION_v3_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"/>
          <w:id w:val="546191616"/>
          <w:placeholder>
            <w:docPart w:val="CEBC485E17CD4D1D82532D277919A9D3"/>
          </w:placeholder>
        </w:sdtPr>
        <w:sdtContent>
          <w:customXmlInsRangeEnd w:id="13"/>
          <w:ins w:id="14" w:author="Okafor, Paul O." w:date="2026-03-31T14:38:00Z" w16du:dateUtc="2026-03-31T19:38:00Z">
            <w:r w:rsidR="009010C6" w:rsidRPr="001657F0">
              <w:rPr>
                <w:color w:val="000000"/>
                <w:sz w:val="22"/>
                <w:szCs w:val="22"/>
              </w:rPr>
              <w:t>(Linh et al., 2022)</w:t>
            </w:r>
          </w:ins>
          <w:customXmlInsRangeStart w:id="15" w:author="Okafor, Paul O." w:date="2026-03-31T14:38:00Z"/>
        </w:sdtContent>
      </w:sdt>
      <w:customXmlInsRangeEnd w:id="15"/>
      <w:ins w:id="16" w:author="Okafor, Paul O." w:date="2026-03-31T14:38:00Z" w16du:dateUtc="2026-03-31T19:38:00Z">
        <w:r w:rsidR="009010C6">
          <w:rPr>
            <w:sz w:val="22"/>
            <w:szCs w:val="22"/>
          </w:rPr>
          <w:t xml:space="preserve">, </w:t>
        </w:r>
      </w:ins>
      <w:ins w:id="17" w:author="Okafor, Paul O." w:date="2026-03-31T14:37:00Z">
        <w:r w:rsidR="009010C6" w:rsidRPr="009010C6">
          <w:rPr>
            <w:sz w:val="22"/>
            <w:szCs w:val="22"/>
          </w:rPr>
          <w:t xml:space="preserve">a burden that is expected to grow as population aging accelerates." </w:t>
        </w:r>
      </w:ins>
      <w:r w:rsidR="000148C3" w:rsidRPr="001657F0">
        <w:rPr>
          <w:sz w:val="22"/>
          <w:szCs w:val="22"/>
        </w:rPr>
        <w:t xml:space="preserve">Neurovascular </w:t>
      </w:r>
      <w:r w:rsidR="006113A0" w:rsidRPr="001657F0">
        <w:rPr>
          <w:sz w:val="22"/>
          <w:szCs w:val="22"/>
        </w:rPr>
        <w:t xml:space="preserve">dementia </w:t>
      </w:r>
      <w:r w:rsidR="003E5F1F" w:rsidRPr="001657F0">
        <w:rPr>
          <w:sz w:val="22"/>
          <w:szCs w:val="22"/>
        </w:rPr>
        <w:t xml:space="preserve">remains the second leading cause of dementia and is primarily driven by </w:t>
      </w:r>
      <w:del w:id="18" w:author="Okafor, Paul O." w:date="2026-03-31T14:39:00Z" w16du:dateUtc="2026-03-31T19:39:00Z">
        <w:r w:rsidR="003E5F1F" w:rsidRPr="001657F0" w:rsidDel="0039506E">
          <w:rPr>
            <w:sz w:val="22"/>
            <w:szCs w:val="22"/>
          </w:rPr>
          <w:delText xml:space="preserve">vascular cognitive impairment </w:delText>
        </w:r>
        <w:r w:rsidR="007D798F" w:rsidRPr="001657F0" w:rsidDel="0039506E">
          <w:rPr>
            <w:sz w:val="22"/>
            <w:szCs w:val="22"/>
          </w:rPr>
          <w:delText>(</w:delText>
        </w:r>
      </w:del>
      <w:r w:rsidR="007D798F" w:rsidRPr="001657F0">
        <w:rPr>
          <w:sz w:val="22"/>
          <w:szCs w:val="22"/>
        </w:rPr>
        <w:t>VCI</w:t>
      </w:r>
      <w:del w:id="19" w:author="Okafor, Paul O." w:date="2026-03-31T14:39:00Z" w16du:dateUtc="2026-03-31T19:39:00Z">
        <w:r w:rsidR="007D798F" w:rsidRPr="001657F0" w:rsidDel="0039506E">
          <w:rPr>
            <w:sz w:val="22"/>
            <w:szCs w:val="22"/>
          </w:rPr>
          <w:delText>)</w:delText>
        </w:r>
      </w:del>
      <w:r w:rsidR="007D798F" w:rsidRPr="001657F0">
        <w:rPr>
          <w:sz w:val="22"/>
          <w:szCs w:val="22"/>
        </w:rPr>
        <w:t xml:space="preserve">, particularly in its advanced stages. Emerging evidence </w:t>
      </w:r>
      <w:r w:rsidR="00250C5E" w:rsidRPr="001657F0">
        <w:rPr>
          <w:sz w:val="22"/>
          <w:szCs w:val="22"/>
        </w:rPr>
        <w:t xml:space="preserve">indicates that individuals with </w:t>
      </w:r>
      <w:commentRangeStart w:id="20"/>
      <w:commentRangeStart w:id="21"/>
      <w:commentRangeStart w:id="22"/>
      <w:r w:rsidR="00250C5E" w:rsidRPr="001657F0">
        <w:rPr>
          <w:sz w:val="22"/>
          <w:szCs w:val="22"/>
        </w:rPr>
        <w:t xml:space="preserve">VCI experience significantly </w:t>
      </w:r>
      <w:r w:rsidR="00471935" w:rsidRPr="001657F0">
        <w:rPr>
          <w:sz w:val="22"/>
          <w:szCs w:val="22"/>
        </w:rPr>
        <w:t>higher dependence</w:t>
      </w:r>
      <w:r w:rsidR="002806DC" w:rsidRPr="001657F0">
        <w:rPr>
          <w:sz w:val="22"/>
          <w:szCs w:val="22"/>
        </w:rPr>
        <w:t xml:space="preserve">, which can contribute to substantial socioeconomic burdens </w:t>
      </w:r>
      <w:commentRangeEnd w:id="20"/>
      <w:r w:rsidR="00001AA5">
        <w:rPr>
          <w:rStyle w:val="CommentReference"/>
          <w:sz w:val="22"/>
          <w:szCs w:val="22"/>
        </w:rPr>
        <w:commentReference w:id="20"/>
      </w:r>
      <w:commentRangeEnd w:id="21"/>
      <w:r w:rsidR="006D3B3A">
        <w:rPr>
          <w:rStyle w:val="CommentReference"/>
          <w:sz w:val="22"/>
          <w:szCs w:val="22"/>
        </w:rPr>
        <w:commentReference w:id="21"/>
      </w:r>
      <w:commentRangeEnd w:id="22"/>
      <w:r w:rsidR="00F73811">
        <w:rPr>
          <w:rStyle w:val="CommentReference"/>
          <w:sz w:val="22"/>
          <w:szCs w:val="22"/>
        </w:rPr>
        <w:commentReference w:id="22"/>
      </w:r>
      <w:sdt>
        <w:sdtPr>
          <w:rPr>
            <w:color w:val="000000"/>
            <w:sz w:val="22"/>
            <w:szCs w:val="22"/>
          </w:rPr>
          <w:tag w:val="MENDELEY_CITATION_v3_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"/>
          <w:id w:val="2035066267"/>
          <w:placeholder>
            <w:docPart w:val="E494866367C51E4B8CB29DDD4DE3663A"/>
          </w:placeholder>
        </w:sdtPr>
        <w:sdtContent>
          <w:r w:rsidR="00914B2A" w:rsidRPr="001657F0">
            <w:rPr>
              <w:color w:val="000000"/>
              <w:sz w:val="22"/>
              <w:szCs w:val="22"/>
            </w:rPr>
            <w:t>(Csik et al., 2025; T O’Brien et al., 2003; A. Ungvari et al., 2025)</w:t>
          </w:r>
        </w:sdtContent>
      </w:sdt>
      <w:r w:rsidR="002806DC" w:rsidRPr="001657F0">
        <w:rPr>
          <w:color w:val="000000"/>
          <w:sz w:val="22"/>
          <w:szCs w:val="22"/>
        </w:rPr>
        <w:t xml:space="preserve">. </w:t>
      </w:r>
      <w:commentRangeStart w:id="23"/>
      <w:commentRangeStart w:id="24"/>
      <w:del w:id="25" w:author="Okafor, Paul O." w:date="2026-03-31T14:39:00Z" w16du:dateUtc="2026-03-31T19:39:00Z">
        <w:r w:rsidR="00F429EE" w:rsidRPr="001657F0" w:rsidDel="0039506E">
          <w:rPr>
            <w:sz w:val="22"/>
            <w:szCs w:val="22"/>
          </w:rPr>
          <w:delText xml:space="preserve">VCI accounts for a significant portion of all dementia cases, estimated between 20–40% </w:delText>
        </w:r>
      </w:del>
      <w:customXmlDelRangeStart w:id="26" w:author="Okafor, Paul O." w:date="2026-03-31T14:39:00Z"/>
      <w:sdt>
        <w:sdtPr>
          <w:rPr>
            <w:color w:val="000000"/>
            <w:sz w:val="22"/>
            <w:szCs w:val="22"/>
          </w:rPr>
          <w:tag w:val="MENDELEY_CITATION_v3_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"/>
          <w:id w:val="780844362"/>
          <w:placeholder>
            <w:docPart w:val="8C1423FE60718B4991E5EE7CA70CD762"/>
          </w:placeholder>
        </w:sdtPr>
        <w:sdtContent>
          <w:customXmlDelRangeEnd w:id="26"/>
          <w:del w:id="27" w:author="Okafor, Paul O." w:date="2026-03-31T14:39:00Z" w16du:dateUtc="2026-03-31T19:39:00Z">
            <w:r w:rsidR="00914B2A" w:rsidRPr="001657F0" w:rsidDel="0039506E">
              <w:rPr>
                <w:color w:val="000000"/>
                <w:sz w:val="22"/>
                <w:szCs w:val="22"/>
              </w:rPr>
              <w:delText>(Linh et al., 2022)</w:delText>
            </w:r>
          </w:del>
          <w:customXmlDelRangeStart w:id="28" w:author="Okafor, Paul O." w:date="2026-03-31T14:39:00Z"/>
        </w:sdtContent>
      </w:sdt>
      <w:customXmlDelRangeEnd w:id="28"/>
      <w:commentRangeEnd w:id="23"/>
      <w:del w:id="29" w:author="Okafor, Paul O." w:date="2026-03-31T14:39:00Z" w16du:dateUtc="2026-03-31T19:39:00Z">
        <w:r w:rsidR="00215DC7" w:rsidRPr="001657F0" w:rsidDel="0039506E">
          <w:rPr>
            <w:rStyle w:val="CommentReference"/>
            <w:sz w:val="22"/>
            <w:szCs w:val="22"/>
          </w:rPr>
          <w:commentReference w:id="23"/>
        </w:r>
        <w:commentRangeEnd w:id="24"/>
        <w:r w:rsidR="006D3B3A" w:rsidRPr="001657F0" w:rsidDel="0039506E">
          <w:rPr>
            <w:rStyle w:val="CommentReference"/>
            <w:sz w:val="22"/>
            <w:szCs w:val="22"/>
          </w:rPr>
          <w:commentReference w:id="24"/>
        </w:r>
        <w:r w:rsidR="00F429EE" w:rsidRPr="001657F0" w:rsidDel="0039506E">
          <w:rPr>
            <w:sz w:val="22"/>
            <w:szCs w:val="22"/>
          </w:rPr>
          <w:delText>, and this burden is expected to grow as population aging accelerates.</w:delText>
        </w:r>
      </w:del>
    </w:p>
    <w:p w14:paraId="3BC1561F" w14:textId="4D40D822" w:rsidR="00FE45FC" w:rsidRPr="001657F0" w:rsidRDefault="00F07E90" w:rsidP="0051314B">
      <w:pPr>
        <w:spacing w:after="120"/>
        <w:ind w:firstLine="720"/>
        <w:jc w:val="both"/>
        <w:rPr>
          <w:color w:val="000000"/>
          <w:sz w:val="22"/>
          <w:szCs w:val="22"/>
        </w:rPr>
      </w:pPr>
      <w:r w:rsidRPr="001657F0">
        <w:rPr>
          <w:sz w:val="22"/>
          <w:szCs w:val="22"/>
        </w:rPr>
        <w:t xml:space="preserve">Aging-related microvascular alterations in the brain are considered </w:t>
      </w:r>
      <w:r w:rsidR="002A6B30" w:rsidRPr="001657F0">
        <w:rPr>
          <w:sz w:val="22"/>
          <w:szCs w:val="22"/>
        </w:rPr>
        <w:t>a key underlying</w:t>
      </w:r>
      <w:r w:rsidRPr="001657F0">
        <w:rPr>
          <w:sz w:val="22"/>
          <w:szCs w:val="22"/>
        </w:rPr>
        <w:t xml:space="preserve"> biological mechanism </w:t>
      </w:r>
      <w:r w:rsidR="002A6B30" w:rsidRPr="001657F0">
        <w:rPr>
          <w:sz w:val="22"/>
          <w:szCs w:val="22"/>
        </w:rPr>
        <w:t>for developing VCI</w:t>
      </w:r>
      <w:r w:rsidR="00741305" w:rsidRPr="001657F0">
        <w:rPr>
          <w:sz w:val="22"/>
          <w:szCs w:val="22"/>
        </w:rPr>
        <w:t xml:space="preserve"> </w:t>
      </w:r>
      <w:sdt>
        <w:sdtPr>
          <w:rPr>
            <w:color w:val="000000"/>
            <w:sz w:val="22"/>
            <w:szCs w:val="22"/>
          </w:rPr>
          <w:tag w:val="MENDELEY_CITATION_v3_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"/>
          <w:id w:val="1946806808"/>
          <w:placeholder>
            <w:docPart w:val="9543ED42AB87994FB2AB112E446C0B5A"/>
          </w:placeholder>
        </w:sdtPr>
        <w:sdtContent>
          <w:r w:rsidR="00914B2A" w:rsidRPr="001657F0">
            <w:rPr>
              <w:color w:val="000000"/>
              <w:sz w:val="22"/>
              <w:szCs w:val="22"/>
            </w:rPr>
            <w:t>(Sweeney, Kisler, et al., 2018; Sweeney, Sagare, et al., 2018)</w:t>
          </w:r>
        </w:sdtContent>
      </w:sdt>
      <w:r w:rsidR="00741305" w:rsidRPr="001657F0">
        <w:rPr>
          <w:sz w:val="22"/>
          <w:szCs w:val="22"/>
        </w:rPr>
        <w:t>.</w:t>
      </w:r>
      <w:r w:rsidR="002A6B30" w:rsidRPr="001657F0">
        <w:rPr>
          <w:sz w:val="22"/>
          <w:szCs w:val="22"/>
        </w:rPr>
        <w:t xml:space="preserve"> </w:t>
      </w:r>
      <w:r w:rsidR="00885AA0" w:rsidRPr="001657F0">
        <w:rPr>
          <w:sz w:val="22"/>
          <w:szCs w:val="22"/>
        </w:rPr>
        <w:t xml:space="preserve">These changes can </w:t>
      </w:r>
      <w:r w:rsidR="00DA095A" w:rsidRPr="001657F0">
        <w:rPr>
          <w:sz w:val="22"/>
          <w:szCs w:val="22"/>
        </w:rPr>
        <w:t>impair</w:t>
      </w:r>
      <w:r w:rsidR="00885AA0" w:rsidRPr="001657F0">
        <w:rPr>
          <w:sz w:val="22"/>
          <w:szCs w:val="22"/>
        </w:rPr>
        <w:t xml:space="preserve"> </w:t>
      </w:r>
      <w:r w:rsidR="00A57E05" w:rsidRPr="001657F0">
        <w:rPr>
          <w:sz w:val="22"/>
          <w:szCs w:val="22"/>
        </w:rPr>
        <w:t>neurovascular coupling</w:t>
      </w:r>
      <w:r w:rsidR="00201F6E" w:rsidRPr="001657F0">
        <w:rPr>
          <w:sz w:val="22"/>
          <w:szCs w:val="22"/>
        </w:rPr>
        <w:t xml:space="preserve"> (NVC)</w:t>
      </w:r>
      <w:r w:rsidR="00A57E05" w:rsidRPr="001657F0">
        <w:rPr>
          <w:sz w:val="22"/>
          <w:szCs w:val="22"/>
        </w:rPr>
        <w:t>,</w:t>
      </w:r>
      <w:r w:rsidR="00201F6E" w:rsidRPr="001657F0">
        <w:rPr>
          <w:sz w:val="22"/>
          <w:szCs w:val="22"/>
        </w:rPr>
        <w:t xml:space="preserve"> </w:t>
      </w:r>
      <w:r w:rsidR="000825F0" w:rsidRPr="001657F0">
        <w:rPr>
          <w:sz w:val="22"/>
          <w:szCs w:val="22"/>
        </w:rPr>
        <w:t>a biological process that</w:t>
      </w:r>
      <w:r w:rsidR="00846AB0" w:rsidRPr="001657F0">
        <w:rPr>
          <w:sz w:val="22"/>
          <w:szCs w:val="22"/>
        </w:rPr>
        <w:t xml:space="preserve"> </w:t>
      </w:r>
      <w:r w:rsidR="006A5926" w:rsidRPr="001657F0">
        <w:rPr>
          <w:sz w:val="22"/>
          <w:szCs w:val="22"/>
        </w:rPr>
        <w:t xml:space="preserve">adjusts the cerebral blood flow based on the </w:t>
      </w:r>
      <w:r w:rsidR="00201F6E" w:rsidRPr="001657F0">
        <w:rPr>
          <w:sz w:val="22"/>
          <w:szCs w:val="22"/>
        </w:rPr>
        <w:t>metabolic demands of active brain regions</w:t>
      </w:r>
      <w:r w:rsidR="00805A92" w:rsidRPr="001657F0">
        <w:rPr>
          <w:sz w:val="22"/>
          <w:szCs w:val="22"/>
        </w:rPr>
        <w:t xml:space="preserve"> </w:t>
      </w:r>
      <w:sdt>
        <w:sdtPr>
          <w:rPr>
            <w:color w:val="000000"/>
            <w:sz w:val="22"/>
            <w:szCs w:val="22"/>
          </w:rPr>
          <w:tag w:val="MENDELEY_CITATION_v3_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"/>
          <w:id w:val="1519128937"/>
          <w:placeholder>
            <w:docPart w:val="A46DD2533F35A84ABD22816F0CF3D51A"/>
          </w:placeholder>
        </w:sdtPr>
        <w:sdtContent>
          <w:r w:rsidR="00914B2A" w:rsidRPr="001657F0">
            <w:rPr>
              <w:color w:val="000000"/>
              <w:sz w:val="22"/>
              <w:szCs w:val="22"/>
            </w:rPr>
            <w:t>(Toth et al., 2017)</w:t>
          </w:r>
        </w:sdtContent>
      </w:sdt>
      <w:r w:rsidR="006A5926" w:rsidRPr="001657F0">
        <w:rPr>
          <w:color w:val="000000"/>
          <w:sz w:val="22"/>
          <w:szCs w:val="22"/>
        </w:rPr>
        <w:t xml:space="preserve">. </w:t>
      </w:r>
      <w:r w:rsidR="00ED22B8" w:rsidRPr="001657F0">
        <w:rPr>
          <w:color w:val="000000"/>
          <w:sz w:val="22"/>
          <w:szCs w:val="22"/>
        </w:rPr>
        <w:t>Such alterations can further disrupt the blood-brain</w:t>
      </w:r>
      <w:r w:rsidR="009916CD" w:rsidRPr="001657F0">
        <w:rPr>
          <w:color w:val="000000"/>
          <w:sz w:val="22"/>
          <w:szCs w:val="22"/>
        </w:rPr>
        <w:t xml:space="preserve"> </w:t>
      </w:r>
      <w:r w:rsidR="00ED22B8" w:rsidRPr="001657F0">
        <w:rPr>
          <w:color w:val="000000"/>
          <w:sz w:val="22"/>
          <w:szCs w:val="22"/>
        </w:rPr>
        <w:t>barrier</w:t>
      </w:r>
      <w:r w:rsidR="00856FAA" w:rsidRPr="001657F0">
        <w:rPr>
          <w:color w:val="000000"/>
          <w:sz w:val="22"/>
          <w:szCs w:val="22"/>
        </w:rPr>
        <w:t xml:space="preserve"> (BBB)</w:t>
      </w:r>
      <w:r w:rsidR="00ED22B8" w:rsidRPr="001657F0">
        <w:rPr>
          <w:color w:val="000000"/>
          <w:sz w:val="22"/>
          <w:szCs w:val="22"/>
        </w:rPr>
        <w:t>, which</w:t>
      </w:r>
      <w:r w:rsidR="00ED1EEA" w:rsidRPr="001657F0">
        <w:rPr>
          <w:color w:val="000000"/>
          <w:sz w:val="22"/>
          <w:szCs w:val="22"/>
        </w:rPr>
        <w:t xml:space="preserve"> provides </w:t>
      </w:r>
      <w:r w:rsidR="00C174CE" w:rsidRPr="001657F0">
        <w:rPr>
          <w:color w:val="000000"/>
          <w:sz w:val="22"/>
          <w:szCs w:val="22"/>
        </w:rPr>
        <w:t xml:space="preserve">a </w:t>
      </w:r>
      <w:r w:rsidR="00CA07A2" w:rsidRPr="001657F0">
        <w:rPr>
          <w:color w:val="000000"/>
          <w:sz w:val="22"/>
          <w:szCs w:val="22"/>
        </w:rPr>
        <w:t xml:space="preserve">permeability barrier </w:t>
      </w:r>
      <w:r w:rsidR="009248B8" w:rsidRPr="001657F0">
        <w:rPr>
          <w:color w:val="000000"/>
          <w:sz w:val="22"/>
          <w:szCs w:val="22"/>
        </w:rPr>
        <w:t xml:space="preserve">against </w:t>
      </w:r>
      <w:r w:rsidR="002F1ADD" w:rsidRPr="001657F0">
        <w:rPr>
          <w:color w:val="000000"/>
          <w:sz w:val="22"/>
          <w:szCs w:val="22"/>
        </w:rPr>
        <w:t>inflammation-</w:t>
      </w:r>
      <w:r w:rsidR="00856FAA" w:rsidRPr="001657F0">
        <w:rPr>
          <w:color w:val="000000"/>
          <w:sz w:val="22"/>
          <w:szCs w:val="22"/>
        </w:rPr>
        <w:t>inducing</w:t>
      </w:r>
      <w:r w:rsidR="009248B8" w:rsidRPr="001657F0">
        <w:rPr>
          <w:color w:val="000000"/>
          <w:sz w:val="22"/>
          <w:szCs w:val="22"/>
        </w:rPr>
        <w:t xml:space="preserve"> </w:t>
      </w:r>
      <w:r w:rsidR="00856FAA" w:rsidRPr="001657F0">
        <w:rPr>
          <w:color w:val="000000"/>
          <w:sz w:val="22"/>
          <w:szCs w:val="22"/>
        </w:rPr>
        <w:t>or other toxic</w:t>
      </w:r>
      <w:r w:rsidR="005E6B75" w:rsidRPr="001657F0">
        <w:rPr>
          <w:color w:val="000000"/>
          <w:sz w:val="22"/>
          <w:szCs w:val="22"/>
        </w:rPr>
        <w:t xml:space="preserve"> </w:t>
      </w:r>
      <w:r w:rsidR="005B15C6" w:rsidRPr="001657F0">
        <w:rPr>
          <w:color w:val="000000"/>
          <w:sz w:val="22"/>
          <w:szCs w:val="22"/>
        </w:rPr>
        <w:t>substances</w:t>
      </w:r>
      <w:r w:rsidR="00856FAA" w:rsidRPr="001657F0">
        <w:rPr>
          <w:color w:val="000000"/>
          <w:sz w:val="22"/>
          <w:szCs w:val="22"/>
        </w:rPr>
        <w:t xml:space="preserve">. </w:t>
      </w:r>
      <w:r w:rsidR="005E6B75" w:rsidRPr="001657F0">
        <w:rPr>
          <w:color w:val="000000"/>
          <w:sz w:val="22"/>
          <w:szCs w:val="22"/>
        </w:rPr>
        <w:t xml:space="preserve">Moreover, </w:t>
      </w:r>
      <w:r w:rsidR="00A26A12" w:rsidRPr="001657F0">
        <w:rPr>
          <w:color w:val="000000"/>
          <w:sz w:val="22"/>
          <w:szCs w:val="22"/>
        </w:rPr>
        <w:t xml:space="preserve">age-associated </w:t>
      </w:r>
      <w:r w:rsidR="008E7DA8" w:rsidRPr="001657F0">
        <w:rPr>
          <w:color w:val="000000"/>
          <w:sz w:val="22"/>
          <w:szCs w:val="22"/>
        </w:rPr>
        <w:t>microvascular rarefaction</w:t>
      </w:r>
      <w:r w:rsidR="006C572E" w:rsidRPr="001657F0">
        <w:rPr>
          <w:color w:val="000000"/>
          <w:sz w:val="22"/>
          <w:szCs w:val="22"/>
        </w:rPr>
        <w:t>s</w:t>
      </w:r>
      <w:r w:rsidR="008E7DA8" w:rsidRPr="001657F0">
        <w:rPr>
          <w:color w:val="000000"/>
          <w:sz w:val="22"/>
          <w:szCs w:val="22"/>
        </w:rPr>
        <w:t xml:space="preserve"> in brain </w:t>
      </w:r>
      <w:r w:rsidR="00B75391" w:rsidRPr="001657F0">
        <w:rPr>
          <w:color w:val="000000"/>
          <w:sz w:val="22"/>
          <w:szCs w:val="22"/>
        </w:rPr>
        <w:t xml:space="preserve">further </w:t>
      </w:r>
      <w:r w:rsidR="006C572E" w:rsidRPr="001657F0">
        <w:rPr>
          <w:color w:val="000000"/>
          <w:sz w:val="22"/>
          <w:szCs w:val="22"/>
        </w:rPr>
        <w:t xml:space="preserve">intensify </w:t>
      </w:r>
      <w:r w:rsidR="009A4FF6" w:rsidRPr="001657F0">
        <w:rPr>
          <w:color w:val="000000"/>
          <w:sz w:val="22"/>
          <w:szCs w:val="22"/>
        </w:rPr>
        <w:t xml:space="preserve">these impairments </w:t>
      </w:r>
      <w:r w:rsidR="00E72A0E" w:rsidRPr="001657F0">
        <w:rPr>
          <w:color w:val="000000"/>
          <w:sz w:val="22"/>
          <w:szCs w:val="22"/>
        </w:rPr>
        <w:t xml:space="preserve">as </w:t>
      </w:r>
      <w:r w:rsidR="006C572E" w:rsidRPr="001657F0">
        <w:rPr>
          <w:color w:val="000000"/>
          <w:sz w:val="22"/>
          <w:szCs w:val="22"/>
        </w:rPr>
        <w:t>the</w:t>
      </w:r>
      <w:r w:rsidR="001F7E9E" w:rsidRPr="001657F0">
        <w:rPr>
          <w:color w:val="000000"/>
          <w:sz w:val="22"/>
          <w:szCs w:val="22"/>
        </w:rPr>
        <w:t xml:space="preserve"> progressive loss of blood micro vessels </w:t>
      </w:r>
      <w:r w:rsidR="00130D97" w:rsidRPr="001657F0">
        <w:rPr>
          <w:color w:val="000000"/>
          <w:sz w:val="22"/>
          <w:szCs w:val="22"/>
        </w:rPr>
        <w:t xml:space="preserve">can further limit the brain’s ability to </w:t>
      </w:r>
      <w:r w:rsidR="00324378" w:rsidRPr="001657F0">
        <w:rPr>
          <w:color w:val="000000"/>
          <w:sz w:val="22"/>
          <w:szCs w:val="22"/>
        </w:rPr>
        <w:t>respond to metabolic demands</w:t>
      </w:r>
      <w:r w:rsidR="003B6033" w:rsidRPr="001657F0">
        <w:rPr>
          <w:color w:val="000000"/>
          <w:sz w:val="22"/>
          <w:szCs w:val="22"/>
        </w:rPr>
        <w:t xml:space="preserve"> </w:t>
      </w:r>
      <w:sdt>
        <w:sdtPr>
          <w:rPr>
            <w:color w:val="000000"/>
            <w:sz w:val="22"/>
            <w:szCs w:val="22"/>
          </w:rPr>
          <w:tag w:val="MENDELEY_CITATION_v3_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"/>
          <w:id w:val="220799541"/>
          <w:placeholder>
            <w:docPart w:val="7703BFFA40AC8A4FA4D8B451EA2CB35E"/>
          </w:placeholder>
        </w:sdtPr>
        <w:sdtContent>
          <w:r w:rsidR="00914B2A" w:rsidRPr="001657F0">
            <w:rPr>
              <w:color w:val="000000"/>
              <w:sz w:val="22"/>
              <w:szCs w:val="22"/>
            </w:rPr>
            <w:t>(van Dinther et al., 2022)</w:t>
          </w:r>
        </w:sdtContent>
      </w:sdt>
      <w:r w:rsidR="00324378" w:rsidRPr="001657F0">
        <w:rPr>
          <w:color w:val="000000"/>
          <w:sz w:val="22"/>
          <w:szCs w:val="22"/>
        </w:rPr>
        <w:t xml:space="preserve">. </w:t>
      </w:r>
      <w:r w:rsidR="00332F14" w:rsidRPr="001657F0">
        <w:rPr>
          <w:color w:val="000000"/>
          <w:sz w:val="22"/>
          <w:szCs w:val="22"/>
        </w:rPr>
        <w:t xml:space="preserve">These interconnected mechanisms collectively contribute to </w:t>
      </w:r>
      <w:r w:rsidR="00B576E5" w:rsidRPr="001657F0">
        <w:rPr>
          <w:color w:val="000000"/>
          <w:sz w:val="22"/>
          <w:szCs w:val="22"/>
        </w:rPr>
        <w:t>cerebro</w:t>
      </w:r>
      <w:r w:rsidR="004366D5" w:rsidRPr="001657F0">
        <w:rPr>
          <w:color w:val="000000"/>
          <w:sz w:val="22"/>
          <w:szCs w:val="22"/>
        </w:rPr>
        <w:t>micro</w:t>
      </w:r>
      <w:r w:rsidR="00B576E5" w:rsidRPr="001657F0">
        <w:rPr>
          <w:color w:val="000000"/>
          <w:sz w:val="22"/>
          <w:szCs w:val="22"/>
        </w:rPr>
        <w:t>vascular</w:t>
      </w:r>
      <w:r w:rsidR="00332F14" w:rsidRPr="001657F0">
        <w:rPr>
          <w:color w:val="000000"/>
          <w:sz w:val="22"/>
          <w:szCs w:val="22"/>
        </w:rPr>
        <w:t xml:space="preserve"> dysfunction and ultimately to the progression of VCI</w:t>
      </w:r>
      <w:r w:rsidR="00381FFD" w:rsidRPr="001657F0">
        <w:rPr>
          <w:color w:val="000000"/>
          <w:sz w:val="22"/>
          <w:szCs w:val="22"/>
        </w:rPr>
        <w:t xml:space="preserve"> </w:t>
      </w:r>
      <w:sdt>
        <w:sdtPr>
          <w:rPr>
            <w:color w:val="000000"/>
            <w:sz w:val="22"/>
            <w:szCs w:val="22"/>
          </w:rPr>
          <w:tag w:val="MENDELEY_CITATION_v3_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"/>
          <w:id w:val="-1462946422"/>
          <w:placeholder>
            <w:docPart w:val="8E719F0B8FEE2E46966F324C161F025F"/>
          </w:placeholder>
        </w:sdtPr>
        <w:sdtContent>
          <w:r w:rsidR="00914B2A" w:rsidRPr="001657F0">
            <w:rPr>
              <w:color w:val="000000"/>
              <w:sz w:val="22"/>
              <w:szCs w:val="22"/>
            </w:rPr>
            <w:t>(Van Skike &amp; Galvan, 2020)</w:t>
          </w:r>
        </w:sdtContent>
      </w:sdt>
      <w:r w:rsidR="00332F14" w:rsidRPr="001657F0">
        <w:rPr>
          <w:color w:val="000000"/>
          <w:sz w:val="22"/>
          <w:szCs w:val="22"/>
        </w:rPr>
        <w:t>.</w:t>
      </w:r>
    </w:p>
    <w:p w14:paraId="45419A95" w14:textId="7922DFF7" w:rsidR="00DA095A" w:rsidRPr="001657F0" w:rsidRDefault="00950FF2" w:rsidP="0051314B">
      <w:pPr>
        <w:spacing w:after="120"/>
        <w:ind w:firstLine="720"/>
        <w:jc w:val="both"/>
        <w:rPr>
          <w:sz w:val="22"/>
          <w:szCs w:val="22"/>
        </w:rPr>
      </w:pPr>
      <w:r w:rsidRPr="001657F0">
        <w:rPr>
          <w:color w:val="000000"/>
          <w:sz w:val="22"/>
          <w:szCs w:val="22"/>
        </w:rPr>
        <w:t>One manifestation of age-related microvascular alterations in the brain is the accumulation of senescent endothelial cells and their senescence-associated secretory phenotype (SASP), which has been shown to contribute to cognitive impairment</w:t>
      </w:r>
      <w:r w:rsidR="007A4A92" w:rsidRPr="001657F0">
        <w:rPr>
          <w:color w:val="000000"/>
          <w:sz w:val="22"/>
          <w:szCs w:val="22"/>
        </w:rPr>
        <w:t xml:space="preserve"> </w:t>
      </w:r>
      <w:sdt>
        <w:sdtPr>
          <w:rPr>
            <w:color w:val="000000"/>
            <w:sz w:val="22"/>
            <w:szCs w:val="22"/>
          </w:rPr>
          <w:tag w:val="MENDELEY_CITATION_v3_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BdXX0sInBhZ2UiOiI0MjktNDQ0IiwicHVibGlzaGVyIjoiU3ByaW5nZXIiLCJpc3N1ZSI6IjIiLCJ2b2x1bWUiOiI0MiJ9LCJpc1RlbXBvcmFyeSI6ZmFsc2V9XX0="/>
          <w:id w:val="-1657147938"/>
          <w:placeholder>
            <w:docPart w:val="C6CBA2013A183F40A8F6C8869DBD7A9E"/>
          </w:placeholder>
        </w:sdtPr>
        <w:sdtContent>
          <w:r w:rsidR="00914B2A" w:rsidRPr="001657F0">
            <w:rPr>
              <w:color w:val="000000"/>
              <w:sz w:val="22"/>
              <w:szCs w:val="22"/>
            </w:rPr>
            <w:t>(Kiss et al., 2020; Z. Ungvari et al., 2013)</w:t>
          </w:r>
        </w:sdtContent>
      </w:sdt>
      <w:r w:rsidRPr="001657F0">
        <w:rPr>
          <w:color w:val="000000"/>
          <w:sz w:val="22"/>
          <w:szCs w:val="22"/>
        </w:rPr>
        <w:t xml:space="preserve">. Preclinical studies further indicate a significant role for senescent cells and their SASPs in the development of cerebromicrovascular pathologies. </w:t>
      </w:r>
      <w:bookmarkStart w:id="30" w:name="OLE_LINK1"/>
      <w:r w:rsidRPr="001657F0">
        <w:rPr>
          <w:color w:val="000000"/>
          <w:sz w:val="22"/>
          <w:szCs w:val="22"/>
        </w:rPr>
        <w:t xml:space="preserve">Accordingly, emerging research has demonstrated promising improvements in cognitive function and lifespan in mouse models following the selective depletion of senescent cells, </w:t>
      </w:r>
      <w:commentRangeStart w:id="31"/>
      <w:commentRangeStart w:id="32"/>
      <w:commentRangeStart w:id="33"/>
      <w:r w:rsidRPr="001657F0">
        <w:rPr>
          <w:color w:val="000000"/>
          <w:sz w:val="22"/>
          <w:szCs w:val="22"/>
        </w:rPr>
        <w:t>particularly those expressing the p16</w:t>
      </w:r>
      <w:r w:rsidRPr="001657F0">
        <w:rPr>
          <w:color w:val="000000"/>
          <w:sz w:val="22"/>
          <w:szCs w:val="22"/>
          <w:vertAlign w:val="superscript"/>
        </w:rPr>
        <w:t>INK4A</w:t>
      </w:r>
      <w:r w:rsidR="00E200D8" w:rsidRPr="001657F0">
        <w:rPr>
          <w:sz w:val="22"/>
          <w:szCs w:val="22"/>
        </w:rPr>
        <w:t xml:space="preserve"> </w:t>
      </w:r>
      <w:r w:rsidR="00331B84" w:rsidRPr="001657F0">
        <w:rPr>
          <w:sz w:val="22"/>
          <w:szCs w:val="22"/>
        </w:rPr>
        <w:t>biomarker</w:t>
      </w:r>
      <w:r w:rsidR="00FD47FE" w:rsidRPr="001657F0">
        <w:rPr>
          <w:sz w:val="22"/>
          <w:szCs w:val="22"/>
        </w:rPr>
        <w:t xml:space="preserve"> </w:t>
      </w:r>
      <w:bookmarkEnd w:id="30"/>
      <w:sdt>
        <w:sdtPr>
          <w:rPr>
            <w:color w:val="000000"/>
            <w:sz w:val="22"/>
            <w:szCs w:val="22"/>
          </w:rPr>
          <w:tag w:val="MENDELEY_CITATION_v3_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RdXX0sInBhZ2UiOiIyMS0zNyIsInB1Ymxpc2hlciI6IlNwcmluZ2VyIiwiaXNzdWUiOiIxIiwidm9sdW1lIjoiNDYifSwiaXNUZW1wb3JhcnkiOmZhbHNlfV19"/>
          <w:id w:val="-1481388720"/>
          <w:placeholder>
            <w:docPart w:val="8B16105A151B1E45A396AEF4922F0EF1"/>
          </w:placeholder>
        </w:sdtPr>
        <w:sdtContent>
          <w:r w:rsidR="00914B2A" w:rsidRPr="001657F0">
            <w:rPr>
              <w:color w:val="000000"/>
              <w:sz w:val="22"/>
              <w:szCs w:val="22"/>
            </w:rPr>
            <w:t>(Faakye et al., 2024; Kim et al., 2019)</w:t>
          </w:r>
          <w:commentRangeEnd w:id="31"/>
          <w:r w:rsidR="00AD343B">
            <w:rPr>
              <w:rStyle w:val="CommentReference"/>
              <w:sz w:val="22"/>
              <w:szCs w:val="22"/>
            </w:rPr>
            <w:commentReference w:id="31"/>
          </w:r>
          <w:commentRangeEnd w:id="32"/>
          <w:r w:rsidR="006D3B3A">
            <w:rPr>
              <w:rStyle w:val="CommentReference"/>
              <w:sz w:val="22"/>
              <w:szCs w:val="22"/>
            </w:rPr>
            <w:commentReference w:id="32"/>
          </w:r>
          <w:commentRangeEnd w:id="33"/>
          <w:r w:rsidR="006D3B3A">
            <w:rPr>
              <w:rStyle w:val="CommentReference"/>
              <w:sz w:val="22"/>
              <w:szCs w:val="22"/>
            </w:rPr>
            <w:commentReference w:id="33"/>
          </w:r>
        </w:sdtContent>
      </w:sdt>
      <w:r w:rsidR="003D5BAC" w:rsidRPr="001657F0">
        <w:rPr>
          <w:sz w:val="22"/>
          <w:szCs w:val="22"/>
        </w:rPr>
        <w:t>.</w:t>
      </w:r>
      <w:r w:rsidR="002D44E2" w:rsidRPr="001657F0">
        <w:rPr>
          <w:sz w:val="22"/>
          <w:szCs w:val="22"/>
        </w:rPr>
        <w:t xml:space="preserve"> In our recent work</w:t>
      </w:r>
      <w:r w:rsidR="00D35594" w:rsidRPr="001657F0">
        <w:rPr>
          <w:sz w:val="22"/>
          <w:szCs w:val="22"/>
        </w:rPr>
        <w:t>s</w:t>
      </w:r>
      <w:r w:rsidR="002D44E2" w:rsidRPr="001657F0">
        <w:rPr>
          <w:sz w:val="22"/>
          <w:szCs w:val="22"/>
        </w:rPr>
        <w:t xml:space="preserve">, we have discussed the </w:t>
      </w:r>
      <w:r w:rsidR="006C5861" w:rsidRPr="001657F0">
        <w:rPr>
          <w:sz w:val="22"/>
          <w:szCs w:val="22"/>
        </w:rPr>
        <w:t xml:space="preserve">promising </w:t>
      </w:r>
      <w:r w:rsidR="00331B84" w:rsidRPr="001657F0">
        <w:rPr>
          <w:sz w:val="22"/>
          <w:szCs w:val="22"/>
        </w:rPr>
        <w:t>results</w:t>
      </w:r>
      <w:r w:rsidR="006C5861" w:rsidRPr="001657F0">
        <w:rPr>
          <w:sz w:val="22"/>
          <w:szCs w:val="22"/>
        </w:rPr>
        <w:t xml:space="preserve"> of senolytic treatments on </w:t>
      </w:r>
      <w:commentRangeStart w:id="34"/>
      <w:commentRangeStart w:id="35"/>
      <w:r w:rsidR="006C5861" w:rsidRPr="001657F0">
        <w:rPr>
          <w:sz w:val="22"/>
          <w:szCs w:val="22"/>
        </w:rPr>
        <w:t>enhancing the en</w:t>
      </w:r>
      <w:r w:rsidR="00B3435F" w:rsidRPr="001657F0">
        <w:rPr>
          <w:sz w:val="22"/>
          <w:szCs w:val="22"/>
        </w:rPr>
        <w:t xml:space="preserve">dothelial regulation of cerebral blood flow and </w:t>
      </w:r>
      <w:r w:rsidR="004A2E36" w:rsidRPr="001657F0">
        <w:rPr>
          <w:sz w:val="22"/>
          <w:szCs w:val="22"/>
        </w:rPr>
        <w:t xml:space="preserve">alleviating </w:t>
      </w:r>
      <w:r w:rsidR="005768FE" w:rsidRPr="001657F0">
        <w:rPr>
          <w:sz w:val="22"/>
          <w:szCs w:val="22"/>
        </w:rPr>
        <w:t>hypertension-induced cerebral microhemorrhage</w:t>
      </w:r>
      <w:commentRangeEnd w:id="34"/>
      <w:r w:rsidR="009B3E7C" w:rsidRPr="001657F0">
        <w:rPr>
          <w:rStyle w:val="CommentReference"/>
          <w:sz w:val="22"/>
          <w:szCs w:val="22"/>
        </w:rPr>
        <w:commentReference w:id="34"/>
      </w:r>
      <w:commentRangeEnd w:id="35"/>
      <w:r w:rsidR="0020767F" w:rsidRPr="001657F0">
        <w:rPr>
          <w:rStyle w:val="CommentReference"/>
          <w:sz w:val="22"/>
          <w:szCs w:val="22"/>
        </w:rPr>
        <w:commentReference w:id="35"/>
      </w:r>
      <w:r w:rsidR="005768FE" w:rsidRPr="001657F0">
        <w:rPr>
          <w:sz w:val="22"/>
          <w:szCs w:val="22"/>
        </w:rPr>
        <w:t>s in aged mice</w:t>
      </w:r>
      <w:r w:rsidR="0049764D" w:rsidRPr="001657F0">
        <w:rPr>
          <w:sz w:val="22"/>
          <w:szCs w:val="22"/>
        </w:rPr>
        <w:t xml:space="preserve"> </w:t>
      </w:r>
      <w:sdt>
        <w:sdtPr>
          <w:rPr>
            <w:color w:val="000000"/>
            <w:sz w:val="22"/>
            <w:szCs w:val="22"/>
          </w:rPr>
          <w:tag w:val="MENDELEY_CITATION_v3_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RdXX0sInBhZ2UiOiIyMS0zNyIsInB1Ymxpc2hlciI6IlNwcmluZ2VyIiwiaXNzdWUiOiIxIiwidm9sdW1lIjoiNDYifSwiaXNUZW1wb3JhcnkiOmZhbHNlfV19"/>
          <w:id w:val="353312065"/>
          <w:placeholder>
            <w:docPart w:val="8B16105A151B1E45A396AEF4922F0EF1"/>
          </w:placeholder>
        </w:sdtPr>
        <w:sdtContent>
          <w:r w:rsidR="00914B2A" w:rsidRPr="001657F0">
            <w:rPr>
              <w:color w:val="000000"/>
              <w:sz w:val="22"/>
              <w:szCs w:val="22"/>
            </w:rPr>
            <w:t>(Faakye et al., 2024; Tarantini et al., 2021)</w:t>
          </w:r>
        </w:sdtContent>
      </w:sdt>
      <w:r w:rsidR="005768FE" w:rsidRPr="001657F0">
        <w:rPr>
          <w:sz w:val="22"/>
          <w:szCs w:val="22"/>
        </w:rPr>
        <w:t xml:space="preserve">. </w:t>
      </w:r>
    </w:p>
    <w:p w14:paraId="039EBB2C" w14:textId="740377D2" w:rsidR="00D47E9C" w:rsidRPr="001657F0" w:rsidRDefault="009175D1" w:rsidP="0051314B">
      <w:pPr>
        <w:spacing w:after="120"/>
        <w:ind w:firstLine="720"/>
        <w:jc w:val="both"/>
        <w:rPr>
          <w:sz w:val="22"/>
          <w:szCs w:val="22"/>
        </w:rPr>
      </w:pPr>
      <w:commentRangeStart w:id="36"/>
      <w:commentRangeStart w:id="37"/>
      <w:commentRangeStart w:id="38"/>
      <w:r w:rsidRPr="001657F0">
        <w:rPr>
          <w:sz w:val="22"/>
          <w:szCs w:val="22"/>
        </w:rPr>
        <w:t xml:space="preserve">In preclinical models, two primary senolytic approaches have demonstrated efficacy. </w:t>
      </w:r>
      <w:commentRangeEnd w:id="36"/>
      <w:r w:rsidR="00AD343B" w:rsidRPr="001657F0">
        <w:rPr>
          <w:rStyle w:val="CommentReference"/>
          <w:sz w:val="22"/>
          <w:szCs w:val="22"/>
        </w:rPr>
        <w:commentReference w:id="36"/>
      </w:r>
      <w:commentRangeEnd w:id="37"/>
      <w:r w:rsidR="009A2FDD" w:rsidRPr="001657F0">
        <w:rPr>
          <w:rStyle w:val="CommentReference"/>
          <w:sz w:val="22"/>
          <w:szCs w:val="22"/>
        </w:rPr>
        <w:commentReference w:id="37"/>
      </w:r>
      <w:commentRangeEnd w:id="38"/>
      <w:r w:rsidR="0020767F" w:rsidRPr="001657F0">
        <w:rPr>
          <w:rStyle w:val="CommentReference"/>
          <w:sz w:val="22"/>
          <w:szCs w:val="22"/>
        </w:rPr>
        <w:commentReference w:id="38"/>
      </w:r>
      <w:r w:rsidRPr="001657F0">
        <w:rPr>
          <w:sz w:val="22"/>
          <w:szCs w:val="22"/>
        </w:rPr>
        <w:t>The first involves genetic ablation through ganciclovir (GCV) administration in p16-3MR transgenic mice, which enables targeted elimination of p16</w:t>
      </w:r>
      <w:r w:rsidRPr="001657F0">
        <w:rPr>
          <w:sz w:val="22"/>
          <w:szCs w:val="22"/>
          <w:vertAlign w:val="superscript"/>
        </w:rPr>
        <w:t>Ink4a</w:t>
      </w:r>
      <w:r w:rsidR="00557476" w:rsidRPr="001657F0">
        <w:rPr>
          <w:sz w:val="22"/>
          <w:szCs w:val="22"/>
        </w:rPr>
        <w:t>-p</w:t>
      </w:r>
      <w:r w:rsidRPr="001657F0">
        <w:rPr>
          <w:sz w:val="22"/>
          <w:szCs w:val="22"/>
        </w:rPr>
        <w:t>ositive senescent cells by activating the herpes simplex virus thymidine kinase encoded in the transgene</w:t>
      </w:r>
      <w:r w:rsidR="00D227BF" w:rsidRPr="001657F0">
        <w:rPr>
          <w:sz w:val="22"/>
          <w:szCs w:val="22"/>
        </w:rPr>
        <w:t xml:space="preserve"> </w:t>
      </w:r>
      <w:sdt>
        <w:sdtPr>
          <w:rPr>
            <w:color w:val="000000"/>
            <w:sz w:val="22"/>
            <w:szCs w:val="22"/>
          </w:rPr>
          <w:tag w:val="MENDELEY_CITATION_v3_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"/>
          <w:id w:val="810446951"/>
          <w:placeholder>
            <w:docPart w:val="BE1176E9CCE6FA4293BCDAFC9684B495"/>
          </w:placeholder>
        </w:sdtPr>
        <w:sdtContent>
          <w:r w:rsidR="00914B2A" w:rsidRPr="001657F0">
            <w:rPr>
              <w:color w:val="000000"/>
              <w:sz w:val="22"/>
              <w:szCs w:val="22"/>
            </w:rPr>
            <w:t>(Demaria et al., 2014; Yabluchanskiy et al., 2020)</w:t>
          </w:r>
        </w:sdtContent>
      </w:sdt>
      <w:r w:rsidRPr="001657F0">
        <w:rPr>
          <w:sz w:val="22"/>
          <w:szCs w:val="22"/>
        </w:rPr>
        <w:t>. The second approach involves pharmacological intervention using ABT</w:t>
      </w:r>
      <w:r w:rsidR="00592870" w:rsidRPr="001657F0">
        <w:rPr>
          <w:sz w:val="22"/>
          <w:szCs w:val="22"/>
        </w:rPr>
        <w:t>-</w:t>
      </w:r>
      <w:r w:rsidRPr="001657F0">
        <w:rPr>
          <w:sz w:val="22"/>
          <w:szCs w:val="22"/>
        </w:rPr>
        <w:t>263/Navitoclax, a senolytic agent that inhibits B-cell lymphoma (BCL) 2/BCL-xL and induces apoptosis in senescent cells</w:t>
      </w:r>
      <w:r w:rsidR="00202C87" w:rsidRPr="001657F0">
        <w:rPr>
          <w:sz w:val="22"/>
          <w:szCs w:val="22"/>
        </w:rPr>
        <w:t xml:space="preserve"> </w:t>
      </w:r>
      <w:sdt>
        <w:sdtPr>
          <w:rPr>
            <w:color w:val="000000"/>
            <w:sz w:val="22"/>
            <w:szCs w:val="22"/>
          </w:rPr>
          <w:tag w:val="MENDELEY_CITATION_v3_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"/>
          <w:id w:val="692276827"/>
          <w:placeholder>
            <w:docPart w:val="BE1176E9CCE6FA4293BCDAFC9684B495"/>
          </w:placeholder>
        </w:sdtPr>
        <w:sdtContent>
          <w:r w:rsidR="00914B2A" w:rsidRPr="001657F0">
            <w:rPr>
              <w:color w:val="000000"/>
              <w:sz w:val="22"/>
              <w:szCs w:val="22"/>
            </w:rPr>
            <w:t>(Chang et al., 2016)</w:t>
          </w:r>
        </w:sdtContent>
      </w:sdt>
      <w:r w:rsidRPr="001657F0">
        <w:rPr>
          <w:sz w:val="22"/>
          <w:szCs w:val="22"/>
        </w:rPr>
        <w:t xml:space="preserve">. Studies utilizing genetically modified mice with depletion of cells expressing the senescence marker </w:t>
      </w:r>
      <w:r w:rsidR="00CD657E" w:rsidRPr="001657F0">
        <w:rPr>
          <w:sz w:val="22"/>
          <w:szCs w:val="22"/>
        </w:rPr>
        <w:t>p16</w:t>
      </w:r>
      <w:r w:rsidR="00CD657E" w:rsidRPr="001657F0">
        <w:rPr>
          <w:sz w:val="22"/>
          <w:szCs w:val="22"/>
          <w:vertAlign w:val="superscript"/>
        </w:rPr>
        <w:t>I</w:t>
      </w:r>
      <w:r w:rsidR="00A26B4F" w:rsidRPr="001657F0">
        <w:rPr>
          <w:sz w:val="22"/>
          <w:szCs w:val="22"/>
          <w:vertAlign w:val="superscript"/>
        </w:rPr>
        <w:t>nk</w:t>
      </w:r>
      <w:r w:rsidR="00CD657E" w:rsidRPr="001657F0">
        <w:rPr>
          <w:sz w:val="22"/>
          <w:szCs w:val="22"/>
          <w:vertAlign w:val="superscript"/>
        </w:rPr>
        <w:t>4</w:t>
      </w:r>
      <w:r w:rsidR="00A26B4F" w:rsidRPr="001657F0">
        <w:rPr>
          <w:sz w:val="22"/>
          <w:szCs w:val="22"/>
          <w:vertAlign w:val="superscript"/>
        </w:rPr>
        <w:t>a</w:t>
      </w:r>
      <w:r w:rsidRPr="001657F0">
        <w:rPr>
          <w:sz w:val="22"/>
          <w:szCs w:val="22"/>
        </w:rPr>
        <w:t xml:space="preserve"> have shown significant improvements in lifespan, healthspan, microvascular function, and cognition</w:t>
      </w:r>
      <w:r w:rsidR="00702559" w:rsidRPr="001657F0">
        <w:rPr>
          <w:sz w:val="22"/>
          <w:szCs w:val="22"/>
        </w:rPr>
        <w:t xml:space="preserve"> </w:t>
      </w:r>
      <w:sdt>
        <w:sdtPr>
          <w:rPr>
            <w:color w:val="000000"/>
            <w:sz w:val="22"/>
            <w:szCs w:val="22"/>
          </w:rPr>
          <w:tag w:val="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"/>
          <w:id w:val="1676534462"/>
          <w:placeholder>
            <w:docPart w:val="BE1176E9CCE6FA4293BCDAFC9684B495"/>
          </w:placeholder>
        </w:sdtPr>
        <w:sdtContent>
          <w:r w:rsidR="00914B2A" w:rsidRPr="001657F0">
            <w:rPr>
              <w:color w:val="000000"/>
              <w:sz w:val="22"/>
              <w:szCs w:val="22"/>
            </w:rPr>
            <w:t>(Baker et al., 2011, 2016; Farr et al., 2017; Roos et al., 2016)</w:t>
          </w:r>
        </w:sdtContent>
      </w:sdt>
      <w:r w:rsidRPr="001657F0">
        <w:rPr>
          <w:sz w:val="22"/>
          <w:szCs w:val="22"/>
        </w:rPr>
        <w:t>. Treatment with ABT</w:t>
      </w:r>
      <w:r w:rsidR="00592870" w:rsidRPr="001657F0">
        <w:rPr>
          <w:sz w:val="22"/>
          <w:szCs w:val="22"/>
        </w:rPr>
        <w:t>-</w:t>
      </w:r>
      <w:r w:rsidRPr="001657F0">
        <w:rPr>
          <w:sz w:val="22"/>
          <w:szCs w:val="22"/>
        </w:rPr>
        <w:t>263/Navitoclax has been shown to improve NVC responses, restore BBB integrity, increase capillary density, and enhance cognitive performance in aged mice</w:t>
      </w:r>
      <w:r w:rsidR="00CF1802" w:rsidRPr="001657F0">
        <w:rPr>
          <w:sz w:val="22"/>
          <w:szCs w:val="22"/>
        </w:rPr>
        <w:t xml:space="preserve"> </w:t>
      </w:r>
      <w:sdt>
        <w:sdtPr>
          <w:rPr>
            <w:color w:val="000000"/>
            <w:sz w:val="22"/>
            <w:szCs w:val="22"/>
          </w:rPr>
          <w:tag w:val="MENDELEY_CITATION_v3_eyJjaXRhdGlvbklEIjoiTUVOREVMRVlfQ0lUQVRJT05fZTYzNzg1NjYtODRjNS00ZDhjLWJmZGEtNDlkMTdlMzdhOTM3IiwicHJvcGVydGllcyI6eyJub3RlSW5kZXgiOjB9LCJpc0VkaXRlZCI6ZmFsc2UsIm1hbnVhbE92ZXJyaWRlIjp7ImlzTWFudWFsbHlPdmVycmlkZGVuIjpmYWxzZSwiY2l0ZXByb2NUZXh0IjoiKENzaWsgZXQgYWwuLCAyMDI1OyBUYXJhbnRpbmkgZXQgYWwuLCAyMDIx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"/>
          <w:id w:val="1106614936"/>
          <w:placeholder>
            <w:docPart w:val="BE1176E9CCE6FA4293BCDAFC9684B495"/>
          </w:placeholder>
        </w:sdtPr>
        <w:sdtContent>
          <w:r w:rsidR="00914B2A" w:rsidRPr="001657F0">
            <w:rPr>
              <w:color w:val="000000"/>
              <w:sz w:val="22"/>
              <w:szCs w:val="22"/>
            </w:rPr>
            <w:t>(Csik et al., 2025; Tarantini et al., 2021)</w:t>
          </w:r>
        </w:sdtContent>
      </w:sdt>
      <w:r w:rsidRPr="001657F0">
        <w:rPr>
          <w:sz w:val="22"/>
          <w:szCs w:val="22"/>
        </w:rPr>
        <w:t>. Furthermore, elimination of senescent cells by ABT</w:t>
      </w:r>
      <w:r w:rsidR="00592870" w:rsidRPr="001657F0">
        <w:rPr>
          <w:sz w:val="22"/>
          <w:szCs w:val="22"/>
        </w:rPr>
        <w:t>-</w:t>
      </w:r>
      <w:r w:rsidRPr="001657F0">
        <w:rPr>
          <w:sz w:val="22"/>
          <w:szCs w:val="22"/>
        </w:rPr>
        <w:t>263 treatment restored BBB function in models of accelerated senescence induced by whole-brain irradiation</w:t>
      </w:r>
      <w:r w:rsidR="0024004A" w:rsidRPr="001657F0">
        <w:rPr>
          <w:sz w:val="22"/>
          <w:szCs w:val="22"/>
        </w:rPr>
        <w:t xml:space="preserve"> </w:t>
      </w:r>
      <w:sdt>
        <w:sdtPr>
          <w:rPr>
            <w:color w:val="000000"/>
            <w:sz w:val="22"/>
            <w:szCs w:val="22"/>
          </w:rPr>
          <w:tag w:val="MENDELEY_CITATION_v3_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"/>
          <w:id w:val="1745225355"/>
          <w:placeholder>
            <w:docPart w:val="BE1176E9CCE6FA4293BCDAFC9684B495"/>
          </w:placeholder>
        </w:sdtPr>
        <w:sdtContent>
          <w:r w:rsidR="00914B2A" w:rsidRPr="001657F0">
            <w:rPr>
              <w:color w:val="000000"/>
              <w:sz w:val="22"/>
              <w:szCs w:val="22"/>
            </w:rPr>
            <w:t>(Ahire et al., 2023)</w:t>
          </w:r>
        </w:sdtContent>
      </w:sdt>
      <w:r w:rsidRPr="001657F0">
        <w:rPr>
          <w:sz w:val="22"/>
          <w:szCs w:val="22"/>
        </w:rPr>
        <w:t xml:space="preserve">. </w:t>
      </w:r>
      <w:r w:rsidR="00AF42F2" w:rsidRPr="001657F0">
        <w:rPr>
          <w:sz w:val="22"/>
          <w:szCs w:val="22"/>
        </w:rPr>
        <w:t>Despite these promising results</w:t>
      </w:r>
      <w:r w:rsidR="00427DE9" w:rsidRPr="001657F0">
        <w:rPr>
          <w:sz w:val="22"/>
          <w:szCs w:val="22"/>
        </w:rPr>
        <w:t xml:space="preserve">, </w:t>
      </w:r>
      <w:commentRangeStart w:id="39"/>
      <w:commentRangeStart w:id="40"/>
      <w:commentRangeStart w:id="41"/>
      <w:commentRangeStart w:id="42"/>
      <w:r w:rsidR="00966C22" w:rsidRPr="001657F0">
        <w:rPr>
          <w:sz w:val="22"/>
          <w:szCs w:val="22"/>
        </w:rPr>
        <w:t>t</w:t>
      </w:r>
      <w:r w:rsidR="006467F9" w:rsidRPr="001657F0">
        <w:rPr>
          <w:sz w:val="22"/>
          <w:szCs w:val="22"/>
        </w:rPr>
        <w:t xml:space="preserve">he effects of senolytic interventions on biological age, </w:t>
      </w:r>
      <w:r w:rsidR="00454A17" w:rsidRPr="001657F0">
        <w:rPr>
          <w:sz w:val="22"/>
          <w:szCs w:val="22"/>
        </w:rPr>
        <w:t>which</w:t>
      </w:r>
      <w:r w:rsidR="006467F9" w:rsidRPr="001657F0">
        <w:rPr>
          <w:sz w:val="22"/>
          <w:szCs w:val="22"/>
        </w:rPr>
        <w:t xml:space="preserve"> reflects functional organ decline beyond chronological age</w:t>
      </w:r>
      <w:r w:rsidR="00966C22" w:rsidRPr="001657F0">
        <w:rPr>
          <w:sz w:val="22"/>
          <w:szCs w:val="22"/>
        </w:rPr>
        <w:t>,</w:t>
      </w:r>
      <w:r w:rsidR="00454A17" w:rsidRPr="001657F0">
        <w:rPr>
          <w:sz w:val="22"/>
          <w:szCs w:val="22"/>
        </w:rPr>
        <w:t xml:space="preserve"> is still not</w:t>
      </w:r>
      <w:r w:rsidR="006467F9" w:rsidRPr="001657F0">
        <w:rPr>
          <w:sz w:val="22"/>
          <w:szCs w:val="22"/>
        </w:rPr>
        <w:t xml:space="preserve"> fully </w:t>
      </w:r>
      <w:r w:rsidR="00454A17" w:rsidRPr="001657F0">
        <w:rPr>
          <w:sz w:val="22"/>
          <w:szCs w:val="22"/>
        </w:rPr>
        <w:t>understood</w:t>
      </w:r>
      <w:r w:rsidR="006467F9" w:rsidRPr="001657F0">
        <w:rPr>
          <w:sz w:val="22"/>
          <w:szCs w:val="22"/>
        </w:rPr>
        <w:t xml:space="preserve">. </w:t>
      </w:r>
      <w:commentRangeEnd w:id="39"/>
      <w:r w:rsidR="000668AB" w:rsidRPr="001657F0">
        <w:rPr>
          <w:rStyle w:val="CommentReference"/>
          <w:sz w:val="22"/>
          <w:szCs w:val="22"/>
        </w:rPr>
        <w:commentReference w:id="39"/>
      </w:r>
      <w:commentRangeEnd w:id="40"/>
      <w:r w:rsidR="009A2FDD" w:rsidRPr="001657F0">
        <w:rPr>
          <w:rStyle w:val="CommentReference"/>
          <w:sz w:val="22"/>
          <w:szCs w:val="22"/>
        </w:rPr>
        <w:commentReference w:id="40"/>
      </w:r>
      <w:commentRangeEnd w:id="41"/>
      <w:r w:rsidR="00D71476" w:rsidRPr="001657F0">
        <w:rPr>
          <w:rStyle w:val="CommentReference"/>
          <w:sz w:val="22"/>
          <w:szCs w:val="22"/>
        </w:rPr>
        <w:commentReference w:id="41"/>
      </w:r>
      <w:commentRangeEnd w:id="42"/>
      <w:r w:rsidR="0020767F" w:rsidRPr="001657F0">
        <w:rPr>
          <w:rStyle w:val="CommentReference"/>
          <w:sz w:val="22"/>
          <w:szCs w:val="22"/>
        </w:rPr>
        <w:commentReference w:id="42"/>
      </w:r>
    </w:p>
    <w:p w14:paraId="071747E9" w14:textId="4CDB6569" w:rsidR="00697D59" w:rsidRPr="001657F0" w:rsidRDefault="007177D9" w:rsidP="0045781F">
      <w:pPr>
        <w:spacing w:after="120"/>
        <w:ind w:firstLine="245"/>
        <w:jc w:val="both"/>
        <w:rPr>
          <w:sz w:val="22"/>
          <w:szCs w:val="22"/>
        </w:rPr>
      </w:pPr>
      <w:r w:rsidRPr="001657F0">
        <w:rPr>
          <w:sz w:val="22"/>
          <w:szCs w:val="22"/>
        </w:rPr>
        <w:t>Data-driven approaches have been used extensively to predict cerebrovascular diseases leading to cognitive impairment using various datasets, ranging from clinical data to imaging features (e.g., MRI-derived measures).</w:t>
      </w:r>
      <w:r w:rsidR="00906585" w:rsidRPr="001657F0">
        <w:rPr>
          <w:sz w:val="22"/>
          <w:szCs w:val="22"/>
        </w:rPr>
        <w:t xml:space="preserve"> For example,</w:t>
      </w:r>
      <w:r w:rsidR="00BD64B0" w:rsidRPr="001657F0">
        <w:rPr>
          <w:sz w:val="22"/>
          <w:szCs w:val="22"/>
        </w:rPr>
        <w:t xml:space="preserve"> </w:t>
      </w:r>
      <w:sdt>
        <w:sdtPr>
          <w:rPr>
            <w:color w:val="000000"/>
            <w:sz w:val="22"/>
            <w:szCs w:val="22"/>
          </w:rPr>
          <w:tag w:val="MENDELEY_CITATION_v3_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"/>
          <w:id w:val="1903015307"/>
          <w:placeholder>
            <w:docPart w:val="DefaultPlaceholder_-1854013440"/>
          </w:placeholder>
        </w:sdtPr>
        <w:sdtContent>
          <w:r w:rsidR="00914B2A" w:rsidRPr="001657F0">
            <w:rPr>
              <w:color w:val="000000"/>
              <w:sz w:val="22"/>
              <w:szCs w:val="22"/>
            </w:rPr>
            <w:t>Borchert et al. (2023)</w:t>
          </w:r>
        </w:sdtContent>
      </w:sdt>
      <w:r w:rsidR="00906585" w:rsidRPr="001657F0">
        <w:rPr>
          <w:sz w:val="22"/>
          <w:szCs w:val="22"/>
        </w:rPr>
        <w:t xml:space="preserve"> </w:t>
      </w:r>
      <w:r w:rsidR="00DC0365" w:rsidRPr="001657F0">
        <w:rPr>
          <w:sz w:val="22"/>
          <w:szCs w:val="22"/>
        </w:rPr>
        <w:t xml:space="preserve">identify 255 studies of artificial intelligence studies relevant to Alzheimer and dementia, including </w:t>
      </w:r>
      <w:r w:rsidR="00516132" w:rsidRPr="001657F0">
        <w:rPr>
          <w:sz w:val="22"/>
          <w:szCs w:val="22"/>
        </w:rPr>
        <w:t xml:space="preserve">vascular dementia. </w:t>
      </w:r>
      <w:r w:rsidR="003141C8" w:rsidRPr="001657F0">
        <w:rPr>
          <w:sz w:val="22"/>
          <w:szCs w:val="22"/>
        </w:rPr>
        <w:t xml:space="preserve"> </w:t>
      </w:r>
      <w:r w:rsidR="004F45E0" w:rsidRPr="001657F0">
        <w:rPr>
          <w:sz w:val="22"/>
          <w:szCs w:val="22"/>
        </w:rPr>
        <w:t>Most recently,</w:t>
      </w:r>
      <w:r w:rsidR="00605815" w:rsidRPr="001657F0">
        <w:rPr>
          <w:sz w:val="22"/>
          <w:szCs w:val="22"/>
        </w:rPr>
        <w:t xml:space="preserve"> </w:t>
      </w:r>
      <w:sdt>
        <w:sdtPr>
          <w:rPr>
            <w:color w:val="000000"/>
            <w:sz w:val="22"/>
            <w:szCs w:val="22"/>
          </w:rPr>
          <w:tag w:val="MENDELEY_CITATION_v3_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"/>
          <w:id w:val="-1157994370"/>
          <w:placeholder>
            <w:docPart w:val="EF409759DBEC7F4999A17DABF22B85B1"/>
          </w:placeholder>
        </w:sdtPr>
        <w:sdtContent>
          <w:r w:rsidR="00914B2A" w:rsidRPr="001657F0">
            <w:rPr>
              <w:color w:val="000000"/>
              <w:sz w:val="22"/>
              <w:szCs w:val="22"/>
            </w:rPr>
            <w:t>Wu et al. (2025)</w:t>
          </w:r>
        </w:sdtContent>
      </w:sdt>
      <w:r w:rsidR="004F45E0" w:rsidRPr="001657F0">
        <w:rPr>
          <w:sz w:val="22"/>
          <w:szCs w:val="22"/>
        </w:rPr>
        <w:t xml:space="preserve"> </w:t>
      </w:r>
      <w:r w:rsidR="00CB04E2" w:rsidRPr="001657F0">
        <w:rPr>
          <w:sz w:val="22"/>
          <w:szCs w:val="22"/>
        </w:rPr>
        <w:t>provide a</w:t>
      </w:r>
      <w:r w:rsidRPr="001657F0">
        <w:rPr>
          <w:sz w:val="22"/>
          <w:szCs w:val="22"/>
        </w:rPr>
        <w:t xml:space="preserve">n extensive </w:t>
      </w:r>
      <w:r w:rsidR="009307A7" w:rsidRPr="001657F0">
        <w:rPr>
          <w:sz w:val="22"/>
          <w:szCs w:val="22"/>
        </w:rPr>
        <w:t>meta-analysis of machine learning (ML) algorithms for cognitive impairment</w:t>
      </w:r>
      <w:r w:rsidR="00A53C1E" w:rsidRPr="001657F0">
        <w:rPr>
          <w:sz w:val="22"/>
          <w:szCs w:val="22"/>
        </w:rPr>
        <w:t xml:space="preserve"> due to cerebrovascular diseases</w:t>
      </w:r>
      <w:r w:rsidR="00161D94" w:rsidRPr="001657F0">
        <w:rPr>
          <w:sz w:val="22"/>
          <w:szCs w:val="22"/>
        </w:rPr>
        <w:t xml:space="preserve">. </w:t>
      </w:r>
      <w:r w:rsidR="009358BD" w:rsidRPr="001657F0">
        <w:rPr>
          <w:sz w:val="22"/>
          <w:szCs w:val="22"/>
        </w:rPr>
        <w:t xml:space="preserve">ML-based approaches have also been employed to predict the biological age in both healthy cohorts and </w:t>
      </w:r>
      <w:r w:rsidR="008B31FB" w:rsidRPr="001657F0">
        <w:rPr>
          <w:sz w:val="22"/>
          <w:szCs w:val="22"/>
        </w:rPr>
        <w:t xml:space="preserve">patients having cerebrovascular disease. For example, </w:t>
      </w:r>
      <w:sdt>
        <w:sdtPr>
          <w:rPr>
            <w:color w:val="000000"/>
            <w:sz w:val="22"/>
            <w:szCs w:val="22"/>
          </w:rPr>
          <w:tag w:val="MENDELEY_CITATION_v3_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"/>
          <w:id w:val="811681720"/>
          <w:placeholder>
            <w:docPart w:val="4A9AB8CB9BC8A946A2D67FBC355C8481"/>
          </w:placeholder>
        </w:sdtPr>
        <w:sdtContent>
          <w:r w:rsidR="00914B2A" w:rsidRPr="001657F0">
            <w:rPr>
              <w:color w:val="000000"/>
              <w:sz w:val="22"/>
              <w:szCs w:val="22"/>
            </w:rPr>
            <w:t>Cumplido-Mayoral et al. (2023)</w:t>
          </w:r>
        </w:sdtContent>
      </w:sdt>
      <w:r w:rsidR="008B31FB" w:rsidRPr="001657F0">
        <w:rPr>
          <w:sz w:val="22"/>
          <w:szCs w:val="22"/>
        </w:rPr>
        <w:t xml:space="preserve"> used an XGBoost model to predict brain age from MRI scans of 22,661 cognitively healthy individuals in the UK Biobank. This model achieved a mean absolute error of 4.19 years (Pearson R = 0.71) for brain-age prediction. In another study, </w:t>
      </w:r>
      <w:sdt>
        <w:sdtPr>
          <w:rPr>
            <w:color w:val="000000"/>
            <w:sz w:val="22"/>
            <w:szCs w:val="22"/>
          </w:rPr>
          <w:tag w:val="MENDELEY_CITATION_v3_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"/>
          <w:id w:val="-126547891"/>
          <w:placeholder>
            <w:docPart w:val="5960530470FCAD45988ED73D9D3C5C86"/>
          </w:placeholder>
        </w:sdtPr>
        <w:sdtContent>
          <w:r w:rsidR="00914B2A" w:rsidRPr="001657F0">
            <w:rPr>
              <w:color w:val="000000"/>
              <w:sz w:val="22"/>
              <w:szCs w:val="22"/>
            </w:rPr>
            <w:t>Fernández-Pérez et al. (2023)</w:t>
          </w:r>
        </w:sdtContent>
      </w:sdt>
      <w:r w:rsidR="008B31FB" w:rsidRPr="001657F0">
        <w:rPr>
          <w:sz w:val="22"/>
          <w:szCs w:val="22"/>
        </w:rPr>
        <w:t xml:space="preserve"> used Hannum's epigenetic clock to measure biological age based on DNA methylation in blood samples </w:t>
      </w:r>
      <w:r w:rsidR="008B31FB" w:rsidRPr="001657F0">
        <w:rPr>
          <w:sz w:val="22"/>
          <w:szCs w:val="22"/>
        </w:rPr>
        <w:lastRenderedPageBreak/>
        <w:t>from 952 patients with cerebrovascular disease.</w:t>
      </w:r>
      <w:r w:rsidR="00697D59" w:rsidRPr="001657F0">
        <w:rPr>
          <w:sz w:val="22"/>
          <w:szCs w:val="22"/>
        </w:rPr>
        <w:t xml:space="preserve"> However, to the best of our knowledge, no study has examined the prediction of changes in biological age following senolytic treatment in the context of VCI. To assess the existing literature, we conducted a PubMed search using the query “((senolytic) AND (biological age)) AND (machine learning).” Among the identified publications (n = 12), none applied machine learning–based predictive models to estimate biological age, either in human or murine models, as an outcome of senolytic interventions.</w:t>
      </w:r>
    </w:p>
    <w:p w14:paraId="2A41DA11" w14:textId="590A1135" w:rsidR="009849C8" w:rsidRPr="001657F0" w:rsidRDefault="00A11804" w:rsidP="0051314B">
      <w:pPr>
        <w:spacing w:after="120"/>
        <w:ind w:firstLine="720"/>
        <w:jc w:val="both"/>
        <w:rPr>
          <w:sz w:val="22"/>
          <w:szCs w:val="22"/>
        </w:rPr>
      </w:pPr>
      <w:r w:rsidRPr="001657F0">
        <w:rPr>
          <w:sz w:val="22"/>
          <w:szCs w:val="22"/>
        </w:rPr>
        <w:t xml:space="preserve">This study is the first to systematically integrate multidimensional </w:t>
      </w:r>
      <w:commentRangeStart w:id="43"/>
      <w:commentRangeStart w:id="44"/>
      <w:commentRangeStart w:id="45"/>
      <w:commentRangeStart w:id="46"/>
      <w:r w:rsidRPr="001657F0">
        <w:rPr>
          <w:sz w:val="22"/>
          <w:szCs w:val="22"/>
        </w:rPr>
        <w:t xml:space="preserve">clinical phenotyping </w:t>
      </w:r>
      <w:commentRangeEnd w:id="43"/>
      <w:r w:rsidR="000668AB" w:rsidRPr="001657F0">
        <w:rPr>
          <w:rStyle w:val="CommentReference"/>
          <w:sz w:val="22"/>
          <w:szCs w:val="22"/>
        </w:rPr>
        <w:commentReference w:id="43"/>
      </w:r>
      <w:commentRangeEnd w:id="44"/>
      <w:r w:rsidR="00D71476" w:rsidRPr="001657F0">
        <w:rPr>
          <w:rStyle w:val="CommentReference"/>
          <w:sz w:val="22"/>
          <w:szCs w:val="22"/>
        </w:rPr>
        <w:commentReference w:id="44"/>
      </w:r>
      <w:commentRangeEnd w:id="45"/>
      <w:r w:rsidR="00DC650C" w:rsidRPr="001657F0">
        <w:rPr>
          <w:rStyle w:val="CommentReference"/>
          <w:sz w:val="22"/>
          <w:szCs w:val="22"/>
        </w:rPr>
        <w:commentReference w:id="45"/>
      </w:r>
      <w:commentRangeEnd w:id="46"/>
      <w:r w:rsidR="00A1106A" w:rsidRPr="001657F0">
        <w:rPr>
          <w:rStyle w:val="CommentReference"/>
          <w:sz w:val="22"/>
          <w:szCs w:val="22"/>
        </w:rPr>
        <w:commentReference w:id="46"/>
      </w:r>
      <w:r w:rsidRPr="001657F0">
        <w:rPr>
          <w:sz w:val="22"/>
          <w:szCs w:val="22"/>
        </w:rPr>
        <w:t xml:space="preserve">in p16-3MR transgenic mouse models by incorporating quantitative assessments of BBB permeability across molecules of distinct molecular weights, together with evaluation of therapeutic interventions, to model and predict divergence between biological and chronological age. </w:t>
      </w:r>
    </w:p>
    <w:p w14:paraId="704746BE" w14:textId="77777777" w:rsidR="009849C8" w:rsidRPr="001657F0" w:rsidRDefault="009849C8" w:rsidP="009849C8">
      <w:pPr>
        <w:spacing w:after="240"/>
        <w:jc w:val="both"/>
        <w:rPr>
          <w:b/>
          <w:bCs/>
          <w:sz w:val="22"/>
          <w:szCs w:val="22"/>
        </w:rPr>
      </w:pPr>
      <w:r w:rsidRPr="001657F0">
        <w:rPr>
          <w:b/>
          <w:bCs/>
          <w:sz w:val="22"/>
          <w:szCs w:val="22"/>
        </w:rPr>
        <w:t>2. Materials and Methods</w:t>
      </w:r>
      <w:bookmarkStart w:id="47" w:name="_Hlk218860438"/>
    </w:p>
    <w:p w14:paraId="4E653DEF" w14:textId="639B7CEC" w:rsidR="009849C8" w:rsidRPr="001657F0" w:rsidRDefault="0051314B" w:rsidP="009849C8">
      <w:pPr>
        <w:spacing w:after="240"/>
        <w:jc w:val="both"/>
        <w:rPr>
          <w:b/>
          <w:bCs/>
          <w:iCs/>
          <w:sz w:val="22"/>
          <w:szCs w:val="22"/>
        </w:rPr>
      </w:pPr>
      <w:r w:rsidRPr="001657F0">
        <w:rPr>
          <w:rFonts w:eastAsia="SimSun"/>
          <w:b/>
          <w:bCs/>
          <w:iCs/>
          <w:noProof/>
          <w:sz w:val="22"/>
          <w:szCs w:val="22"/>
          <w:lang w:eastAsia="pt-BR"/>
        </w:rPr>
        <w:t>2.1</w:t>
      </w:r>
      <w:r w:rsidR="004252B4" w:rsidRPr="001657F0">
        <w:rPr>
          <w:rFonts w:eastAsia="SimSun"/>
          <w:b/>
          <w:bCs/>
          <w:iCs/>
          <w:noProof/>
          <w:sz w:val="22"/>
          <w:szCs w:val="22"/>
          <w:lang w:eastAsia="pt-BR"/>
        </w:rPr>
        <w:t xml:space="preserve">.  </w:t>
      </w:r>
      <w:r w:rsidR="058A6964" w:rsidRPr="001657F0">
        <w:rPr>
          <w:rFonts w:eastAsia="SimSun"/>
          <w:b/>
          <w:bCs/>
          <w:iCs/>
          <w:noProof/>
          <w:sz w:val="22"/>
          <w:szCs w:val="22"/>
          <w:lang w:eastAsia="pt-BR"/>
        </w:rPr>
        <w:t>Dataset</w:t>
      </w:r>
    </w:p>
    <w:p w14:paraId="34663CE5" w14:textId="60EDE5F8" w:rsidR="009849C8" w:rsidRPr="001657F0" w:rsidRDefault="2088DB0C" w:rsidP="0045781F">
      <w:pPr>
        <w:spacing w:after="120"/>
        <w:jc w:val="both"/>
        <w:rPr>
          <w:sz w:val="22"/>
          <w:szCs w:val="22"/>
        </w:rPr>
      </w:pPr>
      <w:r w:rsidRPr="001657F0">
        <w:rPr>
          <w:sz w:val="22"/>
          <w:szCs w:val="22"/>
        </w:rPr>
        <w:t xml:space="preserve">The data used in this study </w:t>
      </w:r>
      <w:r w:rsidR="195C76D4" w:rsidRPr="001657F0">
        <w:rPr>
          <w:sz w:val="22"/>
          <w:szCs w:val="22"/>
        </w:rPr>
        <w:t>were</w:t>
      </w:r>
      <w:r w:rsidRPr="001657F0">
        <w:rPr>
          <w:sz w:val="22"/>
          <w:szCs w:val="22"/>
        </w:rPr>
        <w:t xml:space="preserve"> obtained from the University of Oklahoma</w:t>
      </w:r>
      <w:ins w:id="48" w:author="Okafor, Paul O." w:date="2026-03-27T11:23:00Z" w16du:dateUtc="2026-03-27T16:23:00Z">
        <w:r w:rsidR="00D71476">
          <w:rPr>
            <w:sz w:val="22"/>
            <w:szCs w:val="22"/>
          </w:rPr>
          <w:t xml:space="preserve"> Health Campus</w:t>
        </w:r>
      </w:ins>
      <w:del w:id="49" w:author="Okafor, Paul O." w:date="2026-03-27T11:23:00Z" w16du:dateUtc="2026-03-27T16:23:00Z">
        <w:r w:rsidRPr="001657F0" w:rsidDel="00D71476">
          <w:rPr>
            <w:sz w:val="22"/>
            <w:szCs w:val="22"/>
          </w:rPr>
          <w:delText xml:space="preserve"> </w:delText>
        </w:r>
        <w:commentRangeStart w:id="50"/>
        <w:r w:rsidRPr="001657F0" w:rsidDel="00D71476">
          <w:rPr>
            <w:sz w:val="22"/>
            <w:szCs w:val="22"/>
          </w:rPr>
          <w:delText xml:space="preserve">Health Sciences Center </w:delText>
        </w:r>
        <w:commentRangeEnd w:id="50"/>
        <w:r w:rsidR="000668AB" w:rsidDel="00D71476">
          <w:rPr>
            <w:rStyle w:val="CommentReference"/>
            <w:sz w:val="22"/>
            <w:szCs w:val="22"/>
          </w:rPr>
          <w:commentReference w:id="50"/>
        </w:r>
      </w:del>
      <w:ins w:id="51" w:author="Okafor, Paul O." w:date="2026-03-27T11:23:00Z" w16du:dateUtc="2026-03-27T16:23:00Z">
        <w:r w:rsidR="00D71476">
          <w:rPr>
            <w:sz w:val="22"/>
            <w:szCs w:val="22"/>
          </w:rPr>
          <w:t xml:space="preserve"> </w:t>
        </w:r>
      </w:ins>
      <w:r w:rsidR="457AC852" w:rsidRPr="009C1C8F">
        <w:rPr>
          <w:strike/>
          <w:sz w:val="22"/>
          <w:szCs w:val="22"/>
          <w:rPrChange w:id="52" w:author="Okafor, Paul O." w:date="2026-04-02T12:37:00Z" w16du:dateUtc="2026-04-02T17:37:00Z">
            <w:rPr>
              <w:sz w:val="22"/>
              <w:szCs w:val="22"/>
            </w:rPr>
          </w:rPrChange>
        </w:rPr>
        <w:t>and generated</w:t>
      </w:r>
      <w:r w:rsidRPr="009C1C8F">
        <w:rPr>
          <w:strike/>
          <w:sz w:val="22"/>
          <w:szCs w:val="22"/>
          <w:rPrChange w:id="53" w:author="Okafor, Paul O." w:date="2026-04-02T12:37:00Z" w16du:dateUtc="2026-04-02T17:37:00Z">
            <w:rPr>
              <w:sz w:val="22"/>
              <w:szCs w:val="22"/>
            </w:rPr>
          </w:rPrChange>
        </w:rPr>
        <w:t xml:space="preserve"> </w:t>
      </w:r>
      <w:r w:rsidR="7018DBDD" w:rsidRPr="009C1C8F">
        <w:rPr>
          <w:strike/>
          <w:sz w:val="22"/>
          <w:szCs w:val="22"/>
          <w:rPrChange w:id="54" w:author="Okafor, Paul O." w:date="2026-04-02T12:37:00Z" w16du:dateUtc="2026-04-02T17:37:00Z">
            <w:rPr>
              <w:sz w:val="22"/>
              <w:szCs w:val="22"/>
            </w:rPr>
          </w:rPrChange>
        </w:rPr>
        <w:t xml:space="preserve">in </w:t>
      </w:r>
      <w:commentRangeStart w:id="55"/>
      <w:r w:rsidRPr="009C1C8F">
        <w:rPr>
          <w:strike/>
          <w:sz w:val="22"/>
          <w:szCs w:val="22"/>
          <w:rPrChange w:id="56" w:author="Okafor, Paul O." w:date="2026-04-02T12:37:00Z" w16du:dateUtc="2026-04-02T17:37:00Z">
            <w:rPr>
              <w:sz w:val="22"/>
              <w:szCs w:val="22"/>
            </w:rPr>
          </w:rPrChange>
        </w:rPr>
        <w:t>p16-3-Modality Reporter</w:t>
      </w:r>
      <w:commentRangeEnd w:id="55"/>
      <w:r w:rsidR="000668AB" w:rsidRPr="009C1C8F">
        <w:rPr>
          <w:rStyle w:val="CommentReference"/>
          <w:strike/>
          <w:sz w:val="22"/>
          <w:szCs w:val="22"/>
          <w:rPrChange w:id="57" w:author="Okafor, Paul O." w:date="2026-04-02T12:37:00Z" w16du:dateUtc="2026-04-02T17:37:00Z">
            <w:rPr>
              <w:rStyle w:val="CommentReference"/>
              <w:sz w:val="22"/>
              <w:szCs w:val="22"/>
            </w:rPr>
          </w:rPrChange>
        </w:rPr>
        <w:commentReference w:id="55"/>
      </w:r>
      <w:r w:rsidRPr="009C1C8F">
        <w:rPr>
          <w:strike/>
          <w:sz w:val="22"/>
          <w:szCs w:val="22"/>
          <w:rPrChange w:id="58" w:author="Okafor, Paul O." w:date="2026-04-02T12:37:00Z" w16du:dateUtc="2026-04-02T17:37:00Z">
            <w:rPr>
              <w:sz w:val="22"/>
              <w:szCs w:val="22"/>
            </w:rPr>
          </w:rPrChange>
        </w:rPr>
        <w:t xml:space="preserve"> transgenic mice</w:t>
      </w:r>
      <w:r w:rsidRPr="001657F0">
        <w:rPr>
          <w:sz w:val="22"/>
          <w:szCs w:val="22"/>
        </w:rPr>
        <w:t>. In this model, p16</w:t>
      </w:r>
      <w:r w:rsidR="7121C232" w:rsidRPr="001657F0">
        <w:rPr>
          <w:sz w:val="22"/>
          <w:szCs w:val="22"/>
        </w:rPr>
        <w:t>-</w:t>
      </w:r>
      <w:r w:rsidRPr="001657F0">
        <w:rPr>
          <w:sz w:val="22"/>
          <w:szCs w:val="22"/>
        </w:rPr>
        <w:t xml:space="preserve">driven reporter expression enables targeted clearance of p16 positive senescent cells and </w:t>
      </w:r>
      <w:r w:rsidR="2C359D02" w:rsidRPr="001657F0">
        <w:rPr>
          <w:sz w:val="22"/>
          <w:szCs w:val="22"/>
        </w:rPr>
        <w:t>facilitate</w:t>
      </w:r>
      <w:r w:rsidRPr="001657F0">
        <w:rPr>
          <w:sz w:val="22"/>
          <w:szCs w:val="22"/>
        </w:rPr>
        <w:t xml:space="preserve">s evaluation of </w:t>
      </w:r>
      <w:bookmarkStart w:id="59" w:name="_Int_SgYgbDQz"/>
      <w:r w:rsidRPr="001657F0">
        <w:rPr>
          <w:sz w:val="22"/>
          <w:szCs w:val="22"/>
        </w:rPr>
        <w:t>senolytic</w:t>
      </w:r>
      <w:bookmarkEnd w:id="59"/>
      <w:r w:rsidRPr="001657F0">
        <w:rPr>
          <w:sz w:val="22"/>
          <w:szCs w:val="22"/>
        </w:rPr>
        <w:t xml:space="preserve"> interventions in </w:t>
      </w:r>
      <w:r w:rsidR="1B9B62B0" w:rsidRPr="001657F0">
        <w:rPr>
          <w:sz w:val="22"/>
          <w:szCs w:val="22"/>
        </w:rPr>
        <w:t>age-related</w:t>
      </w:r>
      <w:r w:rsidRPr="001657F0">
        <w:rPr>
          <w:sz w:val="22"/>
          <w:szCs w:val="22"/>
        </w:rPr>
        <w:t xml:space="preserve"> neurovascular dysfunction. The compiled dataset include</w:t>
      </w:r>
      <w:r w:rsidR="0051314B" w:rsidRPr="001657F0">
        <w:rPr>
          <w:sz w:val="22"/>
          <w:szCs w:val="22"/>
        </w:rPr>
        <w:t>d</w:t>
      </w:r>
      <w:r w:rsidRPr="001657F0">
        <w:rPr>
          <w:sz w:val="22"/>
          <w:szCs w:val="22"/>
        </w:rPr>
        <w:t xml:space="preserve"> mouse</w:t>
      </w:r>
      <w:r w:rsidR="2D6F04F2" w:rsidRPr="001657F0">
        <w:rPr>
          <w:sz w:val="22"/>
          <w:szCs w:val="22"/>
        </w:rPr>
        <w:t>-</w:t>
      </w:r>
      <w:r w:rsidRPr="001657F0">
        <w:rPr>
          <w:sz w:val="22"/>
          <w:szCs w:val="22"/>
        </w:rPr>
        <w:t xml:space="preserve">level study descriptors </w:t>
      </w:r>
      <w:r w:rsidR="3EC24FB9" w:rsidRPr="001657F0">
        <w:rPr>
          <w:sz w:val="22"/>
          <w:szCs w:val="22"/>
        </w:rPr>
        <w:t>such as</w:t>
      </w:r>
      <w:r w:rsidRPr="001657F0">
        <w:rPr>
          <w:sz w:val="22"/>
          <w:szCs w:val="22"/>
        </w:rPr>
        <w:t xml:space="preserve"> chronological age group, vascular biological age label, and treatment assignment, together with vascular, neurovascular, synaptic, and cognitive outcomes. The </w:t>
      </w:r>
      <w:r w:rsidR="62AB0FDB" w:rsidRPr="001657F0">
        <w:rPr>
          <w:sz w:val="22"/>
          <w:szCs w:val="22"/>
        </w:rPr>
        <w:t>primary</w:t>
      </w:r>
      <w:r w:rsidRPr="001657F0">
        <w:rPr>
          <w:sz w:val="22"/>
          <w:szCs w:val="22"/>
        </w:rPr>
        <w:t xml:space="preserve"> vascular </w:t>
      </w:r>
      <w:r w:rsidR="7935205D" w:rsidRPr="001657F0">
        <w:rPr>
          <w:sz w:val="22"/>
          <w:szCs w:val="22"/>
        </w:rPr>
        <w:t>outcome measure</w:t>
      </w:r>
      <w:r w:rsidRPr="001657F0">
        <w:rPr>
          <w:sz w:val="22"/>
          <w:szCs w:val="22"/>
        </w:rPr>
        <w:t xml:space="preserve"> was BBB permeability, quantified using fluorescent </w:t>
      </w:r>
      <w:r w:rsidR="75A0629C" w:rsidRPr="001657F0">
        <w:rPr>
          <w:sz w:val="22"/>
          <w:szCs w:val="22"/>
        </w:rPr>
        <w:t>tracer-based</w:t>
      </w:r>
      <w:r w:rsidRPr="001657F0">
        <w:rPr>
          <w:sz w:val="22"/>
          <w:szCs w:val="22"/>
        </w:rPr>
        <w:t xml:space="preserve"> leakage </w:t>
      </w:r>
      <w:r w:rsidR="000668AB">
        <w:rPr>
          <w:sz w:val="22"/>
          <w:szCs w:val="22"/>
        </w:rPr>
        <w:t>a</w:t>
      </w:r>
      <w:r w:rsidR="24C3E462" w:rsidRPr="001657F0">
        <w:rPr>
          <w:sz w:val="22"/>
          <w:szCs w:val="22"/>
        </w:rPr>
        <w:t>ssay</w:t>
      </w:r>
      <w:r w:rsidRPr="001657F0">
        <w:rPr>
          <w:sz w:val="22"/>
          <w:szCs w:val="22"/>
        </w:rPr>
        <w:t xml:space="preserve">s </w:t>
      </w:r>
      <w:r w:rsidR="6AAD3951" w:rsidRPr="001657F0">
        <w:rPr>
          <w:sz w:val="22"/>
          <w:szCs w:val="22"/>
        </w:rPr>
        <w:t>across</w:t>
      </w:r>
      <w:r w:rsidRPr="001657F0">
        <w:rPr>
          <w:sz w:val="22"/>
          <w:szCs w:val="22"/>
        </w:rPr>
        <w:t xml:space="preserve"> multiple molecular sizes, including 40 kDa and 3 kDa dextran and 0.3 kDa sodium fluorescein, which capture size</w:t>
      </w:r>
      <w:r w:rsidR="6EFBE1B8" w:rsidRPr="001657F0">
        <w:rPr>
          <w:sz w:val="22"/>
          <w:szCs w:val="22"/>
        </w:rPr>
        <w:t>-</w:t>
      </w:r>
      <w:r w:rsidRPr="001657F0">
        <w:rPr>
          <w:sz w:val="22"/>
          <w:szCs w:val="22"/>
        </w:rPr>
        <w:t xml:space="preserve">dependent barrier disruption. BBB </w:t>
      </w:r>
      <w:r w:rsidR="18A9AE4E" w:rsidRPr="001657F0">
        <w:rPr>
          <w:sz w:val="22"/>
          <w:szCs w:val="22"/>
        </w:rPr>
        <w:t>permeability was</w:t>
      </w:r>
      <w:r w:rsidRPr="001657F0">
        <w:rPr>
          <w:sz w:val="22"/>
          <w:szCs w:val="22"/>
        </w:rPr>
        <w:t xml:space="preserve"> computed from </w:t>
      </w:r>
      <w:r w:rsidR="4C18902D" w:rsidRPr="001657F0">
        <w:rPr>
          <w:sz w:val="22"/>
          <w:szCs w:val="22"/>
        </w:rPr>
        <w:t>fluorescence-based</w:t>
      </w:r>
      <w:r w:rsidRPr="001657F0">
        <w:rPr>
          <w:sz w:val="22"/>
          <w:szCs w:val="22"/>
        </w:rPr>
        <w:t xml:space="preserve"> leakage curves using an area under the curve summary, reported in arbitrary units. </w:t>
      </w:r>
      <w:r w:rsidR="6805F7FA" w:rsidRPr="001657F0">
        <w:rPr>
          <w:sz w:val="22"/>
          <w:szCs w:val="22"/>
        </w:rPr>
        <w:t>Additional outcome</w:t>
      </w:r>
      <w:r w:rsidRPr="001657F0">
        <w:rPr>
          <w:sz w:val="22"/>
          <w:szCs w:val="22"/>
        </w:rPr>
        <w:t xml:space="preserve"> domains included microvascular morphology and neurovascular coupling, measured using </w:t>
      </w:r>
      <w:r w:rsidR="53C7372F" w:rsidRPr="001657F0">
        <w:rPr>
          <w:sz w:val="22"/>
          <w:szCs w:val="22"/>
        </w:rPr>
        <w:t>established</w:t>
      </w:r>
      <w:r w:rsidRPr="001657F0">
        <w:rPr>
          <w:sz w:val="22"/>
          <w:szCs w:val="22"/>
        </w:rPr>
        <w:t xml:space="preserve"> </w:t>
      </w:r>
      <w:r w:rsidR="008323C0">
        <w:rPr>
          <w:sz w:val="22"/>
          <w:szCs w:val="22"/>
        </w:rPr>
        <w:t xml:space="preserve">in </w:t>
      </w:r>
      <w:r w:rsidRPr="001657F0">
        <w:rPr>
          <w:sz w:val="22"/>
          <w:szCs w:val="22"/>
        </w:rPr>
        <w:t xml:space="preserve">vivo imaging </w:t>
      </w:r>
      <w:r w:rsidR="70540292" w:rsidRPr="001657F0">
        <w:rPr>
          <w:sz w:val="22"/>
          <w:szCs w:val="22"/>
        </w:rPr>
        <w:t>techniques</w:t>
      </w:r>
      <w:r w:rsidRPr="001657F0">
        <w:rPr>
          <w:sz w:val="22"/>
          <w:szCs w:val="22"/>
        </w:rPr>
        <w:t>, together with synaptic plasticity and cognitive performance measures.</w:t>
      </w:r>
    </w:p>
    <w:p w14:paraId="17549A80" w14:textId="77777777" w:rsidR="009849C8" w:rsidRPr="001657F0" w:rsidRDefault="009849C8" w:rsidP="0051314B">
      <w:pPr>
        <w:spacing w:after="120"/>
        <w:ind w:firstLine="720"/>
        <w:jc w:val="both"/>
        <w:rPr>
          <w:sz w:val="22"/>
          <w:szCs w:val="22"/>
        </w:rPr>
      </w:pPr>
      <w:r w:rsidRPr="001657F0">
        <w:rPr>
          <w:sz w:val="22"/>
          <w:szCs w:val="22"/>
        </w:rPr>
        <w:t xml:space="preserve">To assess how senescent cell burden modulated vascular aging trajectories, animals were evaluated under three treatment conditions: no treatment, genetic senescent cell clearance via GCV, and pharmacological senolysis using ABT-263. These interventions enabled controlled comparisons between natural age-related vascular decline and </w:t>
      </w:r>
      <w:bookmarkStart w:id="60" w:name="_Int_nHxFNj0I"/>
      <w:r w:rsidRPr="001657F0">
        <w:rPr>
          <w:sz w:val="22"/>
          <w:szCs w:val="22"/>
        </w:rPr>
        <w:t>senolysis</w:t>
      </w:r>
      <w:bookmarkEnd w:id="60"/>
      <w:r w:rsidRPr="001657F0">
        <w:rPr>
          <w:sz w:val="22"/>
          <w:szCs w:val="22"/>
        </w:rPr>
        <w:t xml:space="preserve">-associated remodeling of neurovascular phenotypes. The treatment definitions used in the dataset are summarized in </w:t>
      </w:r>
      <w:r w:rsidRPr="001657F0">
        <w:rPr>
          <w:b/>
          <w:bCs/>
          <w:sz w:val="22"/>
          <w:szCs w:val="22"/>
        </w:rPr>
        <w:t xml:space="preserve">Table </w:t>
      </w:r>
      <w:r w:rsidRPr="001657F0">
        <w:rPr>
          <w:b/>
          <w:bCs/>
          <w:sz w:val="22"/>
          <w:szCs w:val="22"/>
        </w:rPr>
        <w:fldChar w:fldCharType="begin"/>
      </w:r>
      <w:r w:rsidRPr="001657F0">
        <w:rPr>
          <w:b/>
          <w:bCs/>
          <w:sz w:val="22"/>
          <w:szCs w:val="22"/>
        </w:rPr>
        <w:instrText>SEQ Table \* ARABIC</w:instrText>
      </w:r>
      <w:r w:rsidRPr="001657F0">
        <w:rPr>
          <w:b/>
          <w:bCs/>
          <w:sz w:val="22"/>
          <w:szCs w:val="22"/>
        </w:rPr>
        <w:fldChar w:fldCharType="separate"/>
      </w:r>
      <w:r w:rsidRPr="001657F0">
        <w:rPr>
          <w:b/>
          <w:bCs/>
          <w:noProof/>
          <w:sz w:val="22"/>
          <w:szCs w:val="22"/>
        </w:rPr>
        <w:t>1</w:t>
      </w:r>
      <w:r w:rsidRPr="001657F0">
        <w:rPr>
          <w:b/>
          <w:bCs/>
          <w:sz w:val="22"/>
          <w:szCs w:val="22"/>
        </w:rPr>
        <w:fldChar w:fldCharType="end"/>
      </w:r>
      <w:r w:rsidRPr="001657F0">
        <w:rPr>
          <w:sz w:val="22"/>
          <w:szCs w:val="22"/>
        </w:rPr>
        <w:t xml:space="preserve">. </w:t>
      </w:r>
    </w:p>
    <w:p w14:paraId="7EFD6613" w14:textId="77777777" w:rsidR="004B4822" w:rsidRPr="001657F0" w:rsidRDefault="004B4822" w:rsidP="0051314B">
      <w:pPr>
        <w:spacing w:after="120"/>
        <w:ind w:firstLine="720"/>
        <w:jc w:val="both"/>
        <w:rPr>
          <w:sz w:val="22"/>
          <w:szCs w:val="22"/>
        </w:rPr>
      </w:pPr>
    </w:p>
    <w:p w14:paraId="482D9023" w14:textId="61275AEA" w:rsidR="009849C8" w:rsidRPr="001657F0" w:rsidRDefault="009849C8" w:rsidP="009849C8">
      <w:pPr>
        <w:spacing w:after="240"/>
        <w:jc w:val="center"/>
        <w:rPr>
          <w:b/>
          <w:bCs/>
          <w:sz w:val="22"/>
          <w:szCs w:val="22"/>
        </w:rPr>
      </w:pPr>
      <w:r w:rsidRPr="001657F0">
        <w:rPr>
          <w:b/>
          <w:bCs/>
          <w:sz w:val="22"/>
          <w:szCs w:val="22"/>
        </w:rPr>
        <w:t xml:space="preserve">Table </w:t>
      </w:r>
      <w:r w:rsidRPr="001657F0">
        <w:rPr>
          <w:b/>
          <w:bCs/>
          <w:sz w:val="22"/>
          <w:szCs w:val="22"/>
        </w:rPr>
        <w:fldChar w:fldCharType="begin"/>
      </w:r>
      <w:r w:rsidRPr="001657F0">
        <w:rPr>
          <w:b/>
          <w:bCs/>
          <w:sz w:val="22"/>
          <w:szCs w:val="22"/>
        </w:rPr>
        <w:instrText>SEQ Table \* ARABIC</w:instrText>
      </w:r>
      <w:r w:rsidRPr="001657F0">
        <w:rPr>
          <w:b/>
          <w:bCs/>
          <w:sz w:val="22"/>
          <w:szCs w:val="22"/>
        </w:rPr>
        <w:fldChar w:fldCharType="separate"/>
      </w:r>
      <w:r w:rsidRPr="001657F0">
        <w:rPr>
          <w:b/>
          <w:bCs/>
          <w:noProof/>
          <w:sz w:val="22"/>
          <w:szCs w:val="22"/>
        </w:rPr>
        <w:t>1</w:t>
      </w:r>
      <w:r w:rsidRPr="001657F0">
        <w:rPr>
          <w:b/>
          <w:bCs/>
          <w:sz w:val="22"/>
          <w:szCs w:val="22"/>
        </w:rPr>
        <w:fldChar w:fldCharType="end"/>
      </w:r>
      <w:r w:rsidRPr="001657F0">
        <w:rPr>
          <w:b/>
          <w:bCs/>
          <w:sz w:val="22"/>
          <w:szCs w:val="22"/>
        </w:rPr>
        <w:t>. Summary of experimental treatment protocols</w:t>
      </w:r>
    </w:p>
    <w:tbl>
      <w:tblPr>
        <w:tblStyle w:val="PlainTable2"/>
        <w:tblW w:w="0" w:type="auto"/>
        <w:jc w:val="center"/>
        <w:tblLayout w:type="fixed"/>
        <w:tblLook w:val="04A0" w:firstRow="1" w:lastRow="0" w:firstColumn="1" w:lastColumn="0" w:noHBand="0" w:noVBand="1"/>
      </w:tblPr>
      <w:tblGrid>
        <w:gridCol w:w="2361"/>
        <w:gridCol w:w="969"/>
        <w:gridCol w:w="1260"/>
        <w:gridCol w:w="3330"/>
      </w:tblGrid>
      <w:tr w:rsidR="0045781F" w:rsidRPr="001657F0" w14:paraId="4F1F10A8" w14:textId="77777777" w:rsidTr="004B4822">
        <w:trPr>
          <w:cnfStyle w:val="100000000000" w:firstRow="1" w:lastRow="0" w:firstColumn="0" w:lastColumn="0" w:oddVBand="0" w:evenVBand="0" w:oddHBand="0"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2361" w:type="dxa"/>
            <w:vAlign w:val="center"/>
          </w:tcPr>
          <w:p w14:paraId="507C3566" w14:textId="77777777" w:rsidR="0045781F" w:rsidRPr="001657F0" w:rsidRDefault="0045781F" w:rsidP="004B4822">
            <w:pPr>
              <w:keepNext/>
              <w:keepLines/>
              <w:jc w:val="center"/>
              <w:outlineLvl w:val="1"/>
              <w:rPr>
                <w:b w:val="0"/>
                <w:bCs w:val="0"/>
                <w:sz w:val="22"/>
                <w:szCs w:val="22"/>
              </w:rPr>
            </w:pPr>
            <w:r w:rsidRPr="001657F0">
              <w:rPr>
                <w:sz w:val="22"/>
                <w:szCs w:val="22"/>
              </w:rPr>
              <w:t>Treatment Group</w:t>
            </w:r>
          </w:p>
        </w:tc>
        <w:tc>
          <w:tcPr>
            <w:tcW w:w="969" w:type="dxa"/>
            <w:vAlign w:val="center"/>
          </w:tcPr>
          <w:p w14:paraId="4819792C" w14:textId="77777777" w:rsidR="0045781F" w:rsidRPr="001657F0" w:rsidRDefault="0045781F" w:rsidP="004B4822">
            <w:pPr>
              <w:keepNext/>
              <w:keepLines/>
              <w:jc w:val="center"/>
              <w:cnfStyle w:val="100000000000" w:firstRow="1" w:lastRow="0" w:firstColumn="0" w:lastColumn="0" w:oddVBand="0" w:evenVBand="0" w:oddHBand="0" w:evenHBand="0" w:firstRowFirstColumn="0" w:firstRowLastColumn="0" w:lastRowFirstColumn="0" w:lastRowLastColumn="0"/>
              <w:rPr>
                <w:sz w:val="22"/>
                <w:szCs w:val="22"/>
              </w:rPr>
            </w:pPr>
            <w:r w:rsidRPr="001657F0">
              <w:rPr>
                <w:sz w:val="22"/>
                <w:szCs w:val="22"/>
              </w:rPr>
              <w:t>Sample Size</w:t>
            </w:r>
          </w:p>
        </w:tc>
        <w:tc>
          <w:tcPr>
            <w:tcW w:w="1260" w:type="dxa"/>
            <w:vAlign w:val="center"/>
          </w:tcPr>
          <w:p w14:paraId="144A7523" w14:textId="77777777" w:rsidR="0045781F" w:rsidRPr="001657F0" w:rsidRDefault="0045781F" w:rsidP="004B4822">
            <w:pPr>
              <w:keepNext/>
              <w:keepLines/>
              <w:jc w:val="center"/>
              <w:outlineLvl w:val="1"/>
              <w:cnfStyle w:val="100000000000" w:firstRow="1" w:lastRow="0" w:firstColumn="0" w:lastColumn="0" w:oddVBand="0" w:evenVBand="0" w:oddHBand="0" w:evenHBand="0" w:firstRowFirstColumn="0" w:firstRowLastColumn="0" w:lastRowFirstColumn="0" w:lastRowLastColumn="0"/>
              <w:rPr>
                <w:b w:val="0"/>
                <w:bCs w:val="0"/>
                <w:sz w:val="22"/>
                <w:szCs w:val="22"/>
              </w:rPr>
            </w:pPr>
            <w:r w:rsidRPr="001657F0">
              <w:rPr>
                <w:sz w:val="22"/>
                <w:szCs w:val="22"/>
              </w:rPr>
              <w:t>Age Range (Months)</w:t>
            </w:r>
          </w:p>
        </w:tc>
        <w:tc>
          <w:tcPr>
            <w:tcW w:w="3330" w:type="dxa"/>
            <w:vAlign w:val="center"/>
          </w:tcPr>
          <w:p w14:paraId="077C85A0" w14:textId="77777777" w:rsidR="0045781F" w:rsidRPr="001657F0" w:rsidRDefault="0045781F" w:rsidP="004B4822">
            <w:pPr>
              <w:keepNext/>
              <w:keepLines/>
              <w:jc w:val="center"/>
              <w:outlineLvl w:val="1"/>
              <w:cnfStyle w:val="100000000000" w:firstRow="1" w:lastRow="0" w:firstColumn="0" w:lastColumn="0" w:oddVBand="0" w:evenVBand="0" w:oddHBand="0" w:evenHBand="0" w:firstRowFirstColumn="0" w:firstRowLastColumn="0" w:lastRowFirstColumn="0" w:lastRowLastColumn="0"/>
              <w:rPr>
                <w:b w:val="0"/>
                <w:bCs w:val="0"/>
                <w:sz w:val="22"/>
                <w:szCs w:val="22"/>
              </w:rPr>
            </w:pPr>
            <w:r w:rsidRPr="001657F0">
              <w:rPr>
                <w:sz w:val="22"/>
                <w:szCs w:val="22"/>
              </w:rPr>
              <w:t>Primary Intervention</w:t>
            </w:r>
          </w:p>
        </w:tc>
      </w:tr>
      <w:tr w:rsidR="0045781F" w:rsidRPr="001657F0" w14:paraId="2EF7BE07" w14:textId="77777777" w:rsidTr="004B4822">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2361" w:type="dxa"/>
            <w:vAlign w:val="center"/>
          </w:tcPr>
          <w:p w14:paraId="75CEEC72" w14:textId="77777777" w:rsidR="0045781F" w:rsidRPr="001657F0" w:rsidRDefault="0045781F" w:rsidP="004B4822">
            <w:pPr>
              <w:keepNext/>
              <w:keepLines/>
              <w:jc w:val="center"/>
              <w:outlineLvl w:val="1"/>
              <w:rPr>
                <w:sz w:val="22"/>
                <w:szCs w:val="22"/>
              </w:rPr>
            </w:pPr>
            <w:r w:rsidRPr="001657F0">
              <w:rPr>
                <w:sz w:val="22"/>
                <w:szCs w:val="22"/>
              </w:rPr>
              <w:t>No Treatment (NT)</w:t>
            </w:r>
          </w:p>
        </w:tc>
        <w:tc>
          <w:tcPr>
            <w:tcW w:w="969" w:type="dxa"/>
            <w:vAlign w:val="center"/>
          </w:tcPr>
          <w:p w14:paraId="1E51D571" w14:textId="77777777" w:rsidR="0045781F" w:rsidRPr="001657F0" w:rsidRDefault="0045781F" w:rsidP="004B4822">
            <w:pPr>
              <w:keepNext/>
              <w:keepLines/>
              <w:jc w:val="center"/>
              <w:outlineLvl w:val="1"/>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127</w:t>
            </w:r>
          </w:p>
        </w:tc>
        <w:tc>
          <w:tcPr>
            <w:tcW w:w="1260" w:type="dxa"/>
            <w:vAlign w:val="center"/>
          </w:tcPr>
          <w:p w14:paraId="4476057A" w14:textId="77777777" w:rsidR="0045781F" w:rsidRPr="001657F0" w:rsidRDefault="0045781F" w:rsidP="004B4822">
            <w:pPr>
              <w:keepNext/>
              <w:keepLines/>
              <w:jc w:val="center"/>
              <w:outlineLvl w:val="1"/>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4 – 32</w:t>
            </w:r>
          </w:p>
        </w:tc>
        <w:tc>
          <w:tcPr>
            <w:tcW w:w="3330" w:type="dxa"/>
            <w:vAlign w:val="center"/>
          </w:tcPr>
          <w:p w14:paraId="7EBCE059" w14:textId="77777777" w:rsidR="0045781F" w:rsidRPr="001657F0" w:rsidRDefault="0045781F" w:rsidP="004B4822">
            <w:pPr>
              <w:keepNext/>
              <w:keepLines/>
              <w:jc w:val="center"/>
              <w:outlineLvl w:val="1"/>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Natural Aging Control</w:t>
            </w:r>
          </w:p>
        </w:tc>
      </w:tr>
      <w:tr w:rsidR="0045781F" w:rsidRPr="001657F0" w14:paraId="6B6D87D9" w14:textId="77777777" w:rsidTr="004B4822">
        <w:trPr>
          <w:trHeight w:val="506"/>
          <w:jc w:val="center"/>
        </w:trPr>
        <w:tc>
          <w:tcPr>
            <w:cnfStyle w:val="001000000000" w:firstRow="0" w:lastRow="0" w:firstColumn="1" w:lastColumn="0" w:oddVBand="0" w:evenVBand="0" w:oddHBand="0" w:evenHBand="0" w:firstRowFirstColumn="0" w:firstRowLastColumn="0" w:lastRowFirstColumn="0" w:lastRowLastColumn="0"/>
            <w:tcW w:w="2361" w:type="dxa"/>
            <w:vAlign w:val="center"/>
          </w:tcPr>
          <w:p w14:paraId="7141EA95" w14:textId="77777777" w:rsidR="0045781F" w:rsidRPr="001657F0" w:rsidRDefault="0045781F" w:rsidP="004B4822">
            <w:pPr>
              <w:keepNext/>
              <w:keepLines/>
              <w:jc w:val="center"/>
              <w:outlineLvl w:val="1"/>
              <w:rPr>
                <w:sz w:val="22"/>
                <w:szCs w:val="22"/>
              </w:rPr>
            </w:pPr>
            <w:r w:rsidRPr="001657F0">
              <w:rPr>
                <w:sz w:val="22"/>
                <w:szCs w:val="22"/>
              </w:rPr>
              <w:t>Ganciclovir (GCV)</w:t>
            </w:r>
          </w:p>
        </w:tc>
        <w:tc>
          <w:tcPr>
            <w:tcW w:w="969" w:type="dxa"/>
            <w:vAlign w:val="center"/>
          </w:tcPr>
          <w:p w14:paraId="08D14062" w14:textId="77777777" w:rsidR="0045781F" w:rsidRPr="001657F0" w:rsidRDefault="0045781F" w:rsidP="004B4822">
            <w:pPr>
              <w:keepNext/>
              <w:keepLines/>
              <w:jc w:val="center"/>
              <w:outlineLvl w:val="1"/>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39</w:t>
            </w:r>
          </w:p>
        </w:tc>
        <w:tc>
          <w:tcPr>
            <w:tcW w:w="1260" w:type="dxa"/>
            <w:vAlign w:val="center"/>
          </w:tcPr>
          <w:p w14:paraId="5E9F9271" w14:textId="77777777" w:rsidR="0045781F" w:rsidRPr="001657F0" w:rsidRDefault="0045781F" w:rsidP="004B4822">
            <w:pPr>
              <w:keepNext/>
              <w:keepLines/>
              <w:jc w:val="center"/>
              <w:outlineLvl w:val="1"/>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15 – 32</w:t>
            </w:r>
          </w:p>
        </w:tc>
        <w:tc>
          <w:tcPr>
            <w:tcW w:w="3330" w:type="dxa"/>
            <w:vAlign w:val="center"/>
          </w:tcPr>
          <w:p w14:paraId="2AC1E4A6" w14:textId="77777777" w:rsidR="0045781F" w:rsidRPr="001657F0" w:rsidRDefault="0045781F" w:rsidP="004B4822">
            <w:pPr>
              <w:keepNext/>
              <w:keepLines/>
              <w:jc w:val="center"/>
              <w:outlineLvl w:val="1"/>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Genetic Senescent Cell Clearance</w:t>
            </w:r>
          </w:p>
        </w:tc>
      </w:tr>
      <w:tr w:rsidR="0045781F" w:rsidRPr="001657F0" w14:paraId="06C3C51F" w14:textId="77777777" w:rsidTr="004B4822">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2361" w:type="dxa"/>
            <w:vAlign w:val="center"/>
          </w:tcPr>
          <w:p w14:paraId="64017DFA" w14:textId="77777777" w:rsidR="0045781F" w:rsidRPr="001657F0" w:rsidRDefault="0045781F" w:rsidP="004B4822">
            <w:pPr>
              <w:keepNext/>
              <w:keepLines/>
              <w:jc w:val="center"/>
              <w:outlineLvl w:val="1"/>
              <w:rPr>
                <w:sz w:val="22"/>
                <w:szCs w:val="22"/>
              </w:rPr>
            </w:pPr>
            <w:r w:rsidRPr="001657F0">
              <w:rPr>
                <w:sz w:val="22"/>
                <w:szCs w:val="22"/>
              </w:rPr>
              <w:t>Navitoclax (ABT-263)</w:t>
            </w:r>
          </w:p>
        </w:tc>
        <w:tc>
          <w:tcPr>
            <w:tcW w:w="969" w:type="dxa"/>
            <w:vAlign w:val="center"/>
          </w:tcPr>
          <w:p w14:paraId="284ABA1C" w14:textId="77777777" w:rsidR="0045781F" w:rsidRPr="001657F0" w:rsidRDefault="0045781F" w:rsidP="004B4822">
            <w:pPr>
              <w:keepNext/>
              <w:keepLines/>
              <w:jc w:val="center"/>
              <w:outlineLvl w:val="1"/>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48</w:t>
            </w:r>
          </w:p>
        </w:tc>
        <w:tc>
          <w:tcPr>
            <w:tcW w:w="1260" w:type="dxa"/>
            <w:vAlign w:val="center"/>
          </w:tcPr>
          <w:p w14:paraId="55D2994A" w14:textId="77777777" w:rsidR="0045781F" w:rsidRPr="001657F0" w:rsidRDefault="0045781F" w:rsidP="004B4822">
            <w:pPr>
              <w:keepNext/>
              <w:keepLines/>
              <w:jc w:val="center"/>
              <w:outlineLvl w:val="1"/>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15 – 32</w:t>
            </w:r>
          </w:p>
        </w:tc>
        <w:tc>
          <w:tcPr>
            <w:tcW w:w="3330" w:type="dxa"/>
            <w:vAlign w:val="center"/>
          </w:tcPr>
          <w:p w14:paraId="0B4F92EA" w14:textId="77777777" w:rsidR="0045781F" w:rsidRPr="001657F0" w:rsidRDefault="0045781F" w:rsidP="004B4822">
            <w:pPr>
              <w:keepNext/>
              <w:keepLines/>
              <w:jc w:val="center"/>
              <w:outlineLvl w:val="1"/>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Pharmacological Senolysis</w:t>
            </w:r>
          </w:p>
        </w:tc>
      </w:tr>
    </w:tbl>
    <w:p w14:paraId="1F6DECE3" w14:textId="19AEB89D" w:rsidR="0045781F" w:rsidRPr="001657F0" w:rsidRDefault="0045781F" w:rsidP="0051314B">
      <w:pPr>
        <w:keepNext/>
        <w:keepLines/>
        <w:spacing w:before="180" w:after="240"/>
        <w:ind w:firstLine="720"/>
        <w:jc w:val="both"/>
        <w:outlineLvl w:val="1"/>
        <w:rPr>
          <w:sz w:val="22"/>
          <w:szCs w:val="22"/>
        </w:rPr>
      </w:pPr>
      <w:r w:rsidRPr="001657F0">
        <w:rPr>
          <w:sz w:val="22"/>
          <w:szCs w:val="22"/>
        </w:rPr>
        <w:t xml:space="preserve">The dataset contained </w:t>
      </w:r>
      <m:oMath>
        <m:r>
          <w:rPr>
            <w:rFonts w:ascii="Cambria Math" w:hAnsi="Cambria Math"/>
            <w:sz w:val="22"/>
            <w:szCs w:val="22"/>
          </w:rPr>
          <m:t>n</m:t>
        </m:r>
      </m:oMath>
      <w:r w:rsidRPr="001657F0">
        <w:rPr>
          <w:sz w:val="22"/>
          <w:szCs w:val="22"/>
        </w:rPr>
        <w:t xml:space="preserve"> = 214 mouse records, spanning five chronological age strata to capture the full spectrum of vascular aging: </w:t>
      </w:r>
      <w:r w:rsidRPr="001657F0">
        <w:rPr>
          <w:i/>
          <w:iCs/>
          <w:sz w:val="22"/>
          <w:szCs w:val="22"/>
        </w:rPr>
        <w:t>Very Young</w:t>
      </w:r>
      <w:r w:rsidRPr="001657F0">
        <w:rPr>
          <w:sz w:val="22"/>
          <w:szCs w:val="22"/>
        </w:rPr>
        <w:t xml:space="preserve"> (4–6 months), </w:t>
      </w:r>
      <w:r w:rsidRPr="001657F0">
        <w:rPr>
          <w:i/>
          <w:iCs/>
          <w:sz w:val="22"/>
          <w:szCs w:val="22"/>
        </w:rPr>
        <w:t>Young</w:t>
      </w:r>
      <w:r w:rsidRPr="001657F0">
        <w:rPr>
          <w:sz w:val="22"/>
          <w:szCs w:val="22"/>
        </w:rPr>
        <w:t xml:space="preserve"> (10–14 months), </w:t>
      </w:r>
      <w:r w:rsidRPr="001657F0">
        <w:rPr>
          <w:i/>
          <w:iCs/>
          <w:sz w:val="22"/>
          <w:szCs w:val="22"/>
        </w:rPr>
        <w:t>Middle-Aged</w:t>
      </w:r>
      <w:r w:rsidRPr="001657F0">
        <w:rPr>
          <w:sz w:val="22"/>
          <w:szCs w:val="22"/>
        </w:rPr>
        <w:t xml:space="preserve"> (15–17 months), </w:t>
      </w:r>
      <w:r w:rsidRPr="001657F0">
        <w:rPr>
          <w:i/>
          <w:iCs/>
          <w:sz w:val="22"/>
          <w:szCs w:val="22"/>
        </w:rPr>
        <w:t>Aged</w:t>
      </w:r>
      <w:r w:rsidRPr="001657F0">
        <w:rPr>
          <w:sz w:val="22"/>
          <w:szCs w:val="22"/>
        </w:rPr>
        <w:t xml:space="preserve"> (18–20 months), and </w:t>
      </w:r>
      <w:r w:rsidRPr="001657F0">
        <w:rPr>
          <w:i/>
          <w:iCs/>
          <w:sz w:val="22"/>
          <w:szCs w:val="22"/>
        </w:rPr>
        <w:t>Very Aged</w:t>
      </w:r>
      <w:r w:rsidRPr="001657F0">
        <w:rPr>
          <w:sz w:val="22"/>
          <w:szCs w:val="22"/>
        </w:rPr>
        <w:t xml:space="preserve"> (21–32 months). This sampling was designed to capture a broad portion of the murine lifespan and support learning of nonlinear age-related vascular changes. The distribution of mice across age strata and treatment assignments is summarized in </w:t>
      </w:r>
      <w:r w:rsidRPr="001657F0">
        <w:rPr>
          <w:b/>
          <w:bCs/>
          <w:sz w:val="22"/>
          <w:szCs w:val="22"/>
        </w:rPr>
        <w:t>Figure 1</w:t>
      </w:r>
      <w:r w:rsidRPr="001657F0">
        <w:rPr>
          <w:sz w:val="22"/>
          <w:szCs w:val="22"/>
        </w:rPr>
        <w:t>.</w:t>
      </w:r>
    </w:p>
    <w:p w14:paraId="3426C067" w14:textId="77777777" w:rsidR="0045781F" w:rsidRPr="001657F0" w:rsidRDefault="0045781F" w:rsidP="0045781F">
      <w:pPr>
        <w:spacing w:after="240"/>
        <w:rPr>
          <w:b/>
          <w:bCs/>
          <w:sz w:val="22"/>
          <w:szCs w:val="22"/>
        </w:rPr>
      </w:pPr>
    </w:p>
    <w:p w14:paraId="74A13C2D" w14:textId="77777777" w:rsidR="0045781F" w:rsidRPr="001657F0" w:rsidRDefault="0045781F" w:rsidP="0045781F">
      <w:pPr>
        <w:spacing w:after="240"/>
        <w:rPr>
          <w:b/>
          <w:bCs/>
          <w:sz w:val="22"/>
          <w:szCs w:val="22"/>
        </w:rPr>
      </w:pPr>
    </w:p>
    <w:p w14:paraId="7A1C5350" w14:textId="77777777" w:rsidR="0051314B" w:rsidRPr="001657F0" w:rsidRDefault="0051314B" w:rsidP="0045781F">
      <w:pPr>
        <w:spacing w:after="240"/>
        <w:rPr>
          <w:b/>
          <w:bCs/>
          <w:sz w:val="22"/>
          <w:szCs w:val="22"/>
        </w:rPr>
      </w:pPr>
    </w:p>
    <w:p w14:paraId="4755A933" w14:textId="77777777" w:rsidR="0045781F" w:rsidRPr="001657F0" w:rsidRDefault="0045781F" w:rsidP="0045781F">
      <w:pPr>
        <w:spacing w:after="240"/>
        <w:rPr>
          <w:b/>
          <w:bCs/>
          <w:sz w:val="22"/>
          <w:szCs w:val="22"/>
        </w:rPr>
      </w:pPr>
    </w:p>
    <w:p w14:paraId="4661FECD" w14:textId="16453F79" w:rsidR="00842463" w:rsidRPr="001657F0" w:rsidRDefault="0051314B" w:rsidP="0051314B">
      <w:pPr>
        <w:spacing w:after="240"/>
        <w:jc w:val="center"/>
        <w:rPr>
          <w:sz w:val="22"/>
          <w:szCs w:val="22"/>
        </w:rPr>
      </w:pPr>
      <w:r w:rsidRPr="001657F0">
        <w:rPr>
          <w:noProof/>
          <w:sz w:val="22"/>
          <w:szCs w:val="22"/>
        </w:rPr>
        <w:drawing>
          <wp:inline distT="0" distB="0" distL="0" distR="0" wp14:anchorId="79A0B642" wp14:editId="150FA0C6">
            <wp:extent cx="3602187" cy="2148840"/>
            <wp:effectExtent l="0" t="0" r="0" b="3810"/>
            <wp:docPr id="1279335329" name="Picture 1" descr="A graph of age gro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35329" name="Picture 1" descr="A graph of age groups&#10;&#10;AI-generated content may be incorrect."/>
                    <pic:cNvPicPr/>
                  </pic:nvPicPr>
                  <pic:blipFill>
                    <a:blip r:embed="rId15"/>
                    <a:stretch>
                      <a:fillRect/>
                    </a:stretch>
                  </pic:blipFill>
                  <pic:spPr>
                    <a:xfrm>
                      <a:off x="0" y="0"/>
                      <a:ext cx="3602187" cy="2148840"/>
                    </a:xfrm>
                    <a:prstGeom prst="rect">
                      <a:avLst/>
                    </a:prstGeom>
                  </pic:spPr>
                </pic:pic>
              </a:graphicData>
            </a:graphic>
          </wp:inline>
        </w:drawing>
      </w:r>
    </w:p>
    <w:p w14:paraId="2DE6575E" w14:textId="4331DCEE" w:rsidR="005538A2" w:rsidRPr="001657F0" w:rsidRDefault="004954FE" w:rsidP="005B4C5B">
      <w:pPr>
        <w:keepNext/>
        <w:keepLines/>
        <w:spacing w:before="180" w:after="240"/>
        <w:ind w:firstLine="270"/>
        <w:jc w:val="center"/>
        <w:outlineLvl w:val="1"/>
        <w:rPr>
          <w:b/>
          <w:bCs/>
          <w:sz w:val="22"/>
          <w:szCs w:val="22"/>
        </w:rPr>
      </w:pPr>
      <w:bookmarkStart w:id="61" w:name="_Hlk219815045"/>
      <w:r w:rsidRPr="001657F0">
        <w:rPr>
          <w:b/>
          <w:bCs/>
          <w:sz w:val="22"/>
          <w:szCs w:val="22"/>
        </w:rPr>
        <w:t>F</w:t>
      </w:r>
      <w:r w:rsidR="34F00C92" w:rsidRPr="001657F0">
        <w:rPr>
          <w:b/>
          <w:bCs/>
          <w:sz w:val="22"/>
          <w:szCs w:val="22"/>
        </w:rPr>
        <w:t>igure</w:t>
      </w:r>
      <w:r w:rsidRPr="001657F0">
        <w:rPr>
          <w:b/>
          <w:bCs/>
          <w:sz w:val="22"/>
          <w:szCs w:val="22"/>
        </w:rPr>
        <w:t xml:space="preserve"> </w:t>
      </w:r>
      <w:r w:rsidRPr="001657F0">
        <w:rPr>
          <w:b/>
          <w:bCs/>
          <w:sz w:val="22"/>
          <w:szCs w:val="22"/>
        </w:rPr>
        <w:fldChar w:fldCharType="begin"/>
      </w:r>
      <w:r w:rsidRPr="001657F0">
        <w:rPr>
          <w:b/>
          <w:bCs/>
          <w:sz w:val="22"/>
          <w:szCs w:val="22"/>
        </w:rPr>
        <w:instrText xml:space="preserve"> SEQ Figure \* ARABIC </w:instrText>
      </w:r>
      <w:r w:rsidRPr="001657F0">
        <w:rPr>
          <w:b/>
          <w:bCs/>
          <w:sz w:val="22"/>
          <w:szCs w:val="22"/>
        </w:rPr>
        <w:fldChar w:fldCharType="separate"/>
      </w:r>
      <w:r w:rsidRPr="001657F0">
        <w:rPr>
          <w:b/>
          <w:bCs/>
          <w:sz w:val="22"/>
          <w:szCs w:val="22"/>
        </w:rPr>
        <w:t>1</w:t>
      </w:r>
      <w:r w:rsidRPr="001657F0">
        <w:rPr>
          <w:b/>
          <w:bCs/>
          <w:sz w:val="22"/>
          <w:szCs w:val="22"/>
        </w:rPr>
        <w:fldChar w:fldCharType="end"/>
      </w:r>
      <w:r w:rsidRPr="001657F0">
        <w:rPr>
          <w:b/>
          <w:bCs/>
          <w:sz w:val="22"/>
          <w:szCs w:val="22"/>
        </w:rPr>
        <w:t xml:space="preserve">. </w:t>
      </w:r>
      <w:r w:rsidR="27860240" w:rsidRPr="001657F0">
        <w:rPr>
          <w:b/>
          <w:bCs/>
          <w:sz w:val="22"/>
          <w:szCs w:val="22"/>
        </w:rPr>
        <w:t xml:space="preserve"> Distribution of samples across age groups and treatment conditions</w:t>
      </w:r>
    </w:p>
    <w:bookmarkEnd w:id="61"/>
    <w:p w14:paraId="59007163" w14:textId="77777777" w:rsidR="004B4822" w:rsidRPr="001657F0" w:rsidRDefault="00425756" w:rsidP="00425756">
      <w:pPr>
        <w:keepNext/>
        <w:keepLines/>
        <w:spacing w:before="180" w:after="240"/>
        <w:jc w:val="both"/>
        <w:outlineLvl w:val="1"/>
        <w:rPr>
          <w:sz w:val="22"/>
          <w:szCs w:val="22"/>
        </w:rPr>
      </w:pPr>
      <w:r w:rsidRPr="001657F0">
        <w:rPr>
          <w:sz w:val="22"/>
          <w:szCs w:val="22"/>
        </w:rPr>
        <w:tab/>
      </w:r>
    </w:p>
    <w:p w14:paraId="41151E2B" w14:textId="0621680E" w:rsidR="00425756" w:rsidRPr="001657F0" w:rsidRDefault="00425756" w:rsidP="00425756">
      <w:pPr>
        <w:keepNext/>
        <w:keepLines/>
        <w:spacing w:before="180" w:after="240"/>
        <w:jc w:val="both"/>
        <w:outlineLvl w:val="1"/>
        <w:rPr>
          <w:sz w:val="22"/>
          <w:szCs w:val="22"/>
        </w:rPr>
      </w:pPr>
      <w:r w:rsidRPr="001657F0">
        <w:rPr>
          <w:sz w:val="22"/>
          <w:szCs w:val="22"/>
        </w:rPr>
        <w:t>The main feature</w:t>
      </w:r>
      <w:r w:rsidR="00CB37B2" w:rsidRPr="001657F0">
        <w:rPr>
          <w:sz w:val="22"/>
          <w:szCs w:val="22"/>
        </w:rPr>
        <w:t>s</w:t>
      </w:r>
      <w:r w:rsidRPr="001657F0">
        <w:rPr>
          <w:sz w:val="22"/>
          <w:szCs w:val="22"/>
        </w:rPr>
        <w:t xml:space="preserve"> considered in this study </w:t>
      </w:r>
      <w:r w:rsidR="00CB37B2" w:rsidRPr="001657F0">
        <w:rPr>
          <w:sz w:val="22"/>
          <w:szCs w:val="22"/>
        </w:rPr>
        <w:t>are</w:t>
      </w:r>
      <w:r w:rsidRPr="001657F0">
        <w:rPr>
          <w:sz w:val="22"/>
          <w:szCs w:val="22"/>
        </w:rPr>
        <w:t xml:space="preserve"> listed in </w:t>
      </w:r>
      <w:r w:rsidRPr="001657F0">
        <w:rPr>
          <w:b/>
          <w:bCs/>
          <w:sz w:val="22"/>
          <w:szCs w:val="22"/>
        </w:rPr>
        <w:t>Table 2</w:t>
      </w:r>
      <w:r w:rsidRPr="001657F0">
        <w:rPr>
          <w:sz w:val="22"/>
          <w:szCs w:val="22"/>
        </w:rPr>
        <w:t xml:space="preserve">. </w:t>
      </w:r>
      <w:r w:rsidR="00CB37B2" w:rsidRPr="001657F0">
        <w:rPr>
          <w:sz w:val="22"/>
          <w:szCs w:val="22"/>
        </w:rPr>
        <w:t>The primary focus was the assessment of BBB integrity, measured using intravital two-photon microscopy to assess the extravasation of fluorescent dextran tracers. Tracers of varying molecular weights, 40 kDa, 3 kDa, and 0.3 kDa (sodium fluorescein), were sequentially injected to quantify paracellular permeability across the cerebral microvasculature. These molecular metrics were integrated with other functional domains, including neurovascular function (assessment of NVC responses to monitor the synchronization between neuronal activity and regional cerebral blood flow), vascular morphometry (quantification of capillary density and length density to identify microvascular rarefaction), cellular senescence load (flow cytometry-based counts of senescent endothelial cells, microglia, and astrocytes), and cognitive assessment (Spatial learning and memory performance indices derived from the Radial Arm Water Maze [RAWM]).</w:t>
      </w:r>
    </w:p>
    <w:p w14:paraId="0246A114" w14:textId="4A330BD1" w:rsidR="00425756" w:rsidRPr="00425756" w:rsidRDefault="00425756" w:rsidP="00425756">
      <w:pPr>
        <w:spacing w:before="100" w:beforeAutospacing="1" w:after="100" w:afterAutospacing="1"/>
        <w:jc w:val="center"/>
        <w:outlineLvl w:val="2"/>
        <w:rPr>
          <w:b/>
          <w:bCs/>
          <w:color w:val="000000"/>
          <w:sz w:val="22"/>
          <w:szCs w:val="22"/>
        </w:rPr>
      </w:pPr>
      <w:r w:rsidRPr="001657F0">
        <w:rPr>
          <w:b/>
          <w:bCs/>
          <w:color w:val="000000"/>
          <w:sz w:val="22"/>
          <w:szCs w:val="22"/>
        </w:rPr>
        <w:t>T</w:t>
      </w:r>
      <w:r w:rsidRPr="00425756">
        <w:rPr>
          <w:b/>
          <w:bCs/>
          <w:color w:val="000000"/>
          <w:sz w:val="22"/>
          <w:szCs w:val="22"/>
        </w:rPr>
        <w:t xml:space="preserve">able </w:t>
      </w:r>
      <w:r w:rsidRPr="001657F0">
        <w:rPr>
          <w:b/>
          <w:bCs/>
          <w:color w:val="000000"/>
          <w:sz w:val="22"/>
          <w:szCs w:val="22"/>
        </w:rPr>
        <w:t>2</w:t>
      </w:r>
      <w:r w:rsidRPr="00425756">
        <w:rPr>
          <w:b/>
          <w:bCs/>
          <w:color w:val="000000"/>
          <w:sz w:val="22"/>
          <w:szCs w:val="22"/>
        </w:rPr>
        <w:t>. Summary of Feature Categories</w:t>
      </w:r>
    </w:p>
    <w:tbl>
      <w:tblPr>
        <w:tblStyle w:val="PlainTable2"/>
        <w:tblW w:w="10170" w:type="dxa"/>
        <w:tblLayout w:type="fixed"/>
        <w:tblLook w:val="04A0" w:firstRow="1" w:lastRow="0" w:firstColumn="1" w:lastColumn="0" w:noHBand="0" w:noVBand="1"/>
      </w:tblPr>
      <w:tblGrid>
        <w:gridCol w:w="1440"/>
        <w:gridCol w:w="1170"/>
        <w:gridCol w:w="1080"/>
        <w:gridCol w:w="5220"/>
        <w:gridCol w:w="1260"/>
      </w:tblGrid>
      <w:tr w:rsidR="00425756" w:rsidRPr="001657F0" w14:paraId="6F53508F" w14:textId="3F0C3C9D" w:rsidTr="004B48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A9E1AAF" w14:textId="77777777" w:rsidR="00425756" w:rsidRPr="00425756" w:rsidRDefault="00425756" w:rsidP="004B4822">
            <w:pPr>
              <w:jc w:val="center"/>
              <w:rPr>
                <w:sz w:val="22"/>
                <w:szCs w:val="22"/>
              </w:rPr>
            </w:pPr>
            <w:r w:rsidRPr="00425756">
              <w:rPr>
                <w:sz w:val="22"/>
                <w:szCs w:val="22"/>
              </w:rPr>
              <w:t>Category</w:t>
            </w:r>
          </w:p>
        </w:tc>
        <w:tc>
          <w:tcPr>
            <w:tcW w:w="1170" w:type="dxa"/>
            <w:vAlign w:val="center"/>
            <w:hideMark/>
          </w:tcPr>
          <w:p w14:paraId="665DA9B6" w14:textId="77777777" w:rsidR="004B4822" w:rsidRPr="001657F0" w:rsidRDefault="00425756" w:rsidP="004B4822">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25756">
              <w:rPr>
                <w:sz w:val="22"/>
                <w:szCs w:val="22"/>
              </w:rPr>
              <w:t>Feature</w:t>
            </w:r>
          </w:p>
          <w:p w14:paraId="4E72A20A" w14:textId="478B5AE0" w:rsidR="00425756" w:rsidRPr="00425756" w:rsidRDefault="00425756" w:rsidP="004B4822">
            <w:pPr>
              <w:jc w:val="center"/>
              <w:cnfStyle w:val="100000000000" w:firstRow="1" w:lastRow="0" w:firstColumn="0" w:lastColumn="0" w:oddVBand="0" w:evenVBand="0" w:oddHBand="0" w:evenHBand="0" w:firstRowFirstColumn="0" w:firstRowLastColumn="0" w:lastRowFirstColumn="0" w:lastRowLastColumn="0"/>
              <w:rPr>
                <w:sz w:val="22"/>
                <w:szCs w:val="22"/>
              </w:rPr>
            </w:pPr>
            <w:r w:rsidRPr="00425756">
              <w:rPr>
                <w:sz w:val="22"/>
                <w:szCs w:val="22"/>
              </w:rPr>
              <w:t>Type</w:t>
            </w:r>
          </w:p>
        </w:tc>
        <w:tc>
          <w:tcPr>
            <w:tcW w:w="1080" w:type="dxa"/>
            <w:vAlign w:val="center"/>
            <w:hideMark/>
          </w:tcPr>
          <w:p w14:paraId="1EBF2AC8" w14:textId="77777777" w:rsidR="00425756" w:rsidRPr="00425756" w:rsidRDefault="00425756" w:rsidP="004B4822">
            <w:pPr>
              <w:jc w:val="center"/>
              <w:cnfStyle w:val="100000000000" w:firstRow="1" w:lastRow="0" w:firstColumn="0" w:lastColumn="0" w:oddVBand="0" w:evenVBand="0" w:oddHBand="0" w:evenHBand="0" w:firstRowFirstColumn="0" w:firstRowLastColumn="0" w:lastRowFirstColumn="0" w:lastRowLastColumn="0"/>
              <w:rPr>
                <w:sz w:val="22"/>
                <w:szCs w:val="22"/>
              </w:rPr>
            </w:pPr>
            <w:r w:rsidRPr="00425756">
              <w:rPr>
                <w:sz w:val="22"/>
                <w:szCs w:val="22"/>
              </w:rPr>
              <w:t># Features</w:t>
            </w:r>
          </w:p>
        </w:tc>
        <w:tc>
          <w:tcPr>
            <w:tcW w:w="5220" w:type="dxa"/>
            <w:vAlign w:val="center"/>
            <w:hideMark/>
          </w:tcPr>
          <w:p w14:paraId="26D909A2" w14:textId="77777777" w:rsidR="00425756" w:rsidRPr="00425756" w:rsidRDefault="00425756" w:rsidP="004B4822">
            <w:pPr>
              <w:jc w:val="center"/>
              <w:cnfStyle w:val="100000000000" w:firstRow="1" w:lastRow="0" w:firstColumn="0" w:lastColumn="0" w:oddVBand="0" w:evenVBand="0" w:oddHBand="0" w:evenHBand="0" w:firstRowFirstColumn="0" w:firstRowLastColumn="0" w:lastRowFirstColumn="0" w:lastRowLastColumn="0"/>
              <w:rPr>
                <w:sz w:val="22"/>
                <w:szCs w:val="22"/>
              </w:rPr>
            </w:pPr>
            <w:r w:rsidRPr="00425756">
              <w:rPr>
                <w:sz w:val="22"/>
                <w:szCs w:val="22"/>
              </w:rPr>
              <w:t>Description</w:t>
            </w:r>
          </w:p>
        </w:tc>
        <w:tc>
          <w:tcPr>
            <w:tcW w:w="1260" w:type="dxa"/>
            <w:vAlign w:val="center"/>
          </w:tcPr>
          <w:p w14:paraId="4FD1BC47" w14:textId="77777777" w:rsidR="004B4822" w:rsidRPr="001657F0" w:rsidRDefault="00425756" w:rsidP="004B4822">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1657F0">
              <w:rPr>
                <w:sz w:val="22"/>
                <w:szCs w:val="22"/>
              </w:rPr>
              <w:t>Treatment</w:t>
            </w:r>
          </w:p>
          <w:p w14:paraId="537E1CC4" w14:textId="7FF40787" w:rsidR="00425756" w:rsidRPr="001657F0" w:rsidRDefault="00425756" w:rsidP="004B4822">
            <w:pPr>
              <w:jc w:val="center"/>
              <w:cnfStyle w:val="100000000000" w:firstRow="1" w:lastRow="0" w:firstColumn="0" w:lastColumn="0" w:oddVBand="0" w:evenVBand="0" w:oddHBand="0" w:evenHBand="0" w:firstRowFirstColumn="0" w:firstRowLastColumn="0" w:lastRowFirstColumn="0" w:lastRowLastColumn="0"/>
              <w:rPr>
                <w:sz w:val="22"/>
                <w:szCs w:val="22"/>
              </w:rPr>
            </w:pPr>
            <w:r w:rsidRPr="001657F0">
              <w:rPr>
                <w:sz w:val="22"/>
                <w:szCs w:val="22"/>
              </w:rPr>
              <w:t xml:space="preserve"> Group</w:t>
            </w:r>
          </w:p>
        </w:tc>
      </w:tr>
      <w:tr w:rsidR="00425756" w:rsidRPr="001657F0" w14:paraId="7AE76240" w14:textId="28225ADB" w:rsidTr="004B48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6A466D71" w14:textId="518F128E" w:rsidR="00425756" w:rsidRPr="00425756" w:rsidRDefault="00425756" w:rsidP="00425756">
            <w:pPr>
              <w:rPr>
                <w:b w:val="0"/>
                <w:bCs w:val="0"/>
                <w:sz w:val="22"/>
                <w:szCs w:val="22"/>
              </w:rPr>
            </w:pPr>
            <w:r w:rsidRPr="001657F0">
              <w:rPr>
                <w:b w:val="0"/>
                <w:bCs w:val="0"/>
                <w:sz w:val="22"/>
                <w:szCs w:val="22"/>
              </w:rPr>
              <w:t>BBB Permeability</w:t>
            </w:r>
          </w:p>
        </w:tc>
        <w:tc>
          <w:tcPr>
            <w:tcW w:w="1170" w:type="dxa"/>
            <w:hideMark/>
          </w:tcPr>
          <w:p w14:paraId="2AE16CAE" w14:textId="5CB7C058" w:rsidR="00425756" w:rsidRPr="00425756" w:rsidRDefault="00425756" w:rsidP="00425756">
            <w:pP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Numerical</w:t>
            </w:r>
          </w:p>
        </w:tc>
        <w:tc>
          <w:tcPr>
            <w:tcW w:w="1080" w:type="dxa"/>
            <w:hideMark/>
          </w:tcPr>
          <w:p w14:paraId="251326E1" w14:textId="4877594D" w:rsidR="00425756" w:rsidRPr="00425756" w:rsidRDefault="00425756" w:rsidP="004B4822">
            <w:pPr>
              <w:jc w:val="cente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3</w:t>
            </w:r>
          </w:p>
        </w:tc>
        <w:tc>
          <w:tcPr>
            <w:tcW w:w="5220" w:type="dxa"/>
            <w:hideMark/>
          </w:tcPr>
          <w:p w14:paraId="6AC74D25" w14:textId="6233DA88" w:rsidR="00425756" w:rsidRPr="00425756" w:rsidRDefault="00425756" w:rsidP="00425756">
            <w:pP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Three BBB permeability values using specific fluorescent dextran tracer sizes (40 kDa, 3 kDa, 0.3 kDa)</w:t>
            </w:r>
          </w:p>
        </w:tc>
        <w:tc>
          <w:tcPr>
            <w:tcW w:w="1260" w:type="dxa"/>
            <w:vAlign w:val="center"/>
          </w:tcPr>
          <w:p w14:paraId="49043A42" w14:textId="6C3E2B9C" w:rsidR="00425756" w:rsidRPr="001657F0" w:rsidRDefault="00425756" w:rsidP="004B4822">
            <w:pP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No Treatment, GCV, ABT</w:t>
            </w:r>
          </w:p>
        </w:tc>
      </w:tr>
      <w:tr w:rsidR="00425756" w:rsidRPr="001657F0" w14:paraId="6C3347E7" w14:textId="423BC061" w:rsidTr="004B4822">
        <w:tc>
          <w:tcPr>
            <w:cnfStyle w:val="001000000000" w:firstRow="0" w:lastRow="0" w:firstColumn="1" w:lastColumn="0" w:oddVBand="0" w:evenVBand="0" w:oddHBand="0" w:evenHBand="0" w:firstRowFirstColumn="0" w:firstRowLastColumn="0" w:lastRowFirstColumn="0" w:lastRowLastColumn="0"/>
            <w:tcW w:w="1440" w:type="dxa"/>
            <w:hideMark/>
          </w:tcPr>
          <w:p w14:paraId="19B11AFA" w14:textId="750837A0" w:rsidR="00425756" w:rsidRPr="00425756" w:rsidRDefault="00425756" w:rsidP="00425756">
            <w:pPr>
              <w:rPr>
                <w:b w:val="0"/>
                <w:bCs w:val="0"/>
                <w:sz w:val="22"/>
                <w:szCs w:val="22"/>
              </w:rPr>
            </w:pPr>
            <w:r w:rsidRPr="001657F0">
              <w:rPr>
                <w:b w:val="0"/>
                <w:bCs w:val="0"/>
                <w:sz w:val="22"/>
                <w:szCs w:val="22"/>
              </w:rPr>
              <w:t>Neurovascular &amp; Vascular</w:t>
            </w:r>
          </w:p>
        </w:tc>
        <w:tc>
          <w:tcPr>
            <w:tcW w:w="1170" w:type="dxa"/>
            <w:hideMark/>
          </w:tcPr>
          <w:p w14:paraId="3A64A7B0" w14:textId="77777777" w:rsidR="00425756" w:rsidRPr="00425756" w:rsidRDefault="00425756" w:rsidP="00425756">
            <w:pPr>
              <w:cnfStyle w:val="000000000000" w:firstRow="0" w:lastRow="0" w:firstColumn="0" w:lastColumn="0" w:oddVBand="0" w:evenVBand="0" w:oddHBand="0" w:evenHBand="0" w:firstRowFirstColumn="0" w:firstRowLastColumn="0" w:lastRowFirstColumn="0" w:lastRowLastColumn="0"/>
              <w:rPr>
                <w:sz w:val="22"/>
                <w:szCs w:val="22"/>
              </w:rPr>
            </w:pPr>
            <w:r w:rsidRPr="00425756">
              <w:rPr>
                <w:sz w:val="22"/>
                <w:szCs w:val="22"/>
              </w:rPr>
              <w:t>Numerical</w:t>
            </w:r>
          </w:p>
        </w:tc>
        <w:tc>
          <w:tcPr>
            <w:tcW w:w="1080" w:type="dxa"/>
            <w:hideMark/>
          </w:tcPr>
          <w:p w14:paraId="4281CDA0" w14:textId="715ABA3C" w:rsidR="00425756" w:rsidRPr="00425756" w:rsidRDefault="00425756" w:rsidP="004B4822">
            <w:pPr>
              <w:jc w:val="center"/>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3</w:t>
            </w:r>
          </w:p>
        </w:tc>
        <w:tc>
          <w:tcPr>
            <w:tcW w:w="5220" w:type="dxa"/>
            <w:hideMark/>
          </w:tcPr>
          <w:p w14:paraId="08BA3FEE" w14:textId="22E7D21F" w:rsidR="00425756" w:rsidRPr="00425756" w:rsidRDefault="00425756" w:rsidP="00425756">
            <w:pPr>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Ne</w:t>
            </w:r>
            <w:r w:rsidR="004B4822" w:rsidRPr="001657F0">
              <w:rPr>
                <w:sz w:val="22"/>
                <w:szCs w:val="22"/>
              </w:rPr>
              <w:t>uro</w:t>
            </w:r>
            <w:r w:rsidRPr="001657F0">
              <w:rPr>
                <w:sz w:val="22"/>
                <w:szCs w:val="22"/>
              </w:rPr>
              <w:t>vascular coupling, vascular length density and vascular area coverage</w:t>
            </w:r>
          </w:p>
        </w:tc>
        <w:tc>
          <w:tcPr>
            <w:tcW w:w="1260" w:type="dxa"/>
            <w:vAlign w:val="center"/>
          </w:tcPr>
          <w:p w14:paraId="0950313E" w14:textId="3957F0C5" w:rsidR="00425756" w:rsidRPr="001657F0" w:rsidRDefault="00425756" w:rsidP="004B4822">
            <w:pPr>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GCV, ABT</w:t>
            </w:r>
          </w:p>
        </w:tc>
      </w:tr>
      <w:tr w:rsidR="00425756" w:rsidRPr="001657F0" w14:paraId="1011F1C6" w14:textId="647DCF7E" w:rsidTr="004B48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065A5CD6" w14:textId="762B159C" w:rsidR="00425756" w:rsidRPr="00425756" w:rsidRDefault="00425756" w:rsidP="00425756">
            <w:pPr>
              <w:rPr>
                <w:b w:val="0"/>
                <w:bCs w:val="0"/>
                <w:sz w:val="22"/>
                <w:szCs w:val="22"/>
              </w:rPr>
            </w:pPr>
            <w:r w:rsidRPr="001657F0">
              <w:rPr>
                <w:b w:val="0"/>
                <w:bCs w:val="0"/>
                <w:sz w:val="22"/>
                <w:szCs w:val="22"/>
              </w:rPr>
              <w:t>Flow cytometry</w:t>
            </w:r>
          </w:p>
        </w:tc>
        <w:tc>
          <w:tcPr>
            <w:tcW w:w="1170" w:type="dxa"/>
            <w:hideMark/>
          </w:tcPr>
          <w:p w14:paraId="53A83138" w14:textId="466E5437" w:rsidR="00425756" w:rsidRPr="00425756" w:rsidRDefault="00425756" w:rsidP="00425756">
            <w:pPr>
              <w:cnfStyle w:val="000000100000" w:firstRow="0" w:lastRow="0" w:firstColumn="0" w:lastColumn="0" w:oddVBand="0" w:evenVBand="0" w:oddHBand="1" w:evenHBand="0" w:firstRowFirstColumn="0" w:firstRowLastColumn="0" w:lastRowFirstColumn="0" w:lastRowLastColumn="0"/>
              <w:rPr>
                <w:sz w:val="22"/>
                <w:szCs w:val="22"/>
              </w:rPr>
            </w:pPr>
            <w:r w:rsidRPr="00425756">
              <w:rPr>
                <w:sz w:val="22"/>
                <w:szCs w:val="22"/>
              </w:rPr>
              <w:t xml:space="preserve">Numerical </w:t>
            </w:r>
          </w:p>
        </w:tc>
        <w:tc>
          <w:tcPr>
            <w:tcW w:w="1080" w:type="dxa"/>
            <w:hideMark/>
          </w:tcPr>
          <w:p w14:paraId="76750303" w14:textId="2CAD9E63" w:rsidR="00425756" w:rsidRPr="00425756" w:rsidRDefault="00425756" w:rsidP="004B4822">
            <w:pPr>
              <w:jc w:val="cente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1</w:t>
            </w:r>
          </w:p>
        </w:tc>
        <w:tc>
          <w:tcPr>
            <w:tcW w:w="5220" w:type="dxa"/>
            <w:hideMark/>
          </w:tcPr>
          <w:p w14:paraId="020189D9" w14:textId="6C661AE8" w:rsidR="00425756" w:rsidRPr="00425756" w:rsidRDefault="00425756" w:rsidP="00425756">
            <w:pP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endothelial cells (CD31⁺), microglia (CD11b⁺), astrocytes (GLAST⁺), pericytes (CD140b⁺)</w:t>
            </w:r>
          </w:p>
        </w:tc>
        <w:tc>
          <w:tcPr>
            <w:tcW w:w="1260" w:type="dxa"/>
            <w:vAlign w:val="center"/>
          </w:tcPr>
          <w:p w14:paraId="498E08E9" w14:textId="46E5EA12" w:rsidR="00425756" w:rsidRPr="001657F0" w:rsidRDefault="00425756" w:rsidP="004B4822">
            <w:pP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GCV, ABT</w:t>
            </w:r>
          </w:p>
        </w:tc>
      </w:tr>
      <w:tr w:rsidR="004B4822" w:rsidRPr="001657F0" w14:paraId="15BE49AC" w14:textId="68F8C150" w:rsidTr="004B4822">
        <w:tc>
          <w:tcPr>
            <w:cnfStyle w:val="001000000000" w:firstRow="0" w:lastRow="0" w:firstColumn="1" w:lastColumn="0" w:oddVBand="0" w:evenVBand="0" w:oddHBand="0" w:evenHBand="0" w:firstRowFirstColumn="0" w:firstRowLastColumn="0" w:lastRowFirstColumn="0" w:lastRowLastColumn="0"/>
            <w:tcW w:w="1440" w:type="dxa"/>
            <w:hideMark/>
          </w:tcPr>
          <w:p w14:paraId="1B74E54B" w14:textId="024943A6" w:rsidR="004B4822" w:rsidRPr="00425756" w:rsidRDefault="004B4822" w:rsidP="004B4822">
            <w:pPr>
              <w:rPr>
                <w:b w:val="0"/>
                <w:bCs w:val="0"/>
                <w:sz w:val="22"/>
                <w:szCs w:val="22"/>
              </w:rPr>
            </w:pPr>
            <w:r w:rsidRPr="001657F0">
              <w:rPr>
                <w:b w:val="0"/>
                <w:bCs w:val="0"/>
                <w:sz w:val="22"/>
                <w:szCs w:val="22"/>
              </w:rPr>
              <w:t>Long‑term potentiation</w:t>
            </w:r>
          </w:p>
        </w:tc>
        <w:tc>
          <w:tcPr>
            <w:tcW w:w="1170" w:type="dxa"/>
            <w:hideMark/>
          </w:tcPr>
          <w:p w14:paraId="6E8D26BD" w14:textId="77777777" w:rsidR="004B4822" w:rsidRPr="00425756" w:rsidRDefault="004B4822" w:rsidP="004B4822">
            <w:pPr>
              <w:cnfStyle w:val="000000000000" w:firstRow="0" w:lastRow="0" w:firstColumn="0" w:lastColumn="0" w:oddVBand="0" w:evenVBand="0" w:oddHBand="0" w:evenHBand="0" w:firstRowFirstColumn="0" w:firstRowLastColumn="0" w:lastRowFirstColumn="0" w:lastRowLastColumn="0"/>
              <w:rPr>
                <w:sz w:val="22"/>
                <w:szCs w:val="22"/>
              </w:rPr>
            </w:pPr>
            <w:r w:rsidRPr="00425756">
              <w:rPr>
                <w:sz w:val="22"/>
                <w:szCs w:val="22"/>
              </w:rPr>
              <w:t>Numerical</w:t>
            </w:r>
          </w:p>
        </w:tc>
        <w:tc>
          <w:tcPr>
            <w:tcW w:w="1080" w:type="dxa"/>
            <w:hideMark/>
          </w:tcPr>
          <w:p w14:paraId="38141F37" w14:textId="054EBCA9" w:rsidR="004B4822" w:rsidRPr="00425756" w:rsidRDefault="004B4822" w:rsidP="004B4822">
            <w:pPr>
              <w:jc w:val="center"/>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1</w:t>
            </w:r>
          </w:p>
        </w:tc>
        <w:tc>
          <w:tcPr>
            <w:tcW w:w="5220" w:type="dxa"/>
            <w:hideMark/>
          </w:tcPr>
          <w:p w14:paraId="76FE52E0" w14:textId="77777777" w:rsidR="004B4822" w:rsidRPr="00425756" w:rsidRDefault="004B4822" w:rsidP="004B4822">
            <w:pPr>
              <w:cnfStyle w:val="000000000000" w:firstRow="0" w:lastRow="0" w:firstColumn="0" w:lastColumn="0" w:oddVBand="0" w:evenVBand="0" w:oddHBand="0" w:evenHBand="0" w:firstRowFirstColumn="0" w:firstRowLastColumn="0" w:lastRowFirstColumn="0" w:lastRowLastColumn="0"/>
              <w:rPr>
                <w:sz w:val="22"/>
                <w:szCs w:val="22"/>
              </w:rPr>
            </w:pPr>
            <w:r w:rsidRPr="00425756">
              <w:rPr>
                <w:sz w:val="22"/>
                <w:szCs w:val="22"/>
              </w:rPr>
              <w:t>Gray matter volume, cortical thickness, brain age gap</w:t>
            </w:r>
          </w:p>
        </w:tc>
        <w:tc>
          <w:tcPr>
            <w:tcW w:w="1260" w:type="dxa"/>
            <w:vAlign w:val="center"/>
          </w:tcPr>
          <w:p w14:paraId="2A1CFEC5" w14:textId="1F96F668" w:rsidR="004B4822" w:rsidRPr="001657F0" w:rsidRDefault="004B4822" w:rsidP="004B4822">
            <w:pPr>
              <w:cnfStyle w:val="000000000000" w:firstRow="0" w:lastRow="0" w:firstColumn="0" w:lastColumn="0" w:oddVBand="0" w:evenVBand="0" w:oddHBand="0" w:evenHBand="0" w:firstRowFirstColumn="0" w:firstRowLastColumn="0" w:lastRowFirstColumn="0" w:lastRowLastColumn="0"/>
              <w:rPr>
                <w:sz w:val="22"/>
                <w:szCs w:val="22"/>
              </w:rPr>
            </w:pPr>
            <w:r w:rsidRPr="001657F0">
              <w:rPr>
                <w:sz w:val="22"/>
                <w:szCs w:val="22"/>
              </w:rPr>
              <w:t>GCV, ABT</w:t>
            </w:r>
          </w:p>
        </w:tc>
      </w:tr>
      <w:tr w:rsidR="004B4822" w:rsidRPr="001657F0" w14:paraId="7A4DE1BE" w14:textId="77777777" w:rsidTr="004B48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8E4C55" w14:textId="6DF41B38" w:rsidR="004B4822" w:rsidRPr="001657F0" w:rsidRDefault="004B4822" w:rsidP="004B4822">
            <w:pPr>
              <w:rPr>
                <w:b w:val="0"/>
                <w:bCs w:val="0"/>
                <w:sz w:val="22"/>
                <w:szCs w:val="22"/>
              </w:rPr>
            </w:pPr>
            <w:r w:rsidRPr="001657F0">
              <w:rPr>
                <w:b w:val="0"/>
                <w:bCs w:val="0"/>
                <w:sz w:val="22"/>
                <w:szCs w:val="22"/>
              </w:rPr>
              <w:t xml:space="preserve">Radial Arm Water Maze </w:t>
            </w:r>
          </w:p>
        </w:tc>
        <w:tc>
          <w:tcPr>
            <w:tcW w:w="1170" w:type="dxa"/>
          </w:tcPr>
          <w:p w14:paraId="70135A81" w14:textId="66B9FE4B" w:rsidR="004B4822" w:rsidRPr="001657F0" w:rsidRDefault="004B4822" w:rsidP="004B4822">
            <w:pPr>
              <w:cnfStyle w:val="000000100000" w:firstRow="0" w:lastRow="0" w:firstColumn="0" w:lastColumn="0" w:oddVBand="0" w:evenVBand="0" w:oddHBand="1" w:evenHBand="0" w:firstRowFirstColumn="0" w:firstRowLastColumn="0" w:lastRowFirstColumn="0" w:lastRowLastColumn="0"/>
              <w:rPr>
                <w:sz w:val="22"/>
                <w:szCs w:val="22"/>
              </w:rPr>
            </w:pPr>
            <w:r w:rsidRPr="00425756">
              <w:rPr>
                <w:sz w:val="22"/>
                <w:szCs w:val="22"/>
              </w:rPr>
              <w:t>Numerical</w:t>
            </w:r>
          </w:p>
        </w:tc>
        <w:tc>
          <w:tcPr>
            <w:tcW w:w="1080" w:type="dxa"/>
          </w:tcPr>
          <w:p w14:paraId="3183E9D8" w14:textId="37130F9A" w:rsidR="004B4822" w:rsidRPr="001657F0" w:rsidRDefault="004B4822" w:rsidP="004B4822">
            <w:pPr>
              <w:jc w:val="cente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12</w:t>
            </w:r>
          </w:p>
        </w:tc>
        <w:tc>
          <w:tcPr>
            <w:tcW w:w="5220" w:type="dxa"/>
          </w:tcPr>
          <w:p w14:paraId="2CAEDB5C" w14:textId="4CA050F9" w:rsidR="004B4822" w:rsidRPr="001657F0" w:rsidRDefault="004B4822" w:rsidP="004B4822">
            <w:pP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Early and late-phase performance values, improvement score, learning index, total errors, area under curve, learning slope, performance score, right- and left-arm errors, retention scores, and first-choice cost</w:t>
            </w:r>
          </w:p>
        </w:tc>
        <w:tc>
          <w:tcPr>
            <w:tcW w:w="1260" w:type="dxa"/>
            <w:vAlign w:val="center"/>
          </w:tcPr>
          <w:p w14:paraId="4B2234BC" w14:textId="0D1BB9F2" w:rsidR="004B4822" w:rsidRPr="001657F0" w:rsidRDefault="004B4822" w:rsidP="004B4822">
            <w:pPr>
              <w:cnfStyle w:val="000000100000" w:firstRow="0" w:lastRow="0" w:firstColumn="0" w:lastColumn="0" w:oddVBand="0" w:evenVBand="0" w:oddHBand="1" w:evenHBand="0" w:firstRowFirstColumn="0" w:firstRowLastColumn="0" w:lastRowFirstColumn="0" w:lastRowLastColumn="0"/>
              <w:rPr>
                <w:sz w:val="22"/>
                <w:szCs w:val="22"/>
              </w:rPr>
            </w:pPr>
            <w:r w:rsidRPr="001657F0">
              <w:rPr>
                <w:sz w:val="22"/>
                <w:szCs w:val="22"/>
              </w:rPr>
              <w:t>No Treatment, GCV, ABT</w:t>
            </w:r>
          </w:p>
        </w:tc>
      </w:tr>
    </w:tbl>
    <w:p w14:paraId="5EC38E26" w14:textId="77777777" w:rsidR="00425756" w:rsidRPr="001657F0" w:rsidRDefault="00425756" w:rsidP="00425756">
      <w:pPr>
        <w:keepNext/>
        <w:keepLines/>
        <w:spacing w:before="180" w:after="240"/>
        <w:jc w:val="both"/>
        <w:outlineLvl w:val="1"/>
        <w:rPr>
          <w:sz w:val="22"/>
          <w:szCs w:val="22"/>
        </w:rPr>
      </w:pPr>
    </w:p>
    <w:p w14:paraId="17EFD404" w14:textId="6EC810A1" w:rsidR="00691FDA" w:rsidRPr="001657F0" w:rsidRDefault="00691FDA" w:rsidP="0051314B">
      <w:pPr>
        <w:keepNext/>
        <w:keepLines/>
        <w:spacing w:before="180" w:after="240"/>
        <w:ind w:firstLine="720"/>
        <w:jc w:val="both"/>
        <w:outlineLvl w:val="1"/>
        <w:rPr>
          <w:sz w:val="22"/>
          <w:szCs w:val="22"/>
        </w:rPr>
      </w:pPr>
    </w:p>
    <w:p w14:paraId="36BFE434" w14:textId="7C8250D6" w:rsidR="004C649F" w:rsidRPr="001657F0" w:rsidRDefault="0051314B" w:rsidP="004C649F">
      <w:pPr>
        <w:keepNext/>
        <w:keepLines/>
        <w:spacing w:before="180" w:after="240"/>
        <w:outlineLvl w:val="1"/>
        <w:rPr>
          <w:rFonts w:eastAsia="SimSun"/>
          <w:b/>
          <w:bCs/>
          <w:iCs/>
          <w:sz w:val="22"/>
          <w:szCs w:val="22"/>
          <w:lang w:eastAsia="pt-BR"/>
        </w:rPr>
      </w:pPr>
      <w:r w:rsidRPr="001657F0">
        <w:rPr>
          <w:rFonts w:eastAsia="SimSun"/>
          <w:b/>
          <w:bCs/>
          <w:iCs/>
          <w:noProof/>
          <w:sz w:val="22"/>
          <w:szCs w:val="22"/>
          <w:lang w:eastAsia="pt-BR"/>
        </w:rPr>
        <w:t>2.2.</w:t>
      </w:r>
      <w:r w:rsidR="00820E48" w:rsidRPr="001657F0">
        <w:rPr>
          <w:rFonts w:eastAsia="SimSun"/>
          <w:b/>
          <w:bCs/>
          <w:iCs/>
          <w:noProof/>
          <w:sz w:val="22"/>
          <w:szCs w:val="22"/>
          <w:lang w:eastAsia="pt-BR"/>
        </w:rPr>
        <w:t xml:space="preserve">  </w:t>
      </w:r>
      <w:r w:rsidR="00E35E76" w:rsidRPr="001657F0">
        <w:rPr>
          <w:rFonts w:eastAsia="SimSun"/>
          <w:b/>
          <w:bCs/>
          <w:iCs/>
          <w:noProof/>
          <w:sz w:val="22"/>
          <w:szCs w:val="22"/>
          <w:lang w:eastAsia="pt-BR"/>
        </w:rPr>
        <w:t xml:space="preserve">Block-wise Missing Data </w:t>
      </w:r>
      <w:r w:rsidR="139EBBA5" w:rsidRPr="001657F0">
        <w:rPr>
          <w:rFonts w:eastAsia="SimSun"/>
          <w:b/>
          <w:bCs/>
          <w:iCs/>
          <w:noProof/>
          <w:sz w:val="22"/>
          <w:szCs w:val="22"/>
          <w:lang w:eastAsia="pt-BR"/>
        </w:rPr>
        <w:t>Framework</w:t>
      </w:r>
    </w:p>
    <w:p w14:paraId="55843E93" w14:textId="3646E984" w:rsidR="00CB37B2" w:rsidRPr="001657F0" w:rsidRDefault="00CB37B2" w:rsidP="0051314B">
      <w:pPr>
        <w:spacing w:after="240"/>
        <w:jc w:val="both"/>
        <w:rPr>
          <w:sz w:val="22"/>
          <w:szCs w:val="22"/>
        </w:rPr>
      </w:pPr>
      <w:r w:rsidRPr="001657F0">
        <w:rPr>
          <w:sz w:val="22"/>
          <w:szCs w:val="22"/>
        </w:rPr>
        <w:t>The main characteristic of this dataset was the presence of structured block-wise missingness driven by experimental design constraints and assay logistics. Specifically, several outcomes were collected as assay-level panels that were either fully obtained or not obtained for a given animal, which produced contiguous missingness across related variables rather than isolated missing entries. The dataset includes 23 variables. On average, each observation sample contained a median of 14 missing variable, and only 24 of the 214 samples were complete. Therefore, listwise deletion would be both statistically inefficient and practically infeasible. Data availability varied substantially across outcome domains: BBB permeability measures were the most complete (BBB 40 kDa available for 179 of 214 mice [83.6%], BBB 3 kDa for 166 [77.6%], and BBB 0.3 kDa for 158 [73.8%]. In contrast, microvascular morphology measures (vascular length density, vascular density) were available for only 58 mice (27.1%), and neurovascular coupling measures were available for 52 mice (24.3%). Behavioral and synaptic outcomes were similarly incomplete, including long‑term potentiation (43.5%), endothelial cells flow cytometry (22.4%), and RAWM outcomes (approximately 46-48%). Moreover, missingness differed systematically by the treatment group, including complete absence of endothelial cell flow cytometry measurements in the ABT-263 cohort.</w:t>
      </w:r>
    </w:p>
    <w:p w14:paraId="33D25B41" w14:textId="199A74EC" w:rsidR="00DC7394" w:rsidRPr="001657F0" w:rsidRDefault="004C649F" w:rsidP="00CB37B2">
      <w:pPr>
        <w:spacing w:after="240"/>
        <w:ind w:firstLine="720"/>
        <w:jc w:val="both"/>
        <w:rPr>
          <w:color w:val="000000"/>
          <w:sz w:val="22"/>
          <w:szCs w:val="22"/>
        </w:rPr>
      </w:pPr>
      <w:r w:rsidRPr="001657F0">
        <w:rPr>
          <w:sz w:val="22"/>
          <w:szCs w:val="22"/>
        </w:rPr>
        <w:t xml:space="preserve">To address the structured data sparsity described above, we adapted the </w:t>
      </w:r>
      <w:r w:rsidRPr="001657F0">
        <w:rPr>
          <w:rFonts w:eastAsia="SimSun"/>
          <w:iCs/>
          <w:noProof/>
          <w:sz w:val="22"/>
          <w:szCs w:val="22"/>
          <w:lang w:eastAsia="pt-BR"/>
        </w:rPr>
        <w:t>Block-wise Missing Data (BWMD)</w:t>
      </w:r>
      <w:r w:rsidRPr="001657F0">
        <w:rPr>
          <w:rFonts w:eastAsia="SimSun"/>
          <w:i/>
          <w:noProof/>
          <w:sz w:val="22"/>
          <w:szCs w:val="22"/>
          <w:lang w:eastAsia="pt-BR"/>
        </w:rPr>
        <w:t xml:space="preserve"> </w:t>
      </w:r>
      <w:r w:rsidRPr="001657F0">
        <w:rPr>
          <w:rFonts w:eastAsia="SimSun"/>
          <w:noProof/>
          <w:sz w:val="22"/>
          <w:szCs w:val="22"/>
          <w:lang w:eastAsia="pt-BR"/>
        </w:rPr>
        <w:t>framework</w:t>
      </w:r>
      <w:r w:rsidRPr="001657F0">
        <w:rPr>
          <w:color w:val="000000"/>
          <w:sz w:val="22"/>
          <w:szCs w:val="22"/>
        </w:rPr>
        <w:t xml:space="preserve"> </w:t>
      </w:r>
      <w:sdt>
        <w:sdtPr>
          <w:rPr>
            <w:color w:val="000000"/>
            <w:sz w:val="22"/>
            <w:szCs w:val="22"/>
          </w:rPr>
          <w:tag w:val="MENDELEY_CITATION_v3_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"/>
          <w:id w:val="-184683763"/>
          <w:placeholder>
            <w:docPart w:val="B3DD7A9180027B4586243B52E9A75D20"/>
          </w:placeholder>
        </w:sdtPr>
        <w:sdtContent>
          <w:r w:rsidR="00914B2A" w:rsidRPr="001657F0">
            <w:rPr>
              <w:color w:val="000000"/>
              <w:sz w:val="22"/>
              <w:szCs w:val="22"/>
            </w:rPr>
            <w:t>(Baena-Miret et al., 2024, 2025)</w:t>
          </w:r>
        </w:sdtContent>
      </w:sdt>
      <w:r w:rsidRPr="001657F0">
        <w:rPr>
          <w:color w:val="000000"/>
          <w:sz w:val="22"/>
          <w:szCs w:val="22"/>
        </w:rPr>
        <w:t xml:space="preserve">, which is suited for situations where the entire data blocks (e.g., one source in a multi-source dataset) are missing for a subset of samples. </w:t>
      </w:r>
      <w:r w:rsidRPr="001657F0">
        <w:rPr>
          <w:sz w:val="22"/>
          <w:szCs w:val="22"/>
        </w:rPr>
        <w:t xml:space="preserve">The main idea of the BWMD algorithm lies in organizing these sources into completeness </w:t>
      </w:r>
      <w:r w:rsidRPr="001657F0">
        <w:rPr>
          <w:i/>
          <w:iCs/>
          <w:sz w:val="22"/>
          <w:szCs w:val="22"/>
        </w:rPr>
        <w:t>profiles</w:t>
      </w:r>
      <w:r w:rsidRPr="001657F0">
        <w:rPr>
          <w:sz w:val="22"/>
          <w:szCs w:val="22"/>
        </w:rPr>
        <w:t xml:space="preserve">, defined as groups of subjects that share the same pattern of missing data blocks. For example, a profile might consist of </w:t>
      </w:r>
      <w:r w:rsidR="00CC044D" w:rsidRPr="001657F0">
        <w:rPr>
          <w:sz w:val="22"/>
          <w:szCs w:val="22"/>
        </w:rPr>
        <w:t>animals</w:t>
      </w:r>
      <w:r w:rsidRPr="001657F0">
        <w:rPr>
          <w:sz w:val="22"/>
          <w:szCs w:val="22"/>
        </w:rPr>
        <w:t xml:space="preserve"> possessing only study descriptors and BBB permeability, while another includes morphometry and cognitive function data.</w:t>
      </w:r>
      <w:r w:rsidR="002B7FAD" w:rsidRPr="001657F0">
        <w:rPr>
          <w:color w:val="000000"/>
          <w:sz w:val="22"/>
          <w:szCs w:val="22"/>
        </w:rPr>
        <w:t xml:space="preserve"> </w:t>
      </w:r>
      <w:r w:rsidRPr="001657F0">
        <w:rPr>
          <w:sz w:val="22"/>
          <w:szCs w:val="22"/>
        </w:rPr>
        <w:t xml:space="preserve">Unlike standard imputation methods that attempt to fill in missing values, this framework treats the prediction as a multi-source learning problem. </w:t>
      </w:r>
      <w:r w:rsidR="00DC7394" w:rsidRPr="001657F0">
        <w:rPr>
          <w:sz w:val="22"/>
          <w:szCs w:val="22"/>
        </w:rPr>
        <w:t>W</w:t>
      </w:r>
      <w:r w:rsidRPr="001657F0">
        <w:rPr>
          <w:sz w:val="22"/>
          <w:szCs w:val="22"/>
        </w:rPr>
        <w:t xml:space="preserve">e partitioned </w:t>
      </w:r>
      <w:r w:rsidR="00DC7394" w:rsidRPr="001657F0">
        <w:rPr>
          <w:sz w:val="22"/>
          <w:szCs w:val="22"/>
        </w:rPr>
        <w:t>our</w:t>
      </w:r>
      <w:r w:rsidRPr="001657F0">
        <w:rPr>
          <w:sz w:val="22"/>
          <w:szCs w:val="22"/>
        </w:rPr>
        <w:t xml:space="preserve"> dataset into five distinct data sources (S=5). The first source served as a demographic baseline, containing one-hot encoded descriptors for chronological age strata and treatment conditions </w:t>
      </w:r>
      <w:commentRangeStart w:id="62"/>
      <w:r w:rsidRPr="00D26909">
        <w:rPr>
          <w:strike/>
          <w:sz w:val="22"/>
          <w:szCs w:val="22"/>
          <w:rPrChange w:id="63" w:author="Okafor, Paul O." w:date="2026-04-02T12:38:00Z" w16du:dateUtc="2026-04-02T17:38:00Z">
            <w:rPr>
              <w:sz w:val="22"/>
              <w:szCs w:val="22"/>
            </w:rPr>
          </w:rPrChange>
        </w:rPr>
        <w:t>(No Treatment, GCV, ABT-263)</w:t>
      </w:r>
      <w:commentRangeEnd w:id="62"/>
      <w:r w:rsidR="00D26909" w:rsidRPr="00D26909">
        <w:rPr>
          <w:rStyle w:val="CommentReference"/>
          <w:strike/>
          <w:sz w:val="22"/>
          <w:szCs w:val="22"/>
          <w:rPrChange w:id="64" w:author="Okafor, Paul O." w:date="2026-04-02T12:38:00Z" w16du:dateUtc="2026-04-02T17:38:00Z">
            <w:rPr>
              <w:rStyle w:val="CommentReference"/>
              <w:sz w:val="22"/>
              <w:szCs w:val="22"/>
            </w:rPr>
          </w:rPrChange>
        </w:rPr>
        <w:commentReference w:id="62"/>
      </w:r>
      <w:r w:rsidRPr="00D26909">
        <w:rPr>
          <w:strike/>
          <w:sz w:val="22"/>
          <w:szCs w:val="22"/>
          <w:rPrChange w:id="65" w:author="Okafor, Paul O." w:date="2026-04-02T12:38:00Z" w16du:dateUtc="2026-04-02T17:38:00Z">
            <w:rPr>
              <w:sz w:val="22"/>
              <w:szCs w:val="22"/>
            </w:rPr>
          </w:rPrChange>
        </w:rPr>
        <w:t>.</w:t>
      </w:r>
      <w:r w:rsidRPr="001657F0">
        <w:rPr>
          <w:sz w:val="22"/>
          <w:szCs w:val="22"/>
        </w:rPr>
        <w:t xml:space="preserve"> The second source captured BBB permeability, comprising the paracellular leakage measurements for 40 kDa, 3 kDa, and 0.3 kDa fluorescent tracers. The third source represented microvascular morphometry, specifically aggregating vascular density and vascular length density. A composite neuro-cellular physiology block was defined as the fourth source, aggregating the highly sparse functional readouts of NVC, </w:t>
      </w:r>
      <w:r w:rsidR="00E1436F" w:rsidRPr="001657F0">
        <w:rPr>
          <w:rFonts w:eastAsia="SimSun"/>
          <w:bCs/>
          <w:iCs/>
          <w:sz w:val="22"/>
          <w:szCs w:val="22"/>
        </w:rPr>
        <w:t>endothelial cell flow cytometry (EC-FC)</w:t>
      </w:r>
      <w:r w:rsidRPr="001657F0">
        <w:rPr>
          <w:sz w:val="22"/>
          <w:szCs w:val="22"/>
        </w:rPr>
        <w:t xml:space="preserve"> senescence counts, and synaptic plasticity (LTP) measurements. The fifth source captured cognitive function through 12 distinct behavioral metrics derived from the RAWM, including learning errors, area under the curve, and probe trial performance.</w:t>
      </w:r>
      <w:bookmarkEnd w:id="47"/>
    </w:p>
    <w:p w14:paraId="72C1A760" w14:textId="2FCD1763" w:rsidR="0035749E" w:rsidRPr="001657F0" w:rsidRDefault="00C71861" w:rsidP="0051314B">
      <w:pPr>
        <w:spacing w:after="240"/>
        <w:ind w:firstLine="720"/>
        <w:jc w:val="both"/>
        <w:rPr>
          <w:color w:val="000000"/>
          <w:sz w:val="22"/>
          <w:szCs w:val="22"/>
        </w:rPr>
      </w:pPr>
      <w:r w:rsidRPr="001657F0">
        <w:rPr>
          <w:sz w:val="22"/>
          <w:szCs w:val="22"/>
        </w:rPr>
        <w:t xml:space="preserve">The </w:t>
      </w:r>
      <w:r w:rsidR="00DC7394" w:rsidRPr="001657F0">
        <w:rPr>
          <w:rFonts w:eastAsia="SimSun"/>
          <w:iCs/>
          <w:sz w:val="22"/>
          <w:szCs w:val="22"/>
          <w:lang w:eastAsia="pt-BR"/>
        </w:rPr>
        <w:t>BWMD</w:t>
      </w:r>
      <w:r w:rsidRPr="001657F0">
        <w:rPr>
          <w:sz w:val="22"/>
          <w:szCs w:val="22"/>
        </w:rPr>
        <w:t xml:space="preserve"> </w:t>
      </w:r>
      <w:r w:rsidR="00DC7394" w:rsidRPr="001657F0">
        <w:rPr>
          <w:sz w:val="22"/>
          <w:szCs w:val="22"/>
        </w:rPr>
        <w:t xml:space="preserve">framework </w:t>
      </w:r>
      <w:r w:rsidRPr="001657F0">
        <w:rPr>
          <w:sz w:val="22"/>
          <w:szCs w:val="22"/>
        </w:rPr>
        <w:t xml:space="preserve">utilizes a two-stage optimization procedure to jointly learn source-specific classification coefficients </w:t>
      </w:r>
      <m:oMath>
        <m:sSup>
          <m:sSupPr>
            <m:ctrlPr>
              <w:rPr>
                <w:rFonts w:ascii="Cambria Math" w:hAnsi="Cambria Math"/>
                <w:i/>
                <w:sz w:val="22"/>
                <w:szCs w:val="22"/>
              </w:rPr>
            </m:ctrlPr>
          </m:sSupPr>
          <m:e>
            <m:r>
              <m:rPr>
                <m:sty m:val="p"/>
              </m:rPr>
              <w:rPr>
                <w:rFonts w:ascii="Cambria Math" w:hAnsi="Cambria Math"/>
                <w:sz w:val="22"/>
                <w:szCs w:val="22"/>
              </w:rPr>
              <m:t>β</m:t>
            </m:r>
            <m:ctrlPr>
              <w:rPr>
                <w:rFonts w:ascii="Cambria Math" w:hAnsi="Cambria Math"/>
                <w:sz w:val="22"/>
                <w:szCs w:val="22"/>
              </w:rPr>
            </m:ctrlPr>
          </m:e>
          <m:sup>
            <m:d>
              <m:dPr>
                <m:ctrlPr>
                  <w:rPr>
                    <w:rFonts w:ascii="Cambria Math" w:hAnsi="Cambria Math"/>
                    <w:i/>
                    <w:sz w:val="22"/>
                    <w:szCs w:val="22"/>
                  </w:rPr>
                </m:ctrlPr>
              </m:dPr>
              <m:e>
                <m:r>
                  <w:rPr>
                    <w:rFonts w:ascii="Cambria Math" w:hAnsi="Cambria Math"/>
                    <w:sz w:val="22"/>
                    <w:szCs w:val="22"/>
                  </w:rPr>
                  <m:t>j</m:t>
                </m:r>
              </m:e>
            </m:d>
          </m:sup>
        </m:sSup>
      </m:oMath>
      <w:r w:rsidRPr="001657F0">
        <w:rPr>
          <w:sz w:val="22"/>
          <w:szCs w:val="22"/>
        </w:rPr>
        <w:t>, which capture the predictive signal within each data block, and profile-specific source weights</w:t>
      </w:r>
      <w:r w:rsidR="006401E5" w:rsidRPr="001657F0">
        <w:rPr>
          <w:sz w:val="22"/>
          <w:szCs w:val="22"/>
        </w:rPr>
        <w:t xml:space="preserve"> </w:t>
      </w:r>
      <m:oMath>
        <m:sSub>
          <m:sSubPr>
            <m:ctrlPr>
              <w:rPr>
                <w:rFonts w:ascii="Cambria Math" w:hAnsi="Cambria Math"/>
                <w:sz w:val="22"/>
                <w:szCs w:val="22"/>
              </w:rPr>
            </m:ctrlPr>
          </m:sSubPr>
          <m:e>
            <m:r>
              <m:rPr>
                <m:sty m:val="p"/>
              </m:rPr>
              <w:rPr>
                <w:rFonts w:ascii="Cambria Math" w:hAnsi="Cambria Math"/>
                <w:sz w:val="22"/>
                <w:szCs w:val="22"/>
              </w:rPr>
              <m:t>α</m:t>
            </m:r>
          </m:e>
          <m:sub>
            <m:r>
              <w:rPr>
                <w:rFonts w:ascii="Cambria Math" w:hAnsi="Cambria Math"/>
                <w:sz w:val="22"/>
                <w:szCs w:val="22"/>
              </w:rPr>
              <m:t>m,j</m:t>
            </m:r>
          </m:sub>
        </m:sSub>
      </m:oMath>
      <w:r w:rsidRPr="001657F0">
        <w:rPr>
          <w:sz w:val="22"/>
          <w:szCs w:val="22"/>
        </w:rPr>
        <w:t>, which dynamically adjust the contribution of each source</w:t>
      </w:r>
      <w:r w:rsidR="006401E5" w:rsidRPr="001657F0">
        <w:rPr>
          <w:sz w:val="22"/>
          <w:szCs w:val="22"/>
        </w:rPr>
        <w:t xml:space="preserve"> </w:t>
      </w:r>
      <m:oMath>
        <m:r>
          <w:rPr>
            <w:rFonts w:ascii="Cambria Math" w:hAnsi="Cambria Math"/>
            <w:sz w:val="22"/>
            <w:szCs w:val="22"/>
          </w:rPr>
          <m:t>j</m:t>
        </m:r>
      </m:oMath>
      <w:r w:rsidR="006401E5" w:rsidRPr="001657F0">
        <w:rPr>
          <w:sz w:val="22"/>
          <w:szCs w:val="22"/>
        </w:rPr>
        <w:t xml:space="preserve"> </w:t>
      </w:r>
      <w:r w:rsidRPr="001657F0">
        <w:rPr>
          <w:sz w:val="22"/>
          <w:szCs w:val="22"/>
        </w:rPr>
        <w:t>based on its availability in profile</w:t>
      </w:r>
      <w:r w:rsidR="006401E5" w:rsidRPr="001657F0">
        <w:rPr>
          <w:sz w:val="22"/>
          <w:szCs w:val="22"/>
        </w:rPr>
        <w:t xml:space="preserve"> </w:t>
      </w:r>
      <m:oMath>
        <m:r>
          <w:rPr>
            <w:rFonts w:ascii="Cambria Math" w:hAnsi="Cambria Math"/>
            <w:sz w:val="22"/>
            <w:szCs w:val="22"/>
          </w:rPr>
          <m:t>m</m:t>
        </m:r>
      </m:oMath>
      <w:r w:rsidRPr="001657F0">
        <w:rPr>
          <w:sz w:val="22"/>
          <w:szCs w:val="22"/>
        </w:rPr>
        <w:t xml:space="preserve">. This mechanism ensures that high-fidelity signals, such as the cellular senescence counts in the fourth source, drive the prediction for subjects where they are available, while the model automatically shifts reliance to the more complete BBB tracers or demographic baselines for subjects where the physiological block is missing. </w:t>
      </w:r>
      <w:r w:rsidR="006401E5" w:rsidRPr="001657F0">
        <w:rPr>
          <w:sz w:val="22"/>
          <w:szCs w:val="22"/>
        </w:rPr>
        <w:t>We refer the reader to the Appendix, where the mathematical formulation is provided</w:t>
      </w:r>
      <w:r w:rsidRPr="001657F0">
        <w:rPr>
          <w:sz w:val="22"/>
          <w:szCs w:val="22"/>
        </w:rPr>
        <w:t>.</w:t>
      </w:r>
      <w:r w:rsidR="00FE37BC" w:rsidRPr="001657F0">
        <w:rPr>
          <w:sz w:val="22"/>
          <w:szCs w:val="22"/>
        </w:rPr>
        <w:t xml:space="preserve"> </w:t>
      </w:r>
    </w:p>
    <w:p w14:paraId="3248C2C8" w14:textId="0D8F0166" w:rsidR="005615C1" w:rsidRPr="001657F0" w:rsidRDefault="005E411F" w:rsidP="0051314B">
      <w:pPr>
        <w:spacing w:after="240"/>
        <w:ind w:firstLine="720"/>
        <w:jc w:val="both"/>
        <w:rPr>
          <w:sz w:val="22"/>
          <w:szCs w:val="22"/>
        </w:rPr>
      </w:pPr>
      <w:r w:rsidRPr="001657F0">
        <w:rPr>
          <w:sz w:val="22"/>
          <w:szCs w:val="22"/>
        </w:rPr>
        <w:t>Furthermore, the</w:t>
      </w:r>
      <w:r w:rsidR="00E360D0" w:rsidRPr="001657F0">
        <w:rPr>
          <w:sz w:val="22"/>
          <w:szCs w:val="22"/>
        </w:rPr>
        <w:t xml:space="preserve"> dataset</w:t>
      </w:r>
      <w:r w:rsidRPr="001657F0">
        <w:rPr>
          <w:sz w:val="22"/>
          <w:szCs w:val="22"/>
        </w:rPr>
        <w:t xml:space="preserve"> used in this study</w:t>
      </w:r>
      <w:r w:rsidR="00E360D0" w:rsidRPr="001657F0">
        <w:rPr>
          <w:sz w:val="22"/>
          <w:szCs w:val="22"/>
        </w:rPr>
        <w:t xml:space="preserve"> was highly imbalanced</w:t>
      </w:r>
      <w:r w:rsidR="003A19B8" w:rsidRPr="001657F0">
        <w:rPr>
          <w:sz w:val="22"/>
          <w:szCs w:val="22"/>
        </w:rPr>
        <w:t xml:space="preserve">, </w:t>
      </w:r>
      <w:r w:rsidR="0077545F" w:rsidRPr="001657F0">
        <w:rPr>
          <w:sz w:val="22"/>
          <w:szCs w:val="22"/>
        </w:rPr>
        <w:t>which</w:t>
      </w:r>
      <w:r w:rsidR="003A19B8" w:rsidRPr="001657F0">
        <w:rPr>
          <w:sz w:val="22"/>
          <w:szCs w:val="22"/>
        </w:rPr>
        <w:t xml:space="preserve"> can lead to </w:t>
      </w:r>
      <w:r w:rsidR="009369D1" w:rsidRPr="001657F0">
        <w:rPr>
          <w:sz w:val="22"/>
          <w:szCs w:val="22"/>
        </w:rPr>
        <w:t>bias</w:t>
      </w:r>
      <w:r w:rsidR="00102A42" w:rsidRPr="001657F0">
        <w:rPr>
          <w:sz w:val="22"/>
          <w:szCs w:val="22"/>
        </w:rPr>
        <w:t>ed</w:t>
      </w:r>
      <w:r w:rsidR="009369D1" w:rsidRPr="001657F0">
        <w:rPr>
          <w:sz w:val="22"/>
          <w:szCs w:val="22"/>
        </w:rPr>
        <w:t xml:space="preserve"> training </w:t>
      </w:r>
      <w:r w:rsidR="00102A42" w:rsidRPr="001657F0">
        <w:rPr>
          <w:sz w:val="22"/>
          <w:szCs w:val="22"/>
        </w:rPr>
        <w:t>and poor prediction performance.</w:t>
      </w:r>
      <w:r w:rsidR="00FF6E11" w:rsidRPr="001657F0">
        <w:rPr>
          <w:sz w:val="22"/>
          <w:szCs w:val="22"/>
        </w:rPr>
        <w:t xml:space="preserve"> </w:t>
      </w:r>
      <w:r w:rsidR="003A19B8" w:rsidRPr="001657F0">
        <w:rPr>
          <w:sz w:val="22"/>
          <w:szCs w:val="22"/>
        </w:rPr>
        <w:t xml:space="preserve">To </w:t>
      </w:r>
      <w:r w:rsidR="00B30A01" w:rsidRPr="001657F0">
        <w:rPr>
          <w:sz w:val="22"/>
          <w:szCs w:val="22"/>
        </w:rPr>
        <w:t>overcome</w:t>
      </w:r>
      <w:r w:rsidR="00E360D0" w:rsidRPr="001657F0">
        <w:rPr>
          <w:sz w:val="22"/>
          <w:szCs w:val="22"/>
        </w:rPr>
        <w:t xml:space="preserve"> </w:t>
      </w:r>
      <w:r w:rsidR="00102A42" w:rsidRPr="001657F0">
        <w:rPr>
          <w:sz w:val="22"/>
          <w:szCs w:val="22"/>
        </w:rPr>
        <w:t>this issue</w:t>
      </w:r>
      <w:r w:rsidR="005615C1" w:rsidRPr="001657F0">
        <w:rPr>
          <w:sz w:val="22"/>
          <w:szCs w:val="22"/>
        </w:rPr>
        <w:t xml:space="preserve">, we </w:t>
      </w:r>
      <w:r w:rsidR="00102A42" w:rsidRPr="001657F0">
        <w:rPr>
          <w:sz w:val="22"/>
          <w:szCs w:val="22"/>
        </w:rPr>
        <w:t>used</w:t>
      </w:r>
      <w:r w:rsidR="005615C1" w:rsidRPr="001657F0">
        <w:rPr>
          <w:sz w:val="22"/>
          <w:szCs w:val="22"/>
        </w:rPr>
        <w:t xml:space="preserve"> hierarchical clustering and the Synthetic Minority Over-sampling Technique (SMOTE)</w:t>
      </w:r>
      <w:r w:rsidR="0073549A" w:rsidRPr="001657F0">
        <w:rPr>
          <w:sz w:val="22"/>
          <w:szCs w:val="22"/>
        </w:rPr>
        <w:t xml:space="preserve"> </w:t>
      </w:r>
      <w:sdt>
        <w:sdtPr>
          <w:rPr>
            <w:color w:val="000000"/>
            <w:sz w:val="22"/>
            <w:szCs w:val="22"/>
          </w:rPr>
          <w:tag w:val="MENDELEY_CITATION_v3_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"/>
          <w:id w:val="-470132840"/>
          <w:placeholder>
            <w:docPart w:val="DefaultPlaceholder_-1854013440"/>
          </w:placeholder>
        </w:sdtPr>
        <w:sdtContent>
          <w:r w:rsidR="00914B2A" w:rsidRPr="001657F0">
            <w:rPr>
              <w:color w:val="000000"/>
              <w:sz w:val="22"/>
              <w:szCs w:val="22"/>
            </w:rPr>
            <w:t>(Zhu et al., 2017)</w:t>
          </w:r>
        </w:sdtContent>
      </w:sdt>
      <w:r w:rsidR="00102A42" w:rsidRPr="001657F0">
        <w:rPr>
          <w:sz w:val="22"/>
          <w:szCs w:val="22"/>
        </w:rPr>
        <w:t>, a known technique</w:t>
      </w:r>
      <w:r w:rsidR="005615C1" w:rsidRPr="001657F0">
        <w:rPr>
          <w:sz w:val="22"/>
          <w:szCs w:val="22"/>
        </w:rPr>
        <w:t xml:space="preserve"> to address class imbalance and </w:t>
      </w:r>
      <w:r w:rsidR="00102A42" w:rsidRPr="001657F0">
        <w:rPr>
          <w:sz w:val="22"/>
          <w:szCs w:val="22"/>
        </w:rPr>
        <w:t>to</w:t>
      </w:r>
      <w:r w:rsidR="005615C1" w:rsidRPr="001657F0">
        <w:rPr>
          <w:sz w:val="22"/>
          <w:szCs w:val="22"/>
        </w:rPr>
        <w:t xml:space="preserve"> </w:t>
      </w:r>
      <w:r w:rsidR="00872C1B" w:rsidRPr="001657F0">
        <w:rPr>
          <w:sz w:val="22"/>
          <w:szCs w:val="22"/>
        </w:rPr>
        <w:t xml:space="preserve">improve </w:t>
      </w:r>
      <w:r w:rsidR="005615C1" w:rsidRPr="001657F0">
        <w:rPr>
          <w:sz w:val="22"/>
          <w:szCs w:val="22"/>
        </w:rPr>
        <w:t>the performance</w:t>
      </w:r>
      <w:r w:rsidR="00872C1B" w:rsidRPr="001657F0">
        <w:rPr>
          <w:sz w:val="22"/>
          <w:szCs w:val="22"/>
        </w:rPr>
        <w:t xml:space="preserve"> accuracy</w:t>
      </w:r>
      <w:r w:rsidR="005615C1" w:rsidRPr="001657F0">
        <w:rPr>
          <w:sz w:val="22"/>
          <w:szCs w:val="22"/>
        </w:rPr>
        <w:t xml:space="preserve">. Hierarchical clustering </w:t>
      </w:r>
      <w:r w:rsidR="00102A42" w:rsidRPr="001657F0">
        <w:rPr>
          <w:sz w:val="22"/>
          <w:szCs w:val="22"/>
        </w:rPr>
        <w:t>was</w:t>
      </w:r>
      <w:r w:rsidR="005615C1" w:rsidRPr="001657F0">
        <w:rPr>
          <w:sz w:val="22"/>
          <w:szCs w:val="22"/>
        </w:rPr>
        <w:t xml:space="preserve"> applied to group samples based on the similarity of their missingness patterns, and SMOTE </w:t>
      </w:r>
      <w:r w:rsidR="00102A42" w:rsidRPr="001657F0">
        <w:rPr>
          <w:sz w:val="22"/>
          <w:szCs w:val="22"/>
        </w:rPr>
        <w:t>was</w:t>
      </w:r>
      <w:r w:rsidR="005615C1" w:rsidRPr="001657F0">
        <w:rPr>
          <w:sz w:val="22"/>
          <w:szCs w:val="22"/>
        </w:rPr>
        <w:t xml:space="preserve"> used to generate synthetic samples within each cluster</w:t>
      </w:r>
      <w:r w:rsidR="00830771" w:rsidRPr="001657F0">
        <w:rPr>
          <w:sz w:val="22"/>
          <w:szCs w:val="22"/>
        </w:rPr>
        <w:t xml:space="preserve"> to ensure</w:t>
      </w:r>
      <w:r w:rsidR="005615C1" w:rsidRPr="001657F0">
        <w:rPr>
          <w:sz w:val="22"/>
          <w:szCs w:val="22"/>
        </w:rPr>
        <w:t xml:space="preserve"> a balanced dataset for training. </w:t>
      </w:r>
    </w:p>
    <w:p w14:paraId="589C74FE" w14:textId="03E94991" w:rsidR="00CE2B19" w:rsidRPr="001657F0" w:rsidRDefault="00CB37B2" w:rsidP="00CE2B19">
      <w:pPr>
        <w:keepNext/>
        <w:keepLines/>
        <w:spacing w:before="180" w:after="240"/>
        <w:outlineLvl w:val="1"/>
        <w:rPr>
          <w:rFonts w:eastAsia="SimSun"/>
          <w:b/>
          <w:bCs/>
          <w:iCs/>
          <w:noProof/>
          <w:sz w:val="22"/>
          <w:szCs w:val="22"/>
          <w:lang w:eastAsia="pt-BR"/>
        </w:rPr>
      </w:pPr>
      <w:r w:rsidRPr="001657F0">
        <w:rPr>
          <w:rFonts w:eastAsia="SimSun"/>
          <w:b/>
          <w:bCs/>
          <w:iCs/>
          <w:noProof/>
          <w:sz w:val="22"/>
          <w:szCs w:val="22"/>
          <w:lang w:eastAsia="pt-BR"/>
        </w:rPr>
        <w:t>2.3.</w:t>
      </w:r>
      <w:r w:rsidR="00CE2B19" w:rsidRPr="001657F0">
        <w:rPr>
          <w:rFonts w:eastAsia="SimSun"/>
          <w:b/>
          <w:bCs/>
          <w:iCs/>
          <w:noProof/>
          <w:sz w:val="22"/>
          <w:szCs w:val="22"/>
          <w:lang w:eastAsia="pt-BR"/>
        </w:rPr>
        <w:t xml:space="preserve">  Experimental Setup</w:t>
      </w:r>
    </w:p>
    <w:p w14:paraId="5F79D71A" w14:textId="77777777" w:rsidR="00326D93" w:rsidRPr="001657F0" w:rsidRDefault="0088329E" w:rsidP="00326D93">
      <w:pPr>
        <w:spacing w:after="240"/>
        <w:jc w:val="both"/>
        <w:rPr>
          <w:sz w:val="22"/>
          <w:szCs w:val="22"/>
        </w:rPr>
      </w:pPr>
      <w:r w:rsidRPr="001657F0">
        <w:rPr>
          <w:sz w:val="22"/>
          <w:szCs w:val="22"/>
        </w:rPr>
        <w:t xml:space="preserve">To address the data scarcity in the dataset, two experiments were considered. </w:t>
      </w:r>
    </w:p>
    <w:p w14:paraId="30451E45" w14:textId="77777777" w:rsidR="00326D93" w:rsidRPr="001657F0" w:rsidRDefault="00326D93" w:rsidP="00326D93">
      <w:pPr>
        <w:spacing w:after="240"/>
        <w:jc w:val="both"/>
        <w:rPr>
          <w:sz w:val="22"/>
          <w:szCs w:val="22"/>
        </w:rPr>
      </w:pPr>
    </w:p>
    <w:p w14:paraId="29B860E2" w14:textId="5691BE79" w:rsidR="00326D93" w:rsidRPr="001657F0" w:rsidRDefault="00C43362" w:rsidP="00326D93">
      <w:pPr>
        <w:spacing w:after="240"/>
        <w:ind w:firstLine="720"/>
        <w:jc w:val="both"/>
        <w:rPr>
          <w:sz w:val="22"/>
          <w:szCs w:val="22"/>
        </w:rPr>
      </w:pPr>
      <w:r w:rsidRPr="001657F0">
        <w:rPr>
          <w:sz w:val="22"/>
          <w:szCs w:val="22"/>
        </w:rPr>
        <w:t xml:space="preserve">In </w:t>
      </w:r>
      <w:r w:rsidRPr="001657F0">
        <w:rPr>
          <w:i/>
          <w:iCs/>
          <w:sz w:val="22"/>
          <w:szCs w:val="22"/>
        </w:rPr>
        <w:t>Experiment 1</w:t>
      </w:r>
      <w:r w:rsidRPr="001657F0">
        <w:rPr>
          <w:sz w:val="22"/>
          <w:szCs w:val="22"/>
        </w:rPr>
        <w:t xml:space="preserve">, </w:t>
      </w:r>
      <w:r w:rsidR="007E703F" w:rsidRPr="001657F0">
        <w:rPr>
          <w:sz w:val="22"/>
          <w:szCs w:val="22"/>
        </w:rPr>
        <w:t xml:space="preserve">the </w:t>
      </w:r>
      <w:r w:rsidR="007E703F" w:rsidRPr="001657F0">
        <w:rPr>
          <w:i/>
          <w:iCs/>
          <w:sz w:val="22"/>
          <w:szCs w:val="22"/>
        </w:rPr>
        <w:t>Very Young</w:t>
      </w:r>
      <w:r w:rsidR="007E703F" w:rsidRPr="001657F0">
        <w:rPr>
          <w:sz w:val="22"/>
          <w:szCs w:val="22"/>
        </w:rPr>
        <w:t xml:space="preserve"> (4–6 months) and </w:t>
      </w:r>
      <w:r w:rsidR="007E703F" w:rsidRPr="001657F0">
        <w:rPr>
          <w:i/>
          <w:iCs/>
          <w:sz w:val="22"/>
          <w:szCs w:val="22"/>
        </w:rPr>
        <w:t>Young</w:t>
      </w:r>
      <w:r w:rsidR="007E703F" w:rsidRPr="001657F0">
        <w:rPr>
          <w:sz w:val="22"/>
          <w:szCs w:val="22"/>
        </w:rPr>
        <w:t xml:space="preserve"> (10–14 months) classes were merged into a single “</w:t>
      </w:r>
      <w:r w:rsidR="007E703F" w:rsidRPr="001657F0">
        <w:rPr>
          <w:i/>
          <w:iCs/>
          <w:sz w:val="22"/>
          <w:szCs w:val="22"/>
        </w:rPr>
        <w:t>Young</w:t>
      </w:r>
      <w:r w:rsidR="007E703F" w:rsidRPr="001657F0">
        <w:rPr>
          <w:sz w:val="22"/>
          <w:szCs w:val="22"/>
        </w:rPr>
        <w:t>” category spanning 4 to 14 months to mitigate class imbalance, as neither group received senolytic intervention.</w:t>
      </w:r>
      <w:r w:rsidR="0051314B" w:rsidRPr="001657F0">
        <w:rPr>
          <w:sz w:val="22"/>
          <w:szCs w:val="22"/>
        </w:rPr>
        <w:t xml:space="preserve"> </w:t>
      </w:r>
      <w:r w:rsidR="0088329E" w:rsidRPr="001657F0">
        <w:rPr>
          <w:sz w:val="22"/>
          <w:szCs w:val="22"/>
        </w:rPr>
        <w:t xml:space="preserve">This choice is motivated by two observations as follows. </w:t>
      </w:r>
      <w:r w:rsidR="0051314B" w:rsidRPr="001657F0">
        <w:rPr>
          <w:sz w:val="22"/>
          <w:szCs w:val="22"/>
        </w:rPr>
        <w:t xml:space="preserve">First, both </w:t>
      </w:r>
      <w:r w:rsidR="0051314B" w:rsidRPr="001657F0">
        <w:rPr>
          <w:i/>
          <w:iCs/>
          <w:sz w:val="22"/>
          <w:szCs w:val="22"/>
        </w:rPr>
        <w:t>Very Young</w:t>
      </w:r>
      <w:r w:rsidR="0051314B" w:rsidRPr="001657F0">
        <w:rPr>
          <w:sz w:val="22"/>
          <w:szCs w:val="22"/>
        </w:rPr>
        <w:t xml:space="preserve"> and </w:t>
      </w:r>
      <w:r w:rsidR="0051314B" w:rsidRPr="001657F0">
        <w:rPr>
          <w:i/>
          <w:iCs/>
          <w:sz w:val="22"/>
          <w:szCs w:val="22"/>
        </w:rPr>
        <w:t>Young</w:t>
      </w:r>
      <w:r w:rsidR="0051314B" w:rsidRPr="001657F0">
        <w:rPr>
          <w:sz w:val="22"/>
          <w:szCs w:val="22"/>
        </w:rPr>
        <w:t xml:space="preserve"> mice demonstrated minimal senescent cell burden and intact neurovascular function, representing physiologically similar baseline states prior to the onset of age-related decline. Second, neither age group received senolytic intervention, as treatments were administered only to mice aged 15 months and older. </w:t>
      </w:r>
    </w:p>
    <w:p w14:paraId="3A33FA7A" w14:textId="74778F10" w:rsidR="007E703F" w:rsidRPr="001657F0" w:rsidRDefault="0088329E" w:rsidP="00326D93">
      <w:pPr>
        <w:spacing w:after="240"/>
        <w:ind w:firstLine="720"/>
        <w:jc w:val="both"/>
        <w:rPr>
          <w:sz w:val="22"/>
          <w:szCs w:val="22"/>
        </w:rPr>
      </w:pPr>
      <w:r w:rsidRPr="001657F0">
        <w:rPr>
          <w:sz w:val="22"/>
          <w:szCs w:val="22"/>
        </w:rPr>
        <w:t xml:space="preserve">For </w:t>
      </w:r>
      <w:r w:rsidRPr="001657F0">
        <w:rPr>
          <w:i/>
          <w:iCs/>
          <w:sz w:val="22"/>
          <w:szCs w:val="22"/>
        </w:rPr>
        <w:t>Experiment 2</w:t>
      </w:r>
      <w:r w:rsidRPr="001657F0">
        <w:rPr>
          <w:sz w:val="22"/>
          <w:szCs w:val="22"/>
        </w:rPr>
        <w:t xml:space="preserve">, we excluded the </w:t>
      </w:r>
      <w:r w:rsidRPr="001657F0">
        <w:rPr>
          <w:i/>
          <w:iCs/>
          <w:sz w:val="22"/>
          <w:szCs w:val="22"/>
        </w:rPr>
        <w:t>Very Young</w:t>
      </w:r>
      <w:r w:rsidRPr="001657F0">
        <w:rPr>
          <w:sz w:val="22"/>
          <w:szCs w:val="22"/>
        </w:rPr>
        <w:t xml:space="preserve"> (4–6 months) and </w:t>
      </w:r>
      <w:r w:rsidRPr="001657F0">
        <w:rPr>
          <w:i/>
          <w:iCs/>
          <w:sz w:val="22"/>
          <w:szCs w:val="22"/>
        </w:rPr>
        <w:t>Young</w:t>
      </w:r>
      <w:r w:rsidRPr="001657F0">
        <w:rPr>
          <w:sz w:val="22"/>
          <w:szCs w:val="22"/>
        </w:rPr>
        <w:t xml:space="preserve"> (10–14 months) age groups to focus specifically on older mice that received senolytic treatments. The senolytic interventions, ganciclovir-mediated genetic ablation and navitoclax pharmacological senolysis, were given only to mice aged 15 months and older, which corresponded to the </w:t>
      </w:r>
      <w:r w:rsidRPr="001657F0">
        <w:rPr>
          <w:i/>
          <w:iCs/>
          <w:sz w:val="22"/>
          <w:szCs w:val="22"/>
        </w:rPr>
        <w:t>Middle-Aged, Aged</w:t>
      </w:r>
      <w:r w:rsidRPr="001657F0">
        <w:rPr>
          <w:sz w:val="22"/>
          <w:szCs w:val="22"/>
        </w:rPr>
        <w:t xml:space="preserve">, and </w:t>
      </w:r>
      <w:r w:rsidRPr="001657F0">
        <w:rPr>
          <w:i/>
          <w:iCs/>
          <w:sz w:val="22"/>
          <w:szCs w:val="22"/>
        </w:rPr>
        <w:t>Very Aged</w:t>
      </w:r>
      <w:r w:rsidRPr="001657F0">
        <w:rPr>
          <w:sz w:val="22"/>
          <w:szCs w:val="22"/>
        </w:rPr>
        <w:t xml:space="preserve"> categories. In contrast, the </w:t>
      </w:r>
      <w:r w:rsidRPr="001657F0">
        <w:rPr>
          <w:i/>
          <w:iCs/>
          <w:sz w:val="22"/>
          <w:szCs w:val="22"/>
        </w:rPr>
        <w:t>Very Young</w:t>
      </w:r>
      <w:r w:rsidRPr="001657F0">
        <w:rPr>
          <w:sz w:val="22"/>
          <w:szCs w:val="22"/>
        </w:rPr>
        <w:t xml:space="preserve"> and </w:t>
      </w:r>
      <w:r w:rsidRPr="001657F0">
        <w:rPr>
          <w:i/>
          <w:iCs/>
          <w:sz w:val="22"/>
          <w:szCs w:val="22"/>
        </w:rPr>
        <w:t>Young</w:t>
      </w:r>
      <w:r w:rsidRPr="001657F0">
        <w:rPr>
          <w:sz w:val="22"/>
          <w:szCs w:val="22"/>
        </w:rPr>
        <w:t xml:space="preserve"> groups did not receive any intervention and were kept as untreated natural aging controls. Their exclusion was motivated by two primary considerations. First, it allowed us to focus on the age range in which BBB disruption, microvascular rarefaction, and neurovascular coupling impairment are most noticeable and clinically relevant. Second, it enabled a clearer evaluation of model performance by restricting the analysis to treatment-eligible animals (15 months and older) rather than the broader age range, which included untreated younger mice.</w:t>
      </w:r>
      <w:r w:rsidR="00326D93" w:rsidRPr="001657F0">
        <w:rPr>
          <w:sz w:val="22"/>
          <w:szCs w:val="22"/>
        </w:rPr>
        <w:t xml:space="preserve"> </w:t>
      </w:r>
      <w:r w:rsidR="007E703F" w:rsidRPr="001657F0">
        <w:rPr>
          <w:sz w:val="22"/>
          <w:szCs w:val="22"/>
        </w:rPr>
        <w:t>For both experiments, hierarchical clustering was used to group samples based on patterns of missingness, and SMOTE oversampling was applied to further address class imbalance</w:t>
      </w:r>
      <w:r w:rsidR="00844F1B" w:rsidRPr="001657F0">
        <w:rPr>
          <w:sz w:val="22"/>
          <w:szCs w:val="22"/>
        </w:rPr>
        <w:t>.</w:t>
      </w:r>
    </w:p>
    <w:p w14:paraId="62BFB263" w14:textId="6964D495" w:rsidR="00C11DD5" w:rsidRPr="001657F0" w:rsidRDefault="00C11DD5" w:rsidP="00326D93">
      <w:pPr>
        <w:spacing w:after="240"/>
        <w:ind w:firstLine="720"/>
        <w:jc w:val="both"/>
        <w:rPr>
          <w:sz w:val="22"/>
          <w:szCs w:val="22"/>
        </w:rPr>
      </w:pPr>
      <w:r w:rsidRPr="001657F0">
        <w:rPr>
          <w:sz w:val="22"/>
          <w:szCs w:val="22"/>
        </w:rPr>
        <w:t>Four-fold cross-validation was used for model training and evaluation. Within each fold, hierarchical clustering was first applied to partition samples according to similarity in missingness profiles, grouping mice with comparable patterns of observed and missing variables. Then, SMOTE was implemented within each cluster to generate synthetic samples for underrepresented biological age classes, thereby reducing class imbalance while preventing cross-cluster information leakage. The BWMD algorithm was trained with a regularization parameter λ = 1×10⁻⁶, selected to provide sufficient model flexibility while preventing overfitting to noise associated with incomplete data profiles.</w:t>
      </w:r>
      <w:r w:rsidR="00E142D2" w:rsidRPr="001657F0">
        <w:rPr>
          <w:sz w:val="22"/>
          <w:szCs w:val="22"/>
        </w:rPr>
        <w:t xml:space="preserve"> </w:t>
      </w:r>
    </w:p>
    <w:p w14:paraId="7027C80F" w14:textId="2541DEC9" w:rsidR="00A43521" w:rsidRPr="001657F0" w:rsidRDefault="00326D93" w:rsidP="00A43521">
      <w:pPr>
        <w:keepNext/>
        <w:keepLines/>
        <w:spacing w:before="180" w:after="240"/>
        <w:outlineLvl w:val="1"/>
        <w:rPr>
          <w:rFonts w:eastAsia="SimSun"/>
          <w:b/>
          <w:bCs/>
          <w:iCs/>
          <w:noProof/>
          <w:sz w:val="22"/>
          <w:szCs w:val="22"/>
          <w:lang w:eastAsia="pt-BR"/>
        </w:rPr>
      </w:pPr>
      <w:r w:rsidRPr="001657F0">
        <w:rPr>
          <w:rFonts w:eastAsia="SimSun"/>
          <w:b/>
          <w:bCs/>
          <w:iCs/>
          <w:noProof/>
          <w:sz w:val="22"/>
          <w:szCs w:val="22"/>
          <w:lang w:eastAsia="pt-BR"/>
        </w:rPr>
        <w:t>2.4.</w:t>
      </w:r>
      <w:r w:rsidR="00A43521" w:rsidRPr="001657F0">
        <w:rPr>
          <w:rFonts w:eastAsia="SimSun"/>
          <w:b/>
          <w:bCs/>
          <w:iCs/>
          <w:noProof/>
          <w:sz w:val="22"/>
          <w:szCs w:val="22"/>
          <w:lang w:eastAsia="pt-BR"/>
        </w:rPr>
        <w:t xml:space="preserve">  Performance Metrics</w:t>
      </w:r>
    </w:p>
    <w:p w14:paraId="4A9FA08E" w14:textId="220F5EC5" w:rsidR="00885D78" w:rsidRPr="001657F0" w:rsidRDefault="00BE3584" w:rsidP="00326D93">
      <w:pPr>
        <w:spacing w:after="240"/>
        <w:jc w:val="both"/>
        <w:rPr>
          <w:color w:val="000000"/>
          <w:sz w:val="22"/>
          <w:szCs w:val="22"/>
        </w:rPr>
      </w:pPr>
      <w:r w:rsidRPr="001657F0">
        <w:rPr>
          <w:sz w:val="22"/>
          <w:szCs w:val="22"/>
        </w:rPr>
        <w:t>To evaluate</w:t>
      </w:r>
      <w:r w:rsidR="00754D9D" w:rsidRPr="001657F0">
        <w:rPr>
          <w:sz w:val="22"/>
          <w:szCs w:val="22"/>
        </w:rPr>
        <w:t xml:space="preserve"> the performance</w:t>
      </w:r>
      <w:r w:rsidR="006A073A" w:rsidRPr="001657F0">
        <w:rPr>
          <w:sz w:val="22"/>
          <w:szCs w:val="22"/>
        </w:rPr>
        <w:t xml:space="preserve"> of the predictive model in this multi-class classification task</w:t>
      </w:r>
      <w:r w:rsidR="00754D9D" w:rsidRPr="001657F0">
        <w:rPr>
          <w:sz w:val="22"/>
          <w:szCs w:val="22"/>
        </w:rPr>
        <w:t>, several metrics were employed</w:t>
      </w:r>
      <w:r w:rsidR="00B21FF9" w:rsidRPr="001657F0">
        <w:rPr>
          <w:sz w:val="22"/>
          <w:szCs w:val="22"/>
        </w:rPr>
        <w:t xml:space="preserve">, </w:t>
      </w:r>
      <w:r w:rsidR="00754D9D" w:rsidRPr="001657F0">
        <w:rPr>
          <w:sz w:val="22"/>
          <w:szCs w:val="22"/>
        </w:rPr>
        <w:t>includ</w:t>
      </w:r>
      <w:r w:rsidR="00B21FF9" w:rsidRPr="001657F0">
        <w:rPr>
          <w:sz w:val="22"/>
          <w:szCs w:val="22"/>
        </w:rPr>
        <w:t>ing</w:t>
      </w:r>
      <w:r w:rsidR="00754D9D" w:rsidRPr="001657F0">
        <w:rPr>
          <w:sz w:val="22"/>
          <w:szCs w:val="22"/>
        </w:rPr>
        <w:t xml:space="preserve"> macro recall, macro specificity, macro precision, macro</w:t>
      </w:r>
      <w:r w:rsidR="005A40E7" w:rsidRPr="001657F0">
        <w:rPr>
          <w:sz w:val="22"/>
          <w:szCs w:val="22"/>
        </w:rPr>
        <w:t>-averaged</w:t>
      </w:r>
      <w:r w:rsidR="00754D9D" w:rsidRPr="001657F0">
        <w:rPr>
          <w:sz w:val="22"/>
          <w:szCs w:val="22"/>
        </w:rPr>
        <w:t xml:space="preserve"> F1-score, macro</w:t>
      </w:r>
      <w:r w:rsidR="005A40E7" w:rsidRPr="001657F0">
        <w:rPr>
          <w:sz w:val="22"/>
          <w:szCs w:val="22"/>
        </w:rPr>
        <w:t>-averaged</w:t>
      </w:r>
      <w:r w:rsidR="00754D9D" w:rsidRPr="001657F0">
        <w:rPr>
          <w:sz w:val="22"/>
          <w:szCs w:val="22"/>
        </w:rPr>
        <w:t xml:space="preserve"> G-mean, average accuracy</w:t>
      </w:r>
      <w:r w:rsidR="009F02C4" w:rsidRPr="001657F0">
        <w:rPr>
          <w:sz w:val="22"/>
          <w:szCs w:val="22"/>
        </w:rPr>
        <w:t xml:space="preserve">, </w:t>
      </w:r>
      <w:r w:rsidR="00BC5BA9" w:rsidRPr="001657F0">
        <w:rPr>
          <w:sz w:val="22"/>
          <w:szCs w:val="22"/>
        </w:rPr>
        <w:t xml:space="preserve">and </w:t>
      </w:r>
      <w:r w:rsidR="00247688" w:rsidRPr="001657F0">
        <w:rPr>
          <w:sz w:val="22"/>
          <w:szCs w:val="22"/>
        </w:rPr>
        <w:t>averaged</w:t>
      </w:r>
      <w:r w:rsidR="00126C59" w:rsidRPr="001657F0">
        <w:rPr>
          <w:sz w:val="22"/>
          <w:szCs w:val="22"/>
        </w:rPr>
        <w:t xml:space="preserve"> </w:t>
      </w:r>
      <w:r w:rsidR="001F0A71" w:rsidRPr="001657F0">
        <w:rPr>
          <w:sz w:val="22"/>
          <w:szCs w:val="22"/>
        </w:rPr>
        <w:t>AUC</w:t>
      </w:r>
      <w:r w:rsidR="00EE4A72" w:rsidRPr="001657F0">
        <w:rPr>
          <w:sz w:val="22"/>
          <w:szCs w:val="22"/>
        </w:rPr>
        <w:t xml:space="preserve"> </w:t>
      </w:r>
      <w:sdt>
        <w:sdtPr>
          <w:rPr>
            <w:color w:val="000000"/>
            <w:sz w:val="22"/>
            <w:szCs w:val="22"/>
          </w:rPr>
          <w:tag w:val="MENDELEY_CITATION_v3_eyJjaXRhdGlvbklEIjoiTUVOREVMRVlfQ0lUQVRJT05fNjk5ZWY4NWQtMWQ3MS00NzZiLWI2MmYtZmJmNGIxODEyMzAwIiwicHJvcGVydGllcyI6eyJub3RlSW5kZXgiOjB9LCJpc0VkaXRlZCI6ZmFsc2UsIm1hbnVhbE92ZXJyaWRlIjp7ImlzTWFudWFsbHlPdmVycmlkZGVuIjpmYWxzZSwiY2l0ZXByb2NUZXh0IjoiKEdyYW5kaW5pIGV0IGFsLiwgMjAyMC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XX0="/>
          <w:id w:val="-1271776854"/>
          <w:placeholder>
            <w:docPart w:val="BA2B2D4A4CB75443B8B67422097C6A33"/>
          </w:placeholder>
        </w:sdtPr>
        <w:sdtContent>
          <w:r w:rsidR="00914B2A" w:rsidRPr="001657F0">
            <w:rPr>
              <w:color w:val="000000"/>
              <w:sz w:val="22"/>
              <w:szCs w:val="22"/>
            </w:rPr>
            <w:t>(Grandini et al., 2020)</w:t>
          </w:r>
        </w:sdtContent>
      </w:sdt>
      <w:r w:rsidR="007E220E" w:rsidRPr="001657F0">
        <w:rPr>
          <w:color w:val="000000" w:themeColor="text1"/>
          <w:sz w:val="22"/>
          <w:szCs w:val="22"/>
        </w:rPr>
        <w:t>.</w:t>
      </w:r>
      <w:r w:rsidR="003D59A6" w:rsidRPr="001657F0">
        <w:rPr>
          <w:color w:val="000000" w:themeColor="text1"/>
          <w:sz w:val="22"/>
          <w:szCs w:val="22"/>
        </w:rPr>
        <w:t xml:space="preserve"> </w:t>
      </w:r>
      <w:r w:rsidR="00825239" w:rsidRPr="001657F0">
        <w:rPr>
          <w:sz w:val="22"/>
          <w:szCs w:val="22"/>
        </w:rPr>
        <w:t>All metrics are computed from the multi-class confusion matrix</w:t>
      </w:r>
      <w:r w:rsidR="00105801" w:rsidRPr="001657F0">
        <w:rPr>
          <w:sz w:val="22"/>
          <w:szCs w:val="22"/>
        </w:rPr>
        <w:t xml:space="preserve">. </w:t>
      </w:r>
      <w:r w:rsidR="00247688" w:rsidRPr="001657F0">
        <w:rPr>
          <w:color w:val="000000" w:themeColor="text1"/>
          <w:sz w:val="22"/>
          <w:szCs w:val="22"/>
        </w:rPr>
        <w:t xml:space="preserve">The mathematical formulation of these metrics </w:t>
      </w:r>
      <w:r w:rsidR="00773E94" w:rsidRPr="001657F0">
        <w:rPr>
          <w:color w:val="000000" w:themeColor="text1"/>
          <w:sz w:val="22"/>
          <w:szCs w:val="22"/>
        </w:rPr>
        <w:t>is</w:t>
      </w:r>
      <w:r w:rsidR="00247688" w:rsidRPr="001657F0">
        <w:rPr>
          <w:color w:val="000000" w:themeColor="text1"/>
          <w:sz w:val="22"/>
          <w:szCs w:val="22"/>
        </w:rPr>
        <w:t xml:space="preserve"> described in </w:t>
      </w:r>
      <w:r w:rsidR="00773E94" w:rsidRPr="001657F0">
        <w:rPr>
          <w:color w:val="000000" w:themeColor="text1"/>
          <w:sz w:val="22"/>
          <w:szCs w:val="22"/>
        </w:rPr>
        <w:t>Appendix</w:t>
      </w:r>
      <w:r w:rsidR="00247688" w:rsidRPr="001657F0">
        <w:rPr>
          <w:color w:val="000000" w:themeColor="text1"/>
          <w:sz w:val="22"/>
          <w:szCs w:val="22"/>
        </w:rPr>
        <w:t xml:space="preserve">. </w:t>
      </w:r>
      <w:r w:rsidR="003D59A6" w:rsidRPr="001657F0">
        <w:rPr>
          <w:color w:val="000000" w:themeColor="text1"/>
          <w:sz w:val="22"/>
          <w:szCs w:val="22"/>
        </w:rPr>
        <w:t xml:space="preserve">In multi-class classification settings, class imbalance can render accuracy an unreliable performance measure. To address this, we employ the macro-averaged </w:t>
      </w:r>
      <w:r w:rsidR="00ED4803" w:rsidRPr="001657F0">
        <w:rPr>
          <w:sz w:val="22"/>
          <w:szCs w:val="22"/>
        </w:rPr>
        <w:t>F-score</w:t>
      </w:r>
      <w:r w:rsidR="008A5EEE" w:rsidRPr="001657F0">
        <w:rPr>
          <w:sz w:val="22"/>
          <w:szCs w:val="22"/>
        </w:rPr>
        <w:t xml:space="preserve">, </w:t>
      </w:r>
      <w:r w:rsidR="00C7651C" w:rsidRPr="001657F0">
        <w:rPr>
          <w:color w:val="000000" w:themeColor="text1"/>
          <w:sz w:val="22"/>
          <w:szCs w:val="22"/>
        </w:rPr>
        <w:t>macro-averaged</w:t>
      </w:r>
      <w:r w:rsidR="008A5EEE" w:rsidRPr="001657F0">
        <w:rPr>
          <w:sz w:val="22"/>
          <w:szCs w:val="22"/>
        </w:rPr>
        <w:t xml:space="preserve"> G-mean, and </w:t>
      </w:r>
      <w:r w:rsidR="00C7651C" w:rsidRPr="001657F0">
        <w:rPr>
          <w:color w:val="000000" w:themeColor="text1"/>
          <w:sz w:val="22"/>
          <w:szCs w:val="22"/>
        </w:rPr>
        <w:t xml:space="preserve">averaged </w:t>
      </w:r>
      <w:r w:rsidR="008A5EEE" w:rsidRPr="001657F0">
        <w:rPr>
          <w:sz w:val="22"/>
          <w:szCs w:val="22"/>
        </w:rPr>
        <w:t>AUC</w:t>
      </w:r>
      <w:r w:rsidR="003D59A6" w:rsidRPr="001657F0">
        <w:rPr>
          <w:color w:val="000000" w:themeColor="text1"/>
          <w:sz w:val="22"/>
          <w:szCs w:val="22"/>
        </w:rPr>
        <w:t>. Macro-averaging assigns equal weight to each class, in contrast to micro-averaging, which is dominated by majority classes</w:t>
      </w:r>
      <w:r w:rsidR="00B54AA2" w:rsidRPr="001657F0">
        <w:rPr>
          <w:color w:val="000000" w:themeColor="text1"/>
          <w:sz w:val="22"/>
          <w:szCs w:val="22"/>
        </w:rPr>
        <w:t xml:space="preserve"> </w:t>
      </w:r>
      <w:sdt>
        <w:sdtPr>
          <w:rPr>
            <w:color w:val="000000"/>
            <w:sz w:val="22"/>
            <w:szCs w:val="22"/>
          </w:rPr>
          <w:tag w:val="MENDELEY_CITATION_v3_eyJjaXRhdGlvbklEIjoiTUVOREVMRVlfQ0lUQVRJT05fNjU3OWE2ODktOGQyZC00NjZmLWEzZGUtMDk1Y2ZmMTFlMjI3IiwicHJvcGVydGllcyI6eyJub3RlSW5kZXgiOjB9LCJpc0VkaXRlZCI6ZmFsc2UsIm1hbnVhbE92ZXJyaWRlIjp7ImlzTWFudWFsbHlPdmVycmlkZGVuIjpmYWxzZSwiY2l0ZXByb2NUZXh0IjoiKEdyYW5kaW5pIGV0IGFsLiwgMjAyMDsgU29rb2xvdmEgJiMzODsgTGFwYWxtZSwgMjAwOS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"/>
          <w:id w:val="-449479462"/>
          <w:placeholder>
            <w:docPart w:val="DefaultPlaceholder_-1854013440"/>
          </w:placeholder>
        </w:sdtPr>
        <w:sdtContent>
          <w:r w:rsidR="00914B2A" w:rsidRPr="001657F0">
            <w:rPr>
              <w:color w:val="000000"/>
              <w:sz w:val="22"/>
              <w:szCs w:val="22"/>
            </w:rPr>
            <w:t>(Grandini et al., 2020; Sokolova &amp; Lapalme, 2009)</w:t>
          </w:r>
        </w:sdtContent>
      </w:sdt>
      <w:r w:rsidR="00100053" w:rsidRPr="001657F0">
        <w:rPr>
          <w:sz w:val="22"/>
          <w:szCs w:val="22"/>
        </w:rPr>
        <w:t xml:space="preserve">. </w:t>
      </w:r>
      <w:r w:rsidR="008A5EEE" w:rsidRPr="001657F0">
        <w:rPr>
          <w:color w:val="000000" w:themeColor="text1"/>
          <w:sz w:val="22"/>
          <w:szCs w:val="22"/>
        </w:rPr>
        <w:t xml:space="preserve">Macro-averaged </w:t>
      </w:r>
      <w:r w:rsidR="008A5EEE" w:rsidRPr="001657F0">
        <w:rPr>
          <w:sz w:val="22"/>
          <w:szCs w:val="22"/>
        </w:rPr>
        <w:t>F-score (F</w:t>
      </w:r>
      <m:oMath>
        <m:sSub>
          <m:sSubPr>
            <m:ctrlPr>
              <w:rPr>
                <w:rFonts w:ascii="Cambria Math" w:hAnsi="Cambria Math"/>
                <w:sz w:val="22"/>
                <w:szCs w:val="22"/>
              </w:rPr>
            </m:ctrlPr>
          </m:sSubPr>
          <m:e>
            <m:r>
              <w:rPr>
                <w:rFonts w:ascii="Cambria Math" w:hAnsi="Cambria Math"/>
                <w:sz w:val="22"/>
                <w:szCs w:val="22"/>
              </w:rPr>
              <m:t>-score</m:t>
            </m:r>
          </m:e>
          <m:sub>
            <m:r>
              <w:rPr>
                <w:rFonts w:ascii="Cambria Math" w:hAnsi="Cambria Math"/>
                <w:sz w:val="22"/>
                <w:szCs w:val="22"/>
              </w:rPr>
              <m:t>M</m:t>
            </m:r>
          </m:sub>
        </m:sSub>
      </m:oMath>
      <w:r w:rsidR="008A5EEE" w:rsidRPr="001657F0">
        <w:rPr>
          <w:sz w:val="22"/>
          <w:szCs w:val="22"/>
        </w:rPr>
        <w:t>)</w:t>
      </w:r>
      <w:r w:rsidR="008A5EEE" w:rsidRPr="001657F0">
        <w:rPr>
          <w:color w:val="000000" w:themeColor="text1"/>
          <w:sz w:val="22"/>
          <w:szCs w:val="22"/>
        </w:rPr>
        <w:t xml:space="preserve">, which is the harmonic mean of macro-averaged precision </w:t>
      </w:r>
      <w:r w:rsidR="008A5EEE" w:rsidRPr="001657F0">
        <w:rPr>
          <w:sz w:val="22"/>
          <w:szCs w:val="22"/>
        </w:rPr>
        <w:t>(</w:t>
      </w:r>
      <m:oMath>
        <m:sSub>
          <m:sSubPr>
            <m:ctrlPr>
              <w:rPr>
                <w:rFonts w:ascii="Cambria Math" w:hAnsi="Cambria Math"/>
                <w:sz w:val="22"/>
                <w:szCs w:val="22"/>
              </w:rPr>
            </m:ctrlPr>
          </m:sSubPr>
          <m:e>
            <m:r>
              <m:rPr>
                <m:sty m:val="p"/>
              </m:rPr>
              <w:rPr>
                <w:rFonts w:ascii="Cambria Math" w:hAnsi="Cambria Math"/>
                <w:sz w:val="22"/>
                <w:szCs w:val="22"/>
              </w:rPr>
              <m:t>Precision</m:t>
            </m:r>
          </m:e>
          <m:sub>
            <m:r>
              <w:rPr>
                <w:rFonts w:ascii="Cambria Math" w:hAnsi="Cambria Math"/>
                <w:sz w:val="22"/>
                <w:szCs w:val="22"/>
              </w:rPr>
              <m:t>M</m:t>
            </m:r>
          </m:sub>
        </m:sSub>
      </m:oMath>
      <w:r w:rsidR="008A5EEE" w:rsidRPr="001657F0">
        <w:rPr>
          <w:sz w:val="22"/>
          <w:szCs w:val="22"/>
        </w:rPr>
        <w:t>, also known as positive predictive value) and macro-averaged recall (</w:t>
      </w:r>
      <m:oMath>
        <m:sSub>
          <m:sSubPr>
            <m:ctrlPr>
              <w:rPr>
                <w:rFonts w:ascii="Cambria Math" w:hAnsi="Cambria Math"/>
                <w:sz w:val="22"/>
                <w:szCs w:val="22"/>
              </w:rPr>
            </m:ctrlPr>
          </m:sSubPr>
          <m:e>
            <m:r>
              <m:rPr>
                <m:sty m:val="p"/>
              </m:rPr>
              <w:rPr>
                <w:rFonts w:ascii="Cambria Math" w:hAnsi="Cambria Math"/>
                <w:sz w:val="22"/>
                <w:szCs w:val="22"/>
              </w:rPr>
              <m:t>Recall</m:t>
            </m:r>
          </m:e>
          <m:sub>
            <m:r>
              <w:rPr>
                <w:rFonts w:ascii="Cambria Math" w:hAnsi="Cambria Math"/>
                <w:sz w:val="22"/>
                <w:szCs w:val="22"/>
              </w:rPr>
              <m:t>M</m:t>
            </m:r>
          </m:sub>
        </m:sSub>
      </m:oMath>
      <w:r w:rsidR="008A5EEE" w:rsidRPr="001657F0">
        <w:rPr>
          <w:sz w:val="22"/>
          <w:szCs w:val="22"/>
        </w:rPr>
        <w:t>, also known as sensitivity)</w:t>
      </w:r>
      <w:r w:rsidR="008A5EEE" w:rsidRPr="001657F0">
        <w:rPr>
          <w:color w:val="000000" w:themeColor="text1"/>
          <w:sz w:val="22"/>
          <w:szCs w:val="22"/>
        </w:rPr>
        <w:t xml:space="preserve">. </w:t>
      </w:r>
      <w:r w:rsidR="009B3E7C" w:rsidRPr="001657F0">
        <w:rPr>
          <w:sz w:val="22"/>
          <w:szCs w:val="22"/>
        </w:rPr>
        <w:t>Macro</w:t>
      </w:r>
      <w:r w:rsidR="00DB203C" w:rsidRPr="001657F0">
        <w:rPr>
          <w:sz w:val="22"/>
          <w:szCs w:val="22"/>
        </w:rPr>
        <w:t>-averaged</w:t>
      </w:r>
      <w:r w:rsidR="009B3E7C" w:rsidRPr="001657F0">
        <w:rPr>
          <w:sz w:val="22"/>
          <w:szCs w:val="22"/>
        </w:rPr>
        <w:t xml:space="preserve"> G-</w:t>
      </w:r>
      <w:r w:rsidR="00B87DF4" w:rsidRPr="001657F0">
        <w:rPr>
          <w:sz w:val="22"/>
          <w:szCs w:val="22"/>
        </w:rPr>
        <w:t>M</w:t>
      </w:r>
      <w:r w:rsidR="009B3E7C" w:rsidRPr="001657F0">
        <w:rPr>
          <w:sz w:val="22"/>
          <w:szCs w:val="22"/>
        </w:rPr>
        <w:t>ean</w:t>
      </w:r>
      <w:r w:rsidR="00450D19" w:rsidRPr="001657F0">
        <w:rPr>
          <w:sz w:val="22"/>
          <w:szCs w:val="22"/>
        </w:rPr>
        <w:t>,</w:t>
      </w:r>
      <w:r w:rsidR="009B3E7C" w:rsidRPr="001657F0">
        <w:rPr>
          <w:sz w:val="22"/>
          <w:szCs w:val="22"/>
        </w:rPr>
        <w:t xml:space="preserve"> the average across all classes of the geometric mean of recall and specificity, provides a balanced measure of performance that is sensitive to poor performance on any single class </w:t>
      </w:r>
      <w:sdt>
        <w:sdtPr>
          <w:rPr>
            <w:color w:val="000000"/>
            <w:sz w:val="22"/>
            <w:szCs w:val="22"/>
          </w:rPr>
          <w:tag w:val="MENDELEY_CITATION_v3_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"/>
          <w:id w:val="816775787"/>
          <w:placeholder>
            <w:docPart w:val="DefaultPlaceholder_-1854013440"/>
          </w:placeholder>
        </w:sdtPr>
        <w:sdtContent>
          <w:r w:rsidR="00914B2A" w:rsidRPr="001657F0">
            <w:rPr>
              <w:color w:val="000000"/>
              <w:sz w:val="22"/>
              <w:szCs w:val="22"/>
            </w:rPr>
            <w:t>(Li et al., 2023)</w:t>
          </w:r>
        </w:sdtContent>
      </w:sdt>
      <w:r w:rsidR="009B3E7C" w:rsidRPr="001657F0">
        <w:rPr>
          <w:sz w:val="22"/>
          <w:szCs w:val="22"/>
        </w:rPr>
        <w:t>.</w:t>
      </w:r>
      <w:r w:rsidR="0009342B" w:rsidRPr="001657F0">
        <w:rPr>
          <w:sz w:val="22"/>
          <w:szCs w:val="22"/>
        </w:rPr>
        <w:t xml:space="preserve"> Area </w:t>
      </w:r>
      <w:r w:rsidR="002D4D4F" w:rsidRPr="001657F0">
        <w:rPr>
          <w:sz w:val="22"/>
          <w:szCs w:val="22"/>
        </w:rPr>
        <w:t>u</w:t>
      </w:r>
      <w:r w:rsidR="0009342B" w:rsidRPr="001657F0">
        <w:rPr>
          <w:sz w:val="22"/>
          <w:szCs w:val="22"/>
        </w:rPr>
        <w:t xml:space="preserve">nder the </w:t>
      </w:r>
      <w:r w:rsidR="002D4D4F" w:rsidRPr="001657F0">
        <w:rPr>
          <w:sz w:val="22"/>
          <w:szCs w:val="22"/>
        </w:rPr>
        <w:t>c</w:t>
      </w:r>
      <w:r w:rsidR="0009342B" w:rsidRPr="001657F0">
        <w:rPr>
          <w:sz w:val="22"/>
          <w:szCs w:val="22"/>
        </w:rPr>
        <w:t xml:space="preserve">urve (AUC) measures the probability that a randomly chosen positive instance is ranked higher than a randomly chosen negative instance, where a value of 1.0 represents perfect classification and 0.5 represents random classification. For multiclass problems, </w:t>
      </w:r>
      <w:sdt>
        <w:sdtPr>
          <w:rPr>
            <w:color w:val="000000"/>
            <w:sz w:val="22"/>
            <w:szCs w:val="22"/>
          </w:rPr>
          <w:tag w:val="MENDELEY_CITATION_v3_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"/>
          <w:id w:val="-309797855"/>
          <w:placeholder>
            <w:docPart w:val="DefaultPlaceholder_-1854013440"/>
          </w:placeholder>
        </w:sdtPr>
        <w:sdtContent>
          <w:r w:rsidR="00914B2A" w:rsidRPr="001657F0">
            <w:rPr>
              <w:color w:val="000000"/>
              <w:sz w:val="22"/>
              <w:szCs w:val="22"/>
            </w:rPr>
            <w:t>Hand &amp; Till (2001),</w:t>
          </w:r>
        </w:sdtContent>
      </w:sdt>
      <w:r w:rsidR="00ED4803" w:rsidRPr="001657F0">
        <w:rPr>
          <w:color w:val="000000"/>
          <w:sz w:val="22"/>
          <w:szCs w:val="22"/>
        </w:rPr>
        <w:t xml:space="preserve"> extended AUC by averaging pairwise comparisons across all class pairs. </w:t>
      </w:r>
    </w:p>
    <w:p w14:paraId="11609708" w14:textId="4F70E1B6" w:rsidR="00326D93" w:rsidRPr="001657F0" w:rsidRDefault="00326D93" w:rsidP="00326D93">
      <w:pPr>
        <w:spacing w:after="240"/>
        <w:jc w:val="both"/>
        <w:rPr>
          <w:b/>
          <w:bCs/>
          <w:sz w:val="22"/>
          <w:szCs w:val="22"/>
        </w:rPr>
      </w:pPr>
      <w:r w:rsidRPr="001657F0">
        <w:rPr>
          <w:b/>
          <w:bCs/>
          <w:color w:val="000000"/>
          <w:sz w:val="22"/>
          <w:szCs w:val="22"/>
        </w:rPr>
        <w:t xml:space="preserve">3. Results </w:t>
      </w:r>
    </w:p>
    <w:p w14:paraId="1086B49C" w14:textId="31505B18" w:rsidR="006A32DE" w:rsidRPr="001657F0" w:rsidRDefault="00917FF0" w:rsidP="00326D93">
      <w:pPr>
        <w:pStyle w:val="ListParagraph"/>
        <w:numPr>
          <w:ilvl w:val="1"/>
          <w:numId w:val="14"/>
        </w:numPr>
        <w:spacing w:after="240"/>
        <w:jc w:val="both"/>
        <w:rPr>
          <w:sz w:val="22"/>
          <w:szCs w:val="22"/>
        </w:rPr>
      </w:pPr>
      <w:r w:rsidRPr="001657F0">
        <w:rPr>
          <w:b/>
          <w:bCs/>
          <w:sz w:val="22"/>
          <w:szCs w:val="22"/>
        </w:rPr>
        <w:t>Experiment 1:</w:t>
      </w:r>
      <w:r w:rsidRPr="001657F0">
        <w:rPr>
          <w:sz w:val="22"/>
          <w:szCs w:val="22"/>
        </w:rPr>
        <w:t xml:space="preserve"> </w:t>
      </w:r>
    </w:p>
    <w:p w14:paraId="29FA8DE0" w14:textId="1A43C226" w:rsidR="001747FF" w:rsidRPr="001657F0" w:rsidRDefault="002A5C5B" w:rsidP="00326D93">
      <w:pPr>
        <w:spacing w:after="240"/>
        <w:jc w:val="both"/>
        <w:rPr>
          <w:sz w:val="22"/>
          <w:szCs w:val="22"/>
        </w:rPr>
      </w:pPr>
      <w:r w:rsidRPr="001657F0">
        <w:rPr>
          <w:sz w:val="22"/>
          <w:szCs w:val="22"/>
        </w:rPr>
        <w:t>The confusion matri</w:t>
      </w:r>
      <w:r w:rsidR="00005477" w:rsidRPr="001657F0">
        <w:rPr>
          <w:sz w:val="22"/>
          <w:szCs w:val="22"/>
        </w:rPr>
        <w:t>ces</w:t>
      </w:r>
      <w:r w:rsidRPr="001657F0">
        <w:rPr>
          <w:sz w:val="22"/>
          <w:szCs w:val="22"/>
        </w:rPr>
        <w:t xml:space="preserve"> in </w:t>
      </w:r>
      <w:r w:rsidRPr="001657F0">
        <w:rPr>
          <w:b/>
          <w:bCs/>
          <w:sz w:val="22"/>
          <w:szCs w:val="22"/>
        </w:rPr>
        <w:t>Figure</w:t>
      </w:r>
      <w:r w:rsidR="00005477" w:rsidRPr="001657F0">
        <w:rPr>
          <w:b/>
          <w:bCs/>
          <w:sz w:val="22"/>
          <w:szCs w:val="22"/>
        </w:rPr>
        <w:t>s</w:t>
      </w:r>
      <w:r w:rsidRPr="001657F0">
        <w:rPr>
          <w:b/>
          <w:bCs/>
          <w:sz w:val="22"/>
          <w:szCs w:val="22"/>
        </w:rPr>
        <w:t xml:space="preserve"> 2</w:t>
      </w:r>
      <w:r w:rsidR="000A4C6D" w:rsidRPr="001657F0">
        <w:rPr>
          <w:sz w:val="22"/>
          <w:szCs w:val="22"/>
        </w:rPr>
        <w:t xml:space="preserve"> and </w:t>
      </w:r>
      <w:r w:rsidR="000A4C6D" w:rsidRPr="001657F0">
        <w:rPr>
          <w:b/>
          <w:bCs/>
          <w:sz w:val="22"/>
          <w:szCs w:val="22"/>
        </w:rPr>
        <w:t>3</w:t>
      </w:r>
      <w:r w:rsidRPr="001657F0">
        <w:rPr>
          <w:sz w:val="22"/>
          <w:szCs w:val="22"/>
        </w:rPr>
        <w:t xml:space="preserve"> present the average classification results across the four cross-validation folds. </w:t>
      </w:r>
      <w:r w:rsidR="000C57C6" w:rsidRPr="001657F0">
        <w:rPr>
          <w:sz w:val="22"/>
          <w:szCs w:val="22"/>
        </w:rPr>
        <w:t xml:space="preserve">For </w:t>
      </w:r>
      <w:r w:rsidR="00DF43FB" w:rsidRPr="001657F0">
        <w:rPr>
          <w:sz w:val="22"/>
          <w:szCs w:val="22"/>
        </w:rPr>
        <w:t>both experiments</w:t>
      </w:r>
      <w:r w:rsidR="000C57C6" w:rsidRPr="001657F0">
        <w:rPr>
          <w:sz w:val="22"/>
          <w:szCs w:val="22"/>
        </w:rPr>
        <w:t>, p</w:t>
      </w:r>
      <w:r w:rsidR="0081038B" w:rsidRPr="001657F0">
        <w:rPr>
          <w:sz w:val="22"/>
          <w:szCs w:val="22"/>
        </w:rPr>
        <w:t xml:space="preserve">erformance metrics </w:t>
      </w:r>
      <w:r w:rsidR="00013ACB" w:rsidRPr="001657F0">
        <w:rPr>
          <w:sz w:val="22"/>
          <w:szCs w:val="22"/>
        </w:rPr>
        <w:t>averaged</w:t>
      </w:r>
      <w:r w:rsidR="0081038B" w:rsidRPr="001657F0">
        <w:rPr>
          <w:sz w:val="22"/>
          <w:szCs w:val="22"/>
        </w:rPr>
        <w:t xml:space="preserve"> across </w:t>
      </w:r>
      <w:r w:rsidR="00240699" w:rsidRPr="001657F0">
        <w:rPr>
          <w:sz w:val="22"/>
          <w:szCs w:val="22"/>
        </w:rPr>
        <w:t>four</w:t>
      </w:r>
      <w:r w:rsidRPr="001657F0">
        <w:rPr>
          <w:sz w:val="22"/>
          <w:szCs w:val="22"/>
        </w:rPr>
        <w:t xml:space="preserve"> folds are reported</w:t>
      </w:r>
      <w:r w:rsidR="0081038B" w:rsidRPr="001657F0">
        <w:rPr>
          <w:sz w:val="22"/>
          <w:szCs w:val="22"/>
        </w:rPr>
        <w:t xml:space="preserve"> in </w:t>
      </w:r>
      <w:r w:rsidR="0081038B" w:rsidRPr="001657F0">
        <w:rPr>
          <w:b/>
          <w:bCs/>
          <w:sz w:val="22"/>
          <w:szCs w:val="22"/>
        </w:rPr>
        <w:t>Table</w:t>
      </w:r>
      <w:r w:rsidR="00FE0582" w:rsidRPr="001657F0">
        <w:rPr>
          <w:b/>
          <w:bCs/>
          <w:sz w:val="22"/>
          <w:szCs w:val="22"/>
        </w:rPr>
        <w:t>s</w:t>
      </w:r>
      <w:r w:rsidR="0081038B" w:rsidRPr="001657F0">
        <w:rPr>
          <w:b/>
          <w:bCs/>
          <w:sz w:val="22"/>
          <w:szCs w:val="22"/>
        </w:rPr>
        <w:t xml:space="preserve"> 2</w:t>
      </w:r>
      <w:r w:rsidR="00DF43FB" w:rsidRPr="001657F0">
        <w:rPr>
          <w:sz w:val="22"/>
          <w:szCs w:val="22"/>
        </w:rPr>
        <w:t xml:space="preserve"> an</w:t>
      </w:r>
      <w:r w:rsidR="00FE0582" w:rsidRPr="001657F0">
        <w:rPr>
          <w:sz w:val="22"/>
          <w:szCs w:val="22"/>
        </w:rPr>
        <w:t>d</w:t>
      </w:r>
      <w:r w:rsidR="00DF43FB" w:rsidRPr="001657F0">
        <w:rPr>
          <w:sz w:val="22"/>
          <w:szCs w:val="22"/>
        </w:rPr>
        <w:t xml:space="preserve"> </w:t>
      </w:r>
      <w:r w:rsidR="00DF43FB" w:rsidRPr="001657F0">
        <w:rPr>
          <w:b/>
          <w:bCs/>
          <w:sz w:val="22"/>
          <w:szCs w:val="22"/>
        </w:rPr>
        <w:t>3</w:t>
      </w:r>
      <w:r w:rsidR="0081038B" w:rsidRPr="001657F0">
        <w:rPr>
          <w:sz w:val="22"/>
          <w:szCs w:val="22"/>
        </w:rPr>
        <w:t xml:space="preserve">. </w:t>
      </w:r>
      <w:r w:rsidR="00BF4634" w:rsidRPr="001657F0">
        <w:rPr>
          <w:sz w:val="22"/>
          <w:szCs w:val="22"/>
        </w:rPr>
        <w:t xml:space="preserve">As shown in </w:t>
      </w:r>
      <w:r w:rsidR="00BF4634" w:rsidRPr="001657F0">
        <w:rPr>
          <w:b/>
          <w:bCs/>
          <w:sz w:val="22"/>
          <w:szCs w:val="22"/>
        </w:rPr>
        <w:t xml:space="preserve">Table </w:t>
      </w:r>
      <w:r w:rsidR="00326D93" w:rsidRPr="001657F0">
        <w:rPr>
          <w:b/>
          <w:bCs/>
          <w:sz w:val="22"/>
          <w:szCs w:val="22"/>
        </w:rPr>
        <w:t>3</w:t>
      </w:r>
      <w:r w:rsidR="00BF4634" w:rsidRPr="001657F0">
        <w:rPr>
          <w:sz w:val="22"/>
          <w:szCs w:val="22"/>
        </w:rPr>
        <w:t>, t</w:t>
      </w:r>
      <w:r w:rsidR="005F3C33" w:rsidRPr="001657F0">
        <w:rPr>
          <w:sz w:val="22"/>
          <w:szCs w:val="22"/>
        </w:rPr>
        <w:t xml:space="preserve">he </w:t>
      </w:r>
      <w:r w:rsidR="005B7AAB" w:rsidRPr="001657F0">
        <w:rPr>
          <w:sz w:val="22"/>
          <w:szCs w:val="22"/>
        </w:rPr>
        <w:t xml:space="preserve">macro-averaged </w:t>
      </w:r>
      <w:r w:rsidR="0081038B" w:rsidRPr="001657F0">
        <w:rPr>
          <w:sz w:val="22"/>
          <w:szCs w:val="22"/>
        </w:rPr>
        <w:t xml:space="preserve">recall </w:t>
      </w:r>
      <w:r w:rsidR="00403C9F" w:rsidRPr="001657F0">
        <w:rPr>
          <w:sz w:val="22"/>
          <w:szCs w:val="22"/>
        </w:rPr>
        <w:t xml:space="preserve">was </w:t>
      </w:r>
      <w:r w:rsidR="008E6F4C" w:rsidRPr="001657F0">
        <w:rPr>
          <w:sz w:val="22"/>
          <w:szCs w:val="22"/>
        </w:rPr>
        <w:t>0.</w:t>
      </w:r>
      <w:r w:rsidR="00C23AB2" w:rsidRPr="001657F0">
        <w:rPr>
          <w:sz w:val="22"/>
          <w:szCs w:val="22"/>
        </w:rPr>
        <w:t xml:space="preserve">688, and </w:t>
      </w:r>
      <w:r w:rsidR="005F3C33" w:rsidRPr="001657F0">
        <w:rPr>
          <w:sz w:val="22"/>
          <w:szCs w:val="22"/>
        </w:rPr>
        <w:t>the macro</w:t>
      </w:r>
      <w:r w:rsidR="005B7AAB" w:rsidRPr="001657F0">
        <w:rPr>
          <w:sz w:val="22"/>
          <w:szCs w:val="22"/>
        </w:rPr>
        <w:t>-averaged</w:t>
      </w:r>
      <w:r w:rsidR="00F72081" w:rsidRPr="001657F0">
        <w:rPr>
          <w:sz w:val="22"/>
          <w:szCs w:val="22"/>
        </w:rPr>
        <w:t xml:space="preserve"> </w:t>
      </w:r>
      <w:r w:rsidR="00C23AB2" w:rsidRPr="001657F0">
        <w:rPr>
          <w:sz w:val="22"/>
          <w:szCs w:val="22"/>
        </w:rPr>
        <w:t>specificity</w:t>
      </w:r>
      <w:r w:rsidR="005F3C33" w:rsidRPr="001657F0">
        <w:rPr>
          <w:sz w:val="22"/>
          <w:szCs w:val="22"/>
        </w:rPr>
        <w:t xml:space="preserve"> was</w:t>
      </w:r>
      <w:r w:rsidR="00AC47C7" w:rsidRPr="001657F0">
        <w:rPr>
          <w:sz w:val="22"/>
          <w:szCs w:val="22"/>
        </w:rPr>
        <w:t xml:space="preserve"> </w:t>
      </w:r>
      <w:r w:rsidR="005F3C33" w:rsidRPr="001657F0">
        <w:rPr>
          <w:sz w:val="22"/>
          <w:szCs w:val="22"/>
        </w:rPr>
        <w:t>0.</w:t>
      </w:r>
      <w:r w:rsidR="00C23AB2" w:rsidRPr="001657F0">
        <w:rPr>
          <w:sz w:val="22"/>
          <w:szCs w:val="22"/>
        </w:rPr>
        <w:t>878. The</w:t>
      </w:r>
      <w:r w:rsidR="00CC1D4F" w:rsidRPr="001657F0">
        <w:rPr>
          <w:sz w:val="22"/>
          <w:szCs w:val="22"/>
        </w:rPr>
        <w:t xml:space="preserve"> </w:t>
      </w:r>
      <w:r w:rsidR="000E7ADB" w:rsidRPr="001657F0">
        <w:rPr>
          <w:sz w:val="22"/>
          <w:szCs w:val="22"/>
        </w:rPr>
        <w:t>macro</w:t>
      </w:r>
      <w:r w:rsidR="00472752" w:rsidRPr="001657F0">
        <w:rPr>
          <w:sz w:val="22"/>
          <w:szCs w:val="22"/>
        </w:rPr>
        <w:t>-average</w:t>
      </w:r>
      <w:r w:rsidR="00163B0C" w:rsidRPr="001657F0">
        <w:rPr>
          <w:sz w:val="22"/>
          <w:szCs w:val="22"/>
        </w:rPr>
        <w:t>d</w:t>
      </w:r>
      <w:r w:rsidR="000E7ADB" w:rsidRPr="001657F0">
        <w:rPr>
          <w:sz w:val="22"/>
          <w:szCs w:val="22"/>
        </w:rPr>
        <w:t xml:space="preserve"> G</w:t>
      </w:r>
      <w:r w:rsidR="00D21706" w:rsidRPr="001657F0">
        <w:rPr>
          <w:sz w:val="22"/>
          <w:szCs w:val="22"/>
        </w:rPr>
        <w:t xml:space="preserve">-Mean and </w:t>
      </w:r>
      <w:r w:rsidR="0081038B" w:rsidRPr="001657F0">
        <w:rPr>
          <w:sz w:val="22"/>
          <w:szCs w:val="22"/>
        </w:rPr>
        <w:t xml:space="preserve">F-score </w:t>
      </w:r>
      <w:r w:rsidR="00CC1D4F" w:rsidRPr="001657F0">
        <w:rPr>
          <w:sz w:val="22"/>
          <w:szCs w:val="22"/>
        </w:rPr>
        <w:t>w</w:t>
      </w:r>
      <w:r w:rsidR="000E7ADB" w:rsidRPr="001657F0">
        <w:rPr>
          <w:sz w:val="22"/>
          <w:szCs w:val="22"/>
        </w:rPr>
        <w:t>ere</w:t>
      </w:r>
      <w:r w:rsidR="00CC1D4F" w:rsidRPr="001657F0">
        <w:rPr>
          <w:sz w:val="22"/>
          <w:szCs w:val="22"/>
        </w:rPr>
        <w:t xml:space="preserve"> </w:t>
      </w:r>
      <w:r w:rsidR="000E7ADB" w:rsidRPr="001657F0">
        <w:rPr>
          <w:sz w:val="22"/>
          <w:szCs w:val="22"/>
        </w:rPr>
        <w:t>0.</w:t>
      </w:r>
      <w:r w:rsidR="00C23AB2" w:rsidRPr="001657F0">
        <w:rPr>
          <w:sz w:val="22"/>
          <w:szCs w:val="22"/>
        </w:rPr>
        <w:t>706</w:t>
      </w:r>
      <w:r w:rsidR="000E7ADB" w:rsidRPr="001657F0">
        <w:rPr>
          <w:sz w:val="22"/>
          <w:szCs w:val="22"/>
        </w:rPr>
        <w:t xml:space="preserve"> and </w:t>
      </w:r>
      <w:r w:rsidR="00C32E09" w:rsidRPr="001657F0">
        <w:rPr>
          <w:sz w:val="22"/>
          <w:szCs w:val="22"/>
        </w:rPr>
        <w:t>0.</w:t>
      </w:r>
      <w:r w:rsidR="00C23AB2" w:rsidRPr="001657F0">
        <w:rPr>
          <w:sz w:val="22"/>
          <w:szCs w:val="22"/>
        </w:rPr>
        <w:t>657</w:t>
      </w:r>
      <w:r w:rsidR="000E7ADB" w:rsidRPr="001657F0">
        <w:rPr>
          <w:sz w:val="22"/>
          <w:szCs w:val="22"/>
        </w:rPr>
        <w:t>, respectively</w:t>
      </w:r>
      <w:r w:rsidR="00D21706" w:rsidRPr="001657F0">
        <w:rPr>
          <w:sz w:val="22"/>
          <w:szCs w:val="22"/>
        </w:rPr>
        <w:t>.</w:t>
      </w:r>
      <w:r w:rsidR="0081038B" w:rsidRPr="001657F0">
        <w:rPr>
          <w:sz w:val="22"/>
          <w:szCs w:val="22"/>
        </w:rPr>
        <w:t xml:space="preserve"> </w:t>
      </w:r>
      <w:r w:rsidR="000E7ADB" w:rsidRPr="001657F0">
        <w:rPr>
          <w:sz w:val="22"/>
          <w:szCs w:val="22"/>
        </w:rPr>
        <w:t xml:space="preserve">This </w:t>
      </w:r>
      <w:r w:rsidR="0081038B" w:rsidRPr="001657F0">
        <w:rPr>
          <w:sz w:val="22"/>
          <w:szCs w:val="22"/>
        </w:rPr>
        <w:t>indicat</w:t>
      </w:r>
      <w:r w:rsidR="000E7ADB" w:rsidRPr="001657F0">
        <w:rPr>
          <w:sz w:val="22"/>
          <w:szCs w:val="22"/>
        </w:rPr>
        <w:t>es</w:t>
      </w:r>
      <w:r w:rsidR="0081038B" w:rsidRPr="001657F0">
        <w:rPr>
          <w:sz w:val="22"/>
          <w:szCs w:val="22"/>
        </w:rPr>
        <w:t xml:space="preserve"> </w:t>
      </w:r>
      <w:r w:rsidR="00993BBB" w:rsidRPr="001657F0">
        <w:rPr>
          <w:sz w:val="22"/>
          <w:szCs w:val="22"/>
        </w:rPr>
        <w:t>balance</w:t>
      </w:r>
      <w:r w:rsidR="00C23AB2" w:rsidRPr="001657F0">
        <w:rPr>
          <w:sz w:val="22"/>
          <w:szCs w:val="22"/>
        </w:rPr>
        <w:t xml:space="preserve"> between </w:t>
      </w:r>
      <w:r w:rsidR="0081038B" w:rsidRPr="001657F0">
        <w:rPr>
          <w:sz w:val="22"/>
          <w:szCs w:val="22"/>
        </w:rPr>
        <w:lastRenderedPageBreak/>
        <w:t>true negatives</w:t>
      </w:r>
      <w:r w:rsidR="00DE0C72" w:rsidRPr="001657F0">
        <w:rPr>
          <w:sz w:val="22"/>
          <w:szCs w:val="22"/>
        </w:rPr>
        <w:t xml:space="preserve"> and true positives</w:t>
      </w:r>
      <w:r w:rsidR="0081038B" w:rsidRPr="001657F0">
        <w:rPr>
          <w:sz w:val="22"/>
          <w:szCs w:val="22"/>
        </w:rPr>
        <w:t xml:space="preserve"> across all age classes. </w:t>
      </w:r>
      <w:r w:rsidR="00C23AB2" w:rsidRPr="001657F0">
        <w:rPr>
          <w:sz w:val="22"/>
          <w:szCs w:val="22"/>
        </w:rPr>
        <w:t>Overall, average</w:t>
      </w:r>
      <w:r w:rsidR="0081038B" w:rsidRPr="001657F0">
        <w:rPr>
          <w:sz w:val="22"/>
          <w:szCs w:val="22"/>
        </w:rPr>
        <w:t xml:space="preserve"> accuracy </w:t>
      </w:r>
      <w:r w:rsidR="00BB50F9" w:rsidRPr="001657F0">
        <w:rPr>
          <w:sz w:val="22"/>
          <w:szCs w:val="22"/>
        </w:rPr>
        <w:t xml:space="preserve">was </w:t>
      </w:r>
      <w:r w:rsidR="007E2777" w:rsidRPr="001657F0">
        <w:rPr>
          <w:sz w:val="22"/>
          <w:szCs w:val="22"/>
        </w:rPr>
        <w:t>0.</w:t>
      </w:r>
      <w:r w:rsidR="00C23AB2" w:rsidRPr="001657F0">
        <w:rPr>
          <w:sz w:val="22"/>
          <w:szCs w:val="22"/>
        </w:rPr>
        <w:t>807</w:t>
      </w:r>
      <w:r w:rsidR="0081038B" w:rsidRPr="001657F0">
        <w:rPr>
          <w:sz w:val="22"/>
          <w:szCs w:val="22"/>
        </w:rPr>
        <w:t>, and</w:t>
      </w:r>
      <w:r w:rsidR="00C23AB2" w:rsidRPr="001657F0">
        <w:rPr>
          <w:sz w:val="22"/>
          <w:szCs w:val="22"/>
        </w:rPr>
        <w:t xml:space="preserve"> the</w:t>
      </w:r>
      <w:r w:rsidR="0081038B" w:rsidRPr="001657F0">
        <w:rPr>
          <w:sz w:val="22"/>
          <w:szCs w:val="22"/>
        </w:rPr>
        <w:t xml:space="preserve"> macro</w:t>
      </w:r>
      <w:r w:rsidR="00012652" w:rsidRPr="001657F0">
        <w:rPr>
          <w:sz w:val="22"/>
          <w:szCs w:val="22"/>
        </w:rPr>
        <w:t>-averaged</w:t>
      </w:r>
      <w:r w:rsidR="0081038B" w:rsidRPr="001657F0">
        <w:rPr>
          <w:sz w:val="22"/>
          <w:szCs w:val="22"/>
        </w:rPr>
        <w:t xml:space="preserve"> G-Mean of </w:t>
      </w:r>
      <w:r w:rsidR="007E2777" w:rsidRPr="001657F0">
        <w:rPr>
          <w:sz w:val="22"/>
          <w:szCs w:val="22"/>
        </w:rPr>
        <w:t>0.</w:t>
      </w:r>
      <w:r w:rsidR="00C23AB2" w:rsidRPr="001657F0">
        <w:rPr>
          <w:sz w:val="22"/>
          <w:szCs w:val="22"/>
        </w:rPr>
        <w:t>706 further reflects</w:t>
      </w:r>
      <w:r w:rsidR="0081038B" w:rsidRPr="001657F0">
        <w:rPr>
          <w:sz w:val="22"/>
          <w:szCs w:val="22"/>
        </w:rPr>
        <w:t xml:space="preserve"> </w:t>
      </w:r>
      <w:r w:rsidR="00FD5F52" w:rsidRPr="001657F0">
        <w:rPr>
          <w:sz w:val="22"/>
          <w:szCs w:val="22"/>
        </w:rPr>
        <w:t>a</w:t>
      </w:r>
      <w:r w:rsidR="0081038B" w:rsidRPr="001657F0">
        <w:rPr>
          <w:sz w:val="22"/>
          <w:szCs w:val="22"/>
        </w:rPr>
        <w:t xml:space="preserve"> balance between sensitivity and specificity.</w:t>
      </w:r>
    </w:p>
    <w:p w14:paraId="442FFB00" w14:textId="3F36BA8A" w:rsidR="00935F50" w:rsidRPr="001657F0" w:rsidRDefault="00C36B0A" w:rsidP="00152FD0">
      <w:pPr>
        <w:spacing w:after="240"/>
        <w:ind w:firstLine="245"/>
        <w:jc w:val="center"/>
        <w:rPr>
          <w:sz w:val="22"/>
          <w:szCs w:val="22"/>
        </w:rPr>
      </w:pPr>
      <w:r w:rsidRPr="001657F0">
        <w:rPr>
          <w:noProof/>
          <w:sz w:val="22"/>
          <w:szCs w:val="22"/>
        </w:rPr>
        <w:drawing>
          <wp:inline distT="0" distB="0" distL="0" distR="0" wp14:anchorId="567A43DB" wp14:editId="7AE0ECD1">
            <wp:extent cx="3140740" cy="2587752"/>
            <wp:effectExtent l="0" t="0" r="2540" b="3175"/>
            <wp:docPr id="174794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776"/>
                    <a:stretch>
                      <a:fillRect/>
                    </a:stretch>
                  </pic:blipFill>
                  <pic:spPr bwMode="auto">
                    <a:xfrm>
                      <a:off x="0" y="0"/>
                      <a:ext cx="3140740" cy="2587752"/>
                    </a:xfrm>
                    <a:prstGeom prst="rect">
                      <a:avLst/>
                    </a:prstGeom>
                    <a:noFill/>
                    <a:ln>
                      <a:noFill/>
                    </a:ln>
                    <a:extLst>
                      <a:ext uri="{53640926-AAD7-44D8-BBD7-CCE9431645EC}">
                        <a14:shadowObscured xmlns:a14="http://schemas.microsoft.com/office/drawing/2010/main"/>
                      </a:ext>
                    </a:extLst>
                  </pic:spPr>
                </pic:pic>
              </a:graphicData>
            </a:graphic>
          </wp:inline>
        </w:drawing>
      </w:r>
    </w:p>
    <w:p w14:paraId="37F4B62D" w14:textId="29DC1366" w:rsidR="00243073" w:rsidRPr="001657F0" w:rsidRDefault="00243073" w:rsidP="00152FD0">
      <w:pPr>
        <w:spacing w:after="240"/>
        <w:ind w:firstLine="245"/>
        <w:jc w:val="center"/>
        <w:rPr>
          <w:b/>
          <w:sz w:val="22"/>
          <w:szCs w:val="22"/>
        </w:rPr>
      </w:pPr>
      <w:r w:rsidRPr="001657F0">
        <w:rPr>
          <w:b/>
          <w:sz w:val="22"/>
          <w:szCs w:val="22"/>
        </w:rPr>
        <w:t>F</w:t>
      </w:r>
      <w:r w:rsidR="0055044E" w:rsidRPr="001657F0">
        <w:rPr>
          <w:b/>
          <w:sz w:val="22"/>
          <w:szCs w:val="22"/>
        </w:rPr>
        <w:t>igure</w:t>
      </w:r>
      <w:r w:rsidRPr="001657F0">
        <w:rPr>
          <w:b/>
          <w:sz w:val="22"/>
          <w:szCs w:val="22"/>
        </w:rPr>
        <w:t xml:space="preserve"> 2. </w:t>
      </w:r>
      <w:r w:rsidR="00BC4B6F" w:rsidRPr="001657F0">
        <w:rPr>
          <w:b/>
          <w:sz w:val="22"/>
          <w:szCs w:val="22"/>
        </w:rPr>
        <w:t>Confusion matrix averaged over the four cross-validation folds</w:t>
      </w:r>
    </w:p>
    <w:p w14:paraId="4CBB30BE" w14:textId="77777777" w:rsidR="00F9661E" w:rsidRPr="001657F0" w:rsidRDefault="00F9661E" w:rsidP="00B8795C">
      <w:pPr>
        <w:spacing w:after="240"/>
        <w:jc w:val="both"/>
        <w:rPr>
          <w:sz w:val="22"/>
          <w:szCs w:val="22"/>
        </w:rPr>
      </w:pPr>
    </w:p>
    <w:p w14:paraId="06CDB833" w14:textId="77777777" w:rsidR="00326D93" w:rsidRPr="001657F0" w:rsidRDefault="00326D93" w:rsidP="00326D93">
      <w:pPr>
        <w:spacing w:after="240"/>
        <w:ind w:firstLine="245"/>
        <w:jc w:val="center"/>
        <w:rPr>
          <w:b/>
          <w:bCs/>
          <w:sz w:val="22"/>
          <w:szCs w:val="22"/>
        </w:rPr>
      </w:pPr>
      <w:r w:rsidRPr="001657F0">
        <w:rPr>
          <w:b/>
          <w:bCs/>
          <w:sz w:val="22"/>
          <w:szCs w:val="22"/>
        </w:rPr>
        <w:t>Table 3. Averaged four-fold cross-validation performance metrics for Experiment 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8"/>
        <w:gridCol w:w="1411"/>
        <w:gridCol w:w="1434"/>
        <w:gridCol w:w="1428"/>
        <w:gridCol w:w="1234"/>
        <w:gridCol w:w="1356"/>
        <w:gridCol w:w="711"/>
      </w:tblGrid>
      <w:tr w:rsidR="00326D93" w:rsidRPr="001657F0" w14:paraId="7CB500C9" w14:textId="77777777" w:rsidTr="009504BD">
        <w:trPr>
          <w:jc w:val="center"/>
        </w:trPr>
        <w:tc>
          <w:tcPr>
            <w:tcW w:w="1313" w:type="dxa"/>
            <w:tcBorders>
              <w:top w:val="single" w:sz="4" w:space="0" w:color="auto"/>
              <w:bottom w:val="single" w:sz="4" w:space="0" w:color="auto"/>
            </w:tcBorders>
          </w:tcPr>
          <w:p w14:paraId="1D202118" w14:textId="77777777" w:rsidR="00326D93" w:rsidRPr="001657F0" w:rsidRDefault="00000000" w:rsidP="009504BD">
            <w:pPr>
              <w:spacing w:after="240"/>
              <w:rPr>
                <w:b/>
                <w:bCs/>
                <w:sz w:val="22"/>
                <w:szCs w:val="22"/>
              </w:rPr>
            </w:pPr>
            <m:oMathPara>
              <m:oMath>
                <m:sSub>
                  <m:sSubPr>
                    <m:ctrlPr>
                      <w:rPr>
                        <w:rFonts w:ascii="Cambria Math" w:hAnsi="Cambria Math"/>
                        <w:b/>
                        <w:bCs/>
                        <w:sz w:val="22"/>
                        <w:szCs w:val="22"/>
                      </w:rPr>
                    </m:ctrlPr>
                  </m:sSubPr>
                  <m:e>
                    <m:r>
                      <m:rPr>
                        <m:sty m:val="b"/>
                      </m:rPr>
                      <w:rPr>
                        <w:rFonts w:ascii="Cambria Math" w:hAnsi="Cambria Math"/>
                        <w:sz w:val="22"/>
                        <w:szCs w:val="22"/>
                      </w:rPr>
                      <m:t>Recall</m:t>
                    </m:r>
                  </m:e>
                  <m:sub>
                    <m:r>
                      <m:rPr>
                        <m:sty m:val="bi"/>
                      </m:rPr>
                      <w:rPr>
                        <w:rFonts w:ascii="Cambria Math" w:hAnsi="Cambria Math"/>
                        <w:sz w:val="22"/>
                        <w:szCs w:val="22"/>
                      </w:rPr>
                      <m:t>M</m:t>
                    </m:r>
                  </m:sub>
                </m:sSub>
                <m:r>
                  <m:rPr>
                    <m:sty m:val="bi"/>
                  </m:rPr>
                  <w:rPr>
                    <w:rFonts w:ascii="Cambria Math" w:hAnsi="Cambria Math"/>
                    <w:sz w:val="22"/>
                    <w:szCs w:val="22"/>
                  </w:rPr>
                  <m:t xml:space="preserve">        </m:t>
                </m:r>
              </m:oMath>
            </m:oMathPara>
          </w:p>
        </w:tc>
        <w:tc>
          <w:tcPr>
            <w:tcW w:w="1411" w:type="dxa"/>
            <w:tcBorders>
              <w:top w:val="single" w:sz="4" w:space="0" w:color="auto"/>
              <w:bottom w:val="single" w:sz="4" w:space="0" w:color="auto"/>
            </w:tcBorders>
          </w:tcPr>
          <w:p w14:paraId="74A261C5" w14:textId="77777777" w:rsidR="00326D93" w:rsidRPr="001657F0" w:rsidRDefault="00000000" w:rsidP="009504BD">
            <w:pPr>
              <w:spacing w:after="240"/>
              <w:rPr>
                <w:b/>
                <w:bCs/>
                <w:sz w:val="22"/>
                <w:szCs w:val="22"/>
              </w:rPr>
            </w:pPr>
            <m:oMathPara>
              <m:oMath>
                <m:sSub>
                  <m:sSubPr>
                    <m:ctrlPr>
                      <w:rPr>
                        <w:rFonts w:ascii="Cambria Math" w:hAnsi="Cambria Math"/>
                        <w:b/>
                        <w:bCs/>
                        <w:sz w:val="22"/>
                        <w:szCs w:val="22"/>
                      </w:rPr>
                    </m:ctrlPr>
                  </m:sSubPr>
                  <m:e>
                    <m:r>
                      <m:rPr>
                        <m:nor/>
                      </m:rPr>
                      <w:rPr>
                        <w:b/>
                        <w:bCs/>
                        <w:sz w:val="22"/>
                        <w:szCs w:val="22"/>
                      </w:rPr>
                      <m:t>Specificity</m:t>
                    </m:r>
                  </m:e>
                  <m:sub>
                    <m:r>
                      <m:rPr>
                        <m:sty m:val="bi"/>
                      </m:rPr>
                      <w:rPr>
                        <w:rFonts w:ascii="Cambria Math" w:hAnsi="Cambria Math"/>
                        <w:sz w:val="22"/>
                        <w:szCs w:val="22"/>
                      </w:rPr>
                      <m:t>M</m:t>
                    </m:r>
                  </m:sub>
                </m:sSub>
              </m:oMath>
            </m:oMathPara>
          </w:p>
        </w:tc>
        <w:tc>
          <w:tcPr>
            <w:tcW w:w="1434" w:type="dxa"/>
            <w:tcBorders>
              <w:top w:val="single" w:sz="4" w:space="0" w:color="auto"/>
              <w:bottom w:val="single" w:sz="4" w:space="0" w:color="auto"/>
            </w:tcBorders>
          </w:tcPr>
          <w:p w14:paraId="148DAA6C" w14:textId="77777777" w:rsidR="00326D93" w:rsidRPr="001657F0" w:rsidRDefault="00000000" w:rsidP="009504BD">
            <w:pPr>
              <w:spacing w:after="240"/>
              <w:rPr>
                <w:b/>
                <w:bCs/>
                <w:sz w:val="22"/>
                <w:szCs w:val="22"/>
              </w:rPr>
            </w:pPr>
            <m:oMathPara>
              <m:oMath>
                <m:sSub>
                  <m:sSubPr>
                    <m:ctrlPr>
                      <w:rPr>
                        <w:rFonts w:ascii="Cambria Math" w:hAnsi="Cambria Math"/>
                        <w:b/>
                        <w:bCs/>
                        <w:sz w:val="22"/>
                        <w:szCs w:val="22"/>
                      </w:rPr>
                    </m:ctrlPr>
                  </m:sSubPr>
                  <m:e>
                    <m:r>
                      <m:rPr>
                        <m:nor/>
                      </m:rPr>
                      <w:rPr>
                        <w:b/>
                        <w:bCs/>
                        <w:sz w:val="22"/>
                        <w:szCs w:val="22"/>
                      </w:rPr>
                      <m:t>Precision</m:t>
                    </m:r>
                  </m:e>
                  <m:sub>
                    <m:r>
                      <m:rPr>
                        <m:sty m:val="bi"/>
                      </m:rPr>
                      <w:rPr>
                        <w:rFonts w:ascii="Cambria Math" w:hAnsi="Cambria Math"/>
                        <w:sz w:val="22"/>
                        <w:szCs w:val="22"/>
                      </w:rPr>
                      <m:t>M</m:t>
                    </m:r>
                  </m:sub>
                </m:sSub>
                <m:r>
                  <m:rPr>
                    <m:sty m:val="bi"/>
                  </m:rPr>
                  <w:rPr>
                    <w:rFonts w:ascii="Cambria Math" w:hAnsi="Cambria Math"/>
                    <w:sz w:val="22"/>
                    <w:szCs w:val="22"/>
                  </w:rPr>
                  <m:t xml:space="preserve">    </m:t>
                </m:r>
              </m:oMath>
            </m:oMathPara>
          </w:p>
        </w:tc>
        <w:tc>
          <w:tcPr>
            <w:tcW w:w="1428" w:type="dxa"/>
            <w:tcBorders>
              <w:top w:val="single" w:sz="4" w:space="0" w:color="auto"/>
              <w:bottom w:val="single" w:sz="4" w:space="0" w:color="auto"/>
            </w:tcBorders>
          </w:tcPr>
          <w:p w14:paraId="19CF9B46" w14:textId="77777777" w:rsidR="00326D93" w:rsidRPr="001657F0" w:rsidRDefault="00000000" w:rsidP="009504BD">
            <w:pPr>
              <w:spacing w:after="240"/>
              <w:rPr>
                <w:b/>
                <w:i/>
                <w:sz w:val="22"/>
                <w:szCs w:val="22"/>
              </w:rPr>
            </w:pPr>
            <m:oMathPara>
              <m:oMath>
                <m:sSub>
                  <m:sSubPr>
                    <m:ctrlPr>
                      <w:rPr>
                        <w:rFonts w:ascii="Cambria Math" w:hAnsi="Cambria Math"/>
                        <w:b/>
                        <w:bCs/>
                        <w:sz w:val="22"/>
                        <w:szCs w:val="22"/>
                      </w:rPr>
                    </m:ctrlPr>
                  </m:sSubPr>
                  <m:e>
                    <m:r>
                      <m:rPr>
                        <m:nor/>
                      </m:rPr>
                      <w:rPr>
                        <w:b/>
                        <w:bCs/>
                        <w:sz w:val="22"/>
                        <w:szCs w:val="22"/>
                      </w:rPr>
                      <m:t>F-score</m:t>
                    </m:r>
                  </m:e>
                  <m:sub>
                    <m:r>
                      <m:rPr>
                        <m:sty m:val="bi"/>
                      </m:rPr>
                      <w:rPr>
                        <w:rFonts w:ascii="Cambria Math" w:hAnsi="Cambria Math"/>
                        <w:sz w:val="22"/>
                        <w:szCs w:val="22"/>
                      </w:rPr>
                      <m:t>M</m:t>
                    </m:r>
                  </m:sub>
                </m:sSub>
                <m:r>
                  <m:rPr>
                    <m:sty m:val="bi"/>
                  </m:rPr>
                  <w:rPr>
                    <w:rFonts w:ascii="Cambria Math" w:hAnsi="Cambria Math"/>
                    <w:sz w:val="22"/>
                    <w:szCs w:val="22"/>
                  </w:rPr>
                  <m:t xml:space="preserve">       </m:t>
                </m:r>
              </m:oMath>
            </m:oMathPara>
          </w:p>
        </w:tc>
        <w:tc>
          <w:tcPr>
            <w:tcW w:w="1234" w:type="dxa"/>
            <w:tcBorders>
              <w:top w:val="single" w:sz="4" w:space="0" w:color="auto"/>
              <w:bottom w:val="single" w:sz="4" w:space="0" w:color="auto"/>
            </w:tcBorders>
          </w:tcPr>
          <w:p w14:paraId="4C847C15" w14:textId="77777777" w:rsidR="00326D93" w:rsidRPr="001657F0" w:rsidRDefault="00326D93" w:rsidP="009504BD">
            <w:pPr>
              <w:spacing w:after="240"/>
              <w:rPr>
                <w:b/>
                <w:bCs/>
                <w:sz w:val="22"/>
                <w:szCs w:val="22"/>
              </w:rPr>
            </w:pPr>
            <w:r w:rsidRPr="001657F0">
              <w:rPr>
                <w:b/>
                <w:bCs/>
                <w:sz w:val="22"/>
                <w:szCs w:val="22"/>
              </w:rPr>
              <w:t>ACC</w:t>
            </w:r>
          </w:p>
        </w:tc>
        <w:tc>
          <w:tcPr>
            <w:tcW w:w="1356" w:type="dxa"/>
            <w:tcBorders>
              <w:top w:val="single" w:sz="4" w:space="0" w:color="auto"/>
              <w:bottom w:val="single" w:sz="4" w:space="0" w:color="auto"/>
            </w:tcBorders>
          </w:tcPr>
          <w:p w14:paraId="11991F8D" w14:textId="77777777" w:rsidR="00326D93" w:rsidRPr="001657F0" w:rsidRDefault="00000000" w:rsidP="009504BD">
            <w:pPr>
              <w:spacing w:after="240"/>
              <w:rPr>
                <w:b/>
                <w:bCs/>
                <w:sz w:val="22"/>
                <w:szCs w:val="22"/>
              </w:rPr>
            </w:pPr>
            <m:oMath>
              <m:sSub>
                <m:sSubPr>
                  <m:ctrlPr>
                    <w:rPr>
                      <w:rFonts w:ascii="Cambria Math" w:hAnsi="Cambria Math"/>
                      <w:b/>
                      <w:bCs/>
                      <w:sz w:val="22"/>
                      <w:szCs w:val="22"/>
                    </w:rPr>
                  </m:ctrlPr>
                </m:sSubPr>
                <m:e>
                  <m:r>
                    <m:rPr>
                      <m:nor/>
                    </m:rPr>
                    <w:rPr>
                      <w:b/>
                      <w:bCs/>
                      <w:sz w:val="22"/>
                      <w:szCs w:val="22"/>
                    </w:rPr>
                    <m:t>G-Mean</m:t>
                  </m:r>
                </m:e>
                <m:sub>
                  <m:r>
                    <m:rPr>
                      <m:sty m:val="bi"/>
                    </m:rPr>
                    <w:rPr>
                      <w:rFonts w:ascii="Cambria Math" w:hAnsi="Cambria Math"/>
                      <w:sz w:val="22"/>
                      <w:szCs w:val="22"/>
                    </w:rPr>
                    <m:t>M</m:t>
                  </m:r>
                </m:sub>
              </m:sSub>
            </m:oMath>
            <w:r w:rsidR="00326D93" w:rsidRPr="001657F0">
              <w:rPr>
                <w:b/>
                <w:bCs/>
                <w:sz w:val="22"/>
                <w:szCs w:val="22"/>
              </w:rPr>
              <w:t xml:space="preserve">  </w:t>
            </w:r>
          </w:p>
        </w:tc>
        <w:tc>
          <w:tcPr>
            <w:tcW w:w="650" w:type="dxa"/>
            <w:tcBorders>
              <w:top w:val="single" w:sz="4" w:space="0" w:color="auto"/>
              <w:bottom w:val="single" w:sz="4" w:space="0" w:color="auto"/>
            </w:tcBorders>
          </w:tcPr>
          <w:p w14:paraId="3A5C299B" w14:textId="77777777" w:rsidR="00326D93" w:rsidRPr="001657F0" w:rsidRDefault="00326D93" w:rsidP="009504BD">
            <w:pPr>
              <w:spacing w:after="240"/>
              <w:rPr>
                <w:b/>
                <w:bCs/>
                <w:sz w:val="22"/>
                <w:szCs w:val="22"/>
              </w:rPr>
            </w:pPr>
            <w:r w:rsidRPr="001657F0">
              <w:rPr>
                <w:b/>
                <w:bCs/>
                <w:sz w:val="22"/>
                <w:szCs w:val="22"/>
              </w:rPr>
              <w:t>AUC</w:t>
            </w:r>
          </w:p>
        </w:tc>
      </w:tr>
      <w:tr w:rsidR="00326D93" w:rsidRPr="001657F0" w14:paraId="7B4D14B3" w14:textId="77777777" w:rsidTr="009504BD">
        <w:trPr>
          <w:jc w:val="center"/>
        </w:trPr>
        <w:tc>
          <w:tcPr>
            <w:tcW w:w="1313" w:type="dxa"/>
            <w:tcBorders>
              <w:bottom w:val="single" w:sz="4" w:space="0" w:color="auto"/>
            </w:tcBorders>
          </w:tcPr>
          <w:p w14:paraId="46EC2B49" w14:textId="77777777" w:rsidR="00326D93" w:rsidRPr="001657F0" w:rsidRDefault="00326D93" w:rsidP="009504BD">
            <w:pPr>
              <w:spacing w:after="240"/>
              <w:rPr>
                <w:b/>
                <w:bCs/>
                <w:sz w:val="22"/>
                <w:szCs w:val="22"/>
              </w:rPr>
            </w:pPr>
            <w:r w:rsidRPr="001657F0">
              <w:rPr>
                <w:rFonts w:eastAsiaTheme="majorEastAsia"/>
                <w:sz w:val="22"/>
                <w:szCs w:val="22"/>
              </w:rPr>
              <w:t>0.688</w:t>
            </w:r>
          </w:p>
        </w:tc>
        <w:tc>
          <w:tcPr>
            <w:tcW w:w="1411" w:type="dxa"/>
            <w:tcBorders>
              <w:bottom w:val="single" w:sz="4" w:space="0" w:color="auto"/>
            </w:tcBorders>
          </w:tcPr>
          <w:p w14:paraId="6D456A8E" w14:textId="77777777" w:rsidR="00326D93" w:rsidRPr="001657F0" w:rsidRDefault="00326D93" w:rsidP="009504BD">
            <w:pPr>
              <w:spacing w:after="240"/>
              <w:rPr>
                <w:b/>
                <w:bCs/>
                <w:sz w:val="22"/>
                <w:szCs w:val="22"/>
              </w:rPr>
            </w:pPr>
            <w:r w:rsidRPr="001657F0">
              <w:rPr>
                <w:rFonts w:eastAsiaTheme="majorEastAsia"/>
                <w:sz w:val="22"/>
                <w:szCs w:val="22"/>
              </w:rPr>
              <w:t xml:space="preserve">0.878 </w:t>
            </w:r>
          </w:p>
        </w:tc>
        <w:tc>
          <w:tcPr>
            <w:tcW w:w="1434" w:type="dxa"/>
            <w:tcBorders>
              <w:bottom w:val="single" w:sz="4" w:space="0" w:color="auto"/>
            </w:tcBorders>
          </w:tcPr>
          <w:p w14:paraId="1B15BE07" w14:textId="77777777" w:rsidR="00326D93" w:rsidRPr="001657F0" w:rsidRDefault="00326D93" w:rsidP="009504BD">
            <w:pPr>
              <w:spacing w:after="240"/>
              <w:rPr>
                <w:b/>
                <w:bCs/>
                <w:sz w:val="22"/>
                <w:szCs w:val="22"/>
              </w:rPr>
            </w:pPr>
            <w:r w:rsidRPr="001657F0">
              <w:rPr>
                <w:rFonts w:eastAsiaTheme="majorEastAsia"/>
                <w:sz w:val="22"/>
                <w:szCs w:val="22"/>
              </w:rPr>
              <w:t>0.631</w:t>
            </w:r>
          </w:p>
        </w:tc>
        <w:tc>
          <w:tcPr>
            <w:tcW w:w="1428" w:type="dxa"/>
            <w:tcBorders>
              <w:bottom w:val="single" w:sz="4" w:space="0" w:color="auto"/>
            </w:tcBorders>
          </w:tcPr>
          <w:p w14:paraId="2C27D05C" w14:textId="77777777" w:rsidR="00326D93" w:rsidRPr="001657F0" w:rsidRDefault="00326D93" w:rsidP="009504BD">
            <w:pPr>
              <w:spacing w:after="240"/>
              <w:rPr>
                <w:b/>
                <w:bCs/>
                <w:sz w:val="22"/>
                <w:szCs w:val="22"/>
              </w:rPr>
            </w:pPr>
            <w:r w:rsidRPr="001657F0">
              <w:rPr>
                <w:rFonts w:eastAsiaTheme="majorEastAsia"/>
                <w:sz w:val="22"/>
                <w:szCs w:val="22"/>
              </w:rPr>
              <w:t>0.658</w:t>
            </w:r>
          </w:p>
        </w:tc>
        <w:tc>
          <w:tcPr>
            <w:tcW w:w="1234" w:type="dxa"/>
            <w:tcBorders>
              <w:bottom w:val="single" w:sz="4" w:space="0" w:color="auto"/>
            </w:tcBorders>
          </w:tcPr>
          <w:p w14:paraId="0E712DA5" w14:textId="77777777" w:rsidR="00326D93" w:rsidRPr="001657F0" w:rsidRDefault="00326D93" w:rsidP="009504BD">
            <w:pPr>
              <w:spacing w:after="240"/>
              <w:rPr>
                <w:b/>
                <w:bCs/>
                <w:sz w:val="22"/>
                <w:szCs w:val="22"/>
              </w:rPr>
            </w:pPr>
            <w:r w:rsidRPr="001657F0">
              <w:rPr>
                <w:rFonts w:eastAsiaTheme="majorEastAsia"/>
                <w:sz w:val="22"/>
                <w:szCs w:val="22"/>
              </w:rPr>
              <w:t>0.802</w:t>
            </w:r>
          </w:p>
        </w:tc>
        <w:tc>
          <w:tcPr>
            <w:tcW w:w="1356" w:type="dxa"/>
            <w:tcBorders>
              <w:bottom w:val="single" w:sz="4" w:space="0" w:color="auto"/>
            </w:tcBorders>
          </w:tcPr>
          <w:p w14:paraId="26F0CCB7" w14:textId="77777777" w:rsidR="00326D93" w:rsidRPr="001657F0" w:rsidRDefault="00326D93" w:rsidP="009504BD">
            <w:pPr>
              <w:spacing w:after="240"/>
              <w:rPr>
                <w:b/>
                <w:bCs/>
                <w:sz w:val="22"/>
                <w:szCs w:val="22"/>
              </w:rPr>
            </w:pPr>
            <w:r w:rsidRPr="001657F0">
              <w:rPr>
                <w:rFonts w:eastAsiaTheme="majorEastAsia"/>
                <w:sz w:val="22"/>
                <w:szCs w:val="22"/>
              </w:rPr>
              <w:t>0.706</w:t>
            </w:r>
          </w:p>
        </w:tc>
        <w:tc>
          <w:tcPr>
            <w:tcW w:w="650" w:type="dxa"/>
            <w:tcBorders>
              <w:bottom w:val="single" w:sz="4" w:space="0" w:color="auto"/>
            </w:tcBorders>
          </w:tcPr>
          <w:p w14:paraId="7EEA3DAD" w14:textId="77777777" w:rsidR="00326D93" w:rsidRPr="001657F0" w:rsidRDefault="00326D93" w:rsidP="009504BD">
            <w:pPr>
              <w:spacing w:after="240"/>
              <w:rPr>
                <w:rFonts w:eastAsiaTheme="majorEastAsia"/>
                <w:sz w:val="22"/>
                <w:szCs w:val="22"/>
              </w:rPr>
            </w:pPr>
            <w:r w:rsidRPr="001657F0">
              <w:rPr>
                <w:rFonts w:eastAsiaTheme="majorEastAsia"/>
                <w:sz w:val="22"/>
                <w:szCs w:val="22"/>
              </w:rPr>
              <w:t>0.968</w:t>
            </w:r>
          </w:p>
        </w:tc>
      </w:tr>
    </w:tbl>
    <w:p w14:paraId="43C9E08F" w14:textId="77777777" w:rsidR="00326D93" w:rsidRPr="001657F0" w:rsidRDefault="00326D93" w:rsidP="00B8795C">
      <w:pPr>
        <w:spacing w:after="240"/>
        <w:jc w:val="both"/>
        <w:rPr>
          <w:sz w:val="22"/>
          <w:szCs w:val="22"/>
        </w:rPr>
      </w:pPr>
    </w:p>
    <w:p w14:paraId="45C60D91" w14:textId="77777777" w:rsidR="00326D93" w:rsidRPr="001657F0" w:rsidRDefault="00326D93" w:rsidP="00B8795C">
      <w:pPr>
        <w:spacing w:after="240"/>
        <w:jc w:val="both"/>
        <w:rPr>
          <w:sz w:val="22"/>
          <w:szCs w:val="22"/>
        </w:rPr>
      </w:pPr>
    </w:p>
    <w:p w14:paraId="0998382D" w14:textId="77777777" w:rsidR="00326D93" w:rsidRPr="001657F0" w:rsidRDefault="00326D93" w:rsidP="00326D93">
      <w:pPr>
        <w:spacing w:after="240"/>
        <w:jc w:val="both"/>
        <w:rPr>
          <w:b/>
          <w:bCs/>
          <w:sz w:val="22"/>
          <w:szCs w:val="22"/>
        </w:rPr>
      </w:pPr>
      <w:r w:rsidRPr="001657F0">
        <w:rPr>
          <w:b/>
          <w:bCs/>
          <w:sz w:val="22"/>
          <w:szCs w:val="22"/>
        </w:rPr>
        <w:t xml:space="preserve">3.2. </w:t>
      </w:r>
      <w:r w:rsidR="00F55108" w:rsidRPr="001657F0">
        <w:rPr>
          <w:b/>
          <w:bCs/>
          <w:sz w:val="22"/>
          <w:szCs w:val="22"/>
        </w:rPr>
        <w:t xml:space="preserve">Experiment </w:t>
      </w:r>
      <w:r w:rsidR="00FA14BF" w:rsidRPr="001657F0">
        <w:rPr>
          <w:b/>
          <w:bCs/>
          <w:sz w:val="22"/>
          <w:szCs w:val="22"/>
        </w:rPr>
        <w:t>2</w:t>
      </w:r>
      <w:r w:rsidR="00F55108" w:rsidRPr="001657F0">
        <w:rPr>
          <w:b/>
          <w:bCs/>
          <w:sz w:val="22"/>
          <w:szCs w:val="22"/>
        </w:rPr>
        <w:t>:</w:t>
      </w:r>
    </w:p>
    <w:p w14:paraId="4DD2FA2B" w14:textId="26D3E648" w:rsidR="00B05346" w:rsidRPr="001657F0" w:rsidRDefault="00B05346" w:rsidP="00326D93">
      <w:pPr>
        <w:spacing w:after="240"/>
        <w:jc w:val="both"/>
        <w:rPr>
          <w:sz w:val="22"/>
          <w:szCs w:val="22"/>
        </w:rPr>
      </w:pPr>
      <w:r w:rsidRPr="001657F0">
        <w:rPr>
          <w:sz w:val="22"/>
          <w:szCs w:val="22"/>
        </w:rPr>
        <w:t xml:space="preserve">Compared </w:t>
      </w:r>
      <w:r w:rsidR="009308B5" w:rsidRPr="001657F0">
        <w:rPr>
          <w:sz w:val="22"/>
          <w:szCs w:val="22"/>
        </w:rPr>
        <w:t>to</w:t>
      </w:r>
      <w:r w:rsidRPr="001657F0">
        <w:rPr>
          <w:sz w:val="22"/>
          <w:szCs w:val="22"/>
        </w:rPr>
        <w:t xml:space="preserve"> Experiment 1, performance metrics declined after excluding the </w:t>
      </w:r>
      <w:r w:rsidRPr="001657F0">
        <w:rPr>
          <w:i/>
          <w:iCs/>
          <w:sz w:val="22"/>
          <w:szCs w:val="22"/>
        </w:rPr>
        <w:t>Very Young</w:t>
      </w:r>
      <w:r w:rsidRPr="001657F0">
        <w:rPr>
          <w:sz w:val="22"/>
          <w:szCs w:val="22"/>
        </w:rPr>
        <w:t xml:space="preserve"> and </w:t>
      </w:r>
      <w:r w:rsidRPr="001657F0">
        <w:rPr>
          <w:i/>
          <w:iCs/>
          <w:sz w:val="22"/>
          <w:szCs w:val="22"/>
        </w:rPr>
        <w:t>Young</w:t>
      </w:r>
      <w:r w:rsidRPr="001657F0">
        <w:rPr>
          <w:sz w:val="22"/>
          <w:szCs w:val="22"/>
        </w:rPr>
        <w:t xml:space="preserve"> classes</w:t>
      </w:r>
      <w:r w:rsidR="002E19AB" w:rsidRPr="001657F0">
        <w:rPr>
          <w:sz w:val="22"/>
          <w:szCs w:val="22"/>
        </w:rPr>
        <w:t xml:space="preserve"> according to </w:t>
      </w:r>
      <w:r w:rsidR="002E19AB" w:rsidRPr="001657F0">
        <w:rPr>
          <w:b/>
          <w:bCs/>
          <w:sz w:val="22"/>
          <w:szCs w:val="22"/>
        </w:rPr>
        <w:t xml:space="preserve">Table </w:t>
      </w:r>
      <w:r w:rsidR="00326D93" w:rsidRPr="001657F0">
        <w:rPr>
          <w:b/>
          <w:bCs/>
          <w:sz w:val="22"/>
          <w:szCs w:val="22"/>
        </w:rPr>
        <w:t>4</w:t>
      </w:r>
      <w:r w:rsidR="000C57C6" w:rsidRPr="001657F0">
        <w:rPr>
          <w:sz w:val="22"/>
          <w:szCs w:val="22"/>
        </w:rPr>
        <w:t xml:space="preserve"> and </w:t>
      </w:r>
      <w:r w:rsidR="000C57C6" w:rsidRPr="001657F0">
        <w:rPr>
          <w:b/>
          <w:bCs/>
          <w:sz w:val="22"/>
          <w:szCs w:val="22"/>
        </w:rPr>
        <w:t>Figure 3</w:t>
      </w:r>
      <w:r w:rsidRPr="001657F0">
        <w:rPr>
          <w:sz w:val="22"/>
          <w:szCs w:val="22"/>
        </w:rPr>
        <w:t>. Specifically, the macro</w:t>
      </w:r>
      <w:r w:rsidR="007610FB" w:rsidRPr="001657F0">
        <w:rPr>
          <w:sz w:val="22"/>
          <w:szCs w:val="22"/>
        </w:rPr>
        <w:t>-averaged</w:t>
      </w:r>
      <w:r w:rsidRPr="001657F0">
        <w:rPr>
          <w:sz w:val="22"/>
          <w:szCs w:val="22"/>
        </w:rPr>
        <w:t xml:space="preserve"> G-Mean decreased from 0.706 to 0.591, and the F-score declined from 0.658 to 0.540</w:t>
      </w:r>
      <w:r w:rsidRPr="001657F0">
        <w:rPr>
          <w:rFonts w:eastAsia="SimSun"/>
          <w:iCs/>
          <w:noProof/>
          <w:sz w:val="22"/>
          <w:szCs w:val="22"/>
          <w:lang w:eastAsia="pt-BR"/>
        </w:rPr>
        <w:t>. This reduction in performance likely reflects the narrower age range and increased biological homogeneity among older, treatment-eligible animals, which reduces class separability and makes prediction more challenging.</w:t>
      </w:r>
    </w:p>
    <w:p w14:paraId="555C37BC" w14:textId="77777777" w:rsidR="00B05346" w:rsidRPr="001657F0" w:rsidRDefault="00B05346" w:rsidP="00914B2A">
      <w:pPr>
        <w:spacing w:after="240"/>
        <w:jc w:val="both"/>
        <w:rPr>
          <w:sz w:val="22"/>
          <w:szCs w:val="22"/>
        </w:rPr>
      </w:pPr>
    </w:p>
    <w:p w14:paraId="1E617EE8" w14:textId="1C7EE368" w:rsidR="00960F95" w:rsidRPr="001657F0" w:rsidRDefault="00BA489D" w:rsidP="00960F95">
      <w:pPr>
        <w:spacing w:after="240"/>
        <w:ind w:firstLine="245"/>
        <w:jc w:val="center"/>
        <w:rPr>
          <w:sz w:val="22"/>
          <w:szCs w:val="22"/>
        </w:rPr>
      </w:pPr>
      <w:r w:rsidRPr="001657F0">
        <w:rPr>
          <w:noProof/>
          <w:sz w:val="22"/>
          <w:szCs w:val="22"/>
        </w:rPr>
        <w:lastRenderedPageBreak/>
        <w:drawing>
          <wp:inline distT="0" distB="0" distL="0" distR="0" wp14:anchorId="018D0E89" wp14:editId="6E2E7AAA">
            <wp:extent cx="3169335" cy="2587752"/>
            <wp:effectExtent l="0" t="0" r="0" b="3175"/>
            <wp:docPr id="647946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381"/>
                    <a:stretch>
                      <a:fillRect/>
                    </a:stretch>
                  </pic:blipFill>
                  <pic:spPr bwMode="auto">
                    <a:xfrm>
                      <a:off x="0" y="0"/>
                      <a:ext cx="3169335" cy="2587752"/>
                    </a:xfrm>
                    <a:prstGeom prst="rect">
                      <a:avLst/>
                    </a:prstGeom>
                    <a:noFill/>
                    <a:ln>
                      <a:noFill/>
                    </a:ln>
                    <a:extLst>
                      <a:ext uri="{53640926-AAD7-44D8-BBD7-CCE9431645EC}">
                        <a14:shadowObscured xmlns:a14="http://schemas.microsoft.com/office/drawing/2010/main"/>
                      </a:ext>
                    </a:extLst>
                  </pic:spPr>
                </pic:pic>
              </a:graphicData>
            </a:graphic>
          </wp:inline>
        </w:drawing>
      </w:r>
    </w:p>
    <w:p w14:paraId="1D4E59DC" w14:textId="226AF83A" w:rsidR="00960F95" w:rsidRPr="001657F0" w:rsidRDefault="00960F95" w:rsidP="00960F95">
      <w:pPr>
        <w:spacing w:after="240"/>
        <w:ind w:firstLine="245"/>
        <w:jc w:val="center"/>
        <w:rPr>
          <w:b/>
          <w:sz w:val="22"/>
          <w:szCs w:val="22"/>
        </w:rPr>
      </w:pPr>
      <w:r w:rsidRPr="001657F0">
        <w:rPr>
          <w:b/>
          <w:sz w:val="22"/>
          <w:szCs w:val="22"/>
        </w:rPr>
        <w:t>Figure 3. Confusion matrix averaged over the four cross-validation folds</w:t>
      </w:r>
    </w:p>
    <w:p w14:paraId="6BA76E7F" w14:textId="77777777" w:rsidR="00960F95" w:rsidRPr="001657F0" w:rsidRDefault="00960F95">
      <w:pPr>
        <w:spacing w:after="240"/>
        <w:ind w:firstLine="245"/>
        <w:jc w:val="both"/>
        <w:rPr>
          <w:sz w:val="22"/>
          <w:szCs w:val="22"/>
        </w:rPr>
      </w:pPr>
    </w:p>
    <w:p w14:paraId="1CDA5964" w14:textId="7F0ED9D0" w:rsidR="00645AB4" w:rsidRPr="001657F0" w:rsidRDefault="00645AB4" w:rsidP="00645AB4">
      <w:pPr>
        <w:spacing w:after="240"/>
        <w:jc w:val="center"/>
        <w:rPr>
          <w:b/>
          <w:bCs/>
          <w:sz w:val="22"/>
          <w:szCs w:val="22"/>
        </w:rPr>
      </w:pPr>
      <w:r w:rsidRPr="001657F0">
        <w:rPr>
          <w:b/>
          <w:bCs/>
          <w:sz w:val="22"/>
          <w:szCs w:val="22"/>
        </w:rPr>
        <w:t xml:space="preserve">Table </w:t>
      </w:r>
      <w:r w:rsidR="00326D93" w:rsidRPr="001657F0">
        <w:rPr>
          <w:b/>
          <w:bCs/>
          <w:sz w:val="22"/>
          <w:szCs w:val="22"/>
        </w:rPr>
        <w:t>4</w:t>
      </w:r>
      <w:r w:rsidRPr="001657F0">
        <w:rPr>
          <w:b/>
          <w:bCs/>
          <w:sz w:val="22"/>
          <w:szCs w:val="22"/>
        </w:rPr>
        <w:t xml:space="preserve">.  Averaged four-fold cross-validation for Experiment 2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5"/>
        <w:gridCol w:w="1417"/>
        <w:gridCol w:w="1433"/>
        <w:gridCol w:w="1428"/>
        <w:gridCol w:w="1303"/>
        <w:gridCol w:w="1382"/>
        <w:gridCol w:w="711"/>
      </w:tblGrid>
      <w:tr w:rsidR="0007496F" w:rsidRPr="001657F0" w14:paraId="26FFB09E" w14:textId="77777777">
        <w:trPr>
          <w:jc w:val="center"/>
        </w:trPr>
        <w:tc>
          <w:tcPr>
            <w:tcW w:w="1425" w:type="dxa"/>
            <w:tcBorders>
              <w:top w:val="single" w:sz="4" w:space="0" w:color="auto"/>
              <w:bottom w:val="single" w:sz="4" w:space="0" w:color="auto"/>
            </w:tcBorders>
          </w:tcPr>
          <w:p w14:paraId="7FA40C4B" w14:textId="77777777" w:rsidR="00645AB4" w:rsidRPr="001657F0" w:rsidRDefault="00000000">
            <w:pPr>
              <w:spacing w:after="240"/>
              <w:rPr>
                <w:b/>
                <w:bCs/>
                <w:sz w:val="22"/>
                <w:szCs w:val="22"/>
              </w:rPr>
            </w:pPr>
            <m:oMathPara>
              <m:oMath>
                <m:sSub>
                  <m:sSubPr>
                    <m:ctrlPr>
                      <w:rPr>
                        <w:rFonts w:ascii="Cambria Math" w:hAnsi="Cambria Math"/>
                        <w:b/>
                        <w:bCs/>
                        <w:sz w:val="22"/>
                        <w:szCs w:val="22"/>
                      </w:rPr>
                    </m:ctrlPr>
                  </m:sSubPr>
                  <m:e>
                    <m:r>
                      <m:rPr>
                        <m:sty m:val="b"/>
                      </m:rPr>
                      <w:rPr>
                        <w:rFonts w:ascii="Cambria Math" w:hAnsi="Cambria Math"/>
                        <w:sz w:val="22"/>
                        <w:szCs w:val="22"/>
                      </w:rPr>
                      <m:t>Recall</m:t>
                    </m:r>
                  </m:e>
                  <m:sub>
                    <m:r>
                      <m:rPr>
                        <m:sty m:val="bi"/>
                      </m:rPr>
                      <w:rPr>
                        <w:rFonts w:ascii="Cambria Math" w:hAnsi="Cambria Math"/>
                        <w:sz w:val="22"/>
                        <w:szCs w:val="22"/>
                      </w:rPr>
                      <m:t>M</m:t>
                    </m:r>
                  </m:sub>
                </m:sSub>
                <m:r>
                  <m:rPr>
                    <m:sty m:val="bi"/>
                  </m:rPr>
                  <w:rPr>
                    <w:rFonts w:ascii="Cambria Math" w:hAnsi="Cambria Math"/>
                    <w:sz w:val="22"/>
                    <w:szCs w:val="22"/>
                  </w:rPr>
                  <m:t xml:space="preserve">        </m:t>
                </m:r>
              </m:oMath>
            </m:oMathPara>
          </w:p>
        </w:tc>
        <w:tc>
          <w:tcPr>
            <w:tcW w:w="1417" w:type="dxa"/>
            <w:tcBorders>
              <w:top w:val="single" w:sz="4" w:space="0" w:color="auto"/>
              <w:bottom w:val="single" w:sz="4" w:space="0" w:color="auto"/>
            </w:tcBorders>
          </w:tcPr>
          <w:p w14:paraId="53789793" w14:textId="77777777" w:rsidR="00645AB4" w:rsidRPr="001657F0" w:rsidRDefault="00000000">
            <w:pPr>
              <w:spacing w:after="240"/>
              <w:rPr>
                <w:b/>
                <w:bCs/>
                <w:sz w:val="22"/>
                <w:szCs w:val="22"/>
              </w:rPr>
            </w:pPr>
            <m:oMathPara>
              <m:oMath>
                <m:sSub>
                  <m:sSubPr>
                    <m:ctrlPr>
                      <w:rPr>
                        <w:rFonts w:ascii="Cambria Math" w:hAnsi="Cambria Math"/>
                        <w:b/>
                        <w:bCs/>
                        <w:sz w:val="22"/>
                        <w:szCs w:val="22"/>
                      </w:rPr>
                    </m:ctrlPr>
                  </m:sSubPr>
                  <m:e>
                    <m:r>
                      <m:rPr>
                        <m:nor/>
                      </m:rPr>
                      <w:rPr>
                        <w:b/>
                        <w:bCs/>
                        <w:sz w:val="22"/>
                        <w:szCs w:val="22"/>
                      </w:rPr>
                      <m:t>Specificity</m:t>
                    </m:r>
                  </m:e>
                  <m:sub>
                    <m:r>
                      <m:rPr>
                        <m:sty m:val="bi"/>
                      </m:rPr>
                      <w:rPr>
                        <w:rFonts w:ascii="Cambria Math" w:hAnsi="Cambria Math"/>
                        <w:sz w:val="22"/>
                        <w:szCs w:val="22"/>
                      </w:rPr>
                      <m:t>M</m:t>
                    </m:r>
                  </m:sub>
                </m:sSub>
              </m:oMath>
            </m:oMathPara>
          </w:p>
        </w:tc>
        <w:tc>
          <w:tcPr>
            <w:tcW w:w="1432" w:type="dxa"/>
            <w:tcBorders>
              <w:top w:val="single" w:sz="4" w:space="0" w:color="auto"/>
              <w:bottom w:val="single" w:sz="4" w:space="0" w:color="auto"/>
            </w:tcBorders>
          </w:tcPr>
          <w:p w14:paraId="545BC5AE" w14:textId="77777777" w:rsidR="00645AB4" w:rsidRPr="001657F0" w:rsidRDefault="00000000">
            <w:pPr>
              <w:spacing w:after="240"/>
              <w:rPr>
                <w:b/>
                <w:bCs/>
                <w:sz w:val="22"/>
                <w:szCs w:val="22"/>
              </w:rPr>
            </w:pPr>
            <m:oMathPara>
              <m:oMath>
                <m:sSub>
                  <m:sSubPr>
                    <m:ctrlPr>
                      <w:rPr>
                        <w:rFonts w:ascii="Cambria Math" w:hAnsi="Cambria Math"/>
                        <w:b/>
                        <w:bCs/>
                        <w:sz w:val="22"/>
                        <w:szCs w:val="22"/>
                      </w:rPr>
                    </m:ctrlPr>
                  </m:sSubPr>
                  <m:e>
                    <m:r>
                      <m:rPr>
                        <m:nor/>
                      </m:rPr>
                      <w:rPr>
                        <w:b/>
                        <w:bCs/>
                        <w:sz w:val="22"/>
                        <w:szCs w:val="22"/>
                      </w:rPr>
                      <m:t>Precision</m:t>
                    </m:r>
                  </m:e>
                  <m:sub>
                    <m:r>
                      <m:rPr>
                        <m:sty m:val="bi"/>
                      </m:rPr>
                      <w:rPr>
                        <w:rFonts w:ascii="Cambria Math" w:hAnsi="Cambria Math"/>
                        <w:sz w:val="22"/>
                        <w:szCs w:val="22"/>
                      </w:rPr>
                      <m:t>M</m:t>
                    </m:r>
                  </m:sub>
                </m:sSub>
                <m:r>
                  <m:rPr>
                    <m:sty m:val="bi"/>
                  </m:rPr>
                  <w:rPr>
                    <w:rFonts w:ascii="Cambria Math" w:hAnsi="Cambria Math"/>
                    <w:sz w:val="22"/>
                    <w:szCs w:val="22"/>
                  </w:rPr>
                  <m:t xml:space="preserve">    </m:t>
                </m:r>
              </m:oMath>
            </m:oMathPara>
          </w:p>
        </w:tc>
        <w:tc>
          <w:tcPr>
            <w:tcW w:w="1428" w:type="dxa"/>
            <w:tcBorders>
              <w:top w:val="single" w:sz="4" w:space="0" w:color="auto"/>
              <w:bottom w:val="single" w:sz="4" w:space="0" w:color="auto"/>
            </w:tcBorders>
          </w:tcPr>
          <w:p w14:paraId="5FBB97E6" w14:textId="77777777" w:rsidR="00645AB4" w:rsidRPr="001657F0" w:rsidRDefault="00000000">
            <w:pPr>
              <w:spacing w:after="240"/>
              <w:rPr>
                <w:b/>
                <w:bCs/>
                <w:sz w:val="22"/>
                <w:szCs w:val="22"/>
              </w:rPr>
            </w:pPr>
            <m:oMathPara>
              <m:oMath>
                <m:sSub>
                  <m:sSubPr>
                    <m:ctrlPr>
                      <w:rPr>
                        <w:rFonts w:ascii="Cambria Math" w:hAnsi="Cambria Math"/>
                        <w:b/>
                        <w:bCs/>
                        <w:sz w:val="22"/>
                        <w:szCs w:val="22"/>
                      </w:rPr>
                    </m:ctrlPr>
                  </m:sSubPr>
                  <m:e>
                    <m:r>
                      <m:rPr>
                        <m:nor/>
                      </m:rPr>
                      <w:rPr>
                        <w:b/>
                        <w:bCs/>
                        <w:sz w:val="22"/>
                        <w:szCs w:val="22"/>
                      </w:rPr>
                      <m:t>F-score</m:t>
                    </m:r>
                  </m:e>
                  <m:sub>
                    <m:r>
                      <m:rPr>
                        <m:sty m:val="bi"/>
                      </m:rPr>
                      <w:rPr>
                        <w:rFonts w:ascii="Cambria Math" w:hAnsi="Cambria Math"/>
                        <w:sz w:val="22"/>
                        <w:szCs w:val="22"/>
                      </w:rPr>
                      <m:t>M</m:t>
                    </m:r>
                  </m:sub>
                </m:sSub>
                <m:r>
                  <m:rPr>
                    <m:sty m:val="bi"/>
                  </m:rPr>
                  <w:rPr>
                    <w:rFonts w:ascii="Cambria Math" w:hAnsi="Cambria Math"/>
                    <w:sz w:val="22"/>
                    <w:szCs w:val="22"/>
                  </w:rPr>
                  <m:t xml:space="preserve">       </m:t>
                </m:r>
              </m:oMath>
            </m:oMathPara>
          </w:p>
        </w:tc>
        <w:tc>
          <w:tcPr>
            <w:tcW w:w="1303" w:type="dxa"/>
            <w:tcBorders>
              <w:top w:val="single" w:sz="4" w:space="0" w:color="auto"/>
              <w:bottom w:val="single" w:sz="4" w:space="0" w:color="auto"/>
            </w:tcBorders>
          </w:tcPr>
          <w:p w14:paraId="3ABF3DC7" w14:textId="77777777" w:rsidR="00645AB4" w:rsidRPr="001657F0" w:rsidRDefault="00645AB4">
            <w:pPr>
              <w:spacing w:after="240"/>
              <w:rPr>
                <w:b/>
                <w:bCs/>
                <w:sz w:val="22"/>
                <w:szCs w:val="22"/>
              </w:rPr>
            </w:pPr>
            <w:r w:rsidRPr="001657F0">
              <w:rPr>
                <w:b/>
                <w:bCs/>
                <w:sz w:val="22"/>
                <w:szCs w:val="22"/>
              </w:rPr>
              <w:t>ACC</w:t>
            </w:r>
          </w:p>
        </w:tc>
        <w:tc>
          <w:tcPr>
            <w:tcW w:w="1382" w:type="dxa"/>
            <w:tcBorders>
              <w:top w:val="single" w:sz="4" w:space="0" w:color="auto"/>
              <w:bottom w:val="single" w:sz="4" w:space="0" w:color="auto"/>
            </w:tcBorders>
          </w:tcPr>
          <w:p w14:paraId="55B1D25C" w14:textId="77777777" w:rsidR="00645AB4" w:rsidRPr="001657F0" w:rsidRDefault="00000000">
            <w:pPr>
              <w:spacing w:after="240"/>
              <w:rPr>
                <w:b/>
                <w:bCs/>
                <w:sz w:val="22"/>
                <w:szCs w:val="22"/>
              </w:rPr>
            </w:pPr>
            <m:oMath>
              <m:sSub>
                <m:sSubPr>
                  <m:ctrlPr>
                    <w:rPr>
                      <w:rFonts w:ascii="Cambria Math" w:hAnsi="Cambria Math"/>
                      <w:b/>
                      <w:bCs/>
                      <w:sz w:val="22"/>
                      <w:szCs w:val="22"/>
                    </w:rPr>
                  </m:ctrlPr>
                </m:sSubPr>
                <m:e>
                  <m:r>
                    <m:rPr>
                      <m:nor/>
                    </m:rPr>
                    <w:rPr>
                      <w:b/>
                      <w:bCs/>
                      <w:sz w:val="22"/>
                      <w:szCs w:val="22"/>
                    </w:rPr>
                    <m:t>G-Mean</m:t>
                  </m:r>
                </m:e>
                <m:sub>
                  <m:r>
                    <m:rPr>
                      <m:sty m:val="bi"/>
                    </m:rPr>
                    <w:rPr>
                      <w:rFonts w:ascii="Cambria Math" w:hAnsi="Cambria Math"/>
                      <w:sz w:val="22"/>
                      <w:szCs w:val="22"/>
                    </w:rPr>
                    <m:t>M</m:t>
                  </m:r>
                </m:sub>
              </m:sSub>
            </m:oMath>
            <w:r w:rsidR="00645AB4" w:rsidRPr="001657F0">
              <w:rPr>
                <w:b/>
                <w:bCs/>
                <w:sz w:val="22"/>
                <w:szCs w:val="22"/>
              </w:rPr>
              <w:t xml:space="preserve">  </w:t>
            </w:r>
          </w:p>
        </w:tc>
        <w:tc>
          <w:tcPr>
            <w:tcW w:w="650" w:type="dxa"/>
            <w:tcBorders>
              <w:top w:val="single" w:sz="4" w:space="0" w:color="auto"/>
              <w:bottom w:val="single" w:sz="4" w:space="0" w:color="auto"/>
            </w:tcBorders>
          </w:tcPr>
          <w:p w14:paraId="21DFEFD0" w14:textId="77777777" w:rsidR="00645AB4" w:rsidRPr="001657F0" w:rsidRDefault="00645AB4">
            <w:pPr>
              <w:spacing w:after="240"/>
              <w:rPr>
                <w:b/>
                <w:bCs/>
                <w:sz w:val="22"/>
                <w:szCs w:val="22"/>
              </w:rPr>
            </w:pPr>
            <w:r w:rsidRPr="001657F0">
              <w:rPr>
                <w:b/>
                <w:bCs/>
                <w:sz w:val="22"/>
                <w:szCs w:val="22"/>
              </w:rPr>
              <w:t>AUC</w:t>
            </w:r>
          </w:p>
        </w:tc>
      </w:tr>
      <w:tr w:rsidR="0007496F" w:rsidRPr="001657F0" w14:paraId="7FA71E8D" w14:textId="77777777">
        <w:trPr>
          <w:jc w:val="center"/>
        </w:trPr>
        <w:tc>
          <w:tcPr>
            <w:tcW w:w="1425" w:type="dxa"/>
            <w:tcBorders>
              <w:bottom w:val="single" w:sz="4" w:space="0" w:color="auto"/>
            </w:tcBorders>
          </w:tcPr>
          <w:p w14:paraId="3A275DC3" w14:textId="77777777" w:rsidR="00645AB4" w:rsidRPr="001657F0" w:rsidRDefault="00645AB4">
            <w:pPr>
              <w:spacing w:after="240"/>
              <w:rPr>
                <w:b/>
                <w:bCs/>
                <w:sz w:val="22"/>
                <w:szCs w:val="22"/>
              </w:rPr>
            </w:pPr>
            <w:r w:rsidRPr="001657F0">
              <w:rPr>
                <w:rFonts w:eastAsiaTheme="majorEastAsia"/>
                <w:sz w:val="22"/>
                <w:szCs w:val="22"/>
              </w:rPr>
              <w:t>0.577</w:t>
            </w:r>
          </w:p>
        </w:tc>
        <w:tc>
          <w:tcPr>
            <w:tcW w:w="1417" w:type="dxa"/>
            <w:tcBorders>
              <w:bottom w:val="single" w:sz="4" w:space="0" w:color="auto"/>
            </w:tcBorders>
          </w:tcPr>
          <w:p w14:paraId="1344DCCE" w14:textId="77777777" w:rsidR="00645AB4" w:rsidRPr="001657F0" w:rsidRDefault="00645AB4">
            <w:pPr>
              <w:spacing w:after="240"/>
              <w:rPr>
                <w:b/>
                <w:bCs/>
                <w:sz w:val="22"/>
                <w:szCs w:val="22"/>
              </w:rPr>
            </w:pPr>
            <w:r w:rsidRPr="001657F0">
              <w:rPr>
                <w:rFonts w:eastAsiaTheme="majorEastAsia"/>
                <w:sz w:val="22"/>
                <w:szCs w:val="22"/>
              </w:rPr>
              <w:t>0.807</w:t>
            </w:r>
          </w:p>
        </w:tc>
        <w:tc>
          <w:tcPr>
            <w:tcW w:w="1432" w:type="dxa"/>
            <w:tcBorders>
              <w:bottom w:val="single" w:sz="4" w:space="0" w:color="auto"/>
            </w:tcBorders>
          </w:tcPr>
          <w:p w14:paraId="53D791F1" w14:textId="77777777" w:rsidR="00645AB4" w:rsidRPr="001657F0" w:rsidRDefault="00645AB4">
            <w:pPr>
              <w:spacing w:after="240"/>
              <w:rPr>
                <w:b/>
                <w:bCs/>
                <w:sz w:val="22"/>
                <w:szCs w:val="22"/>
              </w:rPr>
            </w:pPr>
            <w:r w:rsidRPr="001657F0">
              <w:rPr>
                <w:rFonts w:eastAsiaTheme="majorEastAsia"/>
                <w:sz w:val="22"/>
                <w:szCs w:val="22"/>
              </w:rPr>
              <w:t>0.514</w:t>
            </w:r>
          </w:p>
        </w:tc>
        <w:tc>
          <w:tcPr>
            <w:tcW w:w="1428" w:type="dxa"/>
            <w:tcBorders>
              <w:bottom w:val="single" w:sz="4" w:space="0" w:color="auto"/>
            </w:tcBorders>
          </w:tcPr>
          <w:p w14:paraId="1006B2DB" w14:textId="77777777" w:rsidR="00645AB4" w:rsidRPr="001657F0" w:rsidRDefault="00645AB4">
            <w:pPr>
              <w:spacing w:after="240"/>
              <w:rPr>
                <w:b/>
                <w:bCs/>
                <w:sz w:val="22"/>
                <w:szCs w:val="22"/>
              </w:rPr>
            </w:pPr>
            <w:r w:rsidRPr="001657F0">
              <w:rPr>
                <w:rFonts w:eastAsiaTheme="majorEastAsia"/>
                <w:sz w:val="22"/>
                <w:szCs w:val="22"/>
              </w:rPr>
              <w:t xml:space="preserve">0.540 </w:t>
            </w:r>
          </w:p>
        </w:tc>
        <w:tc>
          <w:tcPr>
            <w:tcW w:w="1303" w:type="dxa"/>
            <w:tcBorders>
              <w:bottom w:val="single" w:sz="4" w:space="0" w:color="auto"/>
            </w:tcBorders>
          </w:tcPr>
          <w:p w14:paraId="6C08290A" w14:textId="77777777" w:rsidR="00645AB4" w:rsidRPr="001657F0" w:rsidRDefault="00645AB4">
            <w:pPr>
              <w:spacing w:after="240"/>
              <w:rPr>
                <w:b/>
                <w:bCs/>
                <w:sz w:val="22"/>
                <w:szCs w:val="22"/>
              </w:rPr>
            </w:pPr>
            <w:r w:rsidRPr="001657F0">
              <w:rPr>
                <w:rFonts w:eastAsiaTheme="majorEastAsia"/>
                <w:sz w:val="22"/>
                <w:szCs w:val="22"/>
              </w:rPr>
              <w:t>0.706</w:t>
            </w:r>
          </w:p>
        </w:tc>
        <w:tc>
          <w:tcPr>
            <w:tcW w:w="1382" w:type="dxa"/>
            <w:tcBorders>
              <w:bottom w:val="single" w:sz="4" w:space="0" w:color="auto"/>
            </w:tcBorders>
          </w:tcPr>
          <w:p w14:paraId="101B484A" w14:textId="77777777" w:rsidR="00645AB4" w:rsidRPr="001657F0" w:rsidRDefault="00645AB4">
            <w:pPr>
              <w:spacing w:after="240"/>
              <w:rPr>
                <w:b/>
                <w:bCs/>
                <w:sz w:val="22"/>
                <w:szCs w:val="22"/>
              </w:rPr>
            </w:pPr>
            <w:r w:rsidRPr="001657F0">
              <w:rPr>
                <w:rFonts w:eastAsiaTheme="majorEastAsia"/>
                <w:sz w:val="22"/>
                <w:szCs w:val="22"/>
              </w:rPr>
              <w:t>0.591</w:t>
            </w:r>
          </w:p>
        </w:tc>
        <w:tc>
          <w:tcPr>
            <w:tcW w:w="650" w:type="dxa"/>
            <w:tcBorders>
              <w:bottom w:val="single" w:sz="4" w:space="0" w:color="auto"/>
            </w:tcBorders>
          </w:tcPr>
          <w:p w14:paraId="01B108B1" w14:textId="47D35C93" w:rsidR="00645AB4" w:rsidRPr="001657F0" w:rsidRDefault="0058690E">
            <w:pPr>
              <w:spacing w:after="240"/>
              <w:rPr>
                <w:rFonts w:eastAsiaTheme="majorEastAsia"/>
                <w:sz w:val="22"/>
                <w:szCs w:val="22"/>
              </w:rPr>
            </w:pPr>
            <w:r w:rsidRPr="001657F0">
              <w:rPr>
                <w:rFonts w:eastAsiaTheme="majorEastAsia"/>
                <w:sz w:val="22"/>
                <w:szCs w:val="22"/>
              </w:rPr>
              <w:t>0.</w:t>
            </w:r>
            <w:r w:rsidR="00F7261A" w:rsidRPr="001657F0">
              <w:rPr>
                <w:rFonts w:eastAsiaTheme="majorEastAsia"/>
                <w:sz w:val="22"/>
                <w:szCs w:val="22"/>
              </w:rPr>
              <w:t>902</w:t>
            </w:r>
          </w:p>
        </w:tc>
      </w:tr>
    </w:tbl>
    <w:p w14:paraId="484F9C9B" w14:textId="705D0308" w:rsidR="0050122D" w:rsidRPr="001657F0" w:rsidRDefault="0050122D" w:rsidP="0024461D">
      <w:pPr>
        <w:keepNext/>
        <w:keepLines/>
        <w:spacing w:before="180" w:after="240"/>
        <w:jc w:val="both"/>
        <w:outlineLvl w:val="1"/>
        <w:rPr>
          <w:rFonts w:eastAsia="SimSun"/>
          <w:iCs/>
          <w:noProof/>
          <w:sz w:val="22"/>
          <w:szCs w:val="22"/>
          <w:lang w:eastAsia="pt-BR"/>
        </w:rPr>
      </w:pPr>
    </w:p>
    <w:p w14:paraId="764DF5DC" w14:textId="2F91694C" w:rsidR="0024461D" w:rsidRPr="001657F0" w:rsidRDefault="0024461D" w:rsidP="001437AB">
      <w:pPr>
        <w:keepNext/>
        <w:keepLines/>
        <w:spacing w:before="180" w:after="240"/>
        <w:ind w:firstLine="270"/>
        <w:jc w:val="both"/>
        <w:outlineLvl w:val="1"/>
        <w:rPr>
          <w:rFonts w:eastAsia="SimSun"/>
          <w:iCs/>
          <w:noProof/>
          <w:sz w:val="22"/>
          <w:szCs w:val="22"/>
          <w:lang w:eastAsia="pt-BR"/>
        </w:rPr>
      </w:pPr>
      <w:r w:rsidRPr="001657F0">
        <w:rPr>
          <w:rFonts w:eastAsia="SimSun"/>
          <w:iCs/>
          <w:noProof/>
          <w:sz w:val="22"/>
          <w:szCs w:val="22"/>
          <w:lang w:eastAsia="pt-BR"/>
        </w:rPr>
        <w:t xml:space="preserve">The ROC curves </w:t>
      </w:r>
      <w:r w:rsidR="00326D93" w:rsidRPr="001657F0">
        <w:rPr>
          <w:rFonts w:eastAsia="SimSun"/>
          <w:iCs/>
          <w:noProof/>
          <w:sz w:val="22"/>
          <w:szCs w:val="22"/>
          <w:lang w:eastAsia="pt-BR"/>
        </w:rPr>
        <w:t xml:space="preserve">are </w:t>
      </w:r>
      <w:r w:rsidRPr="001657F0">
        <w:rPr>
          <w:rFonts w:eastAsia="SimSun"/>
          <w:iCs/>
          <w:noProof/>
          <w:sz w:val="22"/>
          <w:szCs w:val="22"/>
          <w:lang w:eastAsia="pt-BR"/>
        </w:rPr>
        <w:t xml:space="preserve">shown in </w:t>
      </w:r>
      <w:r w:rsidRPr="001657F0">
        <w:rPr>
          <w:rFonts w:eastAsia="SimSun"/>
          <w:b/>
          <w:bCs/>
          <w:iCs/>
          <w:noProof/>
          <w:sz w:val="22"/>
          <w:szCs w:val="22"/>
          <w:lang w:eastAsia="pt-BR"/>
        </w:rPr>
        <w:t>Figure 3</w:t>
      </w:r>
      <w:r w:rsidRPr="001657F0">
        <w:rPr>
          <w:rFonts w:eastAsia="SimSun"/>
          <w:iCs/>
          <w:noProof/>
          <w:sz w:val="22"/>
          <w:szCs w:val="22"/>
          <w:lang w:eastAsia="pt-BR"/>
        </w:rPr>
        <w:t xml:space="preserve"> demonstrate that the BWMD model maintains strong discriminative performance in both experiments. Although overall performance is higher in Experiment 1 (macro-averaged AUC = 0.9675), the model in both experiments remains highly effective in identifying the Middle-Aged class, which achieved the highest class-specific AUC values (0.9957 and 0.9611, respectively).</w:t>
      </w:r>
    </w:p>
    <w:p w14:paraId="63BF7A75" w14:textId="044133B9" w:rsidR="001439E3" w:rsidRPr="001657F0" w:rsidRDefault="006C0F74" w:rsidP="001437AB">
      <w:pPr>
        <w:keepNext/>
        <w:keepLines/>
        <w:spacing w:before="180" w:after="240"/>
        <w:ind w:firstLine="270"/>
        <w:jc w:val="both"/>
        <w:outlineLvl w:val="1"/>
        <w:rPr>
          <w:rFonts w:eastAsia="SimSun"/>
          <w:iCs/>
          <w:noProof/>
          <w:sz w:val="22"/>
          <w:szCs w:val="22"/>
          <w:lang w:eastAsia="pt-BR"/>
        </w:rPr>
      </w:pPr>
      <w:r w:rsidRPr="001657F0">
        <w:rPr>
          <w:noProof/>
          <w:sz w:val="22"/>
          <w:szCs w:val="22"/>
        </w:rPr>
        <w:drawing>
          <wp:inline distT="0" distB="0" distL="0" distR="0" wp14:anchorId="027A3623" wp14:editId="7C4C8890">
            <wp:extent cx="6235700" cy="2483485"/>
            <wp:effectExtent l="0" t="0" r="0" b="0"/>
            <wp:docPr id="1137019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9614"/>
                    <a:stretch>
                      <a:fillRect/>
                    </a:stretch>
                  </pic:blipFill>
                  <pic:spPr bwMode="auto">
                    <a:xfrm>
                      <a:off x="0" y="0"/>
                      <a:ext cx="6235700" cy="2483485"/>
                    </a:xfrm>
                    <a:prstGeom prst="rect">
                      <a:avLst/>
                    </a:prstGeom>
                    <a:noFill/>
                    <a:ln>
                      <a:noFill/>
                    </a:ln>
                    <a:extLst>
                      <a:ext uri="{53640926-AAD7-44D8-BBD7-CCE9431645EC}">
                        <a14:shadowObscured xmlns:a14="http://schemas.microsoft.com/office/drawing/2010/main"/>
                      </a:ext>
                    </a:extLst>
                  </pic:spPr>
                </pic:pic>
              </a:graphicData>
            </a:graphic>
          </wp:inline>
        </w:drawing>
      </w:r>
    </w:p>
    <w:p w14:paraId="16A047CF" w14:textId="4C990D04" w:rsidR="006C0F74" w:rsidRPr="001657F0" w:rsidRDefault="006C0F74" w:rsidP="006C0F74">
      <w:pPr>
        <w:spacing w:after="240"/>
        <w:ind w:firstLine="245"/>
        <w:jc w:val="center"/>
        <w:rPr>
          <w:b/>
          <w:sz w:val="22"/>
          <w:szCs w:val="22"/>
        </w:rPr>
      </w:pPr>
      <w:r w:rsidRPr="001657F0">
        <w:rPr>
          <w:b/>
          <w:sz w:val="22"/>
          <w:szCs w:val="22"/>
        </w:rPr>
        <w:t xml:space="preserve">Figure 4. Mean ROC </w:t>
      </w:r>
      <w:r w:rsidR="005D7B74" w:rsidRPr="001657F0">
        <w:rPr>
          <w:b/>
          <w:sz w:val="22"/>
          <w:szCs w:val="22"/>
        </w:rPr>
        <w:t>c</w:t>
      </w:r>
      <w:r w:rsidRPr="001657F0">
        <w:rPr>
          <w:b/>
          <w:sz w:val="22"/>
          <w:szCs w:val="22"/>
        </w:rPr>
        <w:t xml:space="preserve">urves </w:t>
      </w:r>
      <w:r w:rsidR="005D7B74" w:rsidRPr="001657F0">
        <w:rPr>
          <w:b/>
          <w:sz w:val="22"/>
          <w:szCs w:val="22"/>
        </w:rPr>
        <w:t>c</w:t>
      </w:r>
      <w:r w:rsidRPr="001657F0">
        <w:rPr>
          <w:b/>
          <w:sz w:val="22"/>
          <w:szCs w:val="22"/>
        </w:rPr>
        <w:t>omparison</w:t>
      </w:r>
      <w:r w:rsidR="0079553C" w:rsidRPr="001657F0">
        <w:rPr>
          <w:b/>
          <w:sz w:val="22"/>
          <w:szCs w:val="22"/>
        </w:rPr>
        <w:t xml:space="preserve"> for </w:t>
      </w:r>
      <w:r w:rsidR="005D7B74" w:rsidRPr="001657F0">
        <w:rPr>
          <w:b/>
          <w:sz w:val="22"/>
          <w:szCs w:val="22"/>
        </w:rPr>
        <w:t>E</w:t>
      </w:r>
      <w:r w:rsidR="0079553C" w:rsidRPr="001657F0">
        <w:rPr>
          <w:b/>
          <w:sz w:val="22"/>
          <w:szCs w:val="22"/>
        </w:rPr>
        <w:t>xperiment</w:t>
      </w:r>
      <w:r w:rsidR="005D7B74" w:rsidRPr="001657F0">
        <w:rPr>
          <w:b/>
          <w:sz w:val="22"/>
          <w:szCs w:val="22"/>
        </w:rPr>
        <w:t xml:space="preserve"> 1 (</w:t>
      </w:r>
      <w:r w:rsidR="00CF1715" w:rsidRPr="001657F0">
        <w:rPr>
          <w:b/>
          <w:sz w:val="22"/>
          <w:szCs w:val="22"/>
        </w:rPr>
        <w:t>left) and Experiment 2 (right)</w:t>
      </w:r>
      <w:r w:rsidR="0057384B" w:rsidRPr="001657F0">
        <w:rPr>
          <w:b/>
          <w:sz w:val="22"/>
          <w:szCs w:val="22"/>
        </w:rPr>
        <w:t>.</w:t>
      </w:r>
      <w:r w:rsidR="002C7173" w:rsidRPr="001657F0">
        <w:rPr>
          <w:b/>
          <w:sz w:val="22"/>
          <w:szCs w:val="22"/>
        </w:rPr>
        <w:t xml:space="preserve"> ROC</w:t>
      </w:r>
      <w:r w:rsidR="00D06058" w:rsidRPr="001657F0">
        <w:rPr>
          <w:b/>
          <w:sz w:val="22"/>
          <w:szCs w:val="22"/>
        </w:rPr>
        <w:t xml:space="preserve">: </w:t>
      </w:r>
      <w:r w:rsidR="00CB312A" w:rsidRPr="001657F0">
        <w:rPr>
          <w:b/>
          <w:sz w:val="22"/>
          <w:szCs w:val="22"/>
        </w:rPr>
        <w:t>Receiving operating curve</w:t>
      </w:r>
      <w:r w:rsidR="00AB6810" w:rsidRPr="001657F0">
        <w:rPr>
          <w:b/>
          <w:sz w:val="22"/>
          <w:szCs w:val="22"/>
        </w:rPr>
        <w:t xml:space="preserve">; AUC: </w:t>
      </w:r>
      <w:r w:rsidR="007945BB" w:rsidRPr="001657F0">
        <w:rPr>
          <w:b/>
          <w:sz w:val="22"/>
          <w:szCs w:val="22"/>
        </w:rPr>
        <w:t xml:space="preserve">Area </w:t>
      </w:r>
      <w:r w:rsidR="00036062" w:rsidRPr="001657F0">
        <w:rPr>
          <w:b/>
          <w:sz w:val="22"/>
          <w:szCs w:val="22"/>
        </w:rPr>
        <w:t>u</w:t>
      </w:r>
      <w:r w:rsidR="007945BB" w:rsidRPr="001657F0">
        <w:rPr>
          <w:b/>
          <w:sz w:val="22"/>
          <w:szCs w:val="22"/>
        </w:rPr>
        <w:t xml:space="preserve">nder the ROC </w:t>
      </w:r>
      <w:r w:rsidR="00036062" w:rsidRPr="001657F0">
        <w:rPr>
          <w:b/>
          <w:sz w:val="22"/>
          <w:szCs w:val="22"/>
        </w:rPr>
        <w:t>c</w:t>
      </w:r>
      <w:r w:rsidR="007945BB" w:rsidRPr="001657F0">
        <w:rPr>
          <w:b/>
          <w:sz w:val="22"/>
          <w:szCs w:val="22"/>
        </w:rPr>
        <w:t>urve</w:t>
      </w:r>
      <w:r w:rsidR="004D6CB6" w:rsidRPr="001657F0">
        <w:rPr>
          <w:b/>
          <w:sz w:val="22"/>
          <w:szCs w:val="22"/>
        </w:rPr>
        <w:t>; Macro Avg: Macro</w:t>
      </w:r>
      <w:r w:rsidR="00F85B42" w:rsidRPr="001657F0">
        <w:rPr>
          <w:b/>
          <w:sz w:val="22"/>
          <w:szCs w:val="22"/>
        </w:rPr>
        <w:t>-</w:t>
      </w:r>
      <w:r w:rsidR="004D6CB6" w:rsidRPr="001657F0">
        <w:rPr>
          <w:b/>
          <w:sz w:val="22"/>
          <w:szCs w:val="22"/>
        </w:rPr>
        <w:t>averag</w:t>
      </w:r>
      <w:r w:rsidR="00F85B42" w:rsidRPr="001657F0">
        <w:rPr>
          <w:b/>
          <w:sz w:val="22"/>
          <w:szCs w:val="22"/>
        </w:rPr>
        <w:t>ed AUC</w:t>
      </w:r>
    </w:p>
    <w:p w14:paraId="22CC1C59" w14:textId="640FF2AE" w:rsidR="006C0F74" w:rsidRPr="001657F0" w:rsidRDefault="00326D93" w:rsidP="00326D93">
      <w:pPr>
        <w:keepNext/>
        <w:keepLines/>
        <w:spacing w:before="180" w:after="240"/>
        <w:jc w:val="both"/>
        <w:outlineLvl w:val="1"/>
        <w:rPr>
          <w:rFonts w:eastAsia="SimSun"/>
          <w:b/>
          <w:bCs/>
          <w:iCs/>
          <w:noProof/>
          <w:sz w:val="22"/>
          <w:szCs w:val="22"/>
          <w:lang w:eastAsia="pt-BR"/>
        </w:rPr>
      </w:pPr>
      <w:r w:rsidRPr="001657F0">
        <w:rPr>
          <w:rFonts w:eastAsia="SimSun"/>
          <w:b/>
          <w:bCs/>
          <w:iCs/>
          <w:noProof/>
          <w:sz w:val="22"/>
          <w:szCs w:val="22"/>
          <w:lang w:eastAsia="pt-BR"/>
        </w:rPr>
        <w:lastRenderedPageBreak/>
        <w:t>4. Discussion</w:t>
      </w:r>
    </w:p>
    <w:p w14:paraId="578396AC" w14:textId="095F27C9" w:rsidR="00F47B79" w:rsidRPr="001657F0" w:rsidRDefault="00F46C2C" w:rsidP="00326D93">
      <w:pPr>
        <w:keepNext/>
        <w:keepLines/>
        <w:spacing w:before="180" w:after="240"/>
        <w:jc w:val="both"/>
        <w:outlineLvl w:val="1"/>
        <w:rPr>
          <w:rFonts w:eastAsia="SimSun"/>
          <w:iCs/>
          <w:noProof/>
          <w:color w:val="000000"/>
          <w:sz w:val="22"/>
          <w:szCs w:val="22"/>
          <w:lang w:eastAsia="pt-BR"/>
        </w:rPr>
      </w:pPr>
      <w:r w:rsidRPr="001657F0">
        <w:rPr>
          <w:rFonts w:eastAsia="SimSun"/>
          <w:iCs/>
          <w:noProof/>
          <w:sz w:val="22"/>
          <w:szCs w:val="22"/>
          <w:lang w:eastAsia="pt-BR"/>
        </w:rPr>
        <w:t xml:space="preserve">By applying the </w:t>
      </w:r>
      <w:r w:rsidR="00DC431C" w:rsidRPr="001657F0">
        <w:rPr>
          <w:rFonts w:eastAsia="SimSun"/>
          <w:iCs/>
          <w:noProof/>
          <w:sz w:val="22"/>
          <w:szCs w:val="22"/>
          <w:lang w:eastAsia="pt-BR"/>
        </w:rPr>
        <w:t>BWMD framework</w:t>
      </w:r>
      <w:r w:rsidR="00511C33" w:rsidRPr="001657F0">
        <w:rPr>
          <w:rFonts w:eastAsia="SimSun"/>
          <w:iCs/>
          <w:sz w:val="22"/>
          <w:szCs w:val="22"/>
          <w:lang w:eastAsia="pt-BR"/>
        </w:rPr>
        <w:t xml:space="preserve"> </w:t>
      </w:r>
      <w:r w:rsidR="00511C33" w:rsidRPr="001657F0">
        <w:rPr>
          <w:rFonts w:eastAsia="SimSun"/>
          <w:iCs/>
          <w:noProof/>
          <w:color w:val="000000"/>
          <w:sz w:val="22"/>
          <w:szCs w:val="22"/>
          <w:lang w:eastAsia="pt-BR"/>
        </w:rPr>
        <w:t xml:space="preserve">to </w:t>
      </w:r>
      <w:r w:rsidR="004C5065" w:rsidRPr="001657F0">
        <w:rPr>
          <w:rFonts w:eastAsia="SimSun"/>
          <w:iCs/>
          <w:noProof/>
          <w:color w:val="000000"/>
          <w:sz w:val="22"/>
          <w:szCs w:val="22"/>
          <w:lang w:eastAsia="pt-BR"/>
        </w:rPr>
        <w:t>neurovasc</w:t>
      </w:r>
      <w:r w:rsidR="00C306CF" w:rsidRPr="001657F0">
        <w:rPr>
          <w:rFonts w:eastAsia="SimSun"/>
          <w:iCs/>
          <w:noProof/>
          <w:color w:val="000000"/>
          <w:sz w:val="22"/>
          <w:szCs w:val="22"/>
          <w:lang w:eastAsia="pt-BR"/>
        </w:rPr>
        <w:t>u</w:t>
      </w:r>
      <w:r w:rsidR="004C5065" w:rsidRPr="001657F0">
        <w:rPr>
          <w:rFonts w:eastAsia="SimSun"/>
          <w:iCs/>
          <w:noProof/>
          <w:color w:val="000000"/>
          <w:sz w:val="22"/>
          <w:szCs w:val="22"/>
          <w:lang w:eastAsia="pt-BR"/>
        </w:rPr>
        <w:t>lar aging</w:t>
      </w:r>
      <w:r w:rsidR="004463EA" w:rsidRPr="001657F0">
        <w:rPr>
          <w:rFonts w:eastAsia="SimSun"/>
          <w:iCs/>
          <w:noProof/>
          <w:color w:val="000000"/>
          <w:sz w:val="22"/>
          <w:szCs w:val="22"/>
          <w:lang w:eastAsia="pt-BR"/>
        </w:rPr>
        <w:t xml:space="preserve">, we </w:t>
      </w:r>
      <w:r w:rsidR="00590189" w:rsidRPr="001657F0">
        <w:rPr>
          <w:rFonts w:eastAsia="SimSun"/>
          <w:iCs/>
          <w:noProof/>
          <w:color w:val="000000"/>
          <w:sz w:val="22"/>
          <w:szCs w:val="22"/>
          <w:lang w:eastAsia="pt-BR"/>
        </w:rPr>
        <w:t xml:space="preserve">were able to </w:t>
      </w:r>
      <w:r w:rsidR="009D4BC3" w:rsidRPr="001657F0">
        <w:rPr>
          <w:rFonts w:eastAsia="SimSun"/>
          <w:iCs/>
          <w:noProof/>
          <w:color w:val="000000"/>
          <w:sz w:val="22"/>
          <w:szCs w:val="22"/>
          <w:lang w:eastAsia="pt-BR"/>
        </w:rPr>
        <w:t>utitlize</w:t>
      </w:r>
      <w:r w:rsidR="00590189" w:rsidRPr="001657F0">
        <w:rPr>
          <w:rFonts w:eastAsia="SimSun"/>
          <w:iCs/>
          <w:noProof/>
          <w:color w:val="000000"/>
          <w:sz w:val="22"/>
          <w:szCs w:val="22"/>
          <w:lang w:eastAsia="pt-BR"/>
        </w:rPr>
        <w:t xml:space="preserve"> all 214 mouse records for analysis</w:t>
      </w:r>
      <w:r w:rsidR="00A04939" w:rsidRPr="001657F0">
        <w:rPr>
          <w:rFonts w:eastAsia="SimSun"/>
          <w:iCs/>
          <w:noProof/>
          <w:color w:val="000000"/>
          <w:sz w:val="22"/>
          <w:szCs w:val="22"/>
          <w:lang w:eastAsia="pt-BR"/>
        </w:rPr>
        <w:t xml:space="preserve"> despite</w:t>
      </w:r>
      <w:r w:rsidR="00590189" w:rsidRPr="001657F0">
        <w:rPr>
          <w:rFonts w:eastAsia="SimSun"/>
          <w:iCs/>
          <w:noProof/>
          <w:color w:val="000000"/>
          <w:sz w:val="22"/>
          <w:szCs w:val="22"/>
          <w:lang w:eastAsia="pt-BR"/>
        </w:rPr>
        <w:t xml:space="preserve"> substantial missing data</w:t>
      </w:r>
      <w:r w:rsidR="00201EFB" w:rsidRPr="001657F0">
        <w:rPr>
          <w:rFonts w:eastAsia="SimSun"/>
          <w:iCs/>
          <w:noProof/>
          <w:color w:val="000000"/>
          <w:sz w:val="22"/>
          <w:szCs w:val="22"/>
          <w:lang w:eastAsia="pt-BR"/>
        </w:rPr>
        <w:t xml:space="preserve">. </w:t>
      </w:r>
      <w:r w:rsidR="00213ED0" w:rsidRPr="001657F0">
        <w:rPr>
          <w:rFonts w:eastAsia="SimSun"/>
          <w:iCs/>
          <w:noProof/>
          <w:color w:val="000000"/>
          <w:sz w:val="22"/>
          <w:szCs w:val="22"/>
          <w:lang w:eastAsia="pt-BR"/>
        </w:rPr>
        <w:t xml:space="preserve">The </w:t>
      </w:r>
      <w:r w:rsidR="00E32A0B" w:rsidRPr="001657F0">
        <w:rPr>
          <w:rFonts w:eastAsia="SimSun"/>
          <w:iCs/>
          <w:noProof/>
          <w:color w:val="000000"/>
          <w:sz w:val="22"/>
          <w:szCs w:val="22"/>
          <w:lang w:eastAsia="pt-BR"/>
        </w:rPr>
        <w:t xml:space="preserve">novelty of our work lies in three </w:t>
      </w:r>
      <w:r w:rsidR="00D4473D" w:rsidRPr="001657F0">
        <w:rPr>
          <w:rFonts w:eastAsia="SimSun"/>
          <w:iCs/>
          <w:noProof/>
          <w:color w:val="000000"/>
          <w:sz w:val="22"/>
          <w:szCs w:val="22"/>
          <w:lang w:eastAsia="pt-BR"/>
        </w:rPr>
        <w:t>key</w:t>
      </w:r>
      <w:r w:rsidR="00DC6EEC" w:rsidRPr="001657F0">
        <w:rPr>
          <w:rFonts w:eastAsia="SimSun"/>
          <w:iCs/>
          <w:noProof/>
          <w:color w:val="000000"/>
          <w:sz w:val="22"/>
          <w:szCs w:val="22"/>
          <w:lang w:eastAsia="pt-BR"/>
        </w:rPr>
        <w:t xml:space="preserve"> contributions: first, we </w:t>
      </w:r>
      <w:r w:rsidR="0088118F" w:rsidRPr="001657F0">
        <w:rPr>
          <w:rFonts w:eastAsia="SimSun"/>
          <w:iCs/>
          <w:noProof/>
          <w:color w:val="000000"/>
          <w:sz w:val="22"/>
          <w:szCs w:val="22"/>
          <w:lang w:eastAsia="pt-BR"/>
        </w:rPr>
        <w:t xml:space="preserve">demonstrate that </w:t>
      </w:r>
      <w:r w:rsidR="001400E9" w:rsidRPr="001657F0">
        <w:rPr>
          <w:rFonts w:eastAsia="SimSun"/>
          <w:iCs/>
          <w:noProof/>
          <w:color w:val="000000"/>
          <w:sz w:val="22"/>
          <w:szCs w:val="22"/>
          <w:lang w:eastAsia="pt-BR"/>
        </w:rPr>
        <w:t>a</w:t>
      </w:r>
      <w:r w:rsidR="0088118F" w:rsidRPr="001657F0">
        <w:rPr>
          <w:rFonts w:eastAsia="SimSun"/>
          <w:iCs/>
          <w:noProof/>
          <w:color w:val="000000"/>
          <w:sz w:val="22"/>
          <w:szCs w:val="22"/>
          <w:lang w:eastAsia="pt-BR"/>
        </w:rPr>
        <w:t xml:space="preserve"> </w:t>
      </w:r>
      <w:r w:rsidR="00224F31" w:rsidRPr="001657F0">
        <w:rPr>
          <w:rFonts w:eastAsia="SimSun"/>
          <w:iCs/>
          <w:noProof/>
          <w:color w:val="000000"/>
          <w:sz w:val="22"/>
          <w:szCs w:val="22"/>
          <w:lang w:eastAsia="pt-BR"/>
        </w:rPr>
        <w:t>BWM</w:t>
      </w:r>
      <w:r w:rsidR="005B05C6" w:rsidRPr="001657F0">
        <w:rPr>
          <w:rFonts w:eastAsia="SimSun"/>
          <w:iCs/>
          <w:noProof/>
          <w:color w:val="000000"/>
          <w:sz w:val="22"/>
          <w:szCs w:val="22"/>
          <w:lang w:eastAsia="pt-BR"/>
        </w:rPr>
        <w:t>D</w:t>
      </w:r>
      <w:r w:rsidR="0088118F" w:rsidRPr="001657F0">
        <w:rPr>
          <w:rFonts w:eastAsia="SimSun"/>
          <w:iCs/>
          <w:noProof/>
          <w:color w:val="000000"/>
          <w:sz w:val="22"/>
          <w:szCs w:val="22"/>
          <w:lang w:eastAsia="pt-BR"/>
        </w:rPr>
        <w:t xml:space="preserve"> </w:t>
      </w:r>
      <w:r w:rsidR="00343836" w:rsidRPr="001657F0">
        <w:rPr>
          <w:rFonts w:eastAsia="SimSun"/>
          <w:iCs/>
          <w:noProof/>
          <w:color w:val="000000"/>
          <w:sz w:val="22"/>
          <w:szCs w:val="22"/>
          <w:lang w:eastAsia="pt-BR"/>
        </w:rPr>
        <w:t>model</w:t>
      </w:r>
      <w:r w:rsidR="0088118F" w:rsidRPr="001657F0">
        <w:rPr>
          <w:rFonts w:eastAsia="SimSun"/>
          <w:iCs/>
          <w:noProof/>
          <w:color w:val="000000"/>
          <w:sz w:val="22"/>
          <w:szCs w:val="22"/>
          <w:lang w:eastAsia="pt-BR"/>
        </w:rPr>
        <w:t xml:space="preserve"> can be effective</w:t>
      </w:r>
      <w:r w:rsidR="0017202D" w:rsidRPr="001657F0">
        <w:rPr>
          <w:rFonts w:eastAsia="SimSun"/>
          <w:iCs/>
          <w:noProof/>
          <w:color w:val="000000"/>
          <w:sz w:val="22"/>
          <w:szCs w:val="22"/>
          <w:lang w:eastAsia="pt-BR"/>
        </w:rPr>
        <w:t>ly</w:t>
      </w:r>
      <w:r w:rsidR="0088118F" w:rsidRPr="001657F0">
        <w:rPr>
          <w:rFonts w:eastAsia="SimSun"/>
          <w:iCs/>
          <w:noProof/>
          <w:color w:val="000000"/>
          <w:sz w:val="22"/>
          <w:szCs w:val="22"/>
          <w:lang w:eastAsia="pt-BR"/>
        </w:rPr>
        <w:t xml:space="preserve"> </w:t>
      </w:r>
      <w:r w:rsidR="007B7819" w:rsidRPr="001657F0">
        <w:rPr>
          <w:rFonts w:eastAsia="SimSun"/>
          <w:iCs/>
          <w:noProof/>
          <w:color w:val="000000"/>
          <w:sz w:val="22"/>
          <w:szCs w:val="22"/>
          <w:lang w:eastAsia="pt-BR"/>
        </w:rPr>
        <w:t>used</w:t>
      </w:r>
      <w:r w:rsidR="0088118F" w:rsidRPr="001657F0">
        <w:rPr>
          <w:rFonts w:eastAsia="SimSun"/>
          <w:iCs/>
          <w:noProof/>
          <w:color w:val="000000"/>
          <w:sz w:val="22"/>
          <w:szCs w:val="22"/>
          <w:lang w:eastAsia="pt-BR"/>
        </w:rPr>
        <w:t xml:space="preserve"> to predict vasc</w:t>
      </w:r>
      <w:r w:rsidR="00F93C04" w:rsidRPr="001657F0">
        <w:rPr>
          <w:rFonts w:eastAsia="SimSun"/>
          <w:iCs/>
          <w:noProof/>
          <w:color w:val="000000"/>
          <w:sz w:val="22"/>
          <w:szCs w:val="22"/>
          <w:lang w:eastAsia="pt-BR"/>
        </w:rPr>
        <w:t>u</w:t>
      </w:r>
      <w:r w:rsidR="0088118F" w:rsidRPr="001657F0">
        <w:rPr>
          <w:rFonts w:eastAsia="SimSun"/>
          <w:iCs/>
          <w:noProof/>
          <w:color w:val="000000"/>
          <w:sz w:val="22"/>
          <w:szCs w:val="22"/>
          <w:lang w:eastAsia="pt-BR"/>
        </w:rPr>
        <w:t>lar biological age, a metric that</w:t>
      </w:r>
      <w:r w:rsidR="009F4F35" w:rsidRPr="001657F0">
        <w:rPr>
          <w:rFonts w:eastAsia="SimSun"/>
          <w:iCs/>
          <w:noProof/>
          <w:color w:val="000000"/>
          <w:sz w:val="22"/>
          <w:szCs w:val="22"/>
          <w:lang w:eastAsia="pt-BR"/>
        </w:rPr>
        <w:t xml:space="preserve"> reflects functional organ decline beyon</w:t>
      </w:r>
      <w:r w:rsidR="0017202D" w:rsidRPr="001657F0">
        <w:rPr>
          <w:rFonts w:eastAsia="SimSun"/>
          <w:iCs/>
          <w:noProof/>
          <w:color w:val="000000"/>
          <w:sz w:val="22"/>
          <w:szCs w:val="22"/>
          <w:lang w:eastAsia="pt-BR"/>
        </w:rPr>
        <w:t>d</w:t>
      </w:r>
      <w:r w:rsidR="00340C74" w:rsidRPr="001657F0">
        <w:rPr>
          <w:rFonts w:eastAsia="SimSun"/>
          <w:iCs/>
          <w:noProof/>
          <w:color w:val="000000"/>
          <w:sz w:val="22"/>
          <w:szCs w:val="22"/>
          <w:lang w:eastAsia="pt-BR"/>
        </w:rPr>
        <w:t xml:space="preserve"> chronological age, </w:t>
      </w:r>
      <w:commentRangeStart w:id="66"/>
      <w:r w:rsidR="00340C74" w:rsidRPr="001657F0">
        <w:rPr>
          <w:rFonts w:eastAsia="SimSun"/>
          <w:iCs/>
          <w:noProof/>
          <w:color w:val="000000"/>
          <w:sz w:val="22"/>
          <w:szCs w:val="22"/>
          <w:lang w:eastAsia="pt-BR"/>
        </w:rPr>
        <w:t xml:space="preserve">using </w:t>
      </w:r>
      <w:r w:rsidR="005836DE" w:rsidRPr="001657F0">
        <w:rPr>
          <w:rFonts w:eastAsia="SimSun"/>
          <w:iCs/>
          <w:noProof/>
          <w:color w:val="000000"/>
          <w:sz w:val="22"/>
          <w:szCs w:val="22"/>
          <w:lang w:eastAsia="pt-BR"/>
        </w:rPr>
        <w:t>p</w:t>
      </w:r>
      <w:r w:rsidR="0017202D" w:rsidRPr="001657F0">
        <w:rPr>
          <w:rFonts w:eastAsia="SimSun"/>
          <w:iCs/>
          <w:noProof/>
          <w:color w:val="000000"/>
          <w:sz w:val="22"/>
          <w:szCs w:val="22"/>
          <w:lang w:eastAsia="pt-BR"/>
        </w:rPr>
        <w:t>16-</w:t>
      </w:r>
      <w:r w:rsidR="00BE23C4" w:rsidRPr="001657F0">
        <w:rPr>
          <w:rFonts w:eastAsia="SimSun"/>
          <w:iCs/>
          <w:noProof/>
          <w:color w:val="000000"/>
          <w:sz w:val="22"/>
          <w:szCs w:val="22"/>
          <w:lang w:eastAsia="pt-BR"/>
        </w:rPr>
        <w:t xml:space="preserve">3MR neurovascular </w:t>
      </w:r>
      <w:commentRangeEnd w:id="66"/>
      <w:r w:rsidR="008323C0" w:rsidRPr="001657F0">
        <w:rPr>
          <w:rStyle w:val="CommentReference"/>
          <w:rFonts w:eastAsia="SimSun"/>
          <w:iCs/>
          <w:noProof/>
          <w:color w:val="000000"/>
          <w:sz w:val="22"/>
          <w:szCs w:val="22"/>
          <w:lang w:eastAsia="pt-BR"/>
        </w:rPr>
        <w:commentReference w:id="66"/>
      </w:r>
      <w:r w:rsidR="00BE23C4" w:rsidRPr="001657F0">
        <w:rPr>
          <w:rFonts w:eastAsia="SimSun"/>
          <w:iCs/>
          <w:noProof/>
          <w:color w:val="000000"/>
          <w:sz w:val="22"/>
          <w:szCs w:val="22"/>
          <w:lang w:eastAsia="pt-BR"/>
        </w:rPr>
        <w:t>data without req</w:t>
      </w:r>
      <w:r w:rsidR="00F93C04" w:rsidRPr="001657F0">
        <w:rPr>
          <w:rFonts w:eastAsia="SimSun"/>
          <w:iCs/>
          <w:noProof/>
          <w:color w:val="000000"/>
          <w:sz w:val="22"/>
          <w:szCs w:val="22"/>
          <w:lang w:eastAsia="pt-BR"/>
        </w:rPr>
        <w:t>u</w:t>
      </w:r>
      <w:r w:rsidR="00BE23C4" w:rsidRPr="001657F0">
        <w:rPr>
          <w:rFonts w:eastAsia="SimSun"/>
          <w:iCs/>
          <w:noProof/>
          <w:color w:val="000000"/>
          <w:sz w:val="22"/>
          <w:szCs w:val="22"/>
          <w:lang w:eastAsia="pt-BR"/>
        </w:rPr>
        <w:t>iring complete-case exclusion or i</w:t>
      </w:r>
      <w:r w:rsidR="00A71D8C" w:rsidRPr="001657F0">
        <w:rPr>
          <w:rFonts w:eastAsia="SimSun"/>
          <w:iCs/>
          <w:noProof/>
          <w:color w:val="000000"/>
          <w:sz w:val="22"/>
          <w:szCs w:val="22"/>
          <w:lang w:eastAsia="pt-BR"/>
        </w:rPr>
        <w:t xml:space="preserve">mputation </w:t>
      </w:r>
      <w:r w:rsidR="00353F98" w:rsidRPr="001657F0">
        <w:rPr>
          <w:rFonts w:eastAsia="SimSun"/>
          <w:iCs/>
          <w:noProof/>
          <w:color w:val="000000"/>
          <w:sz w:val="22"/>
          <w:szCs w:val="22"/>
          <w:lang w:eastAsia="pt-BR"/>
        </w:rPr>
        <w:t>methods</w:t>
      </w:r>
      <w:r w:rsidR="00A71D8C" w:rsidRPr="001657F0">
        <w:rPr>
          <w:rFonts w:eastAsia="SimSun"/>
          <w:iCs/>
          <w:noProof/>
          <w:color w:val="000000"/>
          <w:sz w:val="22"/>
          <w:szCs w:val="22"/>
          <w:lang w:eastAsia="pt-BR"/>
        </w:rPr>
        <w:t xml:space="preserve"> that </w:t>
      </w:r>
      <w:r w:rsidR="00A05D7F" w:rsidRPr="001657F0">
        <w:rPr>
          <w:rFonts w:eastAsia="SimSun"/>
          <w:iCs/>
          <w:noProof/>
          <w:color w:val="000000"/>
          <w:sz w:val="22"/>
          <w:szCs w:val="22"/>
          <w:lang w:eastAsia="pt-BR"/>
        </w:rPr>
        <w:t xml:space="preserve">often </w:t>
      </w:r>
      <w:r w:rsidR="00A71D8C" w:rsidRPr="001657F0">
        <w:rPr>
          <w:rFonts w:eastAsia="SimSun"/>
          <w:iCs/>
          <w:noProof/>
          <w:color w:val="000000"/>
          <w:sz w:val="22"/>
          <w:szCs w:val="22"/>
          <w:lang w:eastAsia="pt-BR"/>
        </w:rPr>
        <w:t>ass</w:t>
      </w:r>
      <w:r w:rsidR="00F93C04" w:rsidRPr="001657F0">
        <w:rPr>
          <w:rFonts w:eastAsia="SimSun"/>
          <w:iCs/>
          <w:noProof/>
          <w:color w:val="000000"/>
          <w:sz w:val="22"/>
          <w:szCs w:val="22"/>
          <w:lang w:eastAsia="pt-BR"/>
        </w:rPr>
        <w:t>u</w:t>
      </w:r>
      <w:r w:rsidR="00A71D8C" w:rsidRPr="001657F0">
        <w:rPr>
          <w:rFonts w:eastAsia="SimSun"/>
          <w:iCs/>
          <w:noProof/>
          <w:color w:val="000000"/>
          <w:sz w:val="22"/>
          <w:szCs w:val="22"/>
          <w:lang w:eastAsia="pt-BR"/>
        </w:rPr>
        <w:t>me random</w:t>
      </w:r>
      <w:r w:rsidR="00F711B3" w:rsidRPr="001657F0">
        <w:rPr>
          <w:rFonts w:eastAsia="SimSun"/>
          <w:iCs/>
          <w:noProof/>
          <w:color w:val="000000"/>
          <w:sz w:val="22"/>
          <w:szCs w:val="22"/>
          <w:lang w:eastAsia="pt-BR"/>
        </w:rPr>
        <w:t xml:space="preserve"> missingness patterns</w:t>
      </w:r>
      <w:r w:rsidR="00D44016" w:rsidRPr="001657F0">
        <w:rPr>
          <w:rFonts w:eastAsia="SimSun"/>
          <w:iCs/>
          <w:noProof/>
          <w:color w:val="000000"/>
          <w:sz w:val="22"/>
          <w:szCs w:val="22"/>
          <w:lang w:eastAsia="pt-BR"/>
        </w:rPr>
        <w:t>.</w:t>
      </w:r>
      <w:r w:rsidR="00F711B3" w:rsidRPr="001657F0">
        <w:rPr>
          <w:rFonts w:eastAsia="SimSun"/>
          <w:iCs/>
          <w:noProof/>
          <w:color w:val="000000"/>
          <w:sz w:val="22"/>
          <w:szCs w:val="22"/>
          <w:lang w:eastAsia="pt-BR"/>
        </w:rPr>
        <w:t xml:space="preserve"> </w:t>
      </w:r>
      <w:commentRangeStart w:id="67"/>
      <w:r w:rsidR="00D44016" w:rsidRPr="001657F0">
        <w:rPr>
          <w:rFonts w:eastAsia="SimSun"/>
          <w:iCs/>
          <w:noProof/>
          <w:color w:val="000000"/>
          <w:sz w:val="22"/>
          <w:szCs w:val="22"/>
          <w:lang w:eastAsia="pt-BR"/>
        </w:rPr>
        <w:t>S</w:t>
      </w:r>
      <w:r w:rsidR="00F711B3" w:rsidRPr="001657F0">
        <w:rPr>
          <w:rFonts w:eastAsia="SimSun"/>
          <w:iCs/>
          <w:noProof/>
          <w:color w:val="000000"/>
          <w:sz w:val="22"/>
          <w:szCs w:val="22"/>
          <w:lang w:eastAsia="pt-BR"/>
        </w:rPr>
        <w:t xml:space="preserve">econd, we </w:t>
      </w:r>
      <w:r w:rsidR="006B1D78" w:rsidRPr="001657F0">
        <w:rPr>
          <w:rFonts w:eastAsia="SimSun"/>
          <w:iCs/>
          <w:noProof/>
          <w:color w:val="000000"/>
          <w:sz w:val="22"/>
          <w:szCs w:val="22"/>
          <w:lang w:eastAsia="pt-BR"/>
        </w:rPr>
        <w:t>show</w:t>
      </w:r>
      <w:r w:rsidR="003562F6" w:rsidRPr="001657F0">
        <w:rPr>
          <w:rFonts w:eastAsia="SimSun"/>
          <w:iCs/>
          <w:noProof/>
          <w:color w:val="000000"/>
          <w:sz w:val="22"/>
          <w:szCs w:val="22"/>
          <w:lang w:eastAsia="pt-BR"/>
        </w:rPr>
        <w:t xml:space="preserve"> that in</w:t>
      </w:r>
      <w:r w:rsidR="00942FB2" w:rsidRPr="001657F0">
        <w:rPr>
          <w:rFonts w:eastAsia="SimSun"/>
          <w:iCs/>
          <w:noProof/>
          <w:color w:val="000000"/>
          <w:sz w:val="22"/>
          <w:szCs w:val="22"/>
          <w:lang w:eastAsia="pt-BR"/>
        </w:rPr>
        <w:t>tegrating neuro</w:t>
      </w:r>
      <w:r w:rsidR="00B625BE" w:rsidRPr="001657F0">
        <w:rPr>
          <w:rFonts w:eastAsia="SimSun"/>
          <w:iCs/>
          <w:noProof/>
          <w:color w:val="000000"/>
          <w:sz w:val="22"/>
          <w:szCs w:val="22"/>
          <w:lang w:eastAsia="pt-BR"/>
        </w:rPr>
        <w:t>vascular</w:t>
      </w:r>
      <w:r w:rsidR="002A64D2" w:rsidRPr="001657F0">
        <w:rPr>
          <w:rFonts w:eastAsia="SimSun"/>
          <w:iCs/>
          <w:noProof/>
          <w:color w:val="000000"/>
          <w:sz w:val="22"/>
          <w:szCs w:val="22"/>
          <w:lang w:eastAsia="pt-BR"/>
        </w:rPr>
        <w:t xml:space="preserve"> </w:t>
      </w:r>
      <w:commentRangeStart w:id="68"/>
      <w:r w:rsidR="002A64D2" w:rsidRPr="001657F0">
        <w:rPr>
          <w:rFonts w:eastAsia="SimSun"/>
          <w:iCs/>
          <w:noProof/>
          <w:color w:val="000000"/>
          <w:sz w:val="22"/>
          <w:szCs w:val="22"/>
          <w:lang w:eastAsia="pt-BR"/>
        </w:rPr>
        <w:t>phenotypes</w:t>
      </w:r>
      <w:commentRangeEnd w:id="68"/>
      <w:r w:rsidR="008323C0" w:rsidRPr="001657F0">
        <w:rPr>
          <w:rStyle w:val="CommentReference"/>
          <w:rFonts w:eastAsia="SimSun"/>
          <w:iCs/>
          <w:noProof/>
          <w:color w:val="000000"/>
          <w:sz w:val="22"/>
          <w:szCs w:val="22"/>
          <w:lang w:eastAsia="pt-BR"/>
        </w:rPr>
        <w:commentReference w:id="68"/>
      </w:r>
      <w:r w:rsidR="002A64D2" w:rsidRPr="001657F0">
        <w:rPr>
          <w:rFonts w:eastAsia="SimSun"/>
          <w:iCs/>
          <w:noProof/>
          <w:color w:val="000000"/>
          <w:sz w:val="22"/>
          <w:szCs w:val="22"/>
          <w:lang w:eastAsia="pt-BR"/>
        </w:rPr>
        <w:t xml:space="preserve"> with senescence-related cellular measures enables meaningful stratification of age-related </w:t>
      </w:r>
      <w:r w:rsidR="00986CE1" w:rsidRPr="001657F0">
        <w:rPr>
          <w:rFonts w:eastAsia="SimSun"/>
          <w:iCs/>
          <w:noProof/>
          <w:color w:val="000000"/>
          <w:sz w:val="22"/>
          <w:szCs w:val="22"/>
          <w:lang w:eastAsia="pt-BR"/>
        </w:rPr>
        <w:t>BBB</w:t>
      </w:r>
      <w:r w:rsidR="002A64D2" w:rsidRPr="001657F0">
        <w:rPr>
          <w:rFonts w:eastAsia="SimSun"/>
          <w:iCs/>
          <w:noProof/>
          <w:color w:val="000000"/>
          <w:sz w:val="22"/>
          <w:szCs w:val="22"/>
          <w:lang w:eastAsia="pt-BR"/>
        </w:rPr>
        <w:t xml:space="preserve"> disruption across treatment conditions</w:t>
      </w:r>
      <w:r w:rsidR="00DF4CAD" w:rsidRPr="001657F0">
        <w:rPr>
          <w:rFonts w:eastAsia="SimSun"/>
          <w:iCs/>
          <w:noProof/>
          <w:color w:val="000000"/>
          <w:sz w:val="22"/>
          <w:szCs w:val="22"/>
          <w:lang w:eastAsia="pt-BR"/>
        </w:rPr>
        <w:t>,</w:t>
      </w:r>
      <w:r w:rsidR="002A64D2" w:rsidRPr="001657F0">
        <w:rPr>
          <w:rFonts w:eastAsia="SimSun"/>
          <w:iCs/>
          <w:noProof/>
          <w:color w:val="000000"/>
          <w:sz w:val="22"/>
          <w:szCs w:val="22"/>
          <w:lang w:eastAsia="pt-BR"/>
        </w:rPr>
        <w:t xml:space="preserve"> including natural aging, genetic senescent cell clearance via</w:t>
      </w:r>
      <w:ins w:id="69" w:author="Okafor, Paul O." w:date="2026-04-02T12:39:00Z" w16du:dateUtc="2026-04-02T17:39:00Z">
        <w:r w:rsidR="00DF7A7C">
          <w:rPr>
            <w:rFonts w:eastAsia="SimSun"/>
            <w:iCs/>
            <w:noProof/>
            <w:color w:val="000000"/>
            <w:sz w:val="22"/>
            <w:szCs w:val="22"/>
            <w:lang w:eastAsia="pt-BR"/>
          </w:rPr>
          <w:t xml:space="preserve"> GCV</w:t>
        </w:r>
      </w:ins>
      <w:r w:rsidR="002A64D2" w:rsidRPr="001657F0">
        <w:rPr>
          <w:rFonts w:eastAsia="SimSun"/>
          <w:iCs/>
          <w:noProof/>
          <w:color w:val="000000"/>
          <w:sz w:val="22"/>
          <w:szCs w:val="22"/>
          <w:lang w:eastAsia="pt-BR"/>
        </w:rPr>
        <w:t xml:space="preserve"> </w:t>
      </w:r>
      <w:commentRangeStart w:id="70"/>
      <w:commentRangeStart w:id="71"/>
      <w:r w:rsidR="002A64D2" w:rsidRPr="00DF7A7C">
        <w:rPr>
          <w:rFonts w:eastAsia="SimSun"/>
          <w:iCs/>
          <w:strike/>
          <w:noProof/>
          <w:color w:val="000000"/>
          <w:sz w:val="22"/>
          <w:szCs w:val="22"/>
          <w:lang w:eastAsia="pt-BR"/>
          <w:rPrChange w:id="72" w:author="Okafor, Paul O." w:date="2026-04-02T12:39:00Z" w16du:dateUtc="2026-04-02T17:39:00Z">
            <w:rPr>
              <w:rFonts w:eastAsia="SimSun"/>
              <w:iCs/>
              <w:noProof/>
              <w:color w:val="000000"/>
              <w:sz w:val="22"/>
              <w:szCs w:val="22"/>
              <w:lang w:eastAsia="pt-BR"/>
            </w:rPr>
          </w:rPrChange>
        </w:rPr>
        <w:t>ganciclovir</w:t>
      </w:r>
      <w:commentRangeEnd w:id="70"/>
      <w:r w:rsidR="008323C0" w:rsidRPr="001657F0">
        <w:rPr>
          <w:rStyle w:val="CommentReference"/>
          <w:rFonts w:eastAsia="SimSun"/>
          <w:iCs/>
          <w:noProof/>
          <w:color w:val="000000"/>
          <w:sz w:val="22"/>
          <w:szCs w:val="22"/>
          <w:lang w:eastAsia="pt-BR"/>
        </w:rPr>
        <w:commentReference w:id="70"/>
      </w:r>
      <w:commentRangeEnd w:id="71"/>
      <w:r w:rsidR="00AE4197" w:rsidRPr="001657F0">
        <w:rPr>
          <w:rStyle w:val="CommentReference"/>
          <w:rFonts w:eastAsia="SimSun"/>
          <w:iCs/>
          <w:noProof/>
          <w:color w:val="000000"/>
          <w:sz w:val="22"/>
          <w:szCs w:val="22"/>
          <w:lang w:eastAsia="pt-BR"/>
        </w:rPr>
        <w:commentReference w:id="71"/>
      </w:r>
      <w:r w:rsidR="002A64D2" w:rsidRPr="001657F0">
        <w:rPr>
          <w:rFonts w:eastAsia="SimSun"/>
          <w:iCs/>
          <w:noProof/>
          <w:color w:val="000000"/>
          <w:sz w:val="22"/>
          <w:szCs w:val="22"/>
          <w:lang w:eastAsia="pt-BR"/>
        </w:rPr>
        <w:t>, and pharmacological senolysis via navitoclax</w:t>
      </w:r>
      <w:r w:rsidR="00CC52E5" w:rsidRPr="001657F0">
        <w:rPr>
          <w:rFonts w:eastAsia="SimSun"/>
          <w:iCs/>
          <w:noProof/>
          <w:color w:val="000000"/>
          <w:sz w:val="22"/>
          <w:szCs w:val="22"/>
          <w:lang w:eastAsia="pt-BR"/>
        </w:rPr>
        <w:t>.</w:t>
      </w:r>
      <w:r w:rsidR="002A64D2" w:rsidRPr="001657F0">
        <w:rPr>
          <w:rFonts w:eastAsia="SimSun"/>
          <w:iCs/>
          <w:noProof/>
          <w:color w:val="000000"/>
          <w:sz w:val="22"/>
          <w:szCs w:val="22"/>
          <w:lang w:eastAsia="pt-BR"/>
        </w:rPr>
        <w:t xml:space="preserve"> </w:t>
      </w:r>
      <w:commentRangeEnd w:id="67"/>
      <w:r w:rsidR="008323C0" w:rsidRPr="001657F0">
        <w:rPr>
          <w:rStyle w:val="CommentReference"/>
          <w:rFonts w:eastAsia="SimSun"/>
          <w:iCs/>
          <w:noProof/>
          <w:color w:val="000000"/>
          <w:sz w:val="22"/>
          <w:szCs w:val="22"/>
          <w:lang w:eastAsia="pt-BR"/>
        </w:rPr>
        <w:commentReference w:id="67"/>
      </w:r>
      <w:r w:rsidR="00CC52E5" w:rsidRPr="001657F0">
        <w:rPr>
          <w:rFonts w:eastAsia="SimSun"/>
          <w:iCs/>
          <w:noProof/>
          <w:color w:val="000000"/>
          <w:sz w:val="22"/>
          <w:szCs w:val="22"/>
          <w:lang w:eastAsia="pt-BR"/>
        </w:rPr>
        <w:t>T</w:t>
      </w:r>
      <w:r w:rsidR="002A64D2" w:rsidRPr="001657F0">
        <w:rPr>
          <w:rFonts w:eastAsia="SimSun"/>
          <w:iCs/>
          <w:noProof/>
          <w:color w:val="000000"/>
          <w:sz w:val="22"/>
          <w:szCs w:val="22"/>
          <w:lang w:eastAsia="pt-BR"/>
        </w:rPr>
        <w:t xml:space="preserve">hird, </w:t>
      </w:r>
      <w:r w:rsidR="0056319E" w:rsidRPr="001657F0">
        <w:rPr>
          <w:rFonts w:eastAsia="SimSun"/>
          <w:iCs/>
          <w:noProof/>
          <w:color w:val="000000"/>
          <w:sz w:val="22"/>
          <w:szCs w:val="22"/>
          <w:lang w:eastAsia="pt-BR"/>
        </w:rPr>
        <w:t>we show that our BWM</w:t>
      </w:r>
      <w:r w:rsidR="0027252C" w:rsidRPr="001657F0">
        <w:rPr>
          <w:rFonts w:eastAsia="SimSun"/>
          <w:iCs/>
          <w:noProof/>
          <w:color w:val="000000"/>
          <w:sz w:val="22"/>
          <w:szCs w:val="22"/>
          <w:lang w:eastAsia="pt-BR"/>
        </w:rPr>
        <w:t>D</w:t>
      </w:r>
      <w:r w:rsidR="0056319E" w:rsidRPr="001657F0">
        <w:rPr>
          <w:rFonts w:eastAsia="SimSun"/>
          <w:iCs/>
          <w:noProof/>
          <w:color w:val="000000"/>
          <w:sz w:val="22"/>
          <w:szCs w:val="22"/>
          <w:lang w:eastAsia="pt-BR"/>
        </w:rPr>
        <w:t xml:space="preserve"> framework offers a reliable </w:t>
      </w:r>
      <w:r w:rsidR="00636024" w:rsidRPr="001657F0">
        <w:rPr>
          <w:rFonts w:eastAsia="SimSun"/>
          <w:iCs/>
          <w:noProof/>
          <w:color w:val="000000"/>
          <w:sz w:val="22"/>
          <w:szCs w:val="22"/>
          <w:lang w:eastAsia="pt-BR"/>
        </w:rPr>
        <w:t>approach</w:t>
      </w:r>
      <w:r w:rsidR="002A64D2" w:rsidRPr="001657F0">
        <w:rPr>
          <w:rFonts w:eastAsia="SimSun"/>
          <w:iCs/>
          <w:noProof/>
          <w:color w:val="000000"/>
          <w:sz w:val="22"/>
          <w:szCs w:val="22"/>
          <w:lang w:eastAsia="pt-BR"/>
        </w:rPr>
        <w:t xml:space="preserve"> for identifying vascular and senescence-</w:t>
      </w:r>
      <w:r w:rsidR="0056319E" w:rsidRPr="001657F0">
        <w:rPr>
          <w:rFonts w:eastAsia="SimSun"/>
          <w:iCs/>
          <w:noProof/>
          <w:color w:val="000000"/>
          <w:sz w:val="22"/>
          <w:szCs w:val="22"/>
          <w:lang w:eastAsia="pt-BR"/>
        </w:rPr>
        <w:t xml:space="preserve">related </w:t>
      </w:r>
      <w:r w:rsidR="00873859" w:rsidRPr="001657F0">
        <w:rPr>
          <w:rFonts w:eastAsia="SimSun"/>
          <w:iCs/>
          <w:noProof/>
          <w:color w:val="000000"/>
          <w:sz w:val="22"/>
          <w:szCs w:val="22"/>
          <w:lang w:eastAsia="pt-BR"/>
        </w:rPr>
        <w:t>variable</w:t>
      </w:r>
      <w:r w:rsidR="0056319E" w:rsidRPr="001657F0">
        <w:rPr>
          <w:rFonts w:eastAsia="SimSun"/>
          <w:iCs/>
          <w:noProof/>
          <w:color w:val="000000"/>
          <w:sz w:val="22"/>
          <w:szCs w:val="22"/>
          <w:lang w:eastAsia="pt-BR"/>
        </w:rPr>
        <w:t xml:space="preserve">s </w:t>
      </w:r>
      <w:r w:rsidR="002A64D2" w:rsidRPr="001657F0">
        <w:rPr>
          <w:rFonts w:eastAsia="SimSun"/>
          <w:iCs/>
          <w:noProof/>
          <w:color w:val="000000"/>
          <w:sz w:val="22"/>
          <w:szCs w:val="22"/>
          <w:lang w:eastAsia="pt-BR"/>
        </w:rPr>
        <w:t xml:space="preserve">most strongly </w:t>
      </w:r>
      <w:r w:rsidR="0056319E" w:rsidRPr="001657F0">
        <w:rPr>
          <w:rFonts w:eastAsia="SimSun"/>
          <w:iCs/>
          <w:noProof/>
          <w:color w:val="000000"/>
          <w:sz w:val="22"/>
          <w:szCs w:val="22"/>
          <w:lang w:eastAsia="pt-BR"/>
        </w:rPr>
        <w:t xml:space="preserve">linked to BBB disruption, even </w:t>
      </w:r>
      <w:r w:rsidR="007B2E1C" w:rsidRPr="001657F0">
        <w:rPr>
          <w:rFonts w:eastAsia="SimSun"/>
          <w:iCs/>
          <w:noProof/>
          <w:color w:val="000000"/>
          <w:sz w:val="22"/>
          <w:szCs w:val="22"/>
          <w:lang w:eastAsia="pt-BR"/>
        </w:rPr>
        <w:t>in the presense of</w:t>
      </w:r>
      <w:r w:rsidR="002A64D2" w:rsidRPr="001657F0">
        <w:rPr>
          <w:rFonts w:eastAsia="SimSun"/>
          <w:iCs/>
          <w:noProof/>
          <w:color w:val="000000"/>
          <w:sz w:val="22"/>
          <w:szCs w:val="22"/>
          <w:lang w:eastAsia="pt-BR"/>
        </w:rPr>
        <w:t xml:space="preserve"> incomplete</w:t>
      </w:r>
      <w:r w:rsidR="0056319E" w:rsidRPr="001657F0">
        <w:rPr>
          <w:rFonts w:eastAsia="SimSun"/>
          <w:iCs/>
          <w:noProof/>
          <w:color w:val="000000"/>
          <w:sz w:val="22"/>
          <w:szCs w:val="22"/>
          <w:lang w:eastAsia="pt-BR"/>
        </w:rPr>
        <w:t xml:space="preserve"> data</w:t>
      </w:r>
      <w:r w:rsidR="00211084" w:rsidRPr="001657F0">
        <w:rPr>
          <w:rFonts w:eastAsia="SimSun"/>
          <w:iCs/>
          <w:noProof/>
          <w:color w:val="000000"/>
          <w:sz w:val="22"/>
          <w:szCs w:val="22"/>
          <w:lang w:eastAsia="pt-BR"/>
        </w:rPr>
        <w:t>.</w:t>
      </w:r>
      <w:r w:rsidR="00D4473D" w:rsidRPr="001657F0">
        <w:rPr>
          <w:rFonts w:eastAsia="SimSun"/>
          <w:iCs/>
          <w:noProof/>
          <w:color w:val="000000"/>
          <w:sz w:val="22"/>
          <w:szCs w:val="22"/>
          <w:lang w:eastAsia="pt-BR"/>
        </w:rPr>
        <w:t xml:space="preserve"> </w:t>
      </w:r>
      <w:r w:rsidR="00402CA9" w:rsidRPr="001657F0">
        <w:rPr>
          <w:rFonts w:eastAsia="SimSun"/>
          <w:iCs/>
          <w:noProof/>
          <w:color w:val="000000"/>
          <w:sz w:val="22"/>
          <w:szCs w:val="22"/>
          <w:lang w:eastAsia="pt-BR"/>
        </w:rPr>
        <w:t xml:space="preserve"> </w:t>
      </w:r>
    </w:p>
    <w:p w14:paraId="4354FEC1" w14:textId="20ED5F4D" w:rsidR="003C4E94" w:rsidRPr="001657F0" w:rsidRDefault="00B07E5D" w:rsidP="00326D93">
      <w:pPr>
        <w:keepNext/>
        <w:keepLines/>
        <w:spacing w:before="180" w:after="240"/>
        <w:ind w:firstLine="720"/>
        <w:jc w:val="both"/>
        <w:outlineLvl w:val="1"/>
        <w:rPr>
          <w:rFonts w:eastAsia="SimSun"/>
          <w:iCs/>
          <w:noProof/>
          <w:sz w:val="22"/>
          <w:szCs w:val="22"/>
          <w:lang w:eastAsia="pt-BR"/>
        </w:rPr>
      </w:pPr>
      <w:commentRangeStart w:id="73"/>
      <w:r w:rsidRPr="001657F0">
        <w:rPr>
          <w:rFonts w:eastAsia="SimSun"/>
          <w:iCs/>
          <w:noProof/>
          <w:sz w:val="22"/>
          <w:szCs w:val="22"/>
          <w:lang w:eastAsia="pt-BR"/>
        </w:rPr>
        <w:t>Prior studies in cerebromicrovascular aging have</w:t>
      </w:r>
      <w:r w:rsidR="00184BEA" w:rsidRPr="001657F0">
        <w:rPr>
          <w:rFonts w:eastAsia="SimSun"/>
          <w:iCs/>
          <w:noProof/>
          <w:sz w:val="22"/>
          <w:szCs w:val="22"/>
          <w:lang w:eastAsia="pt-BR"/>
        </w:rPr>
        <w:t xml:space="preserve"> used </w:t>
      </w:r>
      <w:r w:rsidR="003C6E5D" w:rsidRPr="001657F0">
        <w:rPr>
          <w:rFonts w:eastAsia="SimSun"/>
          <w:iCs/>
          <w:noProof/>
          <w:sz w:val="22"/>
          <w:szCs w:val="22"/>
          <w:lang w:eastAsia="pt-BR"/>
        </w:rPr>
        <w:t>diverse</w:t>
      </w:r>
      <w:r w:rsidRPr="001657F0">
        <w:rPr>
          <w:rFonts w:eastAsia="SimSun"/>
          <w:iCs/>
          <w:noProof/>
          <w:sz w:val="22"/>
          <w:szCs w:val="22"/>
          <w:lang w:eastAsia="pt-BR"/>
        </w:rPr>
        <w:t xml:space="preserve"> high-dimensional </w:t>
      </w:r>
      <w:r w:rsidR="005C1C24" w:rsidRPr="001657F0">
        <w:rPr>
          <w:rFonts w:eastAsia="SimSun"/>
          <w:iCs/>
          <w:noProof/>
          <w:sz w:val="22"/>
          <w:szCs w:val="22"/>
          <w:lang w:eastAsia="pt-BR"/>
        </w:rPr>
        <w:t>variable</w:t>
      </w:r>
      <w:r w:rsidR="00DC699E" w:rsidRPr="001657F0">
        <w:rPr>
          <w:rFonts w:eastAsia="SimSun"/>
          <w:iCs/>
          <w:noProof/>
          <w:sz w:val="22"/>
          <w:szCs w:val="22"/>
          <w:lang w:eastAsia="pt-BR"/>
        </w:rPr>
        <w:t>s</w:t>
      </w:r>
      <w:r w:rsidRPr="001657F0">
        <w:rPr>
          <w:rFonts w:eastAsia="SimSun"/>
          <w:iCs/>
          <w:noProof/>
          <w:sz w:val="22"/>
          <w:szCs w:val="22"/>
          <w:lang w:eastAsia="pt-BR"/>
        </w:rPr>
        <w:t xml:space="preserve"> </w:t>
      </w:r>
      <w:r w:rsidR="00FC0DAC" w:rsidRPr="001657F0">
        <w:rPr>
          <w:rFonts w:eastAsia="SimSun"/>
          <w:iCs/>
          <w:noProof/>
          <w:sz w:val="22"/>
          <w:szCs w:val="22"/>
          <w:lang w:eastAsia="pt-BR"/>
        </w:rPr>
        <w:t>from</w:t>
      </w:r>
      <w:r w:rsidRPr="001657F0">
        <w:rPr>
          <w:rFonts w:eastAsia="SimSun"/>
          <w:iCs/>
          <w:noProof/>
          <w:sz w:val="22"/>
          <w:szCs w:val="22"/>
          <w:lang w:eastAsia="pt-BR"/>
        </w:rPr>
        <w:t xml:space="preserve"> </w:t>
      </w:r>
      <w:r w:rsidR="00A65A21" w:rsidRPr="001657F0">
        <w:rPr>
          <w:rFonts w:eastAsia="SimSun"/>
          <w:iCs/>
          <w:noProof/>
          <w:sz w:val="22"/>
          <w:szCs w:val="22"/>
          <w:lang w:eastAsia="pt-BR"/>
        </w:rPr>
        <w:t>multi</w:t>
      </w:r>
      <w:r w:rsidR="0038616F" w:rsidRPr="001657F0">
        <w:rPr>
          <w:rFonts w:eastAsia="SimSun"/>
          <w:iCs/>
          <w:noProof/>
          <w:sz w:val="22"/>
          <w:szCs w:val="22"/>
          <w:lang w:eastAsia="pt-BR"/>
        </w:rPr>
        <w:t>ple</w:t>
      </w:r>
      <w:r w:rsidRPr="001657F0">
        <w:rPr>
          <w:rFonts w:eastAsia="SimSun"/>
          <w:iCs/>
          <w:noProof/>
          <w:sz w:val="22"/>
          <w:szCs w:val="22"/>
          <w:lang w:eastAsia="pt-BR"/>
        </w:rPr>
        <w:t xml:space="preserve"> biological modalities, </w:t>
      </w:r>
      <w:r w:rsidR="00884160" w:rsidRPr="001657F0">
        <w:rPr>
          <w:rFonts w:eastAsia="SimSun"/>
          <w:iCs/>
          <w:noProof/>
          <w:sz w:val="22"/>
          <w:szCs w:val="22"/>
          <w:lang w:eastAsia="pt-BR"/>
        </w:rPr>
        <w:t>such as</w:t>
      </w:r>
      <w:r w:rsidRPr="001657F0">
        <w:rPr>
          <w:rFonts w:eastAsia="SimSun"/>
          <w:iCs/>
          <w:noProof/>
          <w:sz w:val="22"/>
          <w:szCs w:val="22"/>
          <w:lang w:eastAsia="pt-BR"/>
        </w:rPr>
        <w:t xml:space="preserve"> transcriptomics </w:t>
      </w:r>
      <w:r w:rsidR="00402CA9" w:rsidRPr="001657F0">
        <w:rPr>
          <w:rFonts w:eastAsia="SimSun"/>
          <w:iCs/>
          <w:noProof/>
          <w:sz w:val="22"/>
          <w:szCs w:val="22"/>
          <w:lang w:eastAsia="pt-BR"/>
        </w:rPr>
        <w:t xml:space="preserve">and physiological </w:t>
      </w:r>
      <w:r w:rsidR="00BA4032" w:rsidRPr="001657F0">
        <w:rPr>
          <w:rFonts w:eastAsia="SimSun"/>
          <w:iCs/>
          <w:noProof/>
          <w:sz w:val="22"/>
          <w:szCs w:val="22"/>
          <w:lang w:eastAsia="pt-BR"/>
        </w:rPr>
        <w:t>phenotyping</w:t>
      </w:r>
      <w:r w:rsidR="00C91CF9" w:rsidRPr="001657F0">
        <w:rPr>
          <w:rFonts w:eastAsia="SimSun"/>
          <w:iCs/>
          <w:noProof/>
          <w:sz w:val="22"/>
          <w:szCs w:val="22"/>
          <w:lang w:eastAsia="pt-BR"/>
        </w:rPr>
        <w:t>.</w:t>
      </w:r>
      <w:r w:rsidR="002E10BF" w:rsidRPr="001657F0">
        <w:rPr>
          <w:rFonts w:eastAsia="SimSun"/>
          <w:iCs/>
          <w:noProof/>
          <w:sz w:val="22"/>
          <w:szCs w:val="22"/>
          <w:lang w:eastAsia="pt-BR"/>
        </w:rPr>
        <w:t xml:space="preserve"> For </w:t>
      </w:r>
      <w:r w:rsidR="00F73B6C" w:rsidRPr="001657F0">
        <w:rPr>
          <w:rFonts w:eastAsia="SimSun"/>
          <w:iCs/>
          <w:noProof/>
          <w:sz w:val="22"/>
          <w:szCs w:val="22"/>
          <w:lang w:eastAsia="pt-BR"/>
        </w:rPr>
        <w:t>example</w:t>
      </w:r>
      <w:r w:rsidR="002E10BF" w:rsidRPr="001657F0">
        <w:rPr>
          <w:rFonts w:eastAsia="SimSun"/>
          <w:iCs/>
          <w:noProof/>
          <w:sz w:val="22"/>
          <w:szCs w:val="22"/>
          <w:lang w:eastAsia="pt-BR"/>
        </w:rPr>
        <w:t>,</w:t>
      </w:r>
      <w:r w:rsidR="00C91CF9" w:rsidRPr="001657F0">
        <w:rPr>
          <w:rFonts w:eastAsia="SimSun"/>
          <w:iCs/>
          <w:noProof/>
          <w:sz w:val="22"/>
          <w:szCs w:val="22"/>
          <w:lang w:eastAsia="pt-BR"/>
        </w:rPr>
        <w:t xml:space="preserve"> </w:t>
      </w:r>
      <w:sdt>
        <w:sdtPr>
          <w:rPr>
            <w:rFonts w:eastAsia="SimSun"/>
            <w:iCs/>
            <w:noProof/>
            <w:color w:val="000000"/>
            <w:sz w:val="22"/>
            <w:szCs w:val="22"/>
            <w:lang w:eastAsia="pt-BR"/>
          </w:rPr>
          <w:tag w:val="MENDELEY_CITATION_v3_eyJjaXRhdGlvbklEIjoiTUVOREVMRVlfQ0lUQVRJT05fNWVkNWU5MmQtZWNlMy00MzczLTlmNTktNTJjODZhOGE4MjQ2IiwicHJvcGVydGllcyI6eyJub3RlSW5kZXgiOjAsIm1vZGUiOiJjb21wb3NpdGUifSwiaXNFZGl0ZWQiOmZhbHNlLCJtYW51YWxPdmVycmlkZSI6eyJpc01hbnVhbGx5T3ZlcnJpZGRlbiI6ZmFsc2UsImNpdGVwcm9jVGV4dCI6IkNzaWsgZXQgYWwuICgyMDI1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UsImRpc3BsYXlBcyI6ImNvbXBvc2l0ZSIsInN1cHByZXNzLWF1dGhvciI6ZmFsc2UsImNvbXBvc2l0ZSI6dHJ1ZSwiYXV0aG9yLW9ubHkiOmZhbHNlfV19"/>
          <w:id w:val="-1507206063"/>
          <w:placeholder>
            <w:docPart w:val="60FEBCA2DC83144BA34EF8C90B579765"/>
          </w:placeholder>
        </w:sdtPr>
        <w:sdtContent>
          <w:r w:rsidR="00914B2A" w:rsidRPr="001657F0">
            <w:rPr>
              <w:rFonts w:eastAsia="SimSun"/>
              <w:iCs/>
              <w:noProof/>
              <w:color w:val="000000"/>
              <w:sz w:val="22"/>
              <w:szCs w:val="22"/>
              <w:lang w:eastAsia="pt-BR"/>
            </w:rPr>
            <w:t>Csik et al. (2025)</w:t>
          </w:r>
        </w:sdtContent>
      </w:sdt>
      <w:r w:rsidR="00C91CF9" w:rsidRPr="001657F0">
        <w:rPr>
          <w:rFonts w:eastAsia="SimSun"/>
          <w:iCs/>
          <w:noProof/>
          <w:sz w:val="22"/>
          <w:szCs w:val="22"/>
          <w:lang w:eastAsia="pt-BR"/>
        </w:rPr>
        <w:t xml:space="preserve"> </w:t>
      </w:r>
      <w:r w:rsidR="00C63B85" w:rsidRPr="001657F0">
        <w:rPr>
          <w:rFonts w:eastAsia="SimSun"/>
          <w:iCs/>
          <w:noProof/>
          <w:sz w:val="22"/>
          <w:szCs w:val="22"/>
          <w:lang w:eastAsia="pt-BR"/>
        </w:rPr>
        <w:t>focused on physiological metrics</w:t>
      </w:r>
      <w:r w:rsidR="003F6A41" w:rsidRPr="001657F0">
        <w:rPr>
          <w:rFonts w:eastAsia="SimSun"/>
          <w:iCs/>
          <w:noProof/>
          <w:sz w:val="22"/>
          <w:szCs w:val="22"/>
          <w:lang w:eastAsia="pt-BR"/>
        </w:rPr>
        <w:t xml:space="preserve">, </w:t>
      </w:r>
      <w:r w:rsidR="000931A9" w:rsidRPr="001657F0">
        <w:rPr>
          <w:rFonts w:eastAsia="SimSun"/>
          <w:iCs/>
          <w:noProof/>
          <w:sz w:val="22"/>
          <w:szCs w:val="22"/>
          <w:lang w:eastAsia="pt-BR"/>
        </w:rPr>
        <w:t>such as</w:t>
      </w:r>
      <w:r w:rsidR="00C63B85" w:rsidRPr="001657F0">
        <w:rPr>
          <w:rFonts w:eastAsia="SimSun"/>
          <w:iCs/>
          <w:noProof/>
          <w:sz w:val="22"/>
          <w:szCs w:val="22"/>
          <w:lang w:eastAsia="pt-BR"/>
        </w:rPr>
        <w:t xml:space="preserve"> BBB permeability </w:t>
      </w:r>
      <w:r w:rsidR="00FE7300" w:rsidRPr="001657F0">
        <w:rPr>
          <w:rFonts w:eastAsia="SimSun"/>
          <w:iCs/>
          <w:noProof/>
          <w:sz w:val="22"/>
          <w:szCs w:val="22"/>
          <w:lang w:eastAsia="pt-BR"/>
        </w:rPr>
        <w:t xml:space="preserve">assessed </w:t>
      </w:r>
      <w:r w:rsidR="00C63B85" w:rsidRPr="001657F0">
        <w:rPr>
          <w:rFonts w:eastAsia="SimSun"/>
          <w:iCs/>
          <w:noProof/>
          <w:sz w:val="22"/>
          <w:szCs w:val="22"/>
          <w:lang w:eastAsia="pt-BR"/>
        </w:rPr>
        <w:t>via fluorescent dextran tracers, capillary density, and NVC responses</w:t>
      </w:r>
      <w:r w:rsidR="003F6A41" w:rsidRPr="001657F0">
        <w:rPr>
          <w:rFonts w:eastAsia="SimSun"/>
          <w:iCs/>
          <w:noProof/>
          <w:sz w:val="22"/>
          <w:szCs w:val="22"/>
          <w:lang w:eastAsia="pt-BR"/>
        </w:rPr>
        <w:t>,</w:t>
      </w:r>
      <w:r w:rsidR="00C63B85" w:rsidRPr="001657F0">
        <w:rPr>
          <w:rFonts w:eastAsia="SimSun"/>
          <w:iCs/>
          <w:noProof/>
          <w:sz w:val="22"/>
          <w:szCs w:val="22"/>
          <w:lang w:eastAsia="pt-BR"/>
        </w:rPr>
        <w:t xml:space="preserve"> to </w:t>
      </w:r>
      <w:r w:rsidR="009A27E9" w:rsidRPr="001657F0">
        <w:rPr>
          <w:rFonts w:eastAsia="SimSun"/>
          <w:iCs/>
          <w:noProof/>
          <w:sz w:val="22"/>
          <w:szCs w:val="22"/>
          <w:lang w:eastAsia="pt-BR"/>
        </w:rPr>
        <w:t xml:space="preserve">explore the relationship between endothelial senescence and microvascular </w:t>
      </w:r>
      <w:r w:rsidR="00C63B85" w:rsidRPr="001657F0">
        <w:rPr>
          <w:rFonts w:eastAsia="SimSun"/>
          <w:iCs/>
          <w:noProof/>
          <w:sz w:val="22"/>
          <w:szCs w:val="22"/>
          <w:lang w:eastAsia="pt-BR"/>
        </w:rPr>
        <w:t>rarefaction</w:t>
      </w:r>
      <w:r w:rsidR="00C91CF9" w:rsidRPr="001657F0">
        <w:rPr>
          <w:rFonts w:eastAsia="SimSun"/>
          <w:iCs/>
          <w:noProof/>
          <w:sz w:val="22"/>
          <w:szCs w:val="22"/>
          <w:lang w:eastAsia="pt-BR"/>
        </w:rPr>
        <w:t xml:space="preserve">. </w:t>
      </w:r>
      <w:r w:rsidR="001033C8" w:rsidRPr="001657F0">
        <w:rPr>
          <w:rFonts w:eastAsia="SimSun"/>
          <w:iCs/>
          <w:noProof/>
          <w:sz w:val="22"/>
          <w:szCs w:val="22"/>
          <w:lang w:eastAsia="pt-BR"/>
        </w:rPr>
        <w:t>I</w:t>
      </w:r>
      <w:r w:rsidR="00705C59" w:rsidRPr="001657F0">
        <w:rPr>
          <w:rFonts w:eastAsia="SimSun"/>
          <w:iCs/>
          <w:noProof/>
          <w:sz w:val="22"/>
          <w:szCs w:val="22"/>
          <w:lang w:eastAsia="pt-BR"/>
        </w:rPr>
        <w:t>n contrats,</w:t>
      </w:r>
      <w:r w:rsidR="00C91CF9" w:rsidRPr="001657F0">
        <w:rPr>
          <w:rFonts w:eastAsia="SimSun"/>
          <w:iCs/>
          <w:noProof/>
          <w:sz w:val="22"/>
          <w:szCs w:val="22"/>
          <w:lang w:eastAsia="pt-BR"/>
        </w:rPr>
        <w:t xml:space="preserve"> </w:t>
      </w:r>
      <w:sdt>
        <w:sdtPr>
          <w:rPr>
            <w:rFonts w:eastAsia="SimSun"/>
            <w:iCs/>
            <w:noProof/>
            <w:color w:val="000000"/>
            <w:sz w:val="22"/>
            <w:szCs w:val="22"/>
            <w:lang w:eastAsia="pt-BR"/>
          </w:rPr>
          <w:tag w:val="MENDELEY_CITATION_v3_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"/>
          <w:id w:val="-2072488369"/>
          <w:placeholder>
            <w:docPart w:val="60FEBCA2DC83144BA34EF8C90B579765"/>
          </w:placeholder>
        </w:sdtPr>
        <w:sdtContent>
          <w:r w:rsidR="00914B2A" w:rsidRPr="001657F0">
            <w:rPr>
              <w:rFonts w:eastAsia="SimSun"/>
              <w:iCs/>
              <w:noProof/>
              <w:color w:val="000000"/>
              <w:sz w:val="22"/>
              <w:szCs w:val="22"/>
              <w:lang w:eastAsia="pt-BR"/>
            </w:rPr>
            <w:t>Kiss et al. (2020)</w:t>
          </w:r>
        </w:sdtContent>
      </w:sdt>
      <w:r w:rsidR="00067DFF" w:rsidRPr="001657F0">
        <w:rPr>
          <w:rFonts w:eastAsia="SimSun"/>
          <w:iCs/>
          <w:noProof/>
          <w:sz w:val="22"/>
          <w:szCs w:val="22"/>
          <w:lang w:eastAsia="pt-BR"/>
        </w:rPr>
        <w:t xml:space="preserve"> </w:t>
      </w:r>
      <w:r w:rsidR="00B831ED" w:rsidRPr="001657F0">
        <w:rPr>
          <w:rFonts w:eastAsia="SimSun"/>
          <w:iCs/>
          <w:noProof/>
          <w:sz w:val="22"/>
          <w:szCs w:val="22"/>
          <w:lang w:eastAsia="pt-BR"/>
        </w:rPr>
        <w:t>applied</w:t>
      </w:r>
      <w:r w:rsidR="00AB6F9E" w:rsidRPr="001657F0">
        <w:rPr>
          <w:rFonts w:eastAsia="SimSun"/>
          <w:iCs/>
          <w:noProof/>
          <w:sz w:val="22"/>
          <w:szCs w:val="22"/>
          <w:lang w:eastAsia="pt-BR"/>
        </w:rPr>
        <w:t xml:space="preserve"> data science techniques</w:t>
      </w:r>
      <w:r w:rsidR="00CC5B15" w:rsidRPr="001657F0">
        <w:rPr>
          <w:rFonts w:eastAsia="SimSun"/>
          <w:iCs/>
          <w:noProof/>
          <w:sz w:val="22"/>
          <w:szCs w:val="22"/>
          <w:lang w:eastAsia="pt-BR"/>
        </w:rPr>
        <w:t xml:space="preserve"> to </w:t>
      </w:r>
      <w:r w:rsidR="004B5A1C" w:rsidRPr="001657F0">
        <w:rPr>
          <w:rFonts w:eastAsia="SimSun"/>
          <w:iCs/>
          <w:noProof/>
          <w:sz w:val="22"/>
          <w:szCs w:val="22"/>
          <w:lang w:eastAsia="pt-BR"/>
        </w:rPr>
        <w:t xml:space="preserve">single-cell RNA sequencing </w:t>
      </w:r>
      <w:commentRangeStart w:id="74"/>
      <w:r w:rsidR="004B5A1C" w:rsidRPr="001657F0">
        <w:rPr>
          <w:rFonts w:eastAsia="SimSun"/>
          <w:iCs/>
          <w:noProof/>
          <w:sz w:val="22"/>
          <w:szCs w:val="22"/>
          <w:lang w:eastAsia="pt-BR"/>
        </w:rPr>
        <w:t>(scRNA-seq)</w:t>
      </w:r>
      <w:commentRangeEnd w:id="74"/>
      <w:r w:rsidR="008323C0" w:rsidRPr="001657F0">
        <w:rPr>
          <w:rStyle w:val="CommentReference"/>
          <w:rFonts w:eastAsia="SimSun"/>
          <w:iCs/>
          <w:noProof/>
          <w:sz w:val="22"/>
          <w:szCs w:val="22"/>
          <w:lang w:eastAsia="pt-BR"/>
        </w:rPr>
        <w:commentReference w:id="74"/>
      </w:r>
      <w:r w:rsidR="004B5A1C" w:rsidRPr="001657F0">
        <w:rPr>
          <w:rFonts w:eastAsia="SimSun"/>
          <w:iCs/>
          <w:noProof/>
          <w:sz w:val="22"/>
          <w:szCs w:val="22"/>
          <w:lang w:eastAsia="pt-BR"/>
        </w:rPr>
        <w:t xml:space="preserve"> </w:t>
      </w:r>
      <w:r w:rsidR="00715D04" w:rsidRPr="001657F0">
        <w:rPr>
          <w:rFonts w:eastAsia="SimSun"/>
          <w:iCs/>
          <w:noProof/>
          <w:sz w:val="22"/>
          <w:szCs w:val="22"/>
          <w:lang w:eastAsia="pt-BR"/>
        </w:rPr>
        <w:t>data</w:t>
      </w:r>
      <w:r w:rsidR="004B5A1C" w:rsidRPr="001657F0">
        <w:rPr>
          <w:rFonts w:eastAsia="SimSun"/>
          <w:iCs/>
          <w:noProof/>
          <w:sz w:val="22"/>
          <w:szCs w:val="22"/>
          <w:lang w:eastAsia="pt-BR"/>
        </w:rPr>
        <w:t xml:space="preserve"> to extract high-dimensional transcriptomic </w:t>
      </w:r>
      <w:r w:rsidR="00052A70" w:rsidRPr="001657F0">
        <w:rPr>
          <w:rFonts w:eastAsia="SimSun"/>
          <w:iCs/>
          <w:noProof/>
          <w:sz w:val="22"/>
          <w:szCs w:val="22"/>
          <w:lang w:eastAsia="pt-BR"/>
        </w:rPr>
        <w:t>variable</w:t>
      </w:r>
      <w:r w:rsidR="004B5A1C" w:rsidRPr="001657F0">
        <w:rPr>
          <w:rFonts w:eastAsia="SimSun"/>
          <w:iCs/>
          <w:noProof/>
          <w:sz w:val="22"/>
          <w:szCs w:val="22"/>
          <w:lang w:eastAsia="pt-BR"/>
        </w:rPr>
        <w:t>s</w:t>
      </w:r>
      <w:r w:rsidR="00EF1712" w:rsidRPr="001657F0">
        <w:rPr>
          <w:rFonts w:eastAsia="SimSun"/>
          <w:iCs/>
          <w:noProof/>
          <w:sz w:val="22"/>
          <w:szCs w:val="22"/>
          <w:lang w:eastAsia="pt-BR"/>
        </w:rPr>
        <w:t>. R</w:t>
      </w:r>
      <w:r w:rsidR="004B5A1C" w:rsidRPr="001657F0">
        <w:rPr>
          <w:rFonts w:eastAsia="SimSun"/>
          <w:iCs/>
          <w:noProof/>
          <w:sz w:val="22"/>
          <w:szCs w:val="22"/>
          <w:lang w:eastAsia="pt-BR"/>
        </w:rPr>
        <w:t xml:space="preserve">ather than relying on single markers, they </w:t>
      </w:r>
      <w:r w:rsidR="00347E8D" w:rsidRPr="001657F0">
        <w:rPr>
          <w:rFonts w:eastAsia="SimSun"/>
          <w:iCs/>
          <w:noProof/>
          <w:sz w:val="22"/>
          <w:szCs w:val="22"/>
          <w:lang w:eastAsia="pt-BR"/>
        </w:rPr>
        <w:t>created</w:t>
      </w:r>
      <w:r w:rsidR="004B5A1C" w:rsidRPr="001657F0">
        <w:rPr>
          <w:rFonts w:eastAsia="SimSun"/>
          <w:iCs/>
          <w:noProof/>
          <w:sz w:val="22"/>
          <w:szCs w:val="22"/>
          <w:lang w:eastAsia="pt-BR"/>
        </w:rPr>
        <w:t xml:space="preserve"> composite </w:t>
      </w:r>
      <w:r w:rsidR="00D63ECE" w:rsidRPr="001657F0">
        <w:rPr>
          <w:rFonts w:eastAsia="SimSun"/>
          <w:iCs/>
          <w:noProof/>
          <w:sz w:val="22"/>
          <w:szCs w:val="22"/>
          <w:lang w:eastAsia="pt-BR"/>
        </w:rPr>
        <w:t>“</w:t>
      </w:r>
      <w:r w:rsidR="004B5A1C" w:rsidRPr="001657F0">
        <w:rPr>
          <w:rFonts w:eastAsia="SimSun"/>
          <w:iCs/>
          <w:noProof/>
          <w:sz w:val="22"/>
          <w:szCs w:val="22"/>
          <w:lang w:eastAsia="pt-BR"/>
        </w:rPr>
        <w:t>Senescence Enrichment Scores</w:t>
      </w:r>
      <w:r w:rsidR="00D63ECE" w:rsidRPr="001657F0">
        <w:rPr>
          <w:rFonts w:eastAsia="SimSun"/>
          <w:iCs/>
          <w:noProof/>
          <w:sz w:val="22"/>
          <w:szCs w:val="22"/>
          <w:lang w:eastAsia="pt-BR"/>
        </w:rPr>
        <w:t>”</w:t>
      </w:r>
      <w:r w:rsidR="004B5A1C" w:rsidRPr="001657F0">
        <w:rPr>
          <w:rFonts w:eastAsia="SimSun"/>
          <w:iCs/>
          <w:noProof/>
          <w:sz w:val="22"/>
          <w:szCs w:val="22"/>
          <w:lang w:eastAsia="pt-BR"/>
        </w:rPr>
        <w:t xml:space="preserve"> based on core senescence genes (e.g., </w:t>
      </w:r>
      <w:r w:rsidR="004B5A1C" w:rsidRPr="001657F0">
        <w:rPr>
          <w:rFonts w:eastAsia="SimSun"/>
          <w:i/>
          <w:iCs/>
          <w:noProof/>
          <w:sz w:val="22"/>
          <w:szCs w:val="22"/>
          <w:lang w:eastAsia="pt-BR"/>
        </w:rPr>
        <w:t>Cdkn2a</w:t>
      </w:r>
      <w:r w:rsidR="004B5A1C" w:rsidRPr="001657F0">
        <w:rPr>
          <w:rFonts w:eastAsia="SimSun"/>
          <w:iCs/>
          <w:noProof/>
          <w:sz w:val="22"/>
          <w:szCs w:val="22"/>
          <w:lang w:eastAsia="pt-BR"/>
        </w:rPr>
        <w:t xml:space="preserve">, </w:t>
      </w:r>
      <w:r w:rsidR="004B5A1C" w:rsidRPr="001657F0">
        <w:rPr>
          <w:rFonts w:eastAsia="SimSun"/>
          <w:i/>
          <w:iCs/>
          <w:noProof/>
          <w:sz w:val="22"/>
          <w:szCs w:val="22"/>
          <w:lang w:eastAsia="pt-BR"/>
        </w:rPr>
        <w:t>Trp53</w:t>
      </w:r>
      <w:r w:rsidR="004B5A1C" w:rsidRPr="001657F0">
        <w:rPr>
          <w:rFonts w:eastAsia="SimSun"/>
          <w:iCs/>
          <w:noProof/>
          <w:sz w:val="22"/>
          <w:szCs w:val="22"/>
          <w:lang w:eastAsia="pt-BR"/>
        </w:rPr>
        <w:t>), effector genes, and SASP factors to distinguish rare senescent endothelial cells from noise</w:t>
      </w:r>
      <w:r w:rsidR="009D5C38" w:rsidRPr="001657F0">
        <w:rPr>
          <w:rFonts w:eastAsia="SimSun"/>
          <w:iCs/>
          <w:noProof/>
          <w:sz w:val="22"/>
          <w:szCs w:val="22"/>
          <w:lang w:eastAsia="pt-BR"/>
        </w:rPr>
        <w:t>.</w:t>
      </w:r>
      <w:r w:rsidR="003C4E94" w:rsidRPr="001657F0">
        <w:rPr>
          <w:rFonts w:eastAsia="SimSun"/>
          <w:iCs/>
          <w:noProof/>
          <w:sz w:val="22"/>
          <w:szCs w:val="22"/>
          <w:lang w:eastAsia="pt-BR"/>
        </w:rPr>
        <w:t xml:space="preserve"> </w:t>
      </w:r>
      <w:sdt>
        <w:sdtPr>
          <w:rPr>
            <w:rFonts w:eastAsia="SimSun"/>
            <w:iCs/>
            <w:noProof/>
            <w:color w:val="000000"/>
            <w:sz w:val="22"/>
            <w:szCs w:val="22"/>
            <w:lang w:eastAsia="pt-BR"/>
          </w:rPr>
          <w:tag w:val="MENDELEY_CITATION_v3_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"/>
          <w:id w:val="-52005862"/>
          <w:placeholder>
            <w:docPart w:val="4CA83B4684C2674CA4B671ED1A00AD29"/>
          </w:placeholder>
        </w:sdtPr>
        <w:sdtContent>
          <w:r w:rsidR="00914B2A" w:rsidRPr="001657F0">
            <w:rPr>
              <w:rFonts w:eastAsia="SimSun"/>
              <w:iCs/>
              <w:noProof/>
              <w:color w:val="000000"/>
              <w:sz w:val="22"/>
              <w:szCs w:val="22"/>
              <w:lang w:eastAsia="pt-BR"/>
            </w:rPr>
            <w:t>Ahire et al. (2023)</w:t>
          </w:r>
        </w:sdtContent>
      </w:sdt>
      <w:r w:rsidR="00CF546C" w:rsidRPr="001657F0">
        <w:rPr>
          <w:rFonts w:eastAsia="SimSun"/>
          <w:iCs/>
          <w:noProof/>
          <w:sz w:val="22"/>
          <w:szCs w:val="22"/>
          <w:lang w:eastAsia="pt-BR"/>
        </w:rPr>
        <w:t xml:space="preserve"> </w:t>
      </w:r>
      <w:r w:rsidR="003C4E94" w:rsidRPr="001657F0">
        <w:rPr>
          <w:rFonts w:eastAsia="SimSun"/>
          <w:iCs/>
          <w:noProof/>
          <w:sz w:val="22"/>
          <w:szCs w:val="22"/>
          <w:lang w:eastAsia="pt-BR"/>
        </w:rPr>
        <w:t>focused on structural and barrier integrity</w:t>
      </w:r>
      <w:r w:rsidR="00FC42E2" w:rsidRPr="001657F0">
        <w:rPr>
          <w:rFonts w:eastAsia="SimSun"/>
          <w:iCs/>
          <w:noProof/>
          <w:sz w:val="22"/>
          <w:szCs w:val="22"/>
          <w:lang w:eastAsia="pt-BR"/>
        </w:rPr>
        <w:t>, using</w:t>
      </w:r>
      <w:r w:rsidR="003C4E94" w:rsidRPr="001657F0">
        <w:rPr>
          <w:rFonts w:eastAsia="SimSun"/>
          <w:iCs/>
          <w:noProof/>
          <w:sz w:val="22"/>
          <w:szCs w:val="22"/>
          <w:lang w:eastAsia="pt-BR"/>
        </w:rPr>
        <w:t xml:space="preserve"> variables </w:t>
      </w:r>
      <w:r w:rsidR="006B045B" w:rsidRPr="001657F0">
        <w:rPr>
          <w:rFonts w:eastAsia="SimSun"/>
          <w:iCs/>
          <w:noProof/>
          <w:sz w:val="22"/>
          <w:szCs w:val="22"/>
          <w:lang w:eastAsia="pt-BR"/>
        </w:rPr>
        <w:t>such as</w:t>
      </w:r>
      <w:r w:rsidR="003C4E94" w:rsidRPr="001657F0">
        <w:rPr>
          <w:rFonts w:eastAsia="SimSun"/>
          <w:iCs/>
          <w:noProof/>
          <w:sz w:val="22"/>
          <w:szCs w:val="22"/>
          <w:lang w:eastAsia="pt-BR"/>
        </w:rPr>
        <w:t xml:space="preserve"> </w:t>
      </w:r>
      <w:r w:rsidR="00983F68" w:rsidRPr="001657F0">
        <w:rPr>
          <w:rFonts w:eastAsia="SimSun"/>
          <w:iCs/>
          <w:noProof/>
          <w:sz w:val="22"/>
          <w:szCs w:val="22"/>
          <w:lang w:eastAsia="pt-BR"/>
        </w:rPr>
        <w:t>v</w:t>
      </w:r>
      <w:r w:rsidR="003C4E94" w:rsidRPr="001657F0">
        <w:rPr>
          <w:rFonts w:eastAsia="SimSun"/>
          <w:iCs/>
          <w:noProof/>
          <w:sz w:val="22"/>
          <w:szCs w:val="22"/>
          <w:lang w:eastAsia="pt-BR"/>
        </w:rPr>
        <w:t xml:space="preserve">essel </w:t>
      </w:r>
      <w:r w:rsidR="00983F68" w:rsidRPr="001657F0">
        <w:rPr>
          <w:rFonts w:eastAsia="SimSun"/>
          <w:iCs/>
          <w:noProof/>
          <w:sz w:val="22"/>
          <w:szCs w:val="22"/>
          <w:lang w:eastAsia="pt-BR"/>
        </w:rPr>
        <w:t>s</w:t>
      </w:r>
      <w:r w:rsidR="003C4E94" w:rsidRPr="001657F0">
        <w:rPr>
          <w:rFonts w:eastAsia="SimSun"/>
          <w:iCs/>
          <w:noProof/>
          <w:sz w:val="22"/>
          <w:szCs w:val="22"/>
          <w:lang w:eastAsia="pt-BR"/>
        </w:rPr>
        <w:t xml:space="preserve">keleton </w:t>
      </w:r>
      <w:r w:rsidR="00983F68" w:rsidRPr="001657F0">
        <w:rPr>
          <w:rFonts w:eastAsia="SimSun"/>
          <w:iCs/>
          <w:noProof/>
          <w:sz w:val="22"/>
          <w:szCs w:val="22"/>
          <w:lang w:eastAsia="pt-BR"/>
        </w:rPr>
        <w:t>d</w:t>
      </w:r>
      <w:r w:rsidR="003C4E94" w:rsidRPr="001657F0">
        <w:rPr>
          <w:rFonts w:eastAsia="SimSun"/>
          <w:iCs/>
          <w:noProof/>
          <w:sz w:val="22"/>
          <w:szCs w:val="22"/>
          <w:lang w:eastAsia="pt-BR"/>
        </w:rPr>
        <w:t>ensity to quantify microvascular rarefaction and multi-size fluorescent tracers (3kDa–500kDa) to map permeability, alongside spatial transcriptomics.</w:t>
      </w:r>
      <w:r w:rsidR="00387FAC" w:rsidRPr="001657F0">
        <w:rPr>
          <w:rFonts w:eastAsia="SimSun"/>
          <w:iCs/>
          <w:noProof/>
          <w:sz w:val="22"/>
          <w:szCs w:val="22"/>
          <w:lang w:eastAsia="pt-BR"/>
        </w:rPr>
        <w:t xml:space="preserve"> Other studies </w:t>
      </w:r>
      <w:r w:rsidR="00D4158F" w:rsidRPr="001657F0">
        <w:rPr>
          <w:rFonts w:eastAsia="SimSun"/>
          <w:iCs/>
          <w:noProof/>
          <w:sz w:val="22"/>
          <w:szCs w:val="22"/>
          <w:lang w:eastAsia="pt-BR"/>
        </w:rPr>
        <w:t>(</w:t>
      </w:r>
      <w:sdt>
        <w:sdtPr>
          <w:rPr>
            <w:rFonts w:eastAsia="SimSun"/>
            <w:iCs/>
            <w:noProof/>
            <w:color w:val="000000"/>
            <w:sz w:val="22"/>
            <w:szCs w:val="22"/>
            <w:lang w:eastAsia="pt-BR"/>
          </w:rPr>
          <w:tag w:val="MENDELEY_CITATION_v3_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FdXX0sInBhZ2UiOiIyNDI3LTI0NDAiLCJwdWJsaXNoZXIiOiJTcHJpbmdlciIsImlzc3VlIjoiNSIsInZvbHVtZSI6IjQzIn0sImlzVGVtcG9yYXJ5IjpmYWxzZSwiZGlzcGxheUFzIjoiY29tcG9zaXRlIiwic3VwcHJlc3MtYXV0aG9yIjpmYWxzZSwiY29tcG9zaXRlIjp0cnVlLCJhdXRob3Itb25seSI6ZmFsc2V9XX0="/>
          <w:id w:val="-758442027"/>
          <w:placeholder>
            <w:docPart w:val="7F3EBAD16930584F88CF977E89F09B96"/>
          </w:placeholder>
        </w:sdtPr>
        <w:sdtContent>
          <w:r w:rsidR="00914B2A" w:rsidRPr="001657F0">
            <w:rPr>
              <w:rFonts w:eastAsia="SimSun"/>
              <w:iCs/>
              <w:noProof/>
              <w:color w:val="000000"/>
              <w:sz w:val="22"/>
              <w:szCs w:val="22"/>
              <w:lang w:eastAsia="pt-BR"/>
            </w:rPr>
            <w:t>Tarantini et al., 2021;</w:t>
          </w:r>
        </w:sdtContent>
      </w:sdt>
      <w:r w:rsidR="003C4E94" w:rsidRPr="001657F0">
        <w:rPr>
          <w:rFonts w:eastAsia="SimSun"/>
          <w:iCs/>
          <w:noProof/>
          <w:sz w:val="22"/>
          <w:szCs w:val="22"/>
          <w:lang w:eastAsia="pt-BR"/>
        </w:rPr>
        <w:t xml:space="preserve"> </w:t>
      </w:r>
      <w:sdt>
        <w:sdtPr>
          <w:rPr>
            <w:rFonts w:eastAsia="SimSun"/>
            <w:iCs/>
            <w:noProof/>
            <w:color w:val="000000"/>
            <w:sz w:val="22"/>
            <w:szCs w:val="22"/>
            <w:lang w:eastAsia="pt-BR"/>
          </w:rPr>
          <w:tag w:val="MENDELEY_CITATION_v3_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"/>
          <w:id w:val="1443579337"/>
          <w:placeholder>
            <w:docPart w:val="A111571C95BC834AA899272957300797"/>
          </w:placeholder>
        </w:sdtPr>
        <w:sdtContent>
          <w:r w:rsidR="00914B2A" w:rsidRPr="001657F0">
            <w:rPr>
              <w:rFonts w:eastAsia="SimSun"/>
              <w:iCs/>
              <w:noProof/>
              <w:color w:val="000000"/>
              <w:sz w:val="22"/>
              <w:szCs w:val="22"/>
              <w:lang w:eastAsia="pt-BR"/>
            </w:rPr>
            <w:t>Yabluchanskiy et al., 2020)</w:t>
          </w:r>
        </w:sdtContent>
      </w:sdt>
      <w:r w:rsidR="003F5E1F" w:rsidRPr="001657F0">
        <w:rPr>
          <w:rFonts w:eastAsia="SimSun"/>
          <w:iCs/>
          <w:noProof/>
          <w:sz w:val="22"/>
          <w:szCs w:val="22"/>
          <w:lang w:eastAsia="pt-BR"/>
        </w:rPr>
        <w:t xml:space="preserve"> </w:t>
      </w:r>
      <w:r w:rsidR="006519B8" w:rsidRPr="001657F0">
        <w:rPr>
          <w:rFonts w:eastAsia="SimSun"/>
          <w:iCs/>
          <w:noProof/>
          <w:sz w:val="22"/>
          <w:szCs w:val="22"/>
          <w:lang w:eastAsia="pt-BR"/>
        </w:rPr>
        <w:t>focused on</w:t>
      </w:r>
      <w:r w:rsidR="003C4E94" w:rsidRPr="001657F0">
        <w:rPr>
          <w:rFonts w:eastAsia="SimSun"/>
          <w:iCs/>
          <w:noProof/>
          <w:sz w:val="22"/>
          <w:szCs w:val="22"/>
          <w:lang w:eastAsia="pt-BR"/>
        </w:rPr>
        <w:t xml:space="preserve"> functional metrics, including</w:t>
      </w:r>
      <w:r w:rsidR="004659E9" w:rsidRPr="001657F0">
        <w:rPr>
          <w:rFonts w:eastAsia="SimSun"/>
          <w:iCs/>
          <w:noProof/>
          <w:sz w:val="22"/>
          <w:szCs w:val="22"/>
          <w:lang w:eastAsia="pt-BR"/>
        </w:rPr>
        <w:t xml:space="preserve"> changes in</w:t>
      </w:r>
      <w:r w:rsidR="003C4E94" w:rsidRPr="001657F0">
        <w:rPr>
          <w:rFonts w:eastAsia="SimSun"/>
          <w:iCs/>
          <w:noProof/>
          <w:sz w:val="22"/>
          <w:szCs w:val="22"/>
          <w:lang w:eastAsia="pt-BR"/>
        </w:rPr>
        <w:t xml:space="preserve"> </w:t>
      </w:r>
      <w:r w:rsidR="00333A13" w:rsidRPr="001657F0">
        <w:rPr>
          <w:rFonts w:eastAsia="SimSun"/>
          <w:iCs/>
          <w:noProof/>
          <w:sz w:val="22"/>
          <w:szCs w:val="22"/>
          <w:lang w:eastAsia="pt-BR"/>
        </w:rPr>
        <w:t>c</w:t>
      </w:r>
      <w:r w:rsidR="003C4E94" w:rsidRPr="001657F0">
        <w:rPr>
          <w:rFonts w:eastAsia="SimSun"/>
          <w:iCs/>
          <w:noProof/>
          <w:sz w:val="22"/>
          <w:szCs w:val="22"/>
          <w:lang w:eastAsia="pt-BR"/>
        </w:rPr>
        <w:t xml:space="preserve">erebral </w:t>
      </w:r>
      <w:r w:rsidR="00333A13" w:rsidRPr="001657F0">
        <w:rPr>
          <w:rFonts w:eastAsia="SimSun"/>
          <w:iCs/>
          <w:noProof/>
          <w:sz w:val="22"/>
          <w:szCs w:val="22"/>
          <w:lang w:eastAsia="pt-BR"/>
        </w:rPr>
        <w:t>b</w:t>
      </w:r>
      <w:r w:rsidR="003C4E94" w:rsidRPr="001657F0">
        <w:rPr>
          <w:rFonts w:eastAsia="SimSun"/>
          <w:iCs/>
          <w:noProof/>
          <w:sz w:val="22"/>
          <w:szCs w:val="22"/>
          <w:lang w:eastAsia="pt-BR"/>
        </w:rPr>
        <w:t xml:space="preserve">lood </w:t>
      </w:r>
      <w:r w:rsidR="00333A13" w:rsidRPr="001657F0">
        <w:rPr>
          <w:rFonts w:eastAsia="SimSun"/>
          <w:iCs/>
          <w:noProof/>
          <w:sz w:val="22"/>
          <w:szCs w:val="22"/>
          <w:lang w:eastAsia="pt-BR"/>
        </w:rPr>
        <w:t>f</w:t>
      </w:r>
      <w:r w:rsidR="003C4E94" w:rsidRPr="001657F0">
        <w:rPr>
          <w:rFonts w:eastAsia="SimSun"/>
          <w:iCs/>
          <w:noProof/>
          <w:sz w:val="22"/>
          <w:szCs w:val="22"/>
          <w:lang w:eastAsia="pt-BR"/>
        </w:rPr>
        <w:t xml:space="preserve">low and cognitive error rates from RAWM assays. </w:t>
      </w:r>
      <w:sdt>
        <w:sdtPr>
          <w:rPr>
            <w:rFonts w:eastAsia="SimSun"/>
            <w:iCs/>
            <w:noProof/>
            <w:color w:val="000000"/>
            <w:sz w:val="22"/>
            <w:szCs w:val="22"/>
            <w:lang w:eastAsia="pt-BR"/>
          </w:rPr>
          <w:tag w:val="MENDELEY_CITATION_v3_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BdXX0sInBhZ2UiOiI0MDktNDI4IiwicHVibGlzaGVyIjoiU3ByaW5nZXIiLCJpc3N1ZSI6IjIiLCJ2b2x1bWUiOiI0MiJ9LCJpc1RlbXBvcmFyeSI6ZmFsc2UsImRpc3BsYXlBcyI6ImNvbXBvc2l0ZSIsInN1cHByZXNzLWF1dGhvciI6ZmFsc2UsImNvbXBvc2l0ZSI6dHJ1ZSwiYXV0aG9yLW9ubHkiOmZhbHNlfV19"/>
          <w:id w:val="-1946837788"/>
          <w:placeholder>
            <w:docPart w:val="4CA83B4684C2674CA4B671ED1A00AD29"/>
          </w:placeholder>
        </w:sdtPr>
        <w:sdtContent>
          <w:r w:rsidR="00914B2A" w:rsidRPr="001657F0">
            <w:rPr>
              <w:rFonts w:eastAsia="SimSun"/>
              <w:iCs/>
              <w:noProof/>
              <w:color w:val="000000"/>
              <w:sz w:val="22"/>
              <w:szCs w:val="22"/>
              <w:lang w:eastAsia="pt-BR"/>
            </w:rPr>
            <w:t>Yabluchanskiy et al. (2020)</w:t>
          </w:r>
        </w:sdtContent>
      </w:sdt>
      <w:r w:rsidR="00FD3E3F" w:rsidRPr="001657F0">
        <w:rPr>
          <w:rFonts w:eastAsia="SimSun"/>
          <w:iCs/>
          <w:noProof/>
          <w:sz w:val="22"/>
          <w:szCs w:val="22"/>
          <w:lang w:eastAsia="pt-BR"/>
        </w:rPr>
        <w:t xml:space="preserve"> </w:t>
      </w:r>
      <w:r w:rsidR="003C4E94" w:rsidRPr="001657F0">
        <w:rPr>
          <w:rFonts w:eastAsia="SimSun"/>
          <w:iCs/>
          <w:noProof/>
          <w:sz w:val="22"/>
          <w:szCs w:val="22"/>
          <w:lang w:eastAsia="pt-BR"/>
        </w:rPr>
        <w:t xml:space="preserve">further </w:t>
      </w:r>
      <w:r w:rsidR="00F651FC" w:rsidRPr="001657F0">
        <w:rPr>
          <w:rFonts w:eastAsia="SimSun"/>
          <w:iCs/>
          <w:noProof/>
          <w:sz w:val="22"/>
          <w:szCs w:val="22"/>
          <w:lang w:eastAsia="pt-BR"/>
        </w:rPr>
        <w:t>extended</w:t>
      </w:r>
      <w:r w:rsidR="003C4E94" w:rsidRPr="001657F0">
        <w:rPr>
          <w:rFonts w:eastAsia="SimSun"/>
          <w:iCs/>
          <w:noProof/>
          <w:sz w:val="22"/>
          <w:szCs w:val="22"/>
          <w:lang w:eastAsia="pt-BR"/>
        </w:rPr>
        <w:t xml:space="preserve"> </w:t>
      </w:r>
      <w:r w:rsidR="00846942" w:rsidRPr="001657F0">
        <w:rPr>
          <w:rFonts w:eastAsia="SimSun"/>
          <w:iCs/>
          <w:noProof/>
          <w:sz w:val="22"/>
          <w:szCs w:val="22"/>
          <w:lang w:eastAsia="pt-BR"/>
        </w:rPr>
        <w:t>their approach</w:t>
      </w:r>
      <w:r w:rsidR="003C4E94" w:rsidRPr="001657F0">
        <w:rPr>
          <w:rFonts w:eastAsia="SimSun"/>
          <w:iCs/>
          <w:noProof/>
          <w:sz w:val="22"/>
          <w:szCs w:val="22"/>
          <w:lang w:eastAsia="pt-BR"/>
        </w:rPr>
        <w:t xml:space="preserve"> by integrating lipidomic </w:t>
      </w:r>
      <w:r w:rsidR="00C760A6" w:rsidRPr="001657F0">
        <w:rPr>
          <w:rFonts w:eastAsia="SimSun"/>
          <w:iCs/>
          <w:noProof/>
          <w:sz w:val="22"/>
          <w:szCs w:val="22"/>
          <w:lang w:eastAsia="pt-BR"/>
        </w:rPr>
        <w:t>markers</w:t>
      </w:r>
      <w:r w:rsidR="003C4E94" w:rsidRPr="001657F0">
        <w:rPr>
          <w:rFonts w:eastAsia="SimSun"/>
          <w:iCs/>
          <w:noProof/>
          <w:sz w:val="22"/>
          <w:szCs w:val="22"/>
          <w:lang w:eastAsia="pt-BR"/>
        </w:rPr>
        <w:t xml:space="preserve">, </w:t>
      </w:r>
      <w:r w:rsidR="00B6673D" w:rsidRPr="001657F0">
        <w:rPr>
          <w:rFonts w:eastAsia="SimSun"/>
          <w:iCs/>
          <w:noProof/>
          <w:sz w:val="22"/>
          <w:szCs w:val="22"/>
          <w:lang w:eastAsia="pt-BR"/>
        </w:rPr>
        <w:t>including vasodilators such as epoxyeicosatrienoic</w:t>
      </w:r>
      <w:r w:rsidR="008C5CA5" w:rsidRPr="001657F0">
        <w:rPr>
          <w:rFonts w:eastAsia="SimSun"/>
          <w:iCs/>
          <w:noProof/>
          <w:sz w:val="22"/>
          <w:szCs w:val="22"/>
          <w:lang w:eastAsia="pt-BR"/>
        </w:rPr>
        <w:t xml:space="preserve"> acids</w:t>
      </w:r>
      <w:r w:rsidR="003C4E94" w:rsidRPr="001657F0">
        <w:rPr>
          <w:rFonts w:eastAsia="SimSun"/>
          <w:iCs/>
          <w:noProof/>
          <w:sz w:val="22"/>
          <w:szCs w:val="22"/>
          <w:lang w:eastAsia="pt-BR"/>
        </w:rPr>
        <w:t xml:space="preserve"> and oxidative stress markers</w:t>
      </w:r>
      <w:r w:rsidR="003B688C" w:rsidRPr="001657F0">
        <w:rPr>
          <w:rFonts w:eastAsia="SimSun"/>
          <w:iCs/>
          <w:noProof/>
          <w:sz w:val="22"/>
          <w:szCs w:val="22"/>
          <w:lang w:eastAsia="pt-BR"/>
        </w:rPr>
        <w:t>.</w:t>
      </w:r>
      <w:r w:rsidR="006D4364" w:rsidRPr="001657F0">
        <w:rPr>
          <w:rFonts w:eastAsia="SimSun"/>
          <w:iCs/>
          <w:noProof/>
          <w:sz w:val="22"/>
          <w:szCs w:val="22"/>
          <w:lang w:eastAsia="pt-BR"/>
        </w:rPr>
        <w:t xml:space="preserve"> </w:t>
      </w:r>
      <w:commentRangeEnd w:id="73"/>
      <w:r w:rsidR="00993BBB" w:rsidRPr="001657F0">
        <w:rPr>
          <w:rStyle w:val="CommentReference"/>
          <w:rFonts w:eastAsia="SimSun"/>
          <w:iCs/>
          <w:noProof/>
          <w:sz w:val="22"/>
          <w:szCs w:val="22"/>
          <w:lang w:eastAsia="pt-BR"/>
        </w:rPr>
        <w:commentReference w:id="73"/>
      </w:r>
    </w:p>
    <w:p w14:paraId="3688D268" w14:textId="0DFA9932" w:rsidR="00C74B77" w:rsidRPr="001657F0" w:rsidRDefault="00F018B1"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t xml:space="preserve">However, </w:t>
      </w:r>
      <w:r w:rsidR="005C4E93" w:rsidRPr="001657F0">
        <w:rPr>
          <w:rFonts w:eastAsia="SimSun"/>
          <w:iCs/>
          <w:noProof/>
          <w:sz w:val="22"/>
          <w:szCs w:val="22"/>
          <w:lang w:eastAsia="pt-BR"/>
        </w:rPr>
        <w:t xml:space="preserve">these studies often faced </w:t>
      </w:r>
      <w:r w:rsidR="005B7F3A" w:rsidRPr="001657F0">
        <w:rPr>
          <w:rFonts w:eastAsia="SimSun"/>
          <w:iCs/>
          <w:noProof/>
          <w:sz w:val="22"/>
          <w:szCs w:val="22"/>
          <w:lang w:eastAsia="pt-BR"/>
        </w:rPr>
        <w:t>susbtantial</w:t>
      </w:r>
      <w:r w:rsidR="005C4E93" w:rsidRPr="001657F0">
        <w:rPr>
          <w:rFonts w:eastAsia="SimSun"/>
          <w:iCs/>
          <w:noProof/>
          <w:sz w:val="22"/>
          <w:szCs w:val="22"/>
          <w:lang w:eastAsia="pt-BR"/>
        </w:rPr>
        <w:t xml:space="preserve"> missing data</w:t>
      </w:r>
      <w:r w:rsidR="00EB143B" w:rsidRPr="001657F0">
        <w:rPr>
          <w:rFonts w:eastAsia="SimSun"/>
          <w:iCs/>
          <w:noProof/>
          <w:sz w:val="22"/>
          <w:szCs w:val="22"/>
          <w:lang w:eastAsia="pt-BR"/>
        </w:rPr>
        <w:t xml:space="preserve">, </w:t>
      </w:r>
      <w:r w:rsidR="003C6801" w:rsidRPr="001657F0">
        <w:rPr>
          <w:rFonts w:eastAsia="SimSun"/>
          <w:iCs/>
          <w:noProof/>
          <w:sz w:val="22"/>
          <w:szCs w:val="22"/>
          <w:lang w:eastAsia="pt-BR"/>
        </w:rPr>
        <w:t>particularly</w:t>
      </w:r>
      <w:r w:rsidR="00950539" w:rsidRPr="001657F0">
        <w:rPr>
          <w:rFonts w:eastAsia="SimSun"/>
          <w:iCs/>
          <w:noProof/>
          <w:sz w:val="22"/>
          <w:szCs w:val="22"/>
          <w:lang w:eastAsia="pt-BR"/>
        </w:rPr>
        <w:t xml:space="preserve"> in m</w:t>
      </w:r>
      <w:r w:rsidR="00993BBB">
        <w:rPr>
          <w:rFonts w:eastAsia="SimSun"/>
          <w:iCs/>
          <w:noProof/>
          <w:sz w:val="22"/>
          <w:szCs w:val="22"/>
          <w:lang w:eastAsia="pt-BR"/>
        </w:rPr>
        <w:t>u</w:t>
      </w:r>
      <w:r w:rsidR="00950539" w:rsidRPr="001657F0">
        <w:rPr>
          <w:rFonts w:eastAsia="SimSun"/>
          <w:iCs/>
          <w:noProof/>
          <w:sz w:val="22"/>
          <w:szCs w:val="22"/>
          <w:lang w:eastAsia="pt-BR"/>
        </w:rPr>
        <w:t xml:space="preserve">ltimodal preclinical studies where large portions of data from specific biological measures are absent. For example, in our dataset, key measures </w:t>
      </w:r>
      <w:r w:rsidR="00476616" w:rsidRPr="001657F0">
        <w:rPr>
          <w:rFonts w:eastAsia="SimSun"/>
          <w:iCs/>
          <w:noProof/>
          <w:sz w:val="22"/>
          <w:szCs w:val="22"/>
          <w:lang w:eastAsia="pt-BR"/>
        </w:rPr>
        <w:t>such as</w:t>
      </w:r>
      <w:r w:rsidR="00950539" w:rsidRPr="001657F0">
        <w:rPr>
          <w:rFonts w:eastAsia="SimSun"/>
          <w:iCs/>
          <w:noProof/>
          <w:sz w:val="22"/>
          <w:szCs w:val="22"/>
          <w:lang w:eastAsia="pt-BR"/>
        </w:rPr>
        <w:t xml:space="preserve"> BBB permeability were </w:t>
      </w:r>
      <w:r w:rsidR="00476616" w:rsidRPr="001657F0">
        <w:rPr>
          <w:rFonts w:eastAsia="SimSun"/>
          <w:iCs/>
          <w:noProof/>
          <w:sz w:val="22"/>
          <w:szCs w:val="22"/>
          <w:lang w:eastAsia="pt-BR"/>
        </w:rPr>
        <w:t>available</w:t>
      </w:r>
      <w:r w:rsidR="00950539" w:rsidRPr="001657F0">
        <w:rPr>
          <w:rFonts w:eastAsia="SimSun"/>
          <w:iCs/>
          <w:noProof/>
          <w:sz w:val="22"/>
          <w:szCs w:val="22"/>
          <w:lang w:eastAsia="pt-BR"/>
        </w:rPr>
        <w:t xml:space="preserve"> for </w:t>
      </w:r>
      <w:r w:rsidR="00476616" w:rsidRPr="001657F0">
        <w:rPr>
          <w:rFonts w:eastAsia="SimSun"/>
          <w:iCs/>
          <w:noProof/>
          <w:sz w:val="22"/>
          <w:szCs w:val="22"/>
          <w:lang w:eastAsia="pt-BR"/>
        </w:rPr>
        <w:t>approximately</w:t>
      </w:r>
      <w:r w:rsidR="00950539" w:rsidRPr="001657F0">
        <w:rPr>
          <w:rFonts w:eastAsia="SimSun"/>
          <w:iCs/>
          <w:noProof/>
          <w:sz w:val="22"/>
          <w:szCs w:val="22"/>
          <w:lang w:eastAsia="pt-BR"/>
        </w:rPr>
        <w:t xml:space="preserve"> 73.8–83.6% of animals</w:t>
      </w:r>
      <w:r w:rsidR="00476616" w:rsidRPr="001657F0">
        <w:rPr>
          <w:rFonts w:eastAsia="SimSun"/>
          <w:iCs/>
          <w:noProof/>
          <w:sz w:val="22"/>
          <w:szCs w:val="22"/>
          <w:lang w:eastAsia="pt-BR"/>
        </w:rPr>
        <w:t>.</w:t>
      </w:r>
      <w:r w:rsidR="00BF14F5" w:rsidRPr="001657F0">
        <w:rPr>
          <w:rFonts w:eastAsia="SimSun"/>
          <w:iCs/>
          <w:noProof/>
          <w:sz w:val="22"/>
          <w:szCs w:val="22"/>
          <w:lang w:eastAsia="pt-BR"/>
        </w:rPr>
        <w:t xml:space="preserve"> </w:t>
      </w:r>
      <w:r w:rsidR="00FA26DE" w:rsidRPr="001657F0">
        <w:rPr>
          <w:rFonts w:eastAsia="SimSun"/>
          <w:iCs/>
          <w:noProof/>
          <w:sz w:val="22"/>
          <w:szCs w:val="22"/>
          <w:lang w:eastAsia="pt-BR"/>
        </w:rPr>
        <w:t>In contrast,</w:t>
      </w:r>
      <w:r w:rsidR="00BF14F5" w:rsidRPr="001657F0">
        <w:rPr>
          <w:rFonts w:eastAsia="SimSun"/>
          <w:iCs/>
          <w:noProof/>
          <w:sz w:val="22"/>
          <w:szCs w:val="22"/>
          <w:lang w:eastAsia="pt-BR"/>
        </w:rPr>
        <w:t xml:space="preserve"> other </w:t>
      </w:r>
      <w:r w:rsidR="00FA26DE" w:rsidRPr="001657F0">
        <w:rPr>
          <w:rFonts w:eastAsia="SimSun"/>
          <w:iCs/>
          <w:noProof/>
          <w:sz w:val="22"/>
          <w:szCs w:val="22"/>
          <w:lang w:eastAsia="pt-BR"/>
        </w:rPr>
        <w:t xml:space="preserve">modalities had considerably lower coverage: NVC data were available for only </w:t>
      </w:r>
      <w:r w:rsidR="003E1007" w:rsidRPr="001657F0">
        <w:rPr>
          <w:rFonts w:eastAsia="SimSun"/>
          <w:iCs/>
          <w:noProof/>
          <w:sz w:val="22"/>
          <w:szCs w:val="22"/>
          <w:lang w:eastAsia="pt-BR"/>
        </w:rPr>
        <w:t>24.3</w:t>
      </w:r>
      <w:r w:rsidR="00FA26DE" w:rsidRPr="001657F0">
        <w:rPr>
          <w:rFonts w:eastAsia="SimSun"/>
          <w:iCs/>
          <w:noProof/>
          <w:sz w:val="22"/>
          <w:szCs w:val="22"/>
          <w:lang w:eastAsia="pt-BR"/>
        </w:rPr>
        <w:t>% of animals,</w:t>
      </w:r>
      <w:r w:rsidR="0014419D" w:rsidRPr="001657F0">
        <w:rPr>
          <w:rFonts w:eastAsia="SimSun"/>
          <w:iCs/>
          <w:noProof/>
          <w:sz w:val="22"/>
          <w:szCs w:val="22"/>
          <w:lang w:eastAsia="pt-BR"/>
        </w:rPr>
        <w:t xml:space="preserve"> microvascular </w:t>
      </w:r>
      <w:r w:rsidR="00FA26DE" w:rsidRPr="001657F0">
        <w:rPr>
          <w:rFonts w:eastAsia="SimSun"/>
          <w:iCs/>
          <w:noProof/>
          <w:sz w:val="22"/>
          <w:szCs w:val="22"/>
          <w:lang w:eastAsia="pt-BR"/>
        </w:rPr>
        <w:t>morphometric</w:t>
      </w:r>
      <w:r w:rsidR="0014419D" w:rsidRPr="001657F0">
        <w:rPr>
          <w:rFonts w:eastAsia="SimSun"/>
          <w:iCs/>
          <w:noProof/>
          <w:sz w:val="22"/>
          <w:szCs w:val="22"/>
          <w:lang w:eastAsia="pt-BR"/>
        </w:rPr>
        <w:t xml:space="preserve"> </w:t>
      </w:r>
      <w:r w:rsidR="0014419D" w:rsidRPr="001657F0">
        <w:rPr>
          <w:rFonts w:eastAsia="SimSun"/>
          <w:sz w:val="22"/>
          <w:szCs w:val="22"/>
          <w:lang w:eastAsia="pt-BR"/>
        </w:rPr>
        <w:t>measures (</w:t>
      </w:r>
      <w:r w:rsidR="00FA26DE" w:rsidRPr="001657F0">
        <w:rPr>
          <w:rFonts w:eastAsia="SimSun"/>
          <w:iCs/>
          <w:noProof/>
          <w:sz w:val="22"/>
          <w:szCs w:val="22"/>
          <w:lang w:eastAsia="pt-BR"/>
        </w:rPr>
        <w:t xml:space="preserve">e.g., </w:t>
      </w:r>
      <w:r w:rsidR="0014419D" w:rsidRPr="001657F0">
        <w:rPr>
          <w:rFonts w:eastAsia="SimSun"/>
          <w:sz w:val="22"/>
          <w:szCs w:val="22"/>
          <w:lang w:eastAsia="pt-BR"/>
        </w:rPr>
        <w:t>vascular length density</w:t>
      </w:r>
      <w:r w:rsidR="00FA26DE" w:rsidRPr="001657F0">
        <w:rPr>
          <w:rFonts w:eastAsia="SimSun"/>
          <w:iCs/>
          <w:noProof/>
          <w:sz w:val="22"/>
          <w:szCs w:val="22"/>
          <w:lang w:eastAsia="pt-BR"/>
        </w:rPr>
        <w:t xml:space="preserve"> and </w:t>
      </w:r>
      <w:r w:rsidR="0014419D" w:rsidRPr="001657F0">
        <w:rPr>
          <w:rFonts w:eastAsia="SimSun"/>
          <w:sz w:val="22"/>
          <w:szCs w:val="22"/>
          <w:lang w:eastAsia="pt-BR"/>
        </w:rPr>
        <w:t>vascular density)</w:t>
      </w:r>
      <w:r w:rsidR="0014419D" w:rsidRPr="001657F0">
        <w:rPr>
          <w:rFonts w:eastAsia="SimSun"/>
          <w:iCs/>
          <w:noProof/>
          <w:sz w:val="22"/>
          <w:szCs w:val="22"/>
          <w:lang w:eastAsia="pt-BR"/>
        </w:rPr>
        <w:t xml:space="preserve"> for 27.1%,</w:t>
      </w:r>
      <w:r w:rsidR="00BF14F5" w:rsidRPr="001657F0">
        <w:rPr>
          <w:rFonts w:eastAsia="SimSun"/>
          <w:iCs/>
          <w:noProof/>
          <w:sz w:val="22"/>
          <w:szCs w:val="22"/>
          <w:lang w:eastAsia="pt-BR"/>
        </w:rPr>
        <w:t xml:space="preserve"> and flow </w:t>
      </w:r>
      <w:r w:rsidR="0056752A" w:rsidRPr="001657F0">
        <w:rPr>
          <w:rFonts w:eastAsia="SimSun"/>
          <w:iCs/>
          <w:noProof/>
          <w:sz w:val="22"/>
          <w:szCs w:val="22"/>
          <w:lang w:eastAsia="pt-BR"/>
        </w:rPr>
        <w:t>cytometry</w:t>
      </w:r>
      <w:r w:rsidR="00FA26DE" w:rsidRPr="001657F0">
        <w:rPr>
          <w:rFonts w:eastAsia="SimSun"/>
          <w:iCs/>
          <w:noProof/>
          <w:sz w:val="22"/>
          <w:szCs w:val="22"/>
          <w:lang w:eastAsia="pt-BR"/>
        </w:rPr>
        <w:t>–</w:t>
      </w:r>
      <w:r w:rsidR="00FF7C29" w:rsidRPr="001657F0">
        <w:rPr>
          <w:rFonts w:eastAsia="SimSun"/>
          <w:iCs/>
          <w:noProof/>
          <w:sz w:val="22"/>
          <w:szCs w:val="22"/>
          <w:lang w:eastAsia="pt-BR"/>
        </w:rPr>
        <w:t xml:space="preserve">derived senescent cell </w:t>
      </w:r>
      <w:r w:rsidR="00FA26DE" w:rsidRPr="001657F0">
        <w:rPr>
          <w:rFonts w:eastAsia="SimSun"/>
          <w:iCs/>
          <w:noProof/>
          <w:sz w:val="22"/>
          <w:szCs w:val="22"/>
          <w:lang w:eastAsia="pt-BR"/>
        </w:rPr>
        <w:t xml:space="preserve">counts were </w:t>
      </w:r>
      <w:r w:rsidR="004E2E60" w:rsidRPr="001657F0">
        <w:rPr>
          <w:rFonts w:eastAsia="SimSun"/>
          <w:iCs/>
          <w:noProof/>
          <w:sz w:val="22"/>
          <w:szCs w:val="22"/>
          <w:lang w:eastAsia="pt-BR"/>
        </w:rPr>
        <w:t xml:space="preserve">complete </w:t>
      </w:r>
      <w:r w:rsidR="00FA26DE" w:rsidRPr="001657F0">
        <w:rPr>
          <w:rFonts w:eastAsia="SimSun"/>
          <w:iCs/>
          <w:noProof/>
          <w:sz w:val="22"/>
          <w:szCs w:val="22"/>
          <w:lang w:eastAsia="pt-BR"/>
        </w:rPr>
        <w:t xml:space="preserve">in </w:t>
      </w:r>
      <w:r w:rsidR="004E2E60" w:rsidRPr="001657F0">
        <w:rPr>
          <w:rFonts w:eastAsia="SimSun"/>
          <w:iCs/>
          <w:noProof/>
          <w:sz w:val="22"/>
          <w:szCs w:val="22"/>
          <w:lang w:eastAsia="pt-BR"/>
        </w:rPr>
        <w:t xml:space="preserve">only </w:t>
      </w:r>
      <w:r w:rsidR="00903DE8" w:rsidRPr="001657F0">
        <w:rPr>
          <w:rFonts w:eastAsia="SimSun"/>
          <w:iCs/>
          <w:noProof/>
          <w:sz w:val="22"/>
          <w:szCs w:val="22"/>
          <w:lang w:eastAsia="pt-BR"/>
        </w:rPr>
        <w:t>22.4% of records</w:t>
      </w:r>
      <w:r w:rsidR="00FA26DE" w:rsidRPr="001657F0">
        <w:rPr>
          <w:rFonts w:eastAsia="SimSun"/>
          <w:iCs/>
          <w:noProof/>
          <w:sz w:val="22"/>
          <w:szCs w:val="22"/>
          <w:lang w:eastAsia="pt-BR"/>
        </w:rPr>
        <w:t>.</w:t>
      </w:r>
      <w:r w:rsidR="00221931" w:rsidRPr="001657F0">
        <w:rPr>
          <w:rFonts w:eastAsia="SimSun"/>
          <w:iCs/>
          <w:noProof/>
          <w:sz w:val="22"/>
          <w:szCs w:val="22"/>
          <w:lang w:eastAsia="pt-BR"/>
        </w:rPr>
        <w:t xml:space="preserve"> Missingness was especially substantial in specific groups; NVC data were absent in </w:t>
      </w:r>
      <w:r w:rsidR="00D41E90" w:rsidRPr="001657F0">
        <w:rPr>
          <w:rFonts w:eastAsia="SimSun"/>
          <w:iCs/>
          <w:noProof/>
          <w:sz w:val="22"/>
          <w:szCs w:val="22"/>
          <w:lang w:eastAsia="pt-BR"/>
        </w:rPr>
        <w:t xml:space="preserve">93.1% of </w:t>
      </w:r>
      <w:r w:rsidR="00D41E90" w:rsidRPr="001657F0">
        <w:rPr>
          <w:rFonts w:eastAsia="SimSun"/>
          <w:i/>
          <w:sz w:val="22"/>
          <w:szCs w:val="22"/>
          <w:lang w:eastAsia="pt-BR"/>
        </w:rPr>
        <w:t>Middle-Aged</w:t>
      </w:r>
      <w:r w:rsidR="00D41E90" w:rsidRPr="001657F0">
        <w:rPr>
          <w:rFonts w:eastAsia="SimSun"/>
          <w:iCs/>
          <w:noProof/>
          <w:sz w:val="22"/>
          <w:szCs w:val="22"/>
          <w:lang w:eastAsia="pt-BR"/>
        </w:rPr>
        <w:t xml:space="preserve"> </w:t>
      </w:r>
      <w:r w:rsidR="00221931" w:rsidRPr="001657F0">
        <w:rPr>
          <w:rFonts w:eastAsia="SimSun"/>
          <w:iCs/>
          <w:noProof/>
          <w:sz w:val="22"/>
          <w:szCs w:val="22"/>
          <w:lang w:eastAsia="pt-BR"/>
        </w:rPr>
        <w:t>mice</w:t>
      </w:r>
      <w:r w:rsidR="00D41E90" w:rsidRPr="001657F0">
        <w:rPr>
          <w:rFonts w:eastAsia="SimSun"/>
          <w:iCs/>
          <w:noProof/>
          <w:sz w:val="22"/>
          <w:szCs w:val="22"/>
          <w:lang w:eastAsia="pt-BR"/>
        </w:rPr>
        <w:t xml:space="preserve">, and flow cytometry </w:t>
      </w:r>
      <w:r w:rsidR="00221931" w:rsidRPr="001657F0">
        <w:rPr>
          <w:rFonts w:eastAsia="SimSun"/>
          <w:iCs/>
          <w:noProof/>
          <w:sz w:val="22"/>
          <w:szCs w:val="22"/>
          <w:lang w:eastAsia="pt-BR"/>
        </w:rPr>
        <w:t>measurements were</w:t>
      </w:r>
      <w:r w:rsidR="00D41E90" w:rsidRPr="001657F0">
        <w:rPr>
          <w:rFonts w:eastAsia="SimSun"/>
          <w:iCs/>
          <w:noProof/>
          <w:sz w:val="22"/>
          <w:szCs w:val="22"/>
          <w:lang w:eastAsia="pt-BR"/>
        </w:rPr>
        <w:t xml:space="preserve"> missing for 100% of </w:t>
      </w:r>
      <w:r w:rsidR="00221931" w:rsidRPr="001657F0">
        <w:rPr>
          <w:rFonts w:eastAsia="SimSun"/>
          <w:iCs/>
          <w:noProof/>
          <w:sz w:val="22"/>
          <w:szCs w:val="22"/>
          <w:lang w:eastAsia="pt-BR"/>
        </w:rPr>
        <w:t>animals</w:t>
      </w:r>
      <w:r w:rsidR="00D41E90" w:rsidRPr="001657F0">
        <w:rPr>
          <w:rFonts w:eastAsia="SimSun"/>
          <w:iCs/>
          <w:noProof/>
          <w:sz w:val="22"/>
          <w:szCs w:val="22"/>
          <w:lang w:eastAsia="pt-BR"/>
        </w:rPr>
        <w:t xml:space="preserve"> in the Navitoclax treatment group.</w:t>
      </w:r>
      <w:r w:rsidR="001F7A72" w:rsidRPr="001657F0">
        <w:rPr>
          <w:rFonts w:eastAsia="SimSun"/>
          <w:iCs/>
          <w:noProof/>
          <w:sz w:val="22"/>
          <w:szCs w:val="22"/>
          <w:lang w:eastAsia="pt-BR"/>
        </w:rPr>
        <w:t xml:space="preserve"> </w:t>
      </w:r>
      <w:r w:rsidR="00641E68" w:rsidRPr="001657F0">
        <w:rPr>
          <w:rFonts w:eastAsia="SimSun"/>
          <w:iCs/>
          <w:noProof/>
          <w:sz w:val="22"/>
          <w:szCs w:val="22"/>
          <w:lang w:eastAsia="pt-BR"/>
        </w:rPr>
        <w:t xml:space="preserve">This </w:t>
      </w:r>
      <w:r w:rsidR="00900FE8" w:rsidRPr="001657F0">
        <w:rPr>
          <w:rFonts w:eastAsia="SimSun"/>
          <w:iCs/>
          <w:noProof/>
          <w:sz w:val="22"/>
          <w:szCs w:val="22"/>
          <w:lang w:eastAsia="pt-BR"/>
        </w:rPr>
        <w:t>pattern of</w:t>
      </w:r>
      <w:r w:rsidR="00641E68" w:rsidRPr="001657F0">
        <w:rPr>
          <w:rFonts w:eastAsia="SimSun"/>
          <w:iCs/>
          <w:noProof/>
          <w:sz w:val="22"/>
          <w:szCs w:val="22"/>
          <w:lang w:eastAsia="pt-BR"/>
        </w:rPr>
        <w:t xml:space="preserve"> </w:t>
      </w:r>
      <w:r w:rsidR="00900FE8" w:rsidRPr="001657F0">
        <w:rPr>
          <w:rFonts w:eastAsia="SimSun"/>
          <w:iCs/>
          <w:noProof/>
          <w:sz w:val="22"/>
          <w:szCs w:val="22"/>
          <w:lang w:eastAsia="pt-BR"/>
        </w:rPr>
        <w:t>“</w:t>
      </w:r>
      <w:r w:rsidR="00641E68" w:rsidRPr="001657F0">
        <w:rPr>
          <w:rFonts w:eastAsia="SimSun"/>
          <w:iCs/>
          <w:noProof/>
          <w:sz w:val="22"/>
          <w:szCs w:val="22"/>
          <w:lang w:eastAsia="pt-BR"/>
        </w:rPr>
        <w:t>block-wise</w:t>
      </w:r>
      <w:r w:rsidR="00900FE8" w:rsidRPr="001657F0">
        <w:rPr>
          <w:rFonts w:eastAsia="SimSun"/>
          <w:iCs/>
          <w:noProof/>
          <w:sz w:val="22"/>
          <w:szCs w:val="22"/>
          <w:lang w:eastAsia="pt-BR"/>
        </w:rPr>
        <w:t>”</w:t>
      </w:r>
      <w:r w:rsidR="00641E68" w:rsidRPr="001657F0">
        <w:rPr>
          <w:rFonts w:eastAsia="SimSun"/>
          <w:iCs/>
          <w:noProof/>
          <w:sz w:val="22"/>
          <w:szCs w:val="22"/>
          <w:lang w:eastAsia="pt-BR"/>
        </w:rPr>
        <w:t xml:space="preserve"> missingness, where entire sets of variables are </w:t>
      </w:r>
      <w:r w:rsidR="00900FE8" w:rsidRPr="001657F0">
        <w:rPr>
          <w:rFonts w:eastAsia="SimSun"/>
          <w:iCs/>
          <w:noProof/>
          <w:sz w:val="22"/>
          <w:szCs w:val="22"/>
          <w:lang w:eastAsia="pt-BR"/>
        </w:rPr>
        <w:t xml:space="preserve">systematically </w:t>
      </w:r>
      <w:r w:rsidR="00641E68" w:rsidRPr="001657F0">
        <w:rPr>
          <w:rFonts w:eastAsia="SimSun"/>
          <w:iCs/>
          <w:noProof/>
          <w:sz w:val="22"/>
          <w:szCs w:val="22"/>
          <w:lang w:eastAsia="pt-BR"/>
        </w:rPr>
        <w:t xml:space="preserve">absent, is different from the random missingness </w:t>
      </w:r>
      <w:r w:rsidR="00FA5D22" w:rsidRPr="001657F0">
        <w:rPr>
          <w:rFonts w:eastAsia="SimSun"/>
          <w:iCs/>
          <w:noProof/>
          <w:sz w:val="22"/>
          <w:szCs w:val="22"/>
          <w:lang w:eastAsia="pt-BR"/>
        </w:rPr>
        <w:t>more commonly observed</w:t>
      </w:r>
      <w:r w:rsidR="00641E68" w:rsidRPr="001657F0">
        <w:rPr>
          <w:rFonts w:eastAsia="SimSun"/>
          <w:iCs/>
          <w:noProof/>
          <w:sz w:val="22"/>
          <w:szCs w:val="22"/>
          <w:lang w:eastAsia="pt-BR"/>
        </w:rPr>
        <w:t xml:space="preserve"> in clinical datasets. Such </w:t>
      </w:r>
      <w:r w:rsidR="00FA5D22" w:rsidRPr="001657F0">
        <w:rPr>
          <w:rFonts w:eastAsia="SimSun"/>
          <w:iCs/>
          <w:noProof/>
          <w:sz w:val="22"/>
          <w:szCs w:val="22"/>
          <w:lang w:eastAsia="pt-BR"/>
        </w:rPr>
        <w:t>structured</w:t>
      </w:r>
      <w:r w:rsidR="00641E68" w:rsidRPr="001657F0">
        <w:rPr>
          <w:rFonts w:eastAsia="SimSun"/>
          <w:iCs/>
          <w:noProof/>
          <w:sz w:val="22"/>
          <w:szCs w:val="22"/>
          <w:lang w:eastAsia="pt-BR"/>
        </w:rPr>
        <w:t xml:space="preserve"> missing data patterns pose challenges for conventional imputation methods</w:t>
      </w:r>
      <w:r w:rsidR="00CF5101" w:rsidRPr="001657F0">
        <w:rPr>
          <w:rFonts w:eastAsia="SimSun"/>
          <w:iCs/>
          <w:noProof/>
          <w:sz w:val="22"/>
          <w:szCs w:val="22"/>
          <w:lang w:eastAsia="pt-BR"/>
        </w:rPr>
        <w:t xml:space="preserve"> , which typically assume randomness and may introduce bias </w:t>
      </w:r>
      <w:r w:rsidR="00567B10" w:rsidRPr="001657F0">
        <w:rPr>
          <w:rFonts w:eastAsia="SimSun"/>
          <w:iCs/>
          <w:noProof/>
          <w:sz w:val="22"/>
          <w:szCs w:val="22"/>
          <w:lang w:eastAsia="pt-BR"/>
        </w:rPr>
        <w:t>in this setting</w:t>
      </w:r>
      <w:r w:rsidR="00641E68" w:rsidRPr="001657F0">
        <w:rPr>
          <w:rFonts w:eastAsia="SimSun"/>
          <w:iCs/>
          <w:noProof/>
          <w:sz w:val="22"/>
          <w:szCs w:val="22"/>
          <w:lang w:eastAsia="pt-BR"/>
        </w:rPr>
        <w:t xml:space="preserve">. </w:t>
      </w:r>
      <w:r w:rsidR="00967ABB" w:rsidRPr="001657F0">
        <w:rPr>
          <w:rFonts w:eastAsia="SimSun"/>
          <w:iCs/>
          <w:noProof/>
          <w:sz w:val="22"/>
          <w:szCs w:val="22"/>
          <w:lang w:eastAsia="pt-BR"/>
        </w:rPr>
        <w:t>The</w:t>
      </w:r>
      <w:r w:rsidR="00641E68" w:rsidRPr="001657F0">
        <w:rPr>
          <w:rFonts w:eastAsia="SimSun"/>
          <w:iCs/>
          <w:noProof/>
          <w:sz w:val="22"/>
          <w:szCs w:val="22"/>
          <w:lang w:eastAsia="pt-BR"/>
        </w:rPr>
        <w:t xml:space="preserve"> BWM</w:t>
      </w:r>
      <w:r w:rsidR="001A05F6" w:rsidRPr="001657F0">
        <w:rPr>
          <w:rFonts w:eastAsia="SimSun"/>
          <w:iCs/>
          <w:noProof/>
          <w:sz w:val="22"/>
          <w:szCs w:val="22"/>
          <w:lang w:eastAsia="pt-BR"/>
        </w:rPr>
        <w:t>D</w:t>
      </w:r>
      <w:r w:rsidR="00641E68" w:rsidRPr="001657F0">
        <w:rPr>
          <w:rFonts w:eastAsia="SimSun"/>
          <w:iCs/>
          <w:noProof/>
          <w:sz w:val="22"/>
          <w:szCs w:val="22"/>
          <w:lang w:eastAsia="pt-BR"/>
        </w:rPr>
        <w:t xml:space="preserve"> framework </w:t>
      </w:r>
      <w:r w:rsidR="005C4B15" w:rsidRPr="001657F0">
        <w:rPr>
          <w:rFonts w:eastAsia="SimSun"/>
          <w:iCs/>
          <w:noProof/>
          <w:sz w:val="22"/>
          <w:szCs w:val="22"/>
          <w:lang w:eastAsia="pt-BR"/>
        </w:rPr>
        <w:t>addresse this limitation by</w:t>
      </w:r>
      <w:r w:rsidR="0014419D" w:rsidRPr="001657F0">
        <w:rPr>
          <w:rFonts w:eastAsia="SimSun"/>
          <w:iCs/>
          <w:noProof/>
          <w:sz w:val="22"/>
          <w:szCs w:val="22"/>
          <w:lang w:eastAsia="pt-BR"/>
        </w:rPr>
        <w:t xml:space="preserve"> </w:t>
      </w:r>
      <w:r w:rsidR="00DE7B6E" w:rsidRPr="001657F0">
        <w:rPr>
          <w:rFonts w:eastAsia="SimSun"/>
          <w:iCs/>
          <w:noProof/>
          <w:sz w:val="22"/>
          <w:szCs w:val="22"/>
          <w:lang w:eastAsia="pt-BR"/>
        </w:rPr>
        <w:t>preserv</w:t>
      </w:r>
      <w:r w:rsidR="005C4B15" w:rsidRPr="001657F0">
        <w:rPr>
          <w:rFonts w:eastAsia="SimSun"/>
          <w:iCs/>
          <w:noProof/>
          <w:sz w:val="22"/>
          <w:szCs w:val="22"/>
          <w:lang w:eastAsia="pt-BR"/>
        </w:rPr>
        <w:t>ing</w:t>
      </w:r>
      <w:r w:rsidR="00DE7B6E" w:rsidRPr="001657F0">
        <w:rPr>
          <w:rFonts w:eastAsia="SimSun"/>
          <w:iCs/>
          <w:noProof/>
          <w:sz w:val="22"/>
          <w:szCs w:val="22"/>
          <w:lang w:eastAsia="pt-BR"/>
        </w:rPr>
        <w:t xml:space="preserve"> all 214 samples </w:t>
      </w:r>
      <w:r w:rsidR="00D92122" w:rsidRPr="001657F0">
        <w:rPr>
          <w:rFonts w:eastAsia="SimSun"/>
          <w:iCs/>
          <w:noProof/>
          <w:sz w:val="22"/>
          <w:szCs w:val="22"/>
          <w:lang w:eastAsia="pt-BR"/>
        </w:rPr>
        <w:t>for anlaysis while enabling</w:t>
      </w:r>
      <w:r w:rsidR="00DE7B6E" w:rsidRPr="001657F0">
        <w:rPr>
          <w:rFonts w:eastAsia="SimSun"/>
          <w:iCs/>
          <w:noProof/>
          <w:sz w:val="22"/>
          <w:szCs w:val="22"/>
          <w:lang w:eastAsia="pt-BR"/>
        </w:rPr>
        <w:t xml:space="preserve"> accurate prediction of </w:t>
      </w:r>
      <w:r w:rsidR="00394DC9" w:rsidRPr="001657F0">
        <w:rPr>
          <w:rFonts w:eastAsia="SimSun"/>
          <w:iCs/>
          <w:noProof/>
          <w:sz w:val="22"/>
          <w:szCs w:val="22"/>
          <w:lang w:eastAsia="pt-BR"/>
        </w:rPr>
        <w:t>vascular biological age.</w:t>
      </w:r>
    </w:p>
    <w:p w14:paraId="373BFC79" w14:textId="4A107C4C" w:rsidR="00326D93" w:rsidRPr="001657F0" w:rsidRDefault="00326D93"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t xml:space="preserve">Our findings from Experiment 1 provide the first evidence that the BWMD framework can be effectively applied to predict vascular biological age. By merging the </w:t>
      </w:r>
      <w:r w:rsidRPr="001657F0">
        <w:rPr>
          <w:rFonts w:eastAsia="SimSun"/>
          <w:i/>
          <w:sz w:val="22"/>
          <w:szCs w:val="22"/>
          <w:lang w:eastAsia="pt-BR"/>
        </w:rPr>
        <w:t>Very Young</w:t>
      </w:r>
      <w:r w:rsidRPr="001657F0">
        <w:rPr>
          <w:rFonts w:eastAsia="SimSun"/>
          <w:iCs/>
          <w:noProof/>
          <w:sz w:val="22"/>
          <w:szCs w:val="22"/>
          <w:lang w:eastAsia="pt-BR"/>
        </w:rPr>
        <w:t xml:space="preserve"> and </w:t>
      </w:r>
      <w:r w:rsidRPr="001657F0">
        <w:rPr>
          <w:rFonts w:eastAsia="SimSun"/>
          <w:i/>
          <w:sz w:val="22"/>
          <w:szCs w:val="22"/>
          <w:lang w:eastAsia="pt-BR"/>
        </w:rPr>
        <w:t>Young</w:t>
      </w:r>
      <w:r w:rsidRPr="001657F0">
        <w:rPr>
          <w:rFonts w:eastAsia="SimSun"/>
          <w:iCs/>
          <w:noProof/>
          <w:sz w:val="22"/>
          <w:szCs w:val="22"/>
          <w:lang w:eastAsia="pt-BR"/>
        </w:rPr>
        <w:t xml:space="preserve"> cohorts to address class imbalance and utilizing SMOTE oversampling, the model achieved an average accuracy of 80.2% (average G-Mean: 70.6%) across the full cohort of 214 subjects, nearly nine times larger than the 24 subjects available under complete-case analysis. The aggregated confusion matrix demonstrates strong predictive performance for the consolidated “</w:t>
      </w:r>
      <w:r w:rsidRPr="001657F0">
        <w:rPr>
          <w:rFonts w:eastAsia="SimSun"/>
          <w:i/>
          <w:sz w:val="22"/>
          <w:szCs w:val="22"/>
          <w:lang w:eastAsia="pt-BR"/>
        </w:rPr>
        <w:t>Young</w:t>
      </w:r>
      <w:r w:rsidRPr="001657F0">
        <w:rPr>
          <w:rFonts w:eastAsia="SimSun"/>
          <w:iCs/>
          <w:noProof/>
          <w:sz w:val="22"/>
          <w:szCs w:val="22"/>
          <w:lang w:eastAsia="pt-BR"/>
        </w:rPr>
        <w:t xml:space="preserve">” class (4–14 months), with 7.5 of 8 (averaged across all folds) subjects correctly classified. This high accuracy is attributable to the experimental design, as this cohort consisted exclusively of untreated controls, presenting a healthy neurovascular phenotype characterized by intact BBB integrity. The model successfully distinguished this baseline state from senescent-associated profiles. A critical aspect of the analysis involves the </w:t>
      </w:r>
      <w:r w:rsidRPr="001657F0">
        <w:rPr>
          <w:rFonts w:eastAsia="SimSun"/>
          <w:i/>
          <w:sz w:val="22"/>
          <w:szCs w:val="22"/>
          <w:lang w:eastAsia="pt-BR"/>
        </w:rPr>
        <w:t>Middle-Aged</w:t>
      </w:r>
      <w:r w:rsidRPr="001657F0">
        <w:rPr>
          <w:rFonts w:eastAsia="SimSun"/>
          <w:iCs/>
          <w:noProof/>
          <w:sz w:val="22"/>
          <w:szCs w:val="22"/>
          <w:lang w:eastAsia="pt-BR"/>
        </w:rPr>
        <w:t xml:space="preserve"> group (15–17 months), which represents the biological inflection point for the endothelial senescence onset </w:t>
      </w:r>
      <w:sdt>
        <w:sdtPr>
          <w:rPr>
            <w:rFonts w:eastAsia="SimSun"/>
            <w:iCs/>
            <w:noProof/>
            <w:color w:val="000000"/>
            <w:sz w:val="22"/>
            <w:szCs w:val="22"/>
            <w:lang w:eastAsia="pt-BR"/>
          </w:rPr>
          <w:tag w:val="MENDELEY_CITATION_v3_eyJjaXRhdGlvbklEIjoiTUVOREVMRVlfQ0lUQVRJT05fOGZkYjNjY2EtMmRjOC00NTQyLTllMzYtYjMwYmM0YzRhMjZiIiwicHJvcGVydGllcyI6eyJub3RlSW5kZXgiOjB9LCJpc0VkaXRlZCI6ZmFsc2UsIm1hbnVhbE92ZXJyaWRlIjp7ImlzTWFudWFsbHlPdmVycmlkZGVuIjpmYWxzZSwiY2l0ZXByb2NUZXh0IjoiKENzaWsgZXQgYWwuLCAyMDI1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UsInN1cHByZXNzLWF1dGhvciI6ZmFsc2UsImNvbXBvc2l0ZSI6ZmFsc2UsImF1dGhvci1vbmx5IjpmYWxzZX1dfQ=="/>
          <w:id w:val="1394928155"/>
          <w:placeholder>
            <w:docPart w:val="7D438F70AEA5864A8F04729090BC9E17"/>
          </w:placeholder>
        </w:sdtPr>
        <w:sdtContent>
          <w:r w:rsidRPr="001657F0">
            <w:rPr>
              <w:rFonts w:eastAsia="SimSun"/>
              <w:iCs/>
              <w:noProof/>
              <w:color w:val="000000"/>
              <w:sz w:val="22"/>
              <w:szCs w:val="22"/>
              <w:lang w:eastAsia="pt-BR"/>
            </w:rPr>
            <w:t>(Csik et al., 2025)</w:t>
          </w:r>
        </w:sdtContent>
      </w:sdt>
      <w:r w:rsidRPr="001657F0">
        <w:rPr>
          <w:rFonts w:eastAsia="SimSun"/>
          <w:iCs/>
          <w:noProof/>
          <w:sz w:val="22"/>
          <w:szCs w:val="22"/>
          <w:lang w:eastAsia="pt-BR"/>
        </w:rPr>
        <w:t xml:space="preserve">. While 9.8 middle-aged subjects (averaged across all folds) were correctly identified, the model showed bidirectional misclassification: 4.2 were predicted as </w:t>
      </w:r>
      <w:r w:rsidRPr="001657F0">
        <w:rPr>
          <w:rFonts w:eastAsia="SimSun"/>
          <w:i/>
          <w:noProof/>
          <w:sz w:val="22"/>
          <w:szCs w:val="22"/>
          <w:lang w:eastAsia="pt-BR"/>
        </w:rPr>
        <w:t>Young</w:t>
      </w:r>
      <w:r w:rsidRPr="001657F0">
        <w:rPr>
          <w:rFonts w:eastAsia="SimSun"/>
          <w:iCs/>
          <w:noProof/>
          <w:sz w:val="22"/>
          <w:szCs w:val="22"/>
          <w:lang w:eastAsia="pt-BR"/>
        </w:rPr>
        <w:t xml:space="preserve">, 3.8 as </w:t>
      </w:r>
      <w:r w:rsidRPr="001657F0">
        <w:rPr>
          <w:rFonts w:eastAsia="SimSun"/>
          <w:i/>
          <w:noProof/>
          <w:sz w:val="22"/>
          <w:szCs w:val="22"/>
          <w:lang w:eastAsia="pt-BR"/>
        </w:rPr>
        <w:t>Very Aged</w:t>
      </w:r>
      <w:r w:rsidRPr="001657F0">
        <w:rPr>
          <w:rFonts w:eastAsia="SimSun"/>
          <w:iCs/>
          <w:noProof/>
          <w:sz w:val="22"/>
          <w:szCs w:val="22"/>
          <w:lang w:eastAsia="pt-BR"/>
        </w:rPr>
        <w:t xml:space="preserve"> and 2 as </w:t>
      </w:r>
      <w:r w:rsidRPr="001657F0">
        <w:rPr>
          <w:rFonts w:eastAsia="SimSun"/>
          <w:i/>
          <w:noProof/>
          <w:sz w:val="22"/>
          <w:szCs w:val="22"/>
          <w:lang w:eastAsia="pt-BR"/>
        </w:rPr>
        <w:t>Aged</w:t>
      </w:r>
      <w:r w:rsidRPr="001657F0">
        <w:rPr>
          <w:rFonts w:eastAsia="SimSun"/>
          <w:iCs/>
          <w:noProof/>
          <w:sz w:val="22"/>
          <w:szCs w:val="22"/>
          <w:lang w:eastAsia="pt-BR"/>
        </w:rPr>
        <w:t>. Analysis of the treatment distribution within this age group indicates that this divergences align with therapeutic response.</w:t>
      </w:r>
    </w:p>
    <w:p w14:paraId="613D9162" w14:textId="29D62E4E" w:rsidR="00D64400" w:rsidRPr="001657F0" w:rsidRDefault="0037490F"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lastRenderedPageBreak/>
        <w:t xml:space="preserve">As observed in </w:t>
      </w:r>
      <w:r w:rsidRPr="001657F0">
        <w:rPr>
          <w:rFonts w:eastAsia="SimSun"/>
          <w:b/>
          <w:bCs/>
          <w:iCs/>
          <w:noProof/>
          <w:sz w:val="22"/>
          <w:szCs w:val="22"/>
          <w:lang w:eastAsia="pt-BR"/>
        </w:rPr>
        <w:t>Figure 1</w:t>
      </w:r>
      <w:r w:rsidRPr="001657F0">
        <w:rPr>
          <w:rFonts w:eastAsia="SimSun"/>
          <w:iCs/>
          <w:noProof/>
          <w:sz w:val="22"/>
          <w:szCs w:val="22"/>
          <w:lang w:eastAsia="pt-BR"/>
        </w:rPr>
        <w:t>, t</w:t>
      </w:r>
      <w:r w:rsidR="00363D97" w:rsidRPr="001657F0">
        <w:rPr>
          <w:rFonts w:eastAsia="SimSun"/>
          <w:iCs/>
          <w:noProof/>
          <w:sz w:val="22"/>
          <w:szCs w:val="22"/>
          <w:lang w:eastAsia="pt-BR"/>
        </w:rPr>
        <w:t xml:space="preserve">he </w:t>
      </w:r>
      <w:r w:rsidR="00363D97" w:rsidRPr="001657F0">
        <w:rPr>
          <w:rFonts w:eastAsia="SimSun"/>
          <w:i/>
          <w:sz w:val="22"/>
          <w:szCs w:val="22"/>
          <w:lang w:eastAsia="pt-BR"/>
        </w:rPr>
        <w:t>Middle-Aged</w:t>
      </w:r>
      <w:r w:rsidR="00363D97" w:rsidRPr="001657F0">
        <w:rPr>
          <w:rFonts w:eastAsia="SimSun"/>
          <w:iCs/>
          <w:noProof/>
          <w:sz w:val="22"/>
          <w:szCs w:val="22"/>
          <w:lang w:eastAsia="pt-BR"/>
        </w:rPr>
        <w:t xml:space="preserve"> group </w:t>
      </w:r>
      <w:r w:rsidR="00AC3553" w:rsidRPr="001657F0">
        <w:rPr>
          <w:rFonts w:eastAsia="SimSun"/>
          <w:iCs/>
          <w:noProof/>
          <w:sz w:val="22"/>
          <w:szCs w:val="22"/>
          <w:lang w:eastAsia="pt-BR"/>
        </w:rPr>
        <w:t>included</w:t>
      </w:r>
      <w:r w:rsidR="00363D97" w:rsidRPr="001657F0">
        <w:rPr>
          <w:rFonts w:eastAsia="SimSun"/>
          <w:iCs/>
          <w:noProof/>
          <w:sz w:val="22"/>
          <w:szCs w:val="22"/>
          <w:lang w:eastAsia="pt-BR"/>
        </w:rPr>
        <w:t xml:space="preserve"> a balanced distribution of untreated controls</w:t>
      </w:r>
      <w:r w:rsidR="006670BD" w:rsidRPr="001657F0">
        <w:rPr>
          <w:rFonts w:eastAsia="SimSun"/>
          <w:iCs/>
          <w:noProof/>
          <w:sz w:val="22"/>
          <w:szCs w:val="22"/>
          <w:lang w:eastAsia="pt-BR"/>
        </w:rPr>
        <w:t xml:space="preserve"> </w:t>
      </w:r>
      <w:r w:rsidR="00363D97" w:rsidRPr="001657F0">
        <w:rPr>
          <w:rFonts w:eastAsia="SimSun"/>
          <w:iCs/>
          <w:noProof/>
          <w:sz w:val="22"/>
          <w:szCs w:val="22"/>
          <w:lang w:eastAsia="pt-BR"/>
        </w:rPr>
        <w:t xml:space="preserve">and animals receiving senolytic interventions (GCV and ABT-263). Subjects misclassified as </w:t>
      </w:r>
      <w:r w:rsidR="00363D97" w:rsidRPr="001657F0">
        <w:rPr>
          <w:rFonts w:eastAsia="SimSun"/>
          <w:i/>
          <w:sz w:val="22"/>
          <w:szCs w:val="22"/>
          <w:lang w:eastAsia="pt-BR"/>
        </w:rPr>
        <w:t>Young</w:t>
      </w:r>
      <w:r w:rsidR="00363D97" w:rsidRPr="001657F0">
        <w:rPr>
          <w:rFonts w:eastAsia="SimSun"/>
          <w:iCs/>
          <w:noProof/>
          <w:sz w:val="22"/>
          <w:szCs w:val="22"/>
          <w:lang w:eastAsia="pt-BR"/>
        </w:rPr>
        <w:t xml:space="preserve"> likely represent treatment</w:t>
      </w:r>
      <w:r w:rsidR="0011732E" w:rsidRPr="001657F0">
        <w:rPr>
          <w:rFonts w:eastAsia="SimSun"/>
          <w:iCs/>
          <w:noProof/>
          <w:sz w:val="22"/>
          <w:szCs w:val="22"/>
          <w:lang w:eastAsia="pt-BR"/>
        </w:rPr>
        <w:t>-responsive animals in which senolytic therapy</w:t>
      </w:r>
      <w:r w:rsidR="00363D97" w:rsidRPr="001657F0">
        <w:rPr>
          <w:rFonts w:eastAsia="SimSun"/>
          <w:iCs/>
          <w:noProof/>
          <w:sz w:val="22"/>
          <w:szCs w:val="22"/>
          <w:lang w:eastAsia="pt-BR"/>
        </w:rPr>
        <w:t xml:space="preserve"> restored microvascular </w:t>
      </w:r>
      <w:r w:rsidR="0011732E" w:rsidRPr="001657F0">
        <w:rPr>
          <w:rFonts w:eastAsia="SimSun"/>
          <w:iCs/>
          <w:noProof/>
          <w:sz w:val="22"/>
          <w:szCs w:val="22"/>
          <w:lang w:eastAsia="pt-BR"/>
        </w:rPr>
        <w:t>integrity</w:t>
      </w:r>
      <w:r w:rsidR="00363D97" w:rsidRPr="001657F0">
        <w:rPr>
          <w:rFonts w:eastAsia="SimSun"/>
          <w:iCs/>
          <w:noProof/>
          <w:sz w:val="22"/>
          <w:szCs w:val="22"/>
          <w:lang w:eastAsia="pt-BR"/>
        </w:rPr>
        <w:t xml:space="preserve">, </w:t>
      </w:r>
      <w:r w:rsidR="00F8194B" w:rsidRPr="001657F0">
        <w:rPr>
          <w:rFonts w:eastAsia="SimSun"/>
          <w:iCs/>
          <w:noProof/>
          <w:sz w:val="22"/>
          <w:szCs w:val="22"/>
          <w:lang w:eastAsia="pt-BR"/>
        </w:rPr>
        <w:t>particularly by</w:t>
      </w:r>
      <w:r w:rsidR="00363D97" w:rsidRPr="001657F0">
        <w:rPr>
          <w:rFonts w:eastAsia="SimSun"/>
          <w:iCs/>
          <w:noProof/>
          <w:sz w:val="22"/>
          <w:szCs w:val="22"/>
          <w:lang w:eastAsia="pt-BR"/>
        </w:rPr>
        <w:t xml:space="preserve"> reducing BBB leakage, </w:t>
      </w:r>
      <w:r w:rsidR="003F1170" w:rsidRPr="001657F0">
        <w:rPr>
          <w:rFonts w:eastAsia="SimSun"/>
          <w:iCs/>
          <w:noProof/>
          <w:sz w:val="22"/>
          <w:szCs w:val="22"/>
          <w:lang w:eastAsia="pt-BR"/>
        </w:rPr>
        <w:t>shifting</w:t>
      </w:r>
      <w:r w:rsidR="00363D97" w:rsidRPr="001657F0">
        <w:rPr>
          <w:rFonts w:eastAsia="SimSun"/>
          <w:iCs/>
          <w:noProof/>
          <w:sz w:val="22"/>
          <w:szCs w:val="22"/>
          <w:lang w:eastAsia="pt-BR"/>
        </w:rPr>
        <w:t xml:space="preserve"> their biological signature toward </w:t>
      </w:r>
      <w:r w:rsidRPr="001657F0">
        <w:rPr>
          <w:rFonts w:eastAsia="SimSun"/>
          <w:iCs/>
          <w:noProof/>
          <w:sz w:val="22"/>
          <w:szCs w:val="22"/>
          <w:lang w:eastAsia="pt-BR"/>
        </w:rPr>
        <w:t>a healthier</w:t>
      </w:r>
      <w:r w:rsidR="00363D97" w:rsidRPr="001657F0">
        <w:rPr>
          <w:rFonts w:eastAsia="SimSun"/>
          <w:iCs/>
          <w:noProof/>
          <w:sz w:val="22"/>
          <w:szCs w:val="22"/>
          <w:lang w:eastAsia="pt-BR"/>
        </w:rPr>
        <w:t xml:space="preserve"> baseline</w:t>
      </w:r>
      <w:r w:rsidRPr="001657F0">
        <w:rPr>
          <w:rFonts w:eastAsia="SimSun"/>
          <w:iCs/>
          <w:noProof/>
          <w:sz w:val="22"/>
          <w:szCs w:val="22"/>
          <w:lang w:eastAsia="pt-BR"/>
        </w:rPr>
        <w:t xml:space="preserve"> phenotype</w:t>
      </w:r>
      <w:r w:rsidR="00363D97" w:rsidRPr="001657F0">
        <w:rPr>
          <w:rFonts w:eastAsia="SimSun"/>
          <w:iCs/>
          <w:noProof/>
          <w:sz w:val="22"/>
          <w:szCs w:val="22"/>
          <w:lang w:eastAsia="pt-BR"/>
        </w:rPr>
        <w:t xml:space="preserve">. </w:t>
      </w:r>
      <w:r w:rsidR="00033F00" w:rsidRPr="001657F0">
        <w:rPr>
          <w:rFonts w:eastAsia="SimSun"/>
          <w:iCs/>
          <w:noProof/>
          <w:sz w:val="22"/>
          <w:szCs w:val="22"/>
          <w:lang w:eastAsia="pt-BR"/>
        </w:rPr>
        <w:t>In contrast, s</w:t>
      </w:r>
      <w:r w:rsidR="00363D97" w:rsidRPr="001657F0">
        <w:rPr>
          <w:rFonts w:eastAsia="SimSun"/>
          <w:iCs/>
          <w:noProof/>
          <w:sz w:val="22"/>
          <w:szCs w:val="22"/>
          <w:lang w:eastAsia="pt-BR"/>
        </w:rPr>
        <w:t xml:space="preserve">ubjects predicted as </w:t>
      </w:r>
      <w:r w:rsidR="00363D97" w:rsidRPr="001657F0">
        <w:rPr>
          <w:rFonts w:eastAsia="SimSun"/>
          <w:i/>
          <w:sz w:val="22"/>
          <w:szCs w:val="22"/>
          <w:lang w:eastAsia="pt-BR"/>
        </w:rPr>
        <w:t>Very Aged</w:t>
      </w:r>
      <w:r w:rsidR="00363D97" w:rsidRPr="001657F0">
        <w:rPr>
          <w:rFonts w:eastAsia="SimSun"/>
          <w:iCs/>
          <w:noProof/>
          <w:sz w:val="22"/>
          <w:szCs w:val="22"/>
          <w:lang w:eastAsia="pt-BR"/>
        </w:rPr>
        <w:t xml:space="preserve"> likely </w:t>
      </w:r>
      <w:r w:rsidR="00EE76F4" w:rsidRPr="001657F0">
        <w:rPr>
          <w:rFonts w:eastAsia="SimSun"/>
          <w:iCs/>
          <w:noProof/>
          <w:sz w:val="22"/>
          <w:szCs w:val="22"/>
          <w:lang w:eastAsia="pt-BR"/>
        </w:rPr>
        <w:t>related</w:t>
      </w:r>
      <w:r w:rsidR="00363D97" w:rsidRPr="001657F0">
        <w:rPr>
          <w:rFonts w:eastAsia="SimSun"/>
          <w:iCs/>
          <w:noProof/>
          <w:sz w:val="22"/>
          <w:szCs w:val="22"/>
          <w:lang w:eastAsia="pt-BR"/>
        </w:rPr>
        <w:t xml:space="preserve"> to the untreated or non-responsive </w:t>
      </w:r>
      <w:r w:rsidR="00AC01D0" w:rsidRPr="001657F0">
        <w:rPr>
          <w:rFonts w:eastAsia="SimSun"/>
          <w:iCs/>
          <w:noProof/>
          <w:sz w:val="22"/>
          <w:szCs w:val="22"/>
          <w:lang w:eastAsia="pt-BR"/>
        </w:rPr>
        <w:t>animals exhibiting</w:t>
      </w:r>
      <w:r w:rsidR="00363D97" w:rsidRPr="001657F0">
        <w:rPr>
          <w:rFonts w:eastAsia="SimSun"/>
          <w:iCs/>
          <w:noProof/>
          <w:sz w:val="22"/>
          <w:szCs w:val="22"/>
          <w:lang w:eastAsia="pt-BR"/>
        </w:rPr>
        <w:t xml:space="preserve"> accelerated vascular decline</w:t>
      </w:r>
      <w:r w:rsidR="00AC01D0" w:rsidRPr="001657F0">
        <w:rPr>
          <w:rFonts w:eastAsia="SimSun"/>
          <w:iCs/>
          <w:noProof/>
          <w:sz w:val="22"/>
          <w:szCs w:val="22"/>
          <w:lang w:eastAsia="pt-BR"/>
        </w:rPr>
        <w:t xml:space="preserve"> and more</w:t>
      </w:r>
      <w:r w:rsidR="00363D97" w:rsidRPr="001657F0">
        <w:rPr>
          <w:rFonts w:eastAsia="SimSun"/>
          <w:iCs/>
          <w:noProof/>
          <w:sz w:val="22"/>
          <w:szCs w:val="22"/>
          <w:lang w:eastAsia="pt-BR"/>
        </w:rPr>
        <w:t xml:space="preserve"> severe </w:t>
      </w:r>
      <w:r w:rsidR="00AC01D0" w:rsidRPr="001657F0">
        <w:rPr>
          <w:rFonts w:eastAsia="SimSun"/>
          <w:iCs/>
          <w:noProof/>
          <w:sz w:val="22"/>
          <w:szCs w:val="22"/>
          <w:lang w:eastAsia="pt-BR"/>
        </w:rPr>
        <w:t>senescence-associated dysfunction</w:t>
      </w:r>
      <w:r w:rsidR="00363D97" w:rsidRPr="001657F0">
        <w:rPr>
          <w:rFonts w:eastAsia="SimSun"/>
          <w:iCs/>
          <w:noProof/>
          <w:sz w:val="22"/>
          <w:szCs w:val="22"/>
          <w:lang w:eastAsia="pt-BR"/>
        </w:rPr>
        <w:t xml:space="preserve">. This </w:t>
      </w:r>
      <w:r w:rsidR="001A54FE" w:rsidRPr="001657F0">
        <w:rPr>
          <w:rFonts w:eastAsia="SimSun"/>
          <w:iCs/>
          <w:noProof/>
          <w:sz w:val="22"/>
          <w:szCs w:val="22"/>
          <w:lang w:eastAsia="pt-BR"/>
        </w:rPr>
        <w:t>interpretation</w:t>
      </w:r>
      <w:r w:rsidR="00363D97" w:rsidRPr="001657F0">
        <w:rPr>
          <w:rFonts w:eastAsia="SimSun"/>
          <w:iCs/>
          <w:noProof/>
          <w:sz w:val="22"/>
          <w:szCs w:val="22"/>
          <w:lang w:eastAsia="pt-BR"/>
        </w:rPr>
        <w:t xml:space="preserve"> is </w:t>
      </w:r>
      <w:r w:rsidR="00310408" w:rsidRPr="001657F0">
        <w:rPr>
          <w:rFonts w:eastAsia="SimSun"/>
          <w:iCs/>
          <w:noProof/>
          <w:sz w:val="22"/>
          <w:szCs w:val="22"/>
          <w:lang w:eastAsia="pt-BR"/>
        </w:rPr>
        <w:t>further supported</w:t>
      </w:r>
      <w:r w:rsidR="00363D97" w:rsidRPr="001657F0">
        <w:rPr>
          <w:rFonts w:eastAsia="SimSun"/>
          <w:iCs/>
          <w:noProof/>
          <w:sz w:val="22"/>
          <w:szCs w:val="22"/>
          <w:lang w:eastAsia="pt-BR"/>
        </w:rPr>
        <w:t xml:space="preserve"> by the </w:t>
      </w:r>
      <w:r w:rsidR="00363D97" w:rsidRPr="001657F0">
        <w:rPr>
          <w:rFonts w:eastAsia="SimSun"/>
          <w:i/>
          <w:sz w:val="22"/>
          <w:szCs w:val="22"/>
          <w:lang w:eastAsia="pt-BR"/>
        </w:rPr>
        <w:t>Very Aged</w:t>
      </w:r>
      <w:r w:rsidR="00363D97" w:rsidRPr="001657F0">
        <w:rPr>
          <w:rFonts w:eastAsia="SimSun"/>
          <w:iCs/>
          <w:noProof/>
          <w:sz w:val="22"/>
          <w:szCs w:val="22"/>
          <w:lang w:eastAsia="pt-BR"/>
        </w:rPr>
        <w:t xml:space="preserve"> group (21–32 months), which contained the highest </w:t>
      </w:r>
      <w:r w:rsidR="00152C11" w:rsidRPr="001657F0">
        <w:rPr>
          <w:rFonts w:eastAsia="SimSun"/>
          <w:iCs/>
          <w:noProof/>
          <w:sz w:val="22"/>
          <w:szCs w:val="22"/>
          <w:lang w:eastAsia="pt-BR"/>
        </w:rPr>
        <w:t>portion</w:t>
      </w:r>
      <w:r w:rsidR="00363D97" w:rsidRPr="001657F0">
        <w:rPr>
          <w:rFonts w:eastAsia="SimSun"/>
          <w:iCs/>
          <w:noProof/>
          <w:sz w:val="22"/>
          <w:szCs w:val="22"/>
          <w:lang w:eastAsia="pt-BR"/>
        </w:rPr>
        <w:t xml:space="preserve"> of untreated animals</w:t>
      </w:r>
      <w:r w:rsidR="00270B6F" w:rsidRPr="001657F0">
        <w:rPr>
          <w:rFonts w:eastAsia="SimSun"/>
          <w:iCs/>
          <w:noProof/>
          <w:sz w:val="22"/>
          <w:szCs w:val="22"/>
          <w:lang w:eastAsia="pt-BR"/>
        </w:rPr>
        <w:t xml:space="preserve"> and demonstrated</w:t>
      </w:r>
      <w:r w:rsidR="00363D97" w:rsidRPr="001657F0">
        <w:rPr>
          <w:rFonts w:eastAsia="SimSun"/>
          <w:iCs/>
          <w:noProof/>
          <w:sz w:val="22"/>
          <w:szCs w:val="22"/>
          <w:lang w:eastAsia="pt-BR"/>
        </w:rPr>
        <w:t xml:space="preserve"> a strong </w:t>
      </w:r>
      <w:r w:rsidR="00270B6F" w:rsidRPr="001657F0">
        <w:rPr>
          <w:rFonts w:eastAsia="SimSun"/>
          <w:iCs/>
          <w:noProof/>
          <w:sz w:val="22"/>
          <w:szCs w:val="22"/>
          <w:lang w:eastAsia="pt-BR"/>
        </w:rPr>
        <w:t xml:space="preserve">association </w:t>
      </w:r>
      <w:r w:rsidR="00363D97" w:rsidRPr="001657F0">
        <w:rPr>
          <w:rFonts w:eastAsia="SimSun"/>
          <w:iCs/>
          <w:noProof/>
          <w:sz w:val="22"/>
          <w:szCs w:val="22"/>
          <w:lang w:eastAsia="pt-BR"/>
        </w:rPr>
        <w:t xml:space="preserve">between the </w:t>
      </w:r>
      <w:r w:rsidR="00363D97" w:rsidRPr="001657F0">
        <w:rPr>
          <w:rFonts w:eastAsia="SimSun"/>
          <w:i/>
          <w:sz w:val="22"/>
          <w:szCs w:val="22"/>
          <w:lang w:eastAsia="pt-BR"/>
        </w:rPr>
        <w:t>Very Aged</w:t>
      </w:r>
      <w:r w:rsidR="00363D97" w:rsidRPr="001657F0">
        <w:rPr>
          <w:rFonts w:eastAsia="SimSun"/>
          <w:iCs/>
          <w:noProof/>
          <w:sz w:val="22"/>
          <w:szCs w:val="22"/>
          <w:lang w:eastAsia="pt-BR"/>
        </w:rPr>
        <w:t xml:space="preserve"> label and severe functional </w:t>
      </w:r>
      <w:r w:rsidR="00270B6F" w:rsidRPr="001657F0">
        <w:rPr>
          <w:rFonts w:eastAsia="SimSun"/>
          <w:iCs/>
          <w:noProof/>
          <w:sz w:val="22"/>
          <w:szCs w:val="22"/>
          <w:lang w:eastAsia="pt-BR"/>
        </w:rPr>
        <w:t>impairment</w:t>
      </w:r>
      <w:r w:rsidR="00DE4970" w:rsidRPr="001657F0">
        <w:rPr>
          <w:rFonts w:eastAsia="SimSun"/>
          <w:iCs/>
          <w:noProof/>
          <w:sz w:val="22"/>
          <w:szCs w:val="22"/>
          <w:lang w:eastAsia="pt-BR"/>
        </w:rPr>
        <w:t xml:space="preserve"> (</w:t>
      </w:r>
      <w:r w:rsidR="00DE4970" w:rsidRPr="001657F0">
        <w:rPr>
          <w:rFonts w:eastAsia="SimSun"/>
          <w:b/>
          <w:bCs/>
          <w:iCs/>
          <w:noProof/>
          <w:sz w:val="22"/>
          <w:szCs w:val="22"/>
          <w:lang w:eastAsia="pt-BR"/>
        </w:rPr>
        <w:t>Fig</w:t>
      </w:r>
      <w:r w:rsidR="00EC1382" w:rsidRPr="001657F0">
        <w:rPr>
          <w:rFonts w:eastAsia="SimSun"/>
          <w:b/>
          <w:bCs/>
          <w:iCs/>
          <w:noProof/>
          <w:sz w:val="22"/>
          <w:szCs w:val="22"/>
          <w:lang w:eastAsia="pt-BR"/>
        </w:rPr>
        <w:t>ure</w:t>
      </w:r>
      <w:r w:rsidR="00DE4970" w:rsidRPr="001657F0">
        <w:rPr>
          <w:rFonts w:eastAsia="SimSun"/>
          <w:b/>
          <w:bCs/>
          <w:iCs/>
          <w:noProof/>
          <w:sz w:val="22"/>
          <w:szCs w:val="22"/>
          <w:lang w:eastAsia="pt-BR"/>
        </w:rPr>
        <w:t xml:space="preserve"> 1</w:t>
      </w:r>
      <w:r w:rsidR="00DE4970" w:rsidRPr="001657F0">
        <w:rPr>
          <w:rFonts w:eastAsia="SimSun"/>
          <w:iCs/>
          <w:noProof/>
          <w:sz w:val="22"/>
          <w:szCs w:val="22"/>
          <w:lang w:eastAsia="pt-BR"/>
        </w:rPr>
        <w:t>)</w:t>
      </w:r>
      <w:r w:rsidR="00363D97" w:rsidRPr="001657F0">
        <w:rPr>
          <w:rFonts w:eastAsia="SimSun"/>
          <w:iCs/>
          <w:noProof/>
          <w:sz w:val="22"/>
          <w:szCs w:val="22"/>
          <w:lang w:eastAsia="pt-BR"/>
        </w:rPr>
        <w:t>.</w:t>
      </w:r>
    </w:p>
    <w:p w14:paraId="53DFC575" w14:textId="7FFF4A9C" w:rsidR="00061B54" w:rsidRPr="001657F0" w:rsidRDefault="00D91E87"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t xml:space="preserve">Experiment 2 </w:t>
      </w:r>
      <w:r w:rsidR="009D1562" w:rsidRPr="001657F0">
        <w:rPr>
          <w:rFonts w:eastAsia="SimSun"/>
          <w:iCs/>
          <w:noProof/>
          <w:sz w:val="22"/>
          <w:szCs w:val="22"/>
          <w:lang w:eastAsia="pt-BR"/>
        </w:rPr>
        <w:t>builds upon</w:t>
      </w:r>
      <w:r w:rsidRPr="001657F0">
        <w:rPr>
          <w:rFonts w:eastAsia="SimSun"/>
          <w:iCs/>
          <w:noProof/>
          <w:sz w:val="22"/>
          <w:szCs w:val="22"/>
          <w:lang w:eastAsia="pt-BR"/>
        </w:rPr>
        <w:t xml:space="preserve"> the findings of Experiment 1 to distinguish vascular biological age specifically within the biological inflection point of endothelial senescence, focusing on subjects aged 15 months and older. Th</w:t>
      </w:r>
      <w:r w:rsidR="000E483B" w:rsidRPr="001657F0">
        <w:rPr>
          <w:rFonts w:eastAsia="SimSun"/>
          <w:iCs/>
          <w:noProof/>
          <w:sz w:val="22"/>
          <w:szCs w:val="22"/>
          <w:lang w:eastAsia="pt-BR"/>
        </w:rPr>
        <w:t>e</w:t>
      </w:r>
      <w:r w:rsidRPr="001657F0">
        <w:rPr>
          <w:rFonts w:eastAsia="SimSun"/>
          <w:iCs/>
          <w:noProof/>
          <w:sz w:val="22"/>
          <w:szCs w:val="22"/>
          <w:lang w:eastAsia="pt-BR"/>
        </w:rPr>
        <w:t xml:space="preserve"> exclusion of </w:t>
      </w:r>
      <w:r w:rsidRPr="001657F0">
        <w:rPr>
          <w:rFonts w:eastAsia="SimSun"/>
          <w:i/>
          <w:noProof/>
          <w:sz w:val="22"/>
          <w:szCs w:val="22"/>
          <w:lang w:eastAsia="pt-BR"/>
        </w:rPr>
        <w:t>V</w:t>
      </w:r>
      <w:r w:rsidR="002F672F" w:rsidRPr="001657F0">
        <w:rPr>
          <w:rFonts w:eastAsia="SimSun"/>
          <w:i/>
          <w:sz w:val="22"/>
          <w:szCs w:val="22"/>
          <w:lang w:eastAsia="pt-BR"/>
        </w:rPr>
        <w:t>e</w:t>
      </w:r>
      <w:r w:rsidRPr="001657F0">
        <w:rPr>
          <w:rFonts w:eastAsia="SimSun"/>
          <w:i/>
          <w:sz w:val="22"/>
          <w:szCs w:val="22"/>
          <w:lang w:eastAsia="pt-BR"/>
        </w:rPr>
        <w:t>ry Young</w:t>
      </w:r>
      <w:r w:rsidRPr="001657F0">
        <w:rPr>
          <w:rFonts w:eastAsia="SimSun"/>
          <w:iCs/>
          <w:noProof/>
          <w:sz w:val="22"/>
          <w:szCs w:val="22"/>
          <w:lang w:eastAsia="pt-BR"/>
        </w:rPr>
        <w:t xml:space="preserve"> and </w:t>
      </w:r>
      <w:r w:rsidRPr="001657F0">
        <w:rPr>
          <w:rFonts w:eastAsia="SimSun"/>
          <w:i/>
          <w:sz w:val="22"/>
          <w:szCs w:val="22"/>
          <w:lang w:eastAsia="pt-BR"/>
        </w:rPr>
        <w:t>Young</w:t>
      </w:r>
      <w:r w:rsidRPr="001657F0">
        <w:rPr>
          <w:rFonts w:eastAsia="SimSun"/>
          <w:iCs/>
          <w:noProof/>
          <w:sz w:val="22"/>
          <w:szCs w:val="22"/>
          <w:lang w:eastAsia="pt-BR"/>
        </w:rPr>
        <w:t xml:space="preserve"> control</w:t>
      </w:r>
      <w:r w:rsidR="000E483B" w:rsidRPr="001657F0">
        <w:rPr>
          <w:rFonts w:eastAsia="SimSun"/>
          <w:iCs/>
          <w:noProof/>
          <w:sz w:val="22"/>
          <w:szCs w:val="22"/>
          <w:lang w:eastAsia="pt-BR"/>
        </w:rPr>
        <w:t xml:space="preserve"> group</w:t>
      </w:r>
      <w:r w:rsidRPr="001657F0">
        <w:rPr>
          <w:rFonts w:eastAsia="SimSun"/>
          <w:iCs/>
          <w:noProof/>
          <w:sz w:val="22"/>
          <w:szCs w:val="22"/>
          <w:lang w:eastAsia="pt-BR"/>
        </w:rPr>
        <w:t>s reduced the dataset to 180 m</w:t>
      </w:r>
      <w:r w:rsidR="00460873" w:rsidRPr="001657F0">
        <w:rPr>
          <w:rFonts w:eastAsia="SimSun"/>
          <w:iCs/>
          <w:noProof/>
          <w:sz w:val="22"/>
          <w:szCs w:val="22"/>
          <w:lang w:eastAsia="pt-BR"/>
        </w:rPr>
        <w:t>ice</w:t>
      </w:r>
      <w:r w:rsidRPr="001657F0">
        <w:rPr>
          <w:rFonts w:eastAsia="SimSun"/>
          <w:iCs/>
          <w:noProof/>
          <w:sz w:val="22"/>
          <w:szCs w:val="22"/>
          <w:lang w:eastAsia="pt-BR"/>
        </w:rPr>
        <w:t xml:space="preserve"> samples and exposed the algorithm to non-random missingness patterns, where specific functional blocks were systematically </w:t>
      </w:r>
      <w:r w:rsidR="00F30B85" w:rsidRPr="001657F0">
        <w:rPr>
          <w:rFonts w:eastAsia="SimSun"/>
          <w:iCs/>
          <w:noProof/>
          <w:sz w:val="22"/>
          <w:szCs w:val="22"/>
          <w:lang w:eastAsia="pt-BR"/>
        </w:rPr>
        <w:t>missing</w:t>
      </w:r>
      <w:r w:rsidRPr="001657F0">
        <w:rPr>
          <w:rFonts w:eastAsia="SimSun"/>
          <w:iCs/>
          <w:noProof/>
          <w:sz w:val="22"/>
          <w:szCs w:val="22"/>
          <w:lang w:eastAsia="pt-BR"/>
        </w:rPr>
        <w:t xml:space="preserve"> depending on age or treatment category. For instance, the </w:t>
      </w:r>
      <w:r w:rsidRPr="001657F0">
        <w:rPr>
          <w:rFonts w:eastAsia="SimSun"/>
          <w:i/>
          <w:sz w:val="22"/>
          <w:szCs w:val="22"/>
          <w:lang w:eastAsia="pt-BR"/>
        </w:rPr>
        <w:t>Middle-Aged</w:t>
      </w:r>
      <w:r w:rsidRPr="001657F0">
        <w:rPr>
          <w:rFonts w:eastAsia="SimSun"/>
          <w:iCs/>
          <w:noProof/>
          <w:sz w:val="22"/>
          <w:szCs w:val="22"/>
          <w:lang w:eastAsia="pt-BR"/>
        </w:rPr>
        <w:t xml:space="preserve"> group (15–17 months) retained high availability of BBB permeability data using 40 kDa tracers (missing in only 3.4% of cases)</w:t>
      </w:r>
      <w:r w:rsidR="004A6B17" w:rsidRPr="001657F0">
        <w:rPr>
          <w:rFonts w:eastAsia="SimSun"/>
          <w:iCs/>
          <w:noProof/>
          <w:sz w:val="22"/>
          <w:szCs w:val="22"/>
          <w:lang w:eastAsia="pt-BR"/>
        </w:rPr>
        <w:t>,</w:t>
      </w:r>
      <w:r w:rsidRPr="001657F0">
        <w:rPr>
          <w:rFonts w:eastAsia="SimSun"/>
          <w:iCs/>
          <w:noProof/>
          <w:sz w:val="22"/>
          <w:szCs w:val="22"/>
          <w:lang w:eastAsia="pt-BR"/>
        </w:rPr>
        <w:t xml:space="preserve"> but lacked </w:t>
      </w:r>
      <w:commentRangeStart w:id="75"/>
      <w:commentRangeStart w:id="76"/>
      <w:r w:rsidRPr="001657F0">
        <w:rPr>
          <w:rFonts w:eastAsia="SimSun"/>
          <w:iCs/>
          <w:noProof/>
          <w:sz w:val="22"/>
          <w:szCs w:val="22"/>
          <w:lang w:eastAsia="pt-BR"/>
        </w:rPr>
        <w:t>NVC</w:t>
      </w:r>
      <w:commentRangeEnd w:id="75"/>
      <w:r w:rsidR="00993BBB" w:rsidRPr="001657F0">
        <w:rPr>
          <w:rStyle w:val="CommentReference"/>
          <w:rFonts w:eastAsia="SimSun"/>
          <w:iCs/>
          <w:noProof/>
          <w:sz w:val="22"/>
          <w:szCs w:val="22"/>
          <w:lang w:eastAsia="pt-BR"/>
        </w:rPr>
        <w:commentReference w:id="75"/>
      </w:r>
      <w:commentRangeEnd w:id="76"/>
      <w:r w:rsidR="00E23BAB" w:rsidRPr="001657F0">
        <w:rPr>
          <w:rStyle w:val="CommentReference"/>
          <w:rFonts w:eastAsia="SimSun"/>
          <w:iCs/>
          <w:noProof/>
          <w:sz w:val="22"/>
          <w:szCs w:val="22"/>
          <w:lang w:eastAsia="pt-BR"/>
        </w:rPr>
        <w:commentReference w:id="76"/>
      </w:r>
      <w:r w:rsidRPr="001657F0">
        <w:rPr>
          <w:rFonts w:eastAsia="SimSun"/>
          <w:iCs/>
          <w:noProof/>
          <w:sz w:val="22"/>
          <w:szCs w:val="22"/>
          <w:lang w:eastAsia="pt-BR"/>
        </w:rPr>
        <w:t xml:space="preserve"> data in 93.1% of cases. The absence of NVC </w:t>
      </w:r>
      <w:r w:rsidR="00532FC5" w:rsidRPr="001657F0">
        <w:rPr>
          <w:rFonts w:eastAsia="SimSun"/>
          <w:iCs/>
          <w:noProof/>
          <w:sz w:val="22"/>
          <w:szCs w:val="22"/>
          <w:lang w:eastAsia="pt-BR"/>
        </w:rPr>
        <w:t>measurements</w:t>
      </w:r>
      <w:r w:rsidR="00F116D0" w:rsidRPr="001657F0">
        <w:rPr>
          <w:rFonts w:eastAsia="SimSun"/>
          <w:iCs/>
          <w:noProof/>
          <w:sz w:val="22"/>
          <w:szCs w:val="22"/>
          <w:lang w:eastAsia="pt-BR"/>
        </w:rPr>
        <w:t>, critical for assessing</w:t>
      </w:r>
      <w:r w:rsidRPr="001657F0">
        <w:rPr>
          <w:rFonts w:eastAsia="SimSun"/>
          <w:iCs/>
          <w:noProof/>
          <w:sz w:val="22"/>
          <w:szCs w:val="22"/>
          <w:lang w:eastAsia="pt-BR"/>
        </w:rPr>
        <w:t xml:space="preserve"> dynamic blood flow regulation, </w:t>
      </w:r>
      <w:r w:rsidR="00F116D0" w:rsidRPr="001657F0">
        <w:rPr>
          <w:rFonts w:eastAsia="SimSun"/>
          <w:iCs/>
          <w:noProof/>
          <w:sz w:val="22"/>
          <w:szCs w:val="22"/>
          <w:lang w:eastAsia="pt-BR"/>
        </w:rPr>
        <w:t>required</w:t>
      </w:r>
      <w:r w:rsidRPr="001657F0">
        <w:rPr>
          <w:rFonts w:eastAsia="SimSun"/>
          <w:iCs/>
          <w:noProof/>
          <w:sz w:val="22"/>
          <w:szCs w:val="22"/>
          <w:lang w:eastAsia="pt-BR"/>
        </w:rPr>
        <w:t xml:space="preserve"> the model to characterize this group primarily through structural barrier integrity</w:t>
      </w:r>
      <w:r w:rsidR="00F116D0" w:rsidRPr="001657F0">
        <w:rPr>
          <w:rFonts w:eastAsia="SimSun"/>
          <w:iCs/>
          <w:noProof/>
          <w:sz w:val="22"/>
          <w:szCs w:val="22"/>
          <w:lang w:eastAsia="pt-BR"/>
        </w:rPr>
        <w:t xml:space="preserve"> markers</w:t>
      </w:r>
      <w:r w:rsidRPr="001657F0">
        <w:rPr>
          <w:rFonts w:eastAsia="SimSun"/>
          <w:iCs/>
          <w:noProof/>
          <w:sz w:val="22"/>
          <w:szCs w:val="22"/>
          <w:lang w:eastAsia="pt-BR"/>
        </w:rPr>
        <w:t>. In c</w:t>
      </w:r>
      <w:r w:rsidR="00C7305A" w:rsidRPr="001657F0">
        <w:rPr>
          <w:rFonts w:eastAsia="SimSun"/>
          <w:iCs/>
          <w:noProof/>
          <w:sz w:val="22"/>
          <w:szCs w:val="22"/>
          <w:lang w:eastAsia="pt-BR"/>
        </w:rPr>
        <w:t>ontrast</w:t>
      </w:r>
      <w:r w:rsidRPr="001657F0">
        <w:rPr>
          <w:rFonts w:eastAsia="SimSun"/>
          <w:iCs/>
          <w:noProof/>
          <w:sz w:val="22"/>
          <w:szCs w:val="22"/>
          <w:lang w:eastAsia="pt-BR"/>
        </w:rPr>
        <w:t xml:space="preserve">, the </w:t>
      </w:r>
      <w:r w:rsidRPr="001657F0">
        <w:rPr>
          <w:rFonts w:eastAsia="SimSun"/>
          <w:i/>
          <w:sz w:val="22"/>
          <w:szCs w:val="22"/>
          <w:lang w:eastAsia="pt-BR"/>
        </w:rPr>
        <w:t>Very Aged</w:t>
      </w:r>
      <w:r w:rsidRPr="001657F0">
        <w:rPr>
          <w:rFonts w:eastAsia="SimSun"/>
          <w:iCs/>
          <w:noProof/>
          <w:sz w:val="22"/>
          <w:szCs w:val="22"/>
          <w:lang w:eastAsia="pt-BR"/>
        </w:rPr>
        <w:t xml:space="preserve"> group (21–32 months) had high availability of LTP data (present in 90.6% of cases) but lacked BBB permeability data in 37.5% of cases, effectively shifting the phenotypic definition toward synaptic function</w:t>
      </w:r>
      <w:r w:rsidR="00F53594" w:rsidRPr="001657F0">
        <w:rPr>
          <w:rFonts w:eastAsia="SimSun"/>
          <w:iCs/>
          <w:noProof/>
          <w:sz w:val="22"/>
          <w:szCs w:val="22"/>
          <w:lang w:eastAsia="pt-BR"/>
        </w:rPr>
        <w:t>al measures</w:t>
      </w:r>
      <w:r w:rsidRPr="001657F0">
        <w:rPr>
          <w:rFonts w:eastAsia="SimSun"/>
          <w:iCs/>
          <w:noProof/>
          <w:sz w:val="22"/>
          <w:szCs w:val="22"/>
          <w:lang w:eastAsia="pt-BR"/>
        </w:rPr>
        <w:t xml:space="preserve">. In addition, the Navitoclax (ABT-263) senolytic treatment group completely lacked EC-FC data (100% missing). </w:t>
      </w:r>
      <w:r w:rsidR="00DC7B4D" w:rsidRPr="001657F0">
        <w:rPr>
          <w:rFonts w:eastAsia="SimSun"/>
          <w:iCs/>
          <w:noProof/>
          <w:sz w:val="22"/>
          <w:szCs w:val="22"/>
          <w:lang w:eastAsia="pt-BR"/>
        </w:rPr>
        <w:t>Bec</w:t>
      </w:r>
      <w:r w:rsidR="003170FC" w:rsidRPr="001657F0">
        <w:rPr>
          <w:rFonts w:eastAsia="SimSun"/>
          <w:iCs/>
          <w:noProof/>
          <w:sz w:val="22"/>
          <w:szCs w:val="22"/>
          <w:lang w:eastAsia="pt-BR"/>
        </w:rPr>
        <w:t>a</w:t>
      </w:r>
      <w:r w:rsidR="00DC7B4D" w:rsidRPr="001657F0">
        <w:rPr>
          <w:rFonts w:eastAsia="SimSun"/>
          <w:iCs/>
          <w:noProof/>
          <w:sz w:val="22"/>
          <w:szCs w:val="22"/>
          <w:lang w:eastAsia="pt-BR"/>
        </w:rPr>
        <w:t>use,</w:t>
      </w:r>
      <w:r w:rsidRPr="001657F0">
        <w:rPr>
          <w:rFonts w:eastAsia="SimSun"/>
          <w:iCs/>
          <w:noProof/>
          <w:sz w:val="22"/>
          <w:szCs w:val="22"/>
          <w:lang w:eastAsia="pt-BR"/>
        </w:rPr>
        <w:t xml:space="preserve"> EC-FC measures the direct burden of senescent cells, its absence p</w:t>
      </w:r>
      <w:ins w:id="77" w:author="Okafor, Paul O." w:date="2026-04-02T12:47:00Z" w16du:dateUtc="2026-04-02T17:47:00Z">
        <w:r w:rsidR="00AE4197">
          <w:rPr>
            <w:rFonts w:eastAsia="SimSun"/>
            <w:iCs/>
            <w:noProof/>
            <w:sz w:val="22"/>
            <w:szCs w:val="22"/>
            <w:lang w:eastAsia="pt-BR"/>
          </w:rPr>
          <w:t xml:space="preserve">Yes, we introduced </w:t>
        </w:r>
      </w:ins>
      <w:r w:rsidRPr="001657F0">
        <w:rPr>
          <w:rFonts w:eastAsia="SimSun"/>
          <w:iCs/>
          <w:noProof/>
          <w:sz w:val="22"/>
          <w:szCs w:val="22"/>
          <w:lang w:eastAsia="pt-BR"/>
        </w:rPr>
        <w:t xml:space="preserve">revents the explicit quantification of senolytic clearance. </w:t>
      </w:r>
      <w:r w:rsidR="00132922" w:rsidRPr="001657F0">
        <w:rPr>
          <w:rFonts w:eastAsia="SimSun"/>
          <w:iCs/>
          <w:noProof/>
          <w:sz w:val="22"/>
          <w:szCs w:val="22"/>
          <w:lang w:eastAsia="pt-BR"/>
        </w:rPr>
        <w:t>Despite</w:t>
      </w:r>
      <w:r w:rsidRPr="001657F0">
        <w:rPr>
          <w:rFonts w:eastAsia="SimSun"/>
          <w:iCs/>
          <w:noProof/>
          <w:sz w:val="22"/>
          <w:szCs w:val="22"/>
          <w:lang w:eastAsia="pt-BR"/>
        </w:rPr>
        <w:t xml:space="preserve"> the dataset lacked these key </w:t>
      </w:r>
      <w:r w:rsidR="00DB7EE4" w:rsidRPr="001657F0">
        <w:rPr>
          <w:rFonts w:eastAsia="SimSun"/>
          <w:iCs/>
          <w:noProof/>
          <w:sz w:val="22"/>
          <w:szCs w:val="22"/>
          <w:lang w:eastAsia="pt-BR"/>
        </w:rPr>
        <w:t>variable</w:t>
      </w:r>
      <w:r w:rsidRPr="001657F0">
        <w:rPr>
          <w:rFonts w:eastAsia="SimSun"/>
          <w:iCs/>
          <w:noProof/>
          <w:sz w:val="22"/>
          <w:szCs w:val="22"/>
          <w:lang w:eastAsia="pt-BR"/>
        </w:rPr>
        <w:t xml:space="preserve"> blocks across different groups, the model </w:t>
      </w:r>
      <w:r w:rsidR="00D1754D" w:rsidRPr="001657F0">
        <w:rPr>
          <w:rFonts w:eastAsia="SimSun"/>
          <w:iCs/>
          <w:noProof/>
          <w:sz w:val="22"/>
          <w:szCs w:val="22"/>
          <w:lang w:eastAsia="pt-BR"/>
        </w:rPr>
        <w:t>achieved</w:t>
      </w:r>
      <w:r w:rsidRPr="001657F0">
        <w:rPr>
          <w:rFonts w:eastAsia="SimSun"/>
          <w:iCs/>
          <w:noProof/>
          <w:sz w:val="22"/>
          <w:szCs w:val="22"/>
          <w:lang w:eastAsia="pt-BR"/>
        </w:rPr>
        <w:t xml:space="preserve"> an average accuracy of 70.6%, a macro-specificity of 80.7%, and an average G-Mean of 59.1%. Th</w:t>
      </w:r>
      <w:r w:rsidR="001A4E70" w:rsidRPr="001657F0">
        <w:rPr>
          <w:rFonts w:eastAsia="SimSun"/>
          <w:iCs/>
          <w:noProof/>
          <w:sz w:val="22"/>
          <w:szCs w:val="22"/>
          <w:lang w:eastAsia="pt-BR"/>
        </w:rPr>
        <w:t>e results</w:t>
      </w:r>
      <w:r w:rsidRPr="001657F0">
        <w:rPr>
          <w:rFonts w:eastAsia="SimSun"/>
          <w:iCs/>
          <w:noProof/>
          <w:sz w:val="22"/>
          <w:szCs w:val="22"/>
          <w:lang w:eastAsia="pt-BR"/>
        </w:rPr>
        <w:t xml:space="preserve"> demonstrates that the block-wise algorithm successfully extracted latent biological signals from the fragment</w:t>
      </w:r>
      <w:r w:rsidR="009D730E" w:rsidRPr="001657F0">
        <w:rPr>
          <w:rFonts w:eastAsia="SimSun"/>
          <w:iCs/>
          <w:noProof/>
          <w:sz w:val="22"/>
          <w:szCs w:val="22"/>
          <w:lang w:eastAsia="pt-BR"/>
        </w:rPr>
        <w:t>ed</w:t>
      </w:r>
      <w:r w:rsidRPr="001657F0">
        <w:rPr>
          <w:rFonts w:eastAsia="SimSun"/>
          <w:iCs/>
          <w:noProof/>
          <w:sz w:val="22"/>
          <w:szCs w:val="22"/>
          <w:lang w:eastAsia="pt-BR"/>
        </w:rPr>
        <w:t xml:space="preserve"> data, inferring the therapeutic efficacy of Navitoclax through downstream functional surrogates</w:t>
      </w:r>
      <w:r w:rsidR="001009D7" w:rsidRPr="001657F0">
        <w:rPr>
          <w:rFonts w:eastAsia="SimSun"/>
          <w:iCs/>
          <w:noProof/>
          <w:sz w:val="22"/>
          <w:szCs w:val="22"/>
          <w:lang w:eastAsia="pt-BR"/>
        </w:rPr>
        <w:t>, such as</w:t>
      </w:r>
      <w:r w:rsidRPr="001657F0">
        <w:rPr>
          <w:rFonts w:eastAsia="SimSun"/>
          <w:iCs/>
          <w:noProof/>
          <w:sz w:val="22"/>
          <w:szCs w:val="22"/>
          <w:lang w:eastAsia="pt-BR"/>
        </w:rPr>
        <w:t xml:space="preserve"> BBB integrity</w:t>
      </w:r>
      <w:r w:rsidR="001009D7" w:rsidRPr="001657F0">
        <w:rPr>
          <w:rFonts w:eastAsia="SimSun"/>
          <w:iCs/>
          <w:noProof/>
          <w:sz w:val="22"/>
          <w:szCs w:val="22"/>
          <w:lang w:eastAsia="pt-BR"/>
        </w:rPr>
        <w:t>,</w:t>
      </w:r>
      <w:r w:rsidRPr="001657F0">
        <w:rPr>
          <w:rFonts w:eastAsia="SimSun"/>
          <w:iCs/>
          <w:noProof/>
          <w:sz w:val="22"/>
          <w:szCs w:val="22"/>
          <w:lang w:eastAsia="pt-BR"/>
        </w:rPr>
        <w:t xml:space="preserve"> even </w:t>
      </w:r>
      <w:r w:rsidR="0094005E" w:rsidRPr="001657F0">
        <w:rPr>
          <w:rFonts w:eastAsia="SimSun"/>
          <w:iCs/>
          <w:noProof/>
          <w:sz w:val="22"/>
          <w:szCs w:val="22"/>
          <w:lang w:eastAsia="pt-BR"/>
        </w:rPr>
        <w:t xml:space="preserve">in the absence of </w:t>
      </w:r>
      <w:r w:rsidRPr="001657F0">
        <w:rPr>
          <w:rFonts w:eastAsia="SimSun"/>
          <w:iCs/>
          <w:noProof/>
          <w:sz w:val="22"/>
          <w:szCs w:val="22"/>
          <w:lang w:eastAsia="pt-BR"/>
        </w:rPr>
        <w:t xml:space="preserve">direct senescent cell </w:t>
      </w:r>
      <w:r w:rsidR="0094005E" w:rsidRPr="001657F0">
        <w:rPr>
          <w:rFonts w:eastAsia="SimSun"/>
          <w:iCs/>
          <w:noProof/>
          <w:sz w:val="22"/>
          <w:szCs w:val="22"/>
          <w:lang w:eastAsia="pt-BR"/>
        </w:rPr>
        <w:t>measurements</w:t>
      </w:r>
      <w:r w:rsidRPr="001657F0">
        <w:rPr>
          <w:rFonts w:eastAsia="SimSun"/>
          <w:iCs/>
          <w:noProof/>
          <w:sz w:val="22"/>
          <w:szCs w:val="22"/>
          <w:lang w:eastAsia="pt-BR"/>
        </w:rPr>
        <w:t>.</w:t>
      </w:r>
    </w:p>
    <w:p w14:paraId="57D36F91" w14:textId="341D2830" w:rsidR="00421B5D" w:rsidRPr="001657F0" w:rsidRDefault="0043406B"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t xml:space="preserve">The second contribution of this study </w:t>
      </w:r>
      <w:r w:rsidR="00A20D99" w:rsidRPr="001657F0">
        <w:rPr>
          <w:rFonts w:eastAsia="SimSun"/>
          <w:iCs/>
          <w:noProof/>
          <w:sz w:val="22"/>
          <w:szCs w:val="22"/>
          <w:lang w:eastAsia="pt-BR"/>
        </w:rPr>
        <w:t>demonstrate</w:t>
      </w:r>
      <w:r w:rsidRPr="001657F0">
        <w:rPr>
          <w:rFonts w:eastAsia="SimSun"/>
          <w:iCs/>
          <w:noProof/>
          <w:sz w:val="22"/>
          <w:szCs w:val="22"/>
          <w:lang w:eastAsia="pt-BR"/>
        </w:rPr>
        <w:t xml:space="preserve">s that integrating neurovascular phenotypes with senescence-related cellular measures enables meaningful stratification of age-related </w:t>
      </w:r>
      <w:r w:rsidR="007A4308" w:rsidRPr="001657F0">
        <w:rPr>
          <w:rFonts w:eastAsia="SimSun"/>
          <w:iCs/>
          <w:noProof/>
          <w:sz w:val="22"/>
          <w:szCs w:val="22"/>
          <w:lang w:eastAsia="pt-BR"/>
        </w:rPr>
        <w:t>BBB</w:t>
      </w:r>
      <w:r w:rsidRPr="001657F0">
        <w:rPr>
          <w:rFonts w:eastAsia="SimSun"/>
          <w:iCs/>
          <w:noProof/>
          <w:sz w:val="22"/>
          <w:szCs w:val="22"/>
          <w:lang w:eastAsia="pt-BR"/>
        </w:rPr>
        <w:t xml:space="preserve"> disruption. Our findings support this by </w:t>
      </w:r>
      <w:r w:rsidR="00D14DA9" w:rsidRPr="001657F0">
        <w:rPr>
          <w:rFonts w:eastAsia="SimSun"/>
          <w:iCs/>
          <w:noProof/>
          <w:sz w:val="22"/>
          <w:szCs w:val="22"/>
          <w:lang w:eastAsia="pt-BR"/>
        </w:rPr>
        <w:t>showing</w:t>
      </w:r>
      <w:r w:rsidRPr="001657F0">
        <w:rPr>
          <w:rFonts w:eastAsia="SimSun"/>
          <w:iCs/>
          <w:noProof/>
          <w:sz w:val="22"/>
          <w:szCs w:val="22"/>
          <w:lang w:eastAsia="pt-BR"/>
        </w:rPr>
        <w:t xml:space="preserve"> that functional vascular metrics can </w:t>
      </w:r>
      <w:r w:rsidR="00492E87" w:rsidRPr="001657F0">
        <w:rPr>
          <w:rFonts w:eastAsia="SimSun"/>
          <w:iCs/>
          <w:noProof/>
          <w:sz w:val="22"/>
          <w:szCs w:val="22"/>
          <w:lang w:eastAsia="pt-BR"/>
        </w:rPr>
        <w:t>serve as reilable</w:t>
      </w:r>
      <w:r w:rsidRPr="001657F0">
        <w:rPr>
          <w:rFonts w:eastAsia="SimSun"/>
          <w:iCs/>
          <w:noProof/>
          <w:sz w:val="22"/>
          <w:szCs w:val="22"/>
          <w:lang w:eastAsia="pt-BR"/>
        </w:rPr>
        <w:t xml:space="preserve"> proxy for cellular senescence burden when direct counts are unavailable. In the Navitoclax </w:t>
      </w:r>
      <w:commentRangeStart w:id="78"/>
      <w:r w:rsidRPr="001657F0">
        <w:rPr>
          <w:rFonts w:eastAsia="SimSun"/>
          <w:iCs/>
          <w:noProof/>
          <w:sz w:val="22"/>
          <w:szCs w:val="22"/>
          <w:lang w:eastAsia="pt-BR"/>
        </w:rPr>
        <w:t>(ABT-263)</w:t>
      </w:r>
      <w:commentRangeEnd w:id="78"/>
      <w:r w:rsidR="00993BBB" w:rsidRPr="001657F0">
        <w:rPr>
          <w:rStyle w:val="CommentReference"/>
          <w:rFonts w:eastAsia="SimSun"/>
          <w:iCs/>
          <w:noProof/>
          <w:sz w:val="22"/>
          <w:szCs w:val="22"/>
          <w:lang w:eastAsia="pt-BR"/>
        </w:rPr>
        <w:commentReference w:id="78"/>
      </w:r>
      <w:r w:rsidRPr="001657F0">
        <w:rPr>
          <w:rFonts w:eastAsia="SimSun"/>
          <w:iCs/>
          <w:noProof/>
          <w:sz w:val="22"/>
          <w:szCs w:val="22"/>
          <w:lang w:eastAsia="pt-BR"/>
        </w:rPr>
        <w:t xml:space="preserve"> cohort, </w:t>
      </w:r>
      <w:r w:rsidR="00D377AD" w:rsidRPr="001657F0">
        <w:rPr>
          <w:rFonts w:eastAsia="SimSun"/>
          <w:iCs/>
          <w:noProof/>
          <w:sz w:val="22"/>
          <w:szCs w:val="22"/>
          <w:lang w:eastAsia="pt-BR"/>
        </w:rPr>
        <w:t>the</w:t>
      </w:r>
      <w:r w:rsidRPr="001657F0">
        <w:rPr>
          <w:rFonts w:eastAsia="SimSun"/>
          <w:iCs/>
          <w:noProof/>
          <w:sz w:val="22"/>
          <w:szCs w:val="22"/>
          <w:lang w:eastAsia="pt-BR"/>
        </w:rPr>
        <w:t xml:space="preserve"> EC-FC data w</w:t>
      </w:r>
      <w:r w:rsidR="00B837AE" w:rsidRPr="001657F0">
        <w:rPr>
          <w:rFonts w:eastAsia="SimSun"/>
          <w:iCs/>
          <w:noProof/>
          <w:sz w:val="22"/>
          <w:szCs w:val="22"/>
          <w:lang w:eastAsia="pt-BR"/>
        </w:rPr>
        <w:t>ere</w:t>
      </w:r>
      <w:r w:rsidRPr="001657F0">
        <w:rPr>
          <w:rFonts w:eastAsia="SimSun"/>
          <w:iCs/>
          <w:noProof/>
          <w:sz w:val="22"/>
          <w:szCs w:val="22"/>
          <w:lang w:eastAsia="pt-BR"/>
        </w:rPr>
        <w:t xml:space="preserve"> completely absent (100% missing)</w:t>
      </w:r>
      <w:r w:rsidR="006768F1" w:rsidRPr="001657F0">
        <w:rPr>
          <w:rFonts w:eastAsia="SimSun"/>
          <w:iCs/>
          <w:noProof/>
          <w:sz w:val="22"/>
          <w:szCs w:val="22"/>
          <w:lang w:eastAsia="pt-BR"/>
        </w:rPr>
        <w:t xml:space="preserve">. </w:t>
      </w:r>
      <w:r w:rsidR="00BB09F7" w:rsidRPr="001657F0">
        <w:rPr>
          <w:rFonts w:eastAsia="SimSun"/>
          <w:iCs/>
          <w:noProof/>
          <w:sz w:val="22"/>
          <w:szCs w:val="22"/>
          <w:lang w:eastAsia="pt-BR"/>
        </w:rPr>
        <w:t>Despite the inability to directly quantify</w:t>
      </w:r>
      <w:r w:rsidR="00525F9B" w:rsidRPr="001657F0">
        <w:rPr>
          <w:rFonts w:eastAsia="SimSun"/>
          <w:iCs/>
          <w:noProof/>
          <w:sz w:val="22"/>
          <w:szCs w:val="22"/>
          <w:lang w:eastAsia="pt-BR"/>
        </w:rPr>
        <w:t xml:space="preserve"> p16</w:t>
      </w:r>
      <w:r w:rsidR="00525F9B" w:rsidRPr="001657F0">
        <w:rPr>
          <w:rFonts w:eastAsia="SimSun"/>
          <w:iCs/>
          <w:noProof/>
          <w:sz w:val="22"/>
          <w:szCs w:val="22"/>
          <w:vertAlign w:val="superscript"/>
          <w:lang w:eastAsia="pt-BR"/>
        </w:rPr>
        <w:t>Ink4a</w:t>
      </w:r>
      <w:r w:rsidR="00525F9B" w:rsidRPr="001657F0">
        <w:rPr>
          <w:rFonts w:eastAsia="SimSun"/>
          <w:iCs/>
          <w:noProof/>
          <w:sz w:val="22"/>
          <w:szCs w:val="22"/>
          <w:lang w:eastAsia="pt-BR"/>
        </w:rPr>
        <w:t>-positive endothelial cells in this group</w:t>
      </w:r>
      <w:r w:rsidR="00C02E72" w:rsidRPr="001657F0">
        <w:rPr>
          <w:rFonts w:eastAsia="SimSun"/>
          <w:iCs/>
          <w:noProof/>
          <w:sz w:val="22"/>
          <w:szCs w:val="22"/>
          <w:lang w:eastAsia="pt-BR"/>
        </w:rPr>
        <w:t xml:space="preserve">, </w:t>
      </w:r>
      <w:r w:rsidRPr="001657F0">
        <w:rPr>
          <w:rFonts w:eastAsia="SimSun"/>
          <w:iCs/>
          <w:noProof/>
          <w:sz w:val="22"/>
          <w:szCs w:val="22"/>
          <w:lang w:eastAsia="pt-BR"/>
        </w:rPr>
        <w:t xml:space="preserve"> the model </w:t>
      </w:r>
      <w:r w:rsidR="00EB3609" w:rsidRPr="001657F0">
        <w:rPr>
          <w:rFonts w:eastAsia="SimSun"/>
          <w:iCs/>
          <w:noProof/>
          <w:sz w:val="22"/>
          <w:szCs w:val="22"/>
          <w:lang w:eastAsia="pt-BR"/>
        </w:rPr>
        <w:t>accurately</w:t>
      </w:r>
      <w:r w:rsidRPr="001657F0">
        <w:rPr>
          <w:rFonts w:eastAsia="SimSun"/>
          <w:iCs/>
          <w:noProof/>
          <w:sz w:val="22"/>
          <w:szCs w:val="22"/>
          <w:lang w:eastAsia="pt-BR"/>
        </w:rPr>
        <w:t xml:space="preserve"> predicted a lower </w:t>
      </w:r>
      <w:r w:rsidR="00750145" w:rsidRPr="001657F0">
        <w:rPr>
          <w:rFonts w:eastAsia="SimSun"/>
          <w:iCs/>
          <w:noProof/>
          <w:sz w:val="22"/>
          <w:szCs w:val="22"/>
          <w:lang w:eastAsia="pt-BR"/>
        </w:rPr>
        <w:t>v</w:t>
      </w:r>
      <w:r w:rsidRPr="001657F0">
        <w:rPr>
          <w:rFonts w:eastAsia="SimSun"/>
          <w:iCs/>
          <w:noProof/>
          <w:sz w:val="22"/>
          <w:szCs w:val="22"/>
          <w:lang w:eastAsia="pt-BR"/>
        </w:rPr>
        <w:t xml:space="preserve">ascular </w:t>
      </w:r>
      <w:r w:rsidR="00770900" w:rsidRPr="001657F0">
        <w:rPr>
          <w:rFonts w:eastAsia="SimSun"/>
          <w:iCs/>
          <w:noProof/>
          <w:sz w:val="22"/>
          <w:szCs w:val="22"/>
          <w:lang w:eastAsia="pt-BR"/>
        </w:rPr>
        <w:t>b</w:t>
      </w:r>
      <w:r w:rsidRPr="001657F0">
        <w:rPr>
          <w:rFonts w:eastAsia="SimSun"/>
          <w:iCs/>
          <w:noProof/>
          <w:sz w:val="22"/>
          <w:szCs w:val="22"/>
          <w:lang w:eastAsia="pt-BR"/>
        </w:rPr>
        <w:t xml:space="preserve">iological </w:t>
      </w:r>
      <w:r w:rsidR="001F585A" w:rsidRPr="001657F0">
        <w:rPr>
          <w:rFonts w:eastAsia="SimSun"/>
          <w:iCs/>
          <w:noProof/>
          <w:sz w:val="22"/>
          <w:szCs w:val="22"/>
          <w:lang w:eastAsia="pt-BR"/>
        </w:rPr>
        <w:t>a</w:t>
      </w:r>
      <w:r w:rsidRPr="001657F0">
        <w:rPr>
          <w:rFonts w:eastAsia="SimSun"/>
          <w:iCs/>
          <w:noProof/>
          <w:sz w:val="22"/>
          <w:szCs w:val="22"/>
          <w:lang w:eastAsia="pt-BR"/>
        </w:rPr>
        <w:t>ge relative to the chronological ag</w:t>
      </w:r>
      <w:r w:rsidR="00993BBB">
        <w:rPr>
          <w:rFonts w:eastAsia="SimSun"/>
          <w:iCs/>
          <w:noProof/>
          <w:sz w:val="22"/>
          <w:szCs w:val="22"/>
          <w:lang w:eastAsia="pt-BR"/>
        </w:rPr>
        <w:t>e</w:t>
      </w:r>
      <w:r w:rsidRPr="001657F0">
        <w:rPr>
          <w:rFonts w:eastAsia="SimSun"/>
          <w:iCs/>
          <w:noProof/>
          <w:sz w:val="22"/>
          <w:szCs w:val="22"/>
          <w:lang w:eastAsia="pt-BR"/>
        </w:rPr>
        <w:t xml:space="preserve">. </w:t>
      </w:r>
      <w:r w:rsidR="00B31E86" w:rsidRPr="001657F0">
        <w:rPr>
          <w:rFonts w:eastAsia="SimSun"/>
          <w:iCs/>
          <w:noProof/>
          <w:sz w:val="22"/>
          <w:szCs w:val="22"/>
          <w:lang w:eastAsia="pt-BR"/>
        </w:rPr>
        <w:t>This classification was driven by preserved neurovascular phenotypes, particularly maintained BBB integrity against 40 kDa dextran and sustained vascular density</w:t>
      </w:r>
      <w:r w:rsidR="00A272E3" w:rsidRPr="001657F0">
        <w:rPr>
          <w:rFonts w:eastAsia="SimSun"/>
          <w:iCs/>
          <w:noProof/>
          <w:sz w:val="22"/>
          <w:szCs w:val="22"/>
          <w:lang w:eastAsia="pt-BR"/>
        </w:rPr>
        <w:t xml:space="preserve">, </w:t>
      </w:r>
      <w:r w:rsidR="00B31E86" w:rsidRPr="001657F0">
        <w:rPr>
          <w:rFonts w:eastAsia="SimSun"/>
          <w:iCs/>
          <w:noProof/>
          <w:sz w:val="22"/>
          <w:szCs w:val="22"/>
          <w:lang w:eastAsia="pt-BR"/>
        </w:rPr>
        <w:t>rather than explicit senescence counts.</w:t>
      </w:r>
      <w:r w:rsidR="00131298" w:rsidRPr="001657F0">
        <w:rPr>
          <w:rFonts w:eastAsia="SimSun"/>
          <w:iCs/>
          <w:noProof/>
          <w:sz w:val="22"/>
          <w:szCs w:val="22"/>
          <w:lang w:eastAsia="pt-BR"/>
        </w:rPr>
        <w:t xml:space="preserve"> </w:t>
      </w:r>
      <w:r w:rsidRPr="001657F0">
        <w:rPr>
          <w:rFonts w:eastAsia="SimSun"/>
          <w:iCs/>
          <w:noProof/>
          <w:sz w:val="22"/>
          <w:szCs w:val="22"/>
          <w:lang w:eastAsia="pt-BR"/>
        </w:rPr>
        <w:t>Th</w:t>
      </w:r>
      <w:r w:rsidR="00316D75" w:rsidRPr="001657F0">
        <w:rPr>
          <w:rFonts w:eastAsia="SimSun"/>
          <w:iCs/>
          <w:noProof/>
          <w:sz w:val="22"/>
          <w:szCs w:val="22"/>
          <w:lang w:eastAsia="pt-BR"/>
        </w:rPr>
        <w:t>ese results</w:t>
      </w:r>
      <w:r w:rsidRPr="001657F0">
        <w:rPr>
          <w:rFonts w:eastAsia="SimSun"/>
          <w:iCs/>
          <w:noProof/>
          <w:sz w:val="22"/>
          <w:szCs w:val="22"/>
          <w:lang w:eastAsia="pt-BR"/>
        </w:rPr>
        <w:t xml:space="preserve"> indicate that the block-wise framework correctly learned the inverse relationship between senescence clearance and microvascular dysfunction from the Ganciclovir and No-Treatment groups</w:t>
      </w:r>
      <w:r w:rsidR="00CD4A75" w:rsidRPr="001657F0">
        <w:rPr>
          <w:rFonts w:eastAsia="SimSun"/>
          <w:iCs/>
          <w:noProof/>
          <w:sz w:val="22"/>
          <w:szCs w:val="22"/>
          <w:lang w:eastAsia="pt-BR"/>
        </w:rPr>
        <w:t xml:space="preserve">. Consequently, </w:t>
      </w:r>
      <w:r w:rsidR="00E838D6" w:rsidRPr="001657F0">
        <w:rPr>
          <w:rFonts w:eastAsia="SimSun"/>
          <w:iCs/>
          <w:noProof/>
          <w:sz w:val="22"/>
          <w:szCs w:val="22"/>
          <w:lang w:eastAsia="pt-BR"/>
        </w:rPr>
        <w:t>it was able</w:t>
      </w:r>
      <w:r w:rsidRPr="001657F0">
        <w:rPr>
          <w:rFonts w:eastAsia="SimSun"/>
          <w:iCs/>
          <w:noProof/>
          <w:sz w:val="22"/>
          <w:szCs w:val="22"/>
          <w:lang w:eastAsia="pt-BR"/>
        </w:rPr>
        <w:t xml:space="preserve"> to infer the reduced senescence load in ABT-263 mice solely from their improved physiological </w:t>
      </w:r>
      <w:r w:rsidR="00131298" w:rsidRPr="001657F0">
        <w:rPr>
          <w:rFonts w:eastAsia="SimSun"/>
          <w:iCs/>
          <w:noProof/>
          <w:sz w:val="22"/>
          <w:szCs w:val="22"/>
          <w:lang w:eastAsia="pt-BR"/>
        </w:rPr>
        <w:t>biomarlers</w:t>
      </w:r>
      <w:r w:rsidRPr="001657F0">
        <w:rPr>
          <w:rFonts w:eastAsia="SimSun"/>
          <w:iCs/>
          <w:noProof/>
          <w:sz w:val="22"/>
          <w:szCs w:val="22"/>
          <w:lang w:eastAsia="pt-BR"/>
        </w:rPr>
        <w:t xml:space="preserve">. This integrative capacity addresses a limitation observed in prior domain-specific studies. For instance, </w:t>
      </w:r>
      <w:sdt>
        <w:sdtPr>
          <w:rPr>
            <w:rFonts w:eastAsia="SimSun"/>
            <w:iCs/>
            <w:noProof/>
            <w:color w:val="000000"/>
            <w:sz w:val="22"/>
            <w:szCs w:val="22"/>
            <w:lang w:eastAsia="pt-BR"/>
          </w:rPr>
          <w:tag w:val="MENDELEY_CITATION_v3_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BdXX0sInBhZ2UiOiI0MjktNDQ0IiwicHVibGlzaGVyIjoiU3ByaW5nZXIiLCJpc3N1ZSI6IjIiLCJ2b2x1bWUiOiI0MiJ9LCJpc1RlbXBvcmFyeSI6ZmFsc2UsInN1cHByZXNzLWF1dGhvciI6ZmFsc2UsImNvbXBvc2l0ZSI6ZmFsc2UsImF1dGhvci1vbmx5IjpmYWxzZX1dfQ=="/>
          <w:id w:val="-441149066"/>
          <w:placeholder>
            <w:docPart w:val="DAAD8D8279BF684880FE695FB5B07774"/>
          </w:placeholder>
        </w:sdtPr>
        <w:sdtContent>
          <w:r w:rsidR="00914B2A" w:rsidRPr="001657F0">
            <w:rPr>
              <w:rFonts w:eastAsia="SimSun"/>
              <w:iCs/>
              <w:noProof/>
              <w:color w:val="000000"/>
              <w:sz w:val="22"/>
              <w:szCs w:val="22"/>
              <w:lang w:eastAsia="pt-BR"/>
            </w:rPr>
            <w:t>Kiss et al. (2020)</w:t>
          </w:r>
        </w:sdtContent>
      </w:sdt>
      <w:r w:rsidR="00664687" w:rsidRPr="001657F0">
        <w:rPr>
          <w:rFonts w:eastAsia="SimSun"/>
          <w:iCs/>
          <w:noProof/>
          <w:sz w:val="22"/>
          <w:szCs w:val="22"/>
          <w:lang w:eastAsia="pt-BR"/>
        </w:rPr>
        <w:t xml:space="preserve"> </w:t>
      </w:r>
      <w:r w:rsidRPr="001657F0">
        <w:rPr>
          <w:rFonts w:eastAsia="SimSun"/>
          <w:iCs/>
          <w:noProof/>
          <w:sz w:val="22"/>
          <w:szCs w:val="22"/>
          <w:lang w:eastAsia="pt-BR"/>
        </w:rPr>
        <w:t xml:space="preserve">utilized single-cell RNA sequencing to </w:t>
      </w:r>
      <w:r w:rsidR="005D193B" w:rsidRPr="001657F0">
        <w:rPr>
          <w:rFonts w:eastAsia="SimSun"/>
          <w:iCs/>
          <w:noProof/>
          <w:sz w:val="22"/>
          <w:szCs w:val="22"/>
          <w:lang w:eastAsia="pt-BR"/>
        </w:rPr>
        <w:t>construct</w:t>
      </w:r>
      <w:r w:rsidRPr="001657F0">
        <w:rPr>
          <w:rFonts w:eastAsia="SimSun"/>
          <w:iCs/>
          <w:noProof/>
          <w:sz w:val="22"/>
          <w:szCs w:val="22"/>
          <w:lang w:eastAsia="pt-BR"/>
        </w:rPr>
        <w:t xml:space="preserve"> senescence enrichment scores but did not incorporate functional BBB leakage assays, limiting the ability to directly link transcriptomic states to organ-level barrier failure. </w:t>
      </w:r>
      <w:r w:rsidR="00B97ED3" w:rsidRPr="001657F0">
        <w:rPr>
          <w:rFonts w:eastAsia="SimSun"/>
          <w:iCs/>
          <w:noProof/>
          <w:sz w:val="22"/>
          <w:szCs w:val="22"/>
          <w:lang w:eastAsia="pt-BR"/>
        </w:rPr>
        <w:t>Similarly,</w:t>
      </w:r>
      <w:r w:rsidRPr="001657F0">
        <w:rPr>
          <w:rFonts w:eastAsia="SimSun"/>
          <w:iCs/>
          <w:noProof/>
          <w:sz w:val="22"/>
          <w:szCs w:val="22"/>
          <w:lang w:eastAsia="pt-BR"/>
        </w:rPr>
        <w:t xml:space="preserve"> </w:t>
      </w:r>
      <w:sdt>
        <w:sdtPr>
          <w:rPr>
            <w:rFonts w:eastAsia="SimSun"/>
            <w:iCs/>
            <w:noProof/>
            <w:color w:val="000000"/>
            <w:sz w:val="22"/>
            <w:szCs w:val="22"/>
            <w:lang w:eastAsia="pt-BR"/>
          </w:rPr>
          <w:tag w:val="MENDELEY_CITATION_v3_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FdXX0sInBhZ2UiOiIyNDI3LTI0NDAiLCJwdWJsaXNoZXIiOiJTcHJpbmdlciIsImlzc3VlIjoiNSIsInZvbHVtZSI6IjQzIn0sImlzVGVtcG9yYXJ5IjpmYWxzZSwic3VwcHJlc3MtYXV0aG9yIjpmYWxzZSwiY29tcG9zaXRlIjpmYWxzZSwiYXV0aG9yLW9ubHkiOmZhbHNlfV19"/>
          <w:id w:val="-904525689"/>
          <w:placeholder>
            <w:docPart w:val="7F3EBAD16930584F88CF977E89F09B96"/>
          </w:placeholder>
        </w:sdtPr>
        <w:sdtContent>
          <w:r w:rsidR="00914B2A" w:rsidRPr="001657F0">
            <w:rPr>
              <w:rFonts w:eastAsia="SimSun"/>
              <w:iCs/>
              <w:noProof/>
              <w:color w:val="000000"/>
              <w:sz w:val="22"/>
              <w:szCs w:val="22"/>
              <w:lang w:eastAsia="pt-BR"/>
            </w:rPr>
            <w:t>Tarantini et al. (2021)</w:t>
          </w:r>
        </w:sdtContent>
      </w:sdt>
      <w:r w:rsidR="00AA20C2" w:rsidRPr="001657F0">
        <w:rPr>
          <w:rFonts w:eastAsia="SimSun"/>
          <w:iCs/>
          <w:noProof/>
          <w:sz w:val="22"/>
          <w:szCs w:val="22"/>
          <w:lang w:eastAsia="pt-BR"/>
        </w:rPr>
        <w:t xml:space="preserve"> </w:t>
      </w:r>
      <w:r w:rsidRPr="001657F0">
        <w:rPr>
          <w:rFonts w:eastAsia="SimSun"/>
          <w:iCs/>
          <w:noProof/>
          <w:sz w:val="22"/>
          <w:szCs w:val="22"/>
          <w:lang w:eastAsia="pt-BR"/>
        </w:rPr>
        <w:t>and</w:t>
      </w:r>
      <w:r w:rsidR="00B70376" w:rsidRPr="001657F0">
        <w:rPr>
          <w:rFonts w:eastAsia="SimSun"/>
          <w:iCs/>
          <w:noProof/>
          <w:sz w:val="22"/>
          <w:szCs w:val="22"/>
          <w:lang w:eastAsia="pt-BR"/>
        </w:rPr>
        <w:t xml:space="preserve"> </w:t>
      </w:r>
      <w:sdt>
        <w:sdtPr>
          <w:rPr>
            <w:rFonts w:eastAsia="SimSun"/>
            <w:iCs/>
            <w:noProof/>
            <w:color w:val="000000"/>
            <w:sz w:val="22"/>
            <w:szCs w:val="22"/>
            <w:lang w:eastAsia="pt-BR"/>
          </w:rPr>
          <w:tag w:val="MENDELEY_CITATION_v3_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"/>
          <w:id w:val="865803900"/>
          <w:placeholder>
            <w:docPart w:val="DAAD8D8279BF684880FE695FB5B07774"/>
          </w:placeholder>
        </w:sdtPr>
        <w:sdtContent>
          <w:r w:rsidR="00914B2A" w:rsidRPr="001657F0">
            <w:rPr>
              <w:rFonts w:eastAsia="SimSun"/>
              <w:iCs/>
              <w:noProof/>
              <w:color w:val="000000"/>
              <w:sz w:val="22"/>
              <w:szCs w:val="22"/>
              <w:lang w:eastAsia="pt-BR"/>
            </w:rPr>
            <w:t>Ahire et al. (2023)</w:t>
          </w:r>
        </w:sdtContent>
      </w:sdt>
      <w:r w:rsidRPr="001657F0">
        <w:rPr>
          <w:rFonts w:eastAsia="SimSun"/>
          <w:iCs/>
          <w:noProof/>
          <w:sz w:val="22"/>
          <w:szCs w:val="22"/>
          <w:lang w:eastAsia="pt-BR"/>
        </w:rPr>
        <w:t xml:space="preserve"> provided </w:t>
      </w:r>
      <w:r w:rsidR="00525453" w:rsidRPr="001657F0">
        <w:rPr>
          <w:rFonts w:eastAsia="SimSun"/>
          <w:iCs/>
          <w:noProof/>
          <w:sz w:val="22"/>
          <w:szCs w:val="22"/>
          <w:lang w:eastAsia="pt-BR"/>
        </w:rPr>
        <w:t>detailed</w:t>
      </w:r>
      <w:r w:rsidRPr="001657F0">
        <w:rPr>
          <w:rFonts w:eastAsia="SimSun"/>
          <w:iCs/>
          <w:noProof/>
          <w:sz w:val="22"/>
          <w:szCs w:val="22"/>
          <w:lang w:eastAsia="pt-BR"/>
        </w:rPr>
        <w:t xml:space="preserve"> characterization of NVC responses and vessel skeleton density, respectively, </w:t>
      </w:r>
      <w:r w:rsidR="006B4652" w:rsidRPr="001657F0">
        <w:rPr>
          <w:rFonts w:eastAsia="SimSun"/>
          <w:iCs/>
          <w:noProof/>
          <w:sz w:val="22"/>
          <w:szCs w:val="22"/>
          <w:lang w:eastAsia="pt-BR"/>
        </w:rPr>
        <w:t>yet</w:t>
      </w:r>
      <w:r w:rsidRPr="001657F0">
        <w:rPr>
          <w:rFonts w:eastAsia="SimSun"/>
          <w:iCs/>
          <w:noProof/>
          <w:sz w:val="22"/>
          <w:szCs w:val="22"/>
          <w:lang w:eastAsia="pt-BR"/>
        </w:rPr>
        <w:t xml:space="preserve"> often lacked the simultaneous, animal-matched cellular senescence </w:t>
      </w:r>
      <w:r w:rsidR="007663DE" w:rsidRPr="001657F0">
        <w:rPr>
          <w:rFonts w:eastAsia="SimSun"/>
          <w:iCs/>
          <w:noProof/>
          <w:sz w:val="22"/>
          <w:szCs w:val="22"/>
          <w:lang w:eastAsia="pt-BR"/>
        </w:rPr>
        <w:t>measurement</w:t>
      </w:r>
      <w:r w:rsidRPr="001657F0">
        <w:rPr>
          <w:rFonts w:eastAsia="SimSun"/>
          <w:iCs/>
          <w:noProof/>
          <w:sz w:val="22"/>
          <w:szCs w:val="22"/>
          <w:lang w:eastAsia="pt-BR"/>
        </w:rPr>
        <w:t>s necessary to map the cellular-to-functional trajectory. By fusing these fragmented modalities</w:t>
      </w:r>
      <w:r w:rsidR="00C94229" w:rsidRPr="001657F0">
        <w:rPr>
          <w:rFonts w:eastAsia="SimSun"/>
          <w:iCs/>
          <w:noProof/>
          <w:sz w:val="22"/>
          <w:szCs w:val="22"/>
          <w:lang w:eastAsia="pt-BR"/>
        </w:rPr>
        <w:t xml:space="preserve"> within an analytical framework</w:t>
      </w:r>
      <w:r w:rsidRPr="001657F0">
        <w:rPr>
          <w:rFonts w:eastAsia="SimSun"/>
          <w:iCs/>
          <w:noProof/>
          <w:sz w:val="22"/>
          <w:szCs w:val="22"/>
          <w:lang w:eastAsia="pt-BR"/>
        </w:rPr>
        <w:t xml:space="preserve">, our study confirms that neurovascular phenotypes provide a reliable </w:t>
      </w:r>
      <w:r w:rsidR="00E713C7" w:rsidRPr="001657F0">
        <w:rPr>
          <w:rFonts w:eastAsia="SimSun"/>
          <w:iCs/>
          <w:noProof/>
          <w:sz w:val="22"/>
          <w:szCs w:val="22"/>
          <w:lang w:eastAsia="pt-BR"/>
        </w:rPr>
        <w:t>information</w:t>
      </w:r>
      <w:r w:rsidRPr="001657F0">
        <w:rPr>
          <w:rFonts w:eastAsia="SimSun"/>
          <w:iCs/>
          <w:noProof/>
          <w:sz w:val="22"/>
          <w:szCs w:val="22"/>
          <w:lang w:eastAsia="pt-BR"/>
        </w:rPr>
        <w:t xml:space="preserve"> of the underlying senescence state, allowing for the assessment of therapeutic efficacy even in </w:t>
      </w:r>
      <w:r w:rsidR="001577ED" w:rsidRPr="001657F0">
        <w:rPr>
          <w:rFonts w:eastAsia="SimSun"/>
          <w:iCs/>
          <w:noProof/>
          <w:sz w:val="22"/>
          <w:szCs w:val="22"/>
          <w:lang w:eastAsia="pt-BR"/>
        </w:rPr>
        <w:t xml:space="preserve">the presence of </w:t>
      </w:r>
      <w:r w:rsidRPr="001657F0">
        <w:rPr>
          <w:rFonts w:eastAsia="SimSun"/>
          <w:iCs/>
          <w:noProof/>
          <w:sz w:val="22"/>
          <w:szCs w:val="22"/>
          <w:lang w:eastAsia="pt-BR"/>
        </w:rPr>
        <w:t>severe, structured missingness.</w:t>
      </w:r>
    </w:p>
    <w:p w14:paraId="1AB1D844" w14:textId="504D2006" w:rsidR="00326D93" w:rsidRPr="001657F0" w:rsidRDefault="00326D93"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lastRenderedPageBreak/>
        <w:t>To identify which vascular and senescence-associated variables most strongly track BBB disruption, we utilized Spearman rank correlation (</w:t>
      </w:r>
      <m:oMath>
        <m:d>
          <m:dPr>
            <m:begChr m:val="|"/>
            <m:endChr m:val="|"/>
            <m:ctrlPr>
              <w:rPr>
                <w:rFonts w:ascii="Cambria Math" w:eastAsia="SimSun" w:hAnsi="Cambria Math"/>
                <w:i/>
                <w:iCs/>
                <w:noProof/>
                <w:sz w:val="22"/>
                <w:szCs w:val="22"/>
                <w:lang w:eastAsia="pt-BR"/>
              </w:rPr>
            </m:ctrlPr>
          </m:dPr>
          <m:e>
            <m:r>
              <m:rPr>
                <m:sty m:val="p"/>
              </m:rPr>
              <w:rPr>
                <w:rFonts w:ascii="Cambria Math" w:eastAsia="SimSun" w:hAnsi="Cambria Math"/>
                <w:noProof/>
                <w:sz w:val="22"/>
                <w:szCs w:val="22"/>
                <w:lang w:eastAsia="pt-BR"/>
              </w:rPr>
              <m:t>ρ</m:t>
            </m:r>
          </m:e>
        </m:d>
        <m:r>
          <w:rPr>
            <w:rFonts w:ascii="Cambria Math" w:eastAsia="SimSun" w:hAnsi="Cambria Math"/>
            <w:noProof/>
            <w:sz w:val="22"/>
            <w:szCs w:val="22"/>
            <w:lang w:eastAsia="pt-BR"/>
          </w:rPr>
          <m:t>)</m:t>
        </m:r>
      </m:oMath>
      <w:r w:rsidRPr="001657F0">
        <w:rPr>
          <w:rFonts w:eastAsia="SimSun"/>
          <w:iCs/>
          <w:noProof/>
          <w:sz w:val="22"/>
          <w:szCs w:val="22"/>
          <w:lang w:eastAsia="pt-BR"/>
        </w:rPr>
        <w:t xml:space="preserve"> to quantify the predictive strength of each modality against the vascular biological age label across both experiments. Our findings indicate that the EC-FC variable was consistently the strongest biological predictor in both configurations, with correlation coefficients of </w:t>
      </w:r>
      <m:oMath>
        <m:d>
          <m:dPr>
            <m:begChr m:val="|"/>
            <m:endChr m:val="|"/>
            <m:ctrlPr>
              <w:rPr>
                <w:rFonts w:ascii="Cambria Math" w:eastAsia="SimSun" w:hAnsi="Cambria Math"/>
                <w:i/>
                <w:iCs/>
                <w:noProof/>
                <w:sz w:val="22"/>
                <w:szCs w:val="22"/>
                <w:lang w:eastAsia="pt-BR"/>
              </w:rPr>
            </m:ctrlPr>
          </m:dPr>
          <m:e>
            <m:r>
              <w:rPr>
                <w:rFonts w:ascii="Cambria Math" w:eastAsia="SimSun" w:hAnsi="Cambria Math"/>
                <w:noProof/>
                <w:sz w:val="22"/>
                <w:szCs w:val="22"/>
                <w:lang w:eastAsia="pt-BR"/>
              </w:rPr>
              <m:t>ρ</m:t>
            </m:r>
          </m:e>
        </m:d>
        <m:r>
          <w:rPr>
            <w:rFonts w:ascii="Cambria Math" w:eastAsia="SimSun" w:hAnsi="Cambria Math"/>
            <w:noProof/>
            <w:sz w:val="22"/>
            <w:szCs w:val="22"/>
            <w:lang w:eastAsia="pt-BR"/>
          </w:rPr>
          <m:t xml:space="preserve"> = </m:t>
        </m:r>
      </m:oMath>
      <w:r w:rsidRPr="001657F0">
        <w:rPr>
          <w:rFonts w:eastAsia="SimSun"/>
          <w:iCs/>
          <w:noProof/>
          <w:sz w:val="22"/>
          <w:szCs w:val="22"/>
          <w:lang w:eastAsia="pt-BR"/>
        </w:rPr>
        <w:t xml:space="preserve">0.88 in Experiment 1 and </w:t>
      </w:r>
      <m:oMath>
        <m:d>
          <m:dPr>
            <m:begChr m:val="|"/>
            <m:endChr m:val="|"/>
            <m:ctrlPr>
              <w:rPr>
                <w:rFonts w:ascii="Cambria Math" w:eastAsia="SimSun" w:hAnsi="Cambria Math"/>
                <w:i/>
                <w:iCs/>
                <w:noProof/>
                <w:sz w:val="22"/>
                <w:szCs w:val="22"/>
                <w:lang w:eastAsia="pt-BR"/>
              </w:rPr>
            </m:ctrlPr>
          </m:dPr>
          <m:e>
            <m:r>
              <w:rPr>
                <w:rFonts w:ascii="Cambria Math" w:eastAsia="SimSun" w:hAnsi="Cambria Math"/>
                <w:noProof/>
                <w:sz w:val="22"/>
                <w:szCs w:val="22"/>
                <w:lang w:eastAsia="pt-BR"/>
              </w:rPr>
              <m:t>ρ</m:t>
            </m:r>
          </m:e>
        </m:d>
        <m:r>
          <w:rPr>
            <w:rFonts w:ascii="Cambria Math" w:eastAsia="SimSun" w:hAnsi="Cambria Math"/>
            <w:noProof/>
            <w:sz w:val="22"/>
            <w:szCs w:val="22"/>
            <w:lang w:eastAsia="pt-BR"/>
          </w:rPr>
          <m:t xml:space="preserve"> = </m:t>
        </m:r>
      </m:oMath>
      <w:r w:rsidRPr="001657F0">
        <w:rPr>
          <w:rFonts w:eastAsia="SimSun"/>
          <w:iCs/>
          <w:noProof/>
          <w:sz w:val="22"/>
          <w:szCs w:val="22"/>
          <w:lang w:eastAsia="pt-BR"/>
        </w:rPr>
        <w:t xml:space="preserve">0.82 in Experiment 2. LTP and NVC also demonstrated strong associations, with correlations ranging from </w:t>
      </w:r>
      <m:oMath>
        <m:d>
          <m:dPr>
            <m:begChr m:val="|"/>
            <m:endChr m:val="|"/>
            <m:ctrlPr>
              <w:rPr>
                <w:rFonts w:ascii="Cambria Math" w:eastAsia="SimSun" w:hAnsi="Cambria Math"/>
                <w:i/>
                <w:iCs/>
                <w:noProof/>
                <w:sz w:val="22"/>
                <w:szCs w:val="22"/>
                <w:lang w:eastAsia="pt-BR"/>
              </w:rPr>
            </m:ctrlPr>
          </m:dPr>
          <m:e>
            <m:r>
              <w:rPr>
                <w:rFonts w:ascii="Cambria Math" w:eastAsia="SimSun" w:hAnsi="Cambria Math"/>
                <w:noProof/>
                <w:sz w:val="22"/>
                <w:szCs w:val="22"/>
                <w:lang w:eastAsia="pt-BR"/>
              </w:rPr>
              <m:t>ρ</m:t>
            </m:r>
          </m:e>
        </m:d>
        <m:r>
          <w:rPr>
            <w:rFonts w:ascii="Cambria Math" w:eastAsia="SimSun" w:hAnsi="Cambria Math"/>
            <w:noProof/>
            <w:sz w:val="22"/>
            <w:szCs w:val="22"/>
            <w:lang w:eastAsia="pt-BR"/>
          </w:rPr>
          <m:t xml:space="preserve"> =</m:t>
        </m:r>
      </m:oMath>
      <w:r w:rsidRPr="001657F0">
        <w:rPr>
          <w:rFonts w:eastAsia="SimSun"/>
          <w:iCs/>
          <w:noProof/>
          <w:sz w:val="22"/>
          <w:szCs w:val="22"/>
          <w:lang w:eastAsia="pt-BR"/>
        </w:rPr>
        <w:t xml:space="preserve"> 0.60–0.70 and  </w:t>
      </w:r>
      <m:oMath>
        <m:d>
          <m:dPr>
            <m:begChr m:val="|"/>
            <m:endChr m:val="|"/>
            <m:ctrlPr>
              <w:rPr>
                <w:rFonts w:ascii="Cambria Math" w:eastAsia="SimSun" w:hAnsi="Cambria Math"/>
                <w:i/>
                <w:iCs/>
                <w:noProof/>
                <w:sz w:val="22"/>
                <w:szCs w:val="22"/>
                <w:lang w:eastAsia="pt-BR"/>
              </w:rPr>
            </m:ctrlPr>
          </m:dPr>
          <m:e>
            <m:r>
              <w:rPr>
                <w:rFonts w:ascii="Cambria Math" w:eastAsia="SimSun" w:hAnsi="Cambria Math"/>
                <w:noProof/>
                <w:sz w:val="22"/>
                <w:szCs w:val="22"/>
                <w:lang w:eastAsia="pt-BR"/>
              </w:rPr>
              <m:t>ρ</m:t>
            </m:r>
          </m:e>
        </m:d>
        <m:r>
          <w:rPr>
            <w:rFonts w:ascii="Cambria Math" w:eastAsia="SimSun" w:hAnsi="Cambria Math"/>
            <w:noProof/>
            <w:sz w:val="22"/>
            <w:szCs w:val="22"/>
            <w:lang w:eastAsia="pt-BR"/>
          </w:rPr>
          <m:t xml:space="preserve"> = </m:t>
        </m:r>
      </m:oMath>
      <w:r w:rsidRPr="001657F0">
        <w:rPr>
          <w:rFonts w:eastAsia="SimSun"/>
          <w:iCs/>
          <w:noProof/>
          <w:sz w:val="22"/>
          <w:szCs w:val="22"/>
          <w:lang w:eastAsia="pt-BR"/>
        </w:rPr>
        <w:t>0.58–0.68 respectively. Notably, these high-signal variables were characterized by substantial sparsity, exhibiting approximately 56%–81% missingness across the dataset.</w:t>
      </w:r>
    </w:p>
    <w:p w14:paraId="7ABF808A" w14:textId="70F0C0A1" w:rsidR="00421B5D" w:rsidRPr="001657F0" w:rsidRDefault="00061B54"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t xml:space="preserve">We also observed that cognitive performance metrics including RAWM </w:t>
      </w:r>
      <w:r w:rsidR="00834A1D" w:rsidRPr="001657F0">
        <w:rPr>
          <w:rFonts w:eastAsia="SimSun"/>
          <w:iCs/>
          <w:noProof/>
          <w:sz w:val="22"/>
          <w:szCs w:val="22"/>
          <w:lang w:eastAsia="pt-BR"/>
        </w:rPr>
        <w:t>t</w:t>
      </w:r>
      <w:r w:rsidRPr="001657F0">
        <w:rPr>
          <w:rFonts w:eastAsia="SimSun"/>
          <w:iCs/>
          <w:noProof/>
          <w:sz w:val="22"/>
          <w:szCs w:val="22"/>
          <w:lang w:eastAsia="pt-BR"/>
        </w:rPr>
        <w:t xml:space="preserve">otal </w:t>
      </w:r>
      <w:r w:rsidR="00834A1D" w:rsidRPr="001657F0">
        <w:rPr>
          <w:rFonts w:eastAsia="SimSun"/>
          <w:iCs/>
          <w:noProof/>
          <w:sz w:val="22"/>
          <w:szCs w:val="22"/>
          <w:lang w:eastAsia="pt-BR"/>
        </w:rPr>
        <w:t>e</w:t>
      </w:r>
      <w:r w:rsidRPr="001657F0">
        <w:rPr>
          <w:rFonts w:eastAsia="SimSun"/>
          <w:iCs/>
          <w:noProof/>
          <w:sz w:val="22"/>
          <w:szCs w:val="22"/>
          <w:lang w:eastAsia="pt-BR"/>
        </w:rPr>
        <w:t xml:space="preserve">rrors demonstrated </w:t>
      </w:r>
      <w:r w:rsidR="00BA359D" w:rsidRPr="001657F0">
        <w:rPr>
          <w:rFonts w:eastAsia="SimSun"/>
          <w:iCs/>
          <w:noProof/>
          <w:sz w:val="22"/>
          <w:szCs w:val="22"/>
          <w:lang w:eastAsia="pt-BR"/>
        </w:rPr>
        <w:t>moderate</w:t>
      </w:r>
      <w:r w:rsidRPr="001657F0">
        <w:rPr>
          <w:rFonts w:eastAsia="SimSun"/>
          <w:iCs/>
          <w:noProof/>
          <w:sz w:val="22"/>
          <w:szCs w:val="22"/>
          <w:lang w:eastAsia="pt-BR"/>
        </w:rPr>
        <w:t xml:space="preserve"> predictive power with correlations between 0.53 and 0.58</w:t>
      </w:r>
      <w:r w:rsidR="00DD7D90" w:rsidRPr="001657F0">
        <w:rPr>
          <w:rFonts w:eastAsia="SimSun"/>
          <w:iCs/>
          <w:noProof/>
          <w:sz w:val="22"/>
          <w:szCs w:val="22"/>
          <w:lang w:eastAsia="pt-BR"/>
        </w:rPr>
        <w:t xml:space="preserve">, </w:t>
      </w:r>
      <w:r w:rsidR="00BA2388" w:rsidRPr="001657F0">
        <w:rPr>
          <w:rFonts w:eastAsia="SimSun"/>
          <w:iCs/>
          <w:noProof/>
          <w:sz w:val="22"/>
          <w:szCs w:val="22"/>
          <w:lang w:eastAsia="pt-BR"/>
        </w:rPr>
        <w:t>outperforming several</w:t>
      </w:r>
      <w:r w:rsidRPr="001657F0">
        <w:rPr>
          <w:rFonts w:eastAsia="SimSun"/>
          <w:iCs/>
          <w:noProof/>
          <w:sz w:val="22"/>
          <w:szCs w:val="22"/>
          <w:lang w:eastAsia="pt-BR"/>
        </w:rPr>
        <w:t xml:space="preserve"> structural vascular measures. In contrast, BBB </w:t>
      </w:r>
      <w:r w:rsidR="00613D22" w:rsidRPr="001657F0">
        <w:rPr>
          <w:rFonts w:eastAsia="SimSun"/>
          <w:iCs/>
          <w:noProof/>
          <w:sz w:val="22"/>
          <w:szCs w:val="22"/>
          <w:lang w:eastAsia="pt-BR"/>
        </w:rPr>
        <w:t>p</w:t>
      </w:r>
      <w:r w:rsidRPr="001657F0">
        <w:rPr>
          <w:rFonts w:eastAsia="SimSun"/>
          <w:iCs/>
          <w:noProof/>
          <w:sz w:val="22"/>
          <w:szCs w:val="22"/>
          <w:lang w:eastAsia="pt-BR"/>
        </w:rPr>
        <w:t xml:space="preserve">ermeability </w:t>
      </w:r>
      <w:r w:rsidR="00DB32ED" w:rsidRPr="001657F0">
        <w:rPr>
          <w:rFonts w:eastAsia="SimSun"/>
          <w:iCs/>
          <w:noProof/>
          <w:sz w:val="22"/>
          <w:szCs w:val="22"/>
          <w:lang w:eastAsia="pt-BR"/>
        </w:rPr>
        <w:t>assessed via</w:t>
      </w:r>
      <w:r w:rsidRPr="001657F0">
        <w:rPr>
          <w:rFonts w:eastAsia="SimSun"/>
          <w:iCs/>
          <w:noProof/>
          <w:sz w:val="22"/>
          <w:szCs w:val="22"/>
          <w:lang w:eastAsia="pt-BR"/>
        </w:rPr>
        <w:t xml:space="preserve"> 40 kDa dextran showed the weakest predictive correlation </w:t>
      </w:r>
      <w:r w:rsidR="00E865AB" w:rsidRPr="001657F0">
        <w:rPr>
          <w:rFonts w:eastAsia="SimSun"/>
          <w:iCs/>
          <w:noProof/>
          <w:sz w:val="22"/>
          <w:szCs w:val="22"/>
          <w:lang w:eastAsia="pt-BR"/>
        </w:rPr>
        <w:t>with vascular biological age</w:t>
      </w:r>
      <w:r w:rsidRPr="001657F0">
        <w:rPr>
          <w:rFonts w:eastAsia="SimSun"/>
          <w:iCs/>
          <w:noProof/>
          <w:sz w:val="22"/>
          <w:szCs w:val="22"/>
          <w:lang w:eastAsia="pt-BR"/>
        </w:rPr>
        <w:t xml:space="preserve"> </w:t>
      </w:r>
      <w:r w:rsidR="00C201DC" w:rsidRPr="001657F0">
        <w:rPr>
          <w:rFonts w:eastAsia="SimSun"/>
          <w:iCs/>
          <w:noProof/>
          <w:sz w:val="22"/>
          <w:szCs w:val="22"/>
          <w:lang w:eastAsia="pt-BR"/>
        </w:rPr>
        <w:t>(</w:t>
      </w:r>
      <m:oMath>
        <m:d>
          <m:dPr>
            <m:begChr m:val="|"/>
            <m:endChr m:val="|"/>
            <m:ctrlPr>
              <w:rPr>
                <w:rFonts w:ascii="Cambria Math" w:eastAsia="SimSun" w:hAnsi="Cambria Math"/>
                <w:i/>
                <w:iCs/>
                <w:noProof/>
                <w:sz w:val="22"/>
                <w:szCs w:val="22"/>
                <w:lang w:eastAsia="pt-BR"/>
              </w:rPr>
            </m:ctrlPr>
          </m:dPr>
          <m:e>
            <m:r>
              <w:rPr>
                <w:rFonts w:ascii="Cambria Math" w:eastAsia="SimSun" w:hAnsi="Cambria Math"/>
                <w:noProof/>
                <w:sz w:val="22"/>
                <w:szCs w:val="22"/>
                <w:lang w:eastAsia="pt-BR"/>
              </w:rPr>
              <m:t>ρ</m:t>
            </m:r>
          </m:e>
        </m:d>
        <m:r>
          <w:rPr>
            <w:rFonts w:ascii="Cambria Math" w:eastAsia="SimSun" w:hAnsi="Cambria Math"/>
            <w:noProof/>
            <w:sz w:val="22"/>
            <w:szCs w:val="22"/>
            <w:lang w:eastAsia="pt-BR"/>
          </w:rPr>
          <m:t xml:space="preserve"> ≈ </m:t>
        </m:r>
      </m:oMath>
      <w:r w:rsidRPr="001657F0">
        <w:rPr>
          <w:rFonts w:eastAsia="SimSun"/>
          <w:iCs/>
          <w:noProof/>
          <w:sz w:val="22"/>
          <w:szCs w:val="22"/>
          <w:lang w:eastAsia="pt-BR"/>
        </w:rPr>
        <w:t>0.20</w:t>
      </w:r>
      <w:r w:rsidR="000F33AB" w:rsidRPr="001657F0">
        <w:rPr>
          <w:rFonts w:eastAsia="SimSun"/>
          <w:iCs/>
          <w:noProof/>
          <w:sz w:val="22"/>
          <w:szCs w:val="22"/>
          <w:lang w:eastAsia="pt-BR"/>
        </w:rPr>
        <w:t>–</w:t>
      </w:r>
      <w:r w:rsidRPr="001657F0">
        <w:rPr>
          <w:rFonts w:eastAsia="SimSun"/>
          <w:iCs/>
          <w:noProof/>
          <w:sz w:val="22"/>
          <w:szCs w:val="22"/>
          <w:lang w:eastAsia="pt-BR"/>
        </w:rPr>
        <w:t>0.23</w:t>
      </w:r>
      <w:r w:rsidR="00C201DC" w:rsidRPr="001657F0">
        <w:rPr>
          <w:rFonts w:eastAsia="SimSun"/>
          <w:iCs/>
          <w:noProof/>
          <w:sz w:val="22"/>
          <w:szCs w:val="22"/>
          <w:lang w:eastAsia="pt-BR"/>
        </w:rPr>
        <w:t>)</w:t>
      </w:r>
      <w:r w:rsidR="00FA4E80" w:rsidRPr="001657F0">
        <w:rPr>
          <w:rFonts w:eastAsia="SimSun"/>
          <w:iCs/>
          <w:noProof/>
          <w:sz w:val="22"/>
          <w:szCs w:val="22"/>
          <w:lang w:eastAsia="pt-BR"/>
        </w:rPr>
        <w:t>,</w:t>
      </w:r>
      <w:r w:rsidRPr="001657F0">
        <w:rPr>
          <w:rFonts w:eastAsia="SimSun"/>
          <w:iCs/>
          <w:noProof/>
          <w:sz w:val="22"/>
          <w:szCs w:val="22"/>
          <w:lang w:eastAsia="pt-BR"/>
        </w:rPr>
        <w:t xml:space="preserve"> despite having the lowest missingness rate of 15%</w:t>
      </w:r>
      <w:r w:rsidR="00FD2524" w:rsidRPr="001657F0">
        <w:rPr>
          <w:rFonts w:eastAsia="SimSun"/>
          <w:iCs/>
          <w:noProof/>
          <w:sz w:val="22"/>
          <w:szCs w:val="22"/>
          <w:lang w:eastAsia="pt-BR"/>
        </w:rPr>
        <w:t>–</w:t>
      </w:r>
      <w:r w:rsidRPr="001657F0">
        <w:rPr>
          <w:rFonts w:eastAsia="SimSun"/>
          <w:iCs/>
          <w:noProof/>
          <w:sz w:val="22"/>
          <w:szCs w:val="22"/>
          <w:lang w:eastAsia="pt-BR"/>
        </w:rPr>
        <w:t xml:space="preserve">16%. This discrepancy demonstrates that standard listwise deletion would discard the most informative biological signals from EC-FC and NVC in favor of less discriminative tracer data. The block-wise framework </w:t>
      </w:r>
      <w:r w:rsidR="00014626" w:rsidRPr="001657F0">
        <w:rPr>
          <w:rFonts w:eastAsia="SimSun"/>
          <w:iCs/>
          <w:noProof/>
          <w:sz w:val="22"/>
          <w:szCs w:val="22"/>
          <w:lang w:eastAsia="pt-BR"/>
        </w:rPr>
        <w:t>overcomes</w:t>
      </w:r>
      <w:r w:rsidRPr="001657F0">
        <w:rPr>
          <w:rFonts w:eastAsia="SimSun"/>
          <w:iCs/>
          <w:noProof/>
          <w:sz w:val="22"/>
          <w:szCs w:val="22"/>
          <w:lang w:eastAsia="pt-BR"/>
        </w:rPr>
        <w:t xml:space="preserve"> this </w:t>
      </w:r>
      <w:r w:rsidR="00014626" w:rsidRPr="001657F0">
        <w:rPr>
          <w:rFonts w:eastAsia="SimSun"/>
          <w:iCs/>
          <w:noProof/>
          <w:sz w:val="22"/>
          <w:szCs w:val="22"/>
          <w:lang w:eastAsia="pt-BR"/>
        </w:rPr>
        <w:t>limitation</w:t>
      </w:r>
      <w:r w:rsidRPr="001657F0">
        <w:rPr>
          <w:rFonts w:eastAsia="SimSun"/>
          <w:iCs/>
          <w:noProof/>
          <w:sz w:val="22"/>
          <w:szCs w:val="22"/>
          <w:lang w:eastAsia="pt-BR"/>
        </w:rPr>
        <w:t xml:space="preserve"> by </w:t>
      </w:r>
      <w:r w:rsidR="009B0923" w:rsidRPr="001657F0">
        <w:rPr>
          <w:rFonts w:eastAsia="SimSun"/>
          <w:iCs/>
          <w:noProof/>
          <w:sz w:val="22"/>
          <w:szCs w:val="22"/>
          <w:lang w:eastAsia="pt-BR"/>
        </w:rPr>
        <w:t xml:space="preserve">preserving and </w:t>
      </w:r>
      <w:r w:rsidR="0070409B" w:rsidRPr="001657F0">
        <w:rPr>
          <w:rFonts w:eastAsia="SimSun"/>
          <w:iCs/>
          <w:noProof/>
          <w:sz w:val="22"/>
          <w:szCs w:val="22"/>
          <w:lang w:eastAsia="pt-BR"/>
        </w:rPr>
        <w:t>high-in</w:t>
      </w:r>
      <w:r w:rsidR="003C07EC" w:rsidRPr="001657F0">
        <w:rPr>
          <w:rFonts w:eastAsia="SimSun"/>
          <w:iCs/>
          <w:noProof/>
          <w:sz w:val="22"/>
          <w:szCs w:val="22"/>
          <w:lang w:eastAsia="pt-BR"/>
        </w:rPr>
        <w:t>formational</w:t>
      </w:r>
      <w:r w:rsidRPr="001657F0">
        <w:rPr>
          <w:rFonts w:eastAsia="SimSun"/>
          <w:iCs/>
          <w:noProof/>
          <w:sz w:val="22"/>
          <w:szCs w:val="22"/>
          <w:lang w:eastAsia="pt-BR"/>
        </w:rPr>
        <w:t xml:space="preserve"> sparse physiological signals to accurately map the vascular aging trajectory.</w:t>
      </w:r>
    </w:p>
    <w:p w14:paraId="43D3ED44" w14:textId="7EAEDBCB" w:rsidR="00634560" w:rsidRPr="001657F0" w:rsidRDefault="00634560"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t xml:space="preserve">While our framework effectively addresses block-wise missingness, the study has several limitations that suggest areas for future research. First, although the sample size of 214 subjects is considerable for a preclinical longitudinal study, it remains relatively modest for high-dimensional machine learning. Increasing the cohort size would likely improve the robustness of the predictive performance, particularly given the high degree of sparsity (missingness &gt;75%) in the most informative </w:t>
      </w:r>
      <w:r w:rsidR="00651E85" w:rsidRPr="001657F0">
        <w:rPr>
          <w:rFonts w:eastAsia="SimSun"/>
          <w:iCs/>
          <w:noProof/>
          <w:sz w:val="22"/>
          <w:szCs w:val="22"/>
          <w:lang w:eastAsia="pt-BR"/>
        </w:rPr>
        <w:t>variable</w:t>
      </w:r>
      <w:r w:rsidRPr="001657F0">
        <w:rPr>
          <w:rFonts w:eastAsia="SimSun"/>
          <w:iCs/>
          <w:noProof/>
          <w:sz w:val="22"/>
          <w:szCs w:val="22"/>
          <w:lang w:eastAsia="pt-BR"/>
        </w:rPr>
        <w:t xml:space="preserve"> blocks. Second, the BWMD algorithm maps test instances to appropriate predictors based on the distinct missingness profiles established during training. But if a test instance </w:t>
      </w:r>
      <w:r w:rsidR="00465F8D" w:rsidRPr="001657F0">
        <w:rPr>
          <w:rFonts w:eastAsia="SimSun"/>
          <w:iCs/>
          <w:noProof/>
          <w:sz w:val="22"/>
          <w:szCs w:val="22"/>
          <w:lang w:eastAsia="pt-BR"/>
        </w:rPr>
        <w:t>how</w:t>
      </w:r>
      <w:r w:rsidRPr="001657F0">
        <w:rPr>
          <w:rFonts w:eastAsia="SimSun"/>
          <w:iCs/>
          <w:noProof/>
          <w:sz w:val="22"/>
          <w:szCs w:val="22"/>
          <w:lang w:eastAsia="pt-BR"/>
        </w:rPr>
        <w:t xml:space="preserve">s missingness profiles that was never observed in the training set, a scenario more likely in very small multi-omics datasets, the model cannot compute the probabilities and </w:t>
      </w:r>
      <w:r w:rsidR="00465F8D" w:rsidRPr="001657F0">
        <w:rPr>
          <w:rFonts w:eastAsia="SimSun"/>
          <w:iCs/>
          <w:noProof/>
          <w:sz w:val="22"/>
          <w:szCs w:val="22"/>
          <w:lang w:eastAsia="pt-BR"/>
        </w:rPr>
        <w:t>, cannot produce a prediction</w:t>
      </w:r>
      <w:r w:rsidRPr="001657F0">
        <w:rPr>
          <w:rFonts w:eastAsia="SimSun"/>
          <w:iCs/>
          <w:noProof/>
          <w:sz w:val="22"/>
          <w:szCs w:val="22"/>
          <w:lang w:eastAsia="pt-BR"/>
        </w:rPr>
        <w:t xml:space="preserve">. Third, the current BWMD algorithm is formulated as a multi-class logistic regression model (see Appendix). Although effective for this classification task, its linear structure may not fully capture complex, non-linear interactions among heterogeneous data sources. Future work could extend this framework to non-linear models, such as block-wise adaptations of deep neural networks or gradient boosting methods (e.g., XGBoost), to better model the complex relations between transcriptomic, physiological, and morphological </w:t>
      </w:r>
      <w:r w:rsidR="00651E85" w:rsidRPr="001657F0">
        <w:rPr>
          <w:rFonts w:eastAsia="SimSun"/>
          <w:iCs/>
          <w:noProof/>
          <w:sz w:val="22"/>
          <w:szCs w:val="22"/>
          <w:lang w:eastAsia="pt-BR"/>
        </w:rPr>
        <w:t>variable</w:t>
      </w:r>
      <w:r w:rsidRPr="001657F0">
        <w:rPr>
          <w:rFonts w:eastAsia="SimSun"/>
          <w:iCs/>
          <w:noProof/>
          <w:sz w:val="22"/>
          <w:szCs w:val="22"/>
          <w:lang w:eastAsia="pt-BR"/>
        </w:rPr>
        <w:t xml:space="preserve">s. Third, while we applied SMOTE to mitigate class imbalance, future work could exploit cost-sensitive learning, assigning higher penalties to misclassifications of minority classes to improve sensitivity without generating synthetic data points. Finally, although the present study integrates 23 functional and cellular </w:t>
      </w:r>
      <w:r w:rsidR="00A319F8" w:rsidRPr="001657F0">
        <w:rPr>
          <w:rFonts w:eastAsia="SimSun"/>
          <w:iCs/>
          <w:noProof/>
          <w:sz w:val="22"/>
          <w:szCs w:val="22"/>
          <w:lang w:eastAsia="pt-BR"/>
        </w:rPr>
        <w:t>variable</w:t>
      </w:r>
      <w:r w:rsidRPr="001657F0">
        <w:rPr>
          <w:rFonts w:eastAsia="SimSun"/>
          <w:iCs/>
          <w:noProof/>
          <w:sz w:val="22"/>
          <w:szCs w:val="22"/>
          <w:lang w:eastAsia="pt-BR"/>
        </w:rPr>
        <w:t xml:space="preserve">s, the proposed algorithm is designed to handle high-dimensional multi-omics data. Future investigations should incorporate additional modalities, such as single-cell transcriptomics or proteomics, to fully leverage the block-wise framework in characterizing the multifactorial landscape of neurovascular aging. </w:t>
      </w:r>
    </w:p>
    <w:p w14:paraId="6CC582D0" w14:textId="565D9F1A" w:rsidR="00D90503" w:rsidRPr="001657F0" w:rsidRDefault="00D90503" w:rsidP="00326D93">
      <w:pPr>
        <w:keepNext/>
        <w:keepLines/>
        <w:spacing w:before="180" w:after="240"/>
        <w:ind w:firstLine="720"/>
        <w:jc w:val="both"/>
        <w:outlineLvl w:val="1"/>
        <w:rPr>
          <w:rFonts w:eastAsia="SimSun"/>
          <w:iCs/>
          <w:noProof/>
          <w:sz w:val="22"/>
          <w:szCs w:val="22"/>
          <w:lang w:eastAsia="pt-BR"/>
        </w:rPr>
      </w:pPr>
      <w:r w:rsidRPr="001657F0">
        <w:rPr>
          <w:rFonts w:eastAsia="SimSun"/>
          <w:iCs/>
          <w:noProof/>
          <w:sz w:val="22"/>
          <w:szCs w:val="22"/>
          <w:lang w:eastAsia="pt-BR"/>
        </w:rPr>
        <w:t xml:space="preserve">Despite these limitations, the results presented in this study demonstrate that the BWMD framework provides a robust and practical approach for predicting vascular biological age under conditions of severe, structured missingness. The model retained all 214 mouse records for analysis, achieving an average accuracy of 80.2% in Experiment 1 and 70.6% in Experiment 2, while successfully leveraging high-informational but sparsely observed </w:t>
      </w:r>
      <w:r w:rsidR="00E8216D" w:rsidRPr="001657F0">
        <w:rPr>
          <w:rFonts w:eastAsia="SimSun"/>
          <w:iCs/>
          <w:noProof/>
          <w:sz w:val="22"/>
          <w:szCs w:val="22"/>
          <w:lang w:eastAsia="pt-BR"/>
        </w:rPr>
        <w:t>variable</w:t>
      </w:r>
      <w:r w:rsidRPr="001657F0">
        <w:rPr>
          <w:rFonts w:eastAsia="SimSun"/>
          <w:iCs/>
          <w:noProof/>
          <w:sz w:val="22"/>
          <w:szCs w:val="22"/>
          <w:lang w:eastAsia="pt-BR"/>
        </w:rPr>
        <w:t xml:space="preserve">s such as endothelial cell senescence counts (|ρ| = 0.88) and neurovascular coupling responses (|ρ| = 0.68). </w:t>
      </w:r>
      <w:r w:rsidR="005E7A18" w:rsidRPr="001657F0">
        <w:rPr>
          <w:rFonts w:eastAsia="SimSun"/>
          <w:iCs/>
          <w:noProof/>
          <w:sz w:val="22"/>
          <w:szCs w:val="22"/>
          <w:lang w:eastAsia="pt-BR"/>
        </w:rPr>
        <w:t>The</w:t>
      </w:r>
      <w:r w:rsidRPr="001657F0">
        <w:rPr>
          <w:rFonts w:eastAsia="SimSun"/>
          <w:iCs/>
          <w:noProof/>
          <w:sz w:val="22"/>
          <w:szCs w:val="22"/>
          <w:lang w:eastAsia="pt-BR"/>
        </w:rPr>
        <w:t xml:space="preserve"> framework inferred the therapeutic effects of senolytic interventions even when direct cellular measures were systematically absent, confirming its capacity to extract latent biological signals from fragmented multi-modal data. These findings establish a foundation for applying block-wise missing data methods to broader preclinical and translational studies of cerebrovascular aging.</w:t>
      </w:r>
    </w:p>
    <w:p w14:paraId="6FFB8EF3" w14:textId="77777777" w:rsidR="00326D93" w:rsidRPr="001657F0" w:rsidRDefault="00326D93">
      <w:pPr>
        <w:spacing w:after="160" w:line="278" w:lineRule="auto"/>
        <w:rPr>
          <w:rFonts w:eastAsia="SimSun"/>
          <w:smallCaps/>
          <w:noProof/>
          <w:sz w:val="22"/>
          <w:szCs w:val="22"/>
          <w:lang w:eastAsia="pt-BR"/>
        </w:rPr>
      </w:pPr>
      <w:r w:rsidRPr="001657F0">
        <w:rPr>
          <w:rFonts w:eastAsia="SimSun"/>
          <w:smallCaps/>
          <w:noProof/>
          <w:sz w:val="22"/>
          <w:szCs w:val="22"/>
          <w:lang w:eastAsia="pt-BR"/>
        </w:rPr>
        <w:br w:type="page"/>
      </w:r>
    </w:p>
    <w:p w14:paraId="2F8053E9" w14:textId="1D375D1B" w:rsidR="000C60EC" w:rsidRPr="001657F0" w:rsidRDefault="000C60EC" w:rsidP="00152FD0">
      <w:pPr>
        <w:keepNext/>
        <w:keepLines/>
        <w:spacing w:before="240" w:after="240"/>
        <w:jc w:val="center"/>
        <w:outlineLvl w:val="0"/>
        <w:rPr>
          <w:rFonts w:eastAsia="SimSun"/>
          <w:smallCaps/>
          <w:noProof/>
          <w:sz w:val="22"/>
          <w:szCs w:val="22"/>
          <w:lang w:eastAsia="pt-BR"/>
        </w:rPr>
      </w:pPr>
      <w:r w:rsidRPr="001657F0">
        <w:rPr>
          <w:rFonts w:eastAsia="SimSun"/>
          <w:smallCaps/>
          <w:noProof/>
          <w:sz w:val="22"/>
          <w:szCs w:val="22"/>
          <w:lang w:eastAsia="pt-BR"/>
        </w:rPr>
        <w:lastRenderedPageBreak/>
        <w:t>References</w:t>
      </w:r>
      <w:bookmarkStart w:id="79" w:name="_About_the_Authors"/>
      <w:bookmarkEnd w:id="79"/>
    </w:p>
    <w:sdt>
      <w:sdtPr>
        <w:rPr>
          <w:color w:val="000000"/>
          <w:sz w:val="22"/>
          <w:szCs w:val="22"/>
        </w:rPr>
        <w:tag w:val="MENDELEY_BIBLIOGRAPHY"/>
        <w:id w:val="279928418"/>
        <w:placeholder>
          <w:docPart w:val="DefaultPlaceholder_-1854013440"/>
        </w:placeholder>
      </w:sdtPr>
      <w:sdtContent>
        <w:p w14:paraId="46D01ECD" w14:textId="77777777" w:rsidR="00914B2A" w:rsidRPr="001657F0" w:rsidRDefault="00914B2A">
          <w:pPr>
            <w:autoSpaceDE w:val="0"/>
            <w:autoSpaceDN w:val="0"/>
            <w:ind w:hanging="480"/>
            <w:divId w:val="422803539"/>
            <w:rPr>
              <w:color w:val="000000"/>
              <w:sz w:val="22"/>
              <w:szCs w:val="22"/>
            </w:rPr>
          </w:pPr>
          <w:r w:rsidRPr="001657F0">
            <w:rPr>
              <w:color w:val="000000"/>
              <w:sz w:val="22"/>
              <w:szCs w:val="22"/>
            </w:rPr>
            <w:t xml:space="preserve">Ahire, C., Nyul-Toth, A., DelFavero, J., Gulej, R., Faakye, J. A., Tarantini, S., Kiss, T., Kuan-Celarier, A., Balasubramanian, P., Ungvari, A., &amp; others. (2023). Accelerated cerebromicrovascular senescence contributes to cognitive decline in a mouse model of paclitaxel (Taxol)-induced chemobrain. </w:t>
          </w:r>
          <w:r w:rsidRPr="001657F0">
            <w:rPr>
              <w:i/>
              <w:iCs/>
              <w:color w:val="000000"/>
              <w:sz w:val="22"/>
              <w:szCs w:val="22"/>
            </w:rPr>
            <w:t>Aging Cell</w:t>
          </w:r>
          <w:r w:rsidRPr="001657F0">
            <w:rPr>
              <w:color w:val="000000"/>
              <w:sz w:val="22"/>
              <w:szCs w:val="22"/>
            </w:rPr>
            <w:t xml:space="preserve">, </w:t>
          </w:r>
          <w:r w:rsidRPr="001657F0">
            <w:rPr>
              <w:i/>
              <w:iCs/>
              <w:color w:val="000000"/>
              <w:sz w:val="22"/>
              <w:szCs w:val="22"/>
            </w:rPr>
            <w:t>22</w:t>
          </w:r>
          <w:r w:rsidRPr="001657F0">
            <w:rPr>
              <w:color w:val="000000"/>
              <w:sz w:val="22"/>
              <w:szCs w:val="22"/>
            </w:rPr>
            <w:t>(7), e13832.</w:t>
          </w:r>
        </w:p>
        <w:p w14:paraId="393A7BE9" w14:textId="77777777" w:rsidR="00914B2A" w:rsidRPr="001657F0" w:rsidRDefault="00914B2A">
          <w:pPr>
            <w:autoSpaceDE w:val="0"/>
            <w:autoSpaceDN w:val="0"/>
            <w:ind w:hanging="480"/>
            <w:divId w:val="495851830"/>
            <w:rPr>
              <w:color w:val="000000"/>
              <w:sz w:val="22"/>
              <w:szCs w:val="22"/>
            </w:rPr>
          </w:pPr>
          <w:r w:rsidRPr="001657F0">
            <w:rPr>
              <w:color w:val="000000"/>
              <w:sz w:val="22"/>
              <w:szCs w:val="22"/>
            </w:rPr>
            <w:t xml:space="preserve">Baena-Miret, S., Reverter, F., Sánchez, A., &amp; Vegas, E. (2025). A Two-Step Algorithm for Handling Block-Wise Missing Data in Multi-Omics. </w:t>
          </w:r>
          <w:r w:rsidRPr="001657F0">
            <w:rPr>
              <w:i/>
              <w:iCs/>
              <w:color w:val="000000"/>
              <w:sz w:val="22"/>
              <w:szCs w:val="22"/>
            </w:rPr>
            <w:t>Applied Sciences</w:t>
          </w:r>
          <w:r w:rsidRPr="001657F0">
            <w:rPr>
              <w:color w:val="000000"/>
              <w:sz w:val="22"/>
              <w:szCs w:val="22"/>
            </w:rPr>
            <w:t xml:space="preserve">, </w:t>
          </w:r>
          <w:r w:rsidRPr="001657F0">
            <w:rPr>
              <w:i/>
              <w:iCs/>
              <w:color w:val="000000"/>
              <w:sz w:val="22"/>
              <w:szCs w:val="22"/>
            </w:rPr>
            <w:t>15</w:t>
          </w:r>
          <w:r w:rsidRPr="001657F0">
            <w:rPr>
              <w:color w:val="000000"/>
              <w:sz w:val="22"/>
              <w:szCs w:val="22"/>
            </w:rPr>
            <w:t>(7), 3650.</w:t>
          </w:r>
        </w:p>
        <w:p w14:paraId="13B06088" w14:textId="77777777" w:rsidR="00914B2A" w:rsidRPr="001657F0" w:rsidRDefault="00914B2A">
          <w:pPr>
            <w:autoSpaceDE w:val="0"/>
            <w:autoSpaceDN w:val="0"/>
            <w:ind w:hanging="480"/>
            <w:divId w:val="65764940"/>
            <w:rPr>
              <w:color w:val="000000"/>
              <w:sz w:val="22"/>
              <w:szCs w:val="22"/>
            </w:rPr>
          </w:pPr>
          <w:r w:rsidRPr="001657F0">
            <w:rPr>
              <w:color w:val="000000"/>
              <w:sz w:val="22"/>
              <w:szCs w:val="22"/>
            </w:rPr>
            <w:t xml:space="preserve">Baena-Miret, S., Reverter, F., &amp; Vegas, E. (2024). A framework for block-wise missing data in multi-omics. </w:t>
          </w:r>
          <w:r w:rsidRPr="001657F0">
            <w:rPr>
              <w:i/>
              <w:iCs/>
              <w:color w:val="000000"/>
              <w:sz w:val="22"/>
              <w:szCs w:val="22"/>
            </w:rPr>
            <w:t>Plos One</w:t>
          </w:r>
          <w:r w:rsidRPr="001657F0">
            <w:rPr>
              <w:color w:val="000000"/>
              <w:sz w:val="22"/>
              <w:szCs w:val="22"/>
            </w:rPr>
            <w:t xml:space="preserve">, </w:t>
          </w:r>
          <w:r w:rsidRPr="001657F0">
            <w:rPr>
              <w:i/>
              <w:iCs/>
              <w:color w:val="000000"/>
              <w:sz w:val="22"/>
              <w:szCs w:val="22"/>
            </w:rPr>
            <w:t>19</w:t>
          </w:r>
          <w:r w:rsidRPr="001657F0">
            <w:rPr>
              <w:color w:val="000000"/>
              <w:sz w:val="22"/>
              <w:szCs w:val="22"/>
            </w:rPr>
            <w:t>(7), e0307482.</w:t>
          </w:r>
        </w:p>
        <w:p w14:paraId="7073EE6F" w14:textId="77777777" w:rsidR="00914B2A" w:rsidRPr="001657F0" w:rsidRDefault="00914B2A">
          <w:pPr>
            <w:autoSpaceDE w:val="0"/>
            <w:autoSpaceDN w:val="0"/>
            <w:ind w:hanging="480"/>
            <w:divId w:val="1776562210"/>
            <w:rPr>
              <w:color w:val="000000"/>
              <w:sz w:val="22"/>
              <w:szCs w:val="22"/>
            </w:rPr>
          </w:pPr>
          <w:r w:rsidRPr="001657F0">
            <w:rPr>
              <w:color w:val="000000"/>
              <w:sz w:val="22"/>
              <w:szCs w:val="22"/>
            </w:rPr>
            <w:t xml:space="preserve">Baker, D. J., Childs, B. G., Durik, M., Wijers, M. E., Sieben, C. J., Zhong, J., A. Saltness, R., Jeganathan, K. B., Verzosa, G. C., Pezeshki, A., &amp; others. (2016). Naturally occurring p16Ink4a-positive cells shorten healthy lifespan. </w:t>
          </w:r>
          <w:r w:rsidRPr="001657F0">
            <w:rPr>
              <w:i/>
              <w:iCs/>
              <w:color w:val="000000"/>
              <w:sz w:val="22"/>
              <w:szCs w:val="22"/>
            </w:rPr>
            <w:t>Nature</w:t>
          </w:r>
          <w:r w:rsidRPr="001657F0">
            <w:rPr>
              <w:color w:val="000000"/>
              <w:sz w:val="22"/>
              <w:szCs w:val="22"/>
            </w:rPr>
            <w:t xml:space="preserve">, </w:t>
          </w:r>
          <w:r w:rsidRPr="001657F0">
            <w:rPr>
              <w:i/>
              <w:iCs/>
              <w:color w:val="000000"/>
              <w:sz w:val="22"/>
              <w:szCs w:val="22"/>
            </w:rPr>
            <w:t>530</w:t>
          </w:r>
          <w:r w:rsidRPr="001657F0">
            <w:rPr>
              <w:color w:val="000000"/>
              <w:sz w:val="22"/>
              <w:szCs w:val="22"/>
            </w:rPr>
            <w:t>(7589), 184–189.</w:t>
          </w:r>
        </w:p>
        <w:p w14:paraId="2A8F1EE6" w14:textId="77777777" w:rsidR="00914B2A" w:rsidRPr="001657F0" w:rsidRDefault="00914B2A">
          <w:pPr>
            <w:autoSpaceDE w:val="0"/>
            <w:autoSpaceDN w:val="0"/>
            <w:ind w:hanging="480"/>
            <w:divId w:val="381293733"/>
            <w:rPr>
              <w:color w:val="000000"/>
              <w:sz w:val="22"/>
              <w:szCs w:val="22"/>
            </w:rPr>
          </w:pPr>
          <w:r w:rsidRPr="001657F0">
            <w:rPr>
              <w:color w:val="000000"/>
              <w:sz w:val="22"/>
              <w:szCs w:val="22"/>
            </w:rPr>
            <w:t xml:space="preserve">Baker, D. J., Petersen, R. C., &amp; others. (2018). Cellular senescence in brain aging and neurodegenerative diseases: evidence and perspectives. </w:t>
          </w:r>
          <w:r w:rsidRPr="001657F0">
            <w:rPr>
              <w:i/>
              <w:iCs/>
              <w:color w:val="000000"/>
              <w:sz w:val="22"/>
              <w:szCs w:val="22"/>
            </w:rPr>
            <w:t>The Journal of Clinical Investigation</w:t>
          </w:r>
          <w:r w:rsidRPr="001657F0">
            <w:rPr>
              <w:color w:val="000000"/>
              <w:sz w:val="22"/>
              <w:szCs w:val="22"/>
            </w:rPr>
            <w:t xml:space="preserve">, </w:t>
          </w:r>
          <w:r w:rsidRPr="001657F0">
            <w:rPr>
              <w:i/>
              <w:iCs/>
              <w:color w:val="000000"/>
              <w:sz w:val="22"/>
              <w:szCs w:val="22"/>
            </w:rPr>
            <w:t>128</w:t>
          </w:r>
          <w:r w:rsidRPr="001657F0">
            <w:rPr>
              <w:color w:val="000000"/>
              <w:sz w:val="22"/>
              <w:szCs w:val="22"/>
            </w:rPr>
            <w:t>(4), 1208–1216.</w:t>
          </w:r>
        </w:p>
        <w:p w14:paraId="4FA119B9" w14:textId="77777777" w:rsidR="00914B2A" w:rsidRPr="001657F0" w:rsidRDefault="00914B2A">
          <w:pPr>
            <w:autoSpaceDE w:val="0"/>
            <w:autoSpaceDN w:val="0"/>
            <w:ind w:hanging="480"/>
            <w:divId w:val="328293977"/>
            <w:rPr>
              <w:color w:val="000000"/>
              <w:sz w:val="22"/>
              <w:szCs w:val="22"/>
            </w:rPr>
          </w:pPr>
          <w:r w:rsidRPr="001657F0">
            <w:rPr>
              <w:color w:val="000000"/>
              <w:sz w:val="22"/>
              <w:szCs w:val="22"/>
            </w:rPr>
            <w:t xml:space="preserve">Baker, D. J., Wijshake, T., Tchkonia, T., LeBrasseur, N. K., Childs, B. G., Van De Sluis, B., Kirkland, J. L., &amp; Van Deursen, J. M. (2011). Clearance of p16Ink4a-positive senescent cells delays ageing-associated disorders. </w:t>
          </w:r>
          <w:r w:rsidRPr="001657F0">
            <w:rPr>
              <w:i/>
              <w:iCs/>
              <w:color w:val="000000"/>
              <w:sz w:val="22"/>
              <w:szCs w:val="22"/>
            </w:rPr>
            <w:t>Nature</w:t>
          </w:r>
          <w:r w:rsidRPr="001657F0">
            <w:rPr>
              <w:color w:val="000000"/>
              <w:sz w:val="22"/>
              <w:szCs w:val="22"/>
            </w:rPr>
            <w:t xml:space="preserve">, </w:t>
          </w:r>
          <w:r w:rsidRPr="001657F0">
            <w:rPr>
              <w:i/>
              <w:iCs/>
              <w:color w:val="000000"/>
              <w:sz w:val="22"/>
              <w:szCs w:val="22"/>
            </w:rPr>
            <w:t>479</w:t>
          </w:r>
          <w:r w:rsidRPr="001657F0">
            <w:rPr>
              <w:color w:val="000000"/>
              <w:sz w:val="22"/>
              <w:szCs w:val="22"/>
            </w:rPr>
            <w:t>(7372), 232–236.</w:t>
          </w:r>
        </w:p>
        <w:p w14:paraId="7264A293" w14:textId="77777777" w:rsidR="00914B2A" w:rsidRPr="001657F0" w:rsidRDefault="00914B2A">
          <w:pPr>
            <w:autoSpaceDE w:val="0"/>
            <w:autoSpaceDN w:val="0"/>
            <w:ind w:hanging="480"/>
            <w:divId w:val="304049725"/>
            <w:rPr>
              <w:color w:val="000000"/>
              <w:sz w:val="22"/>
              <w:szCs w:val="22"/>
            </w:rPr>
          </w:pPr>
          <w:r w:rsidRPr="001657F0">
            <w:rPr>
              <w:color w:val="000000"/>
              <w:sz w:val="22"/>
              <w:szCs w:val="22"/>
            </w:rPr>
            <w:t xml:space="preserve">Borchert, R. J., Azevedo, T., Badhwar, A., Bernal, J., Betts, M., Bruffaerts, R., Burkhart, M. C., Dewachter, I., Gellersen, H. M., Low, A., &amp; others. (2023). Artificial intelligence for diagnostic and prognostic neuroimaging in dementia: A systematic review. </w:t>
          </w:r>
          <w:r w:rsidRPr="001657F0">
            <w:rPr>
              <w:i/>
              <w:iCs/>
              <w:color w:val="000000"/>
              <w:sz w:val="22"/>
              <w:szCs w:val="22"/>
            </w:rPr>
            <w:t>Alzheimer’s &amp; Dementia</w:t>
          </w:r>
          <w:r w:rsidRPr="001657F0">
            <w:rPr>
              <w:color w:val="000000"/>
              <w:sz w:val="22"/>
              <w:szCs w:val="22"/>
            </w:rPr>
            <w:t xml:space="preserve">, </w:t>
          </w:r>
          <w:r w:rsidRPr="001657F0">
            <w:rPr>
              <w:i/>
              <w:iCs/>
              <w:color w:val="000000"/>
              <w:sz w:val="22"/>
              <w:szCs w:val="22"/>
            </w:rPr>
            <w:t>19</w:t>
          </w:r>
          <w:r w:rsidRPr="001657F0">
            <w:rPr>
              <w:color w:val="000000"/>
              <w:sz w:val="22"/>
              <w:szCs w:val="22"/>
            </w:rPr>
            <w:t>(12), 5885–5904.</w:t>
          </w:r>
        </w:p>
        <w:p w14:paraId="19BDCF7A" w14:textId="77777777" w:rsidR="00914B2A" w:rsidRPr="001657F0" w:rsidRDefault="00914B2A">
          <w:pPr>
            <w:autoSpaceDE w:val="0"/>
            <w:autoSpaceDN w:val="0"/>
            <w:ind w:hanging="480"/>
            <w:divId w:val="1883321245"/>
            <w:rPr>
              <w:color w:val="000000"/>
              <w:sz w:val="22"/>
              <w:szCs w:val="22"/>
            </w:rPr>
          </w:pPr>
          <w:r w:rsidRPr="001657F0">
            <w:rPr>
              <w:color w:val="000000"/>
              <w:sz w:val="22"/>
              <w:szCs w:val="22"/>
            </w:rPr>
            <w:t xml:space="preserve">Brainin, M., Feigin, V. L., Norrving, B., Martins, S. C. O., Hankey, G. J., &amp; Hachinski, V. (2020). Global prevention of stroke and dementia: the WSO Declaration. </w:t>
          </w:r>
          <w:r w:rsidRPr="001657F0">
            <w:rPr>
              <w:i/>
              <w:iCs/>
              <w:color w:val="000000"/>
              <w:sz w:val="22"/>
              <w:szCs w:val="22"/>
            </w:rPr>
            <w:t>The Lancet Neurology</w:t>
          </w:r>
          <w:r w:rsidRPr="001657F0">
            <w:rPr>
              <w:color w:val="000000"/>
              <w:sz w:val="22"/>
              <w:szCs w:val="22"/>
            </w:rPr>
            <w:t xml:space="preserve">, </w:t>
          </w:r>
          <w:r w:rsidRPr="001657F0">
            <w:rPr>
              <w:i/>
              <w:iCs/>
              <w:color w:val="000000"/>
              <w:sz w:val="22"/>
              <w:szCs w:val="22"/>
            </w:rPr>
            <w:t>19</w:t>
          </w:r>
          <w:r w:rsidRPr="001657F0">
            <w:rPr>
              <w:color w:val="000000"/>
              <w:sz w:val="22"/>
              <w:szCs w:val="22"/>
            </w:rPr>
            <w:t>(6), 487–488.</w:t>
          </w:r>
        </w:p>
        <w:p w14:paraId="21CD285B" w14:textId="77777777" w:rsidR="00914B2A" w:rsidRPr="001657F0" w:rsidRDefault="00914B2A">
          <w:pPr>
            <w:autoSpaceDE w:val="0"/>
            <w:autoSpaceDN w:val="0"/>
            <w:ind w:hanging="480"/>
            <w:divId w:val="994531051"/>
            <w:rPr>
              <w:color w:val="000000"/>
              <w:sz w:val="22"/>
              <w:szCs w:val="22"/>
            </w:rPr>
          </w:pPr>
          <w:r w:rsidRPr="001657F0">
            <w:rPr>
              <w:color w:val="000000"/>
              <w:sz w:val="22"/>
              <w:szCs w:val="22"/>
            </w:rPr>
            <w:t xml:space="preserve">Cai, Y., Mok, V. C. T., &amp; Markus, H. S. (2026). Vascular dementia: World Stroke Organization fact sheet 2026. </w:t>
          </w:r>
          <w:r w:rsidRPr="001657F0">
            <w:rPr>
              <w:i/>
              <w:iCs/>
              <w:color w:val="000000"/>
              <w:sz w:val="22"/>
              <w:szCs w:val="22"/>
            </w:rPr>
            <w:t>International Journal of Stroke</w:t>
          </w:r>
          <w:r w:rsidRPr="001657F0">
            <w:rPr>
              <w:color w:val="000000"/>
              <w:sz w:val="22"/>
              <w:szCs w:val="22"/>
            </w:rPr>
            <w:t>, 17474930251404244.</w:t>
          </w:r>
        </w:p>
        <w:p w14:paraId="5691E4E7" w14:textId="77777777" w:rsidR="00914B2A" w:rsidRPr="001657F0" w:rsidRDefault="00914B2A">
          <w:pPr>
            <w:autoSpaceDE w:val="0"/>
            <w:autoSpaceDN w:val="0"/>
            <w:ind w:hanging="480"/>
            <w:divId w:val="1127119452"/>
            <w:rPr>
              <w:color w:val="000000"/>
              <w:sz w:val="22"/>
              <w:szCs w:val="22"/>
            </w:rPr>
          </w:pPr>
          <w:r w:rsidRPr="001657F0">
            <w:rPr>
              <w:color w:val="000000"/>
              <w:sz w:val="22"/>
              <w:szCs w:val="22"/>
            </w:rPr>
            <w:t xml:space="preserve">Chang, J., Wang, Y., Shao, L., Laberge, R.-M., Demaria, M., Campisi, J., Janakiraman, K., Sharpless, N. E., Ding, S., Feng, W., &amp; others. (2016). Clearance of senescent cells by ABT263 rejuvenates aged hematopoietic stem cells in mice. </w:t>
          </w:r>
          <w:r w:rsidRPr="001657F0">
            <w:rPr>
              <w:i/>
              <w:iCs/>
              <w:color w:val="000000"/>
              <w:sz w:val="22"/>
              <w:szCs w:val="22"/>
            </w:rPr>
            <w:t>Nature Medicine</w:t>
          </w:r>
          <w:r w:rsidRPr="001657F0">
            <w:rPr>
              <w:color w:val="000000"/>
              <w:sz w:val="22"/>
              <w:szCs w:val="22"/>
            </w:rPr>
            <w:t xml:space="preserve">, </w:t>
          </w:r>
          <w:r w:rsidRPr="001657F0">
            <w:rPr>
              <w:i/>
              <w:iCs/>
              <w:color w:val="000000"/>
              <w:sz w:val="22"/>
              <w:szCs w:val="22"/>
            </w:rPr>
            <w:t>22</w:t>
          </w:r>
          <w:r w:rsidRPr="001657F0">
            <w:rPr>
              <w:color w:val="000000"/>
              <w:sz w:val="22"/>
              <w:szCs w:val="22"/>
            </w:rPr>
            <w:t>(1), 78–83.</w:t>
          </w:r>
        </w:p>
        <w:p w14:paraId="36075473" w14:textId="77777777" w:rsidR="00914B2A" w:rsidRPr="001657F0" w:rsidRDefault="00914B2A">
          <w:pPr>
            <w:autoSpaceDE w:val="0"/>
            <w:autoSpaceDN w:val="0"/>
            <w:ind w:hanging="480"/>
            <w:divId w:val="786585438"/>
            <w:rPr>
              <w:color w:val="000000"/>
              <w:sz w:val="22"/>
              <w:szCs w:val="22"/>
            </w:rPr>
          </w:pPr>
          <w:r w:rsidRPr="001657F0">
            <w:rPr>
              <w:color w:val="000000"/>
              <w:sz w:val="22"/>
              <w:szCs w:val="22"/>
            </w:rPr>
            <w:t xml:space="preserve">Csik, B., Nyúl-Tóth, Á., Gulej, R., Patai, R., Kiss, T., Delfavero, J., Nagaraja, R. Y., Balasubramanian, P., Shanmugarama, S., Ungvari, A., &amp; others. (2025). Senescent Endothelial Cells in Cerebral Microcirculation Are Key Drivers of Age-Related Blood–Brain Barrier Disruption, Microvascular Rarefaction, and Neurovascular Coupling Impairment in Mice. </w:t>
          </w:r>
          <w:r w:rsidRPr="001657F0">
            <w:rPr>
              <w:i/>
              <w:iCs/>
              <w:color w:val="000000"/>
              <w:sz w:val="22"/>
              <w:szCs w:val="22"/>
            </w:rPr>
            <w:t>Aging Cell</w:t>
          </w:r>
          <w:r w:rsidRPr="001657F0">
            <w:rPr>
              <w:color w:val="000000"/>
              <w:sz w:val="22"/>
              <w:szCs w:val="22"/>
            </w:rPr>
            <w:t>, e70048.</w:t>
          </w:r>
        </w:p>
        <w:p w14:paraId="523F9425" w14:textId="77777777" w:rsidR="00914B2A" w:rsidRPr="001657F0" w:rsidRDefault="00914B2A">
          <w:pPr>
            <w:autoSpaceDE w:val="0"/>
            <w:autoSpaceDN w:val="0"/>
            <w:ind w:hanging="480"/>
            <w:divId w:val="180976802"/>
            <w:rPr>
              <w:color w:val="000000"/>
              <w:sz w:val="22"/>
              <w:szCs w:val="22"/>
            </w:rPr>
          </w:pPr>
          <w:r w:rsidRPr="001657F0">
            <w:rPr>
              <w:color w:val="000000"/>
              <w:sz w:val="22"/>
              <w:szCs w:val="22"/>
            </w:rPr>
            <w:t xml:space="preserve">Cumplido-Mayoral, I., Garc\’\ia-Prat, M., Operto, G., Falcon, C., Shekari, M., Cacciaglia, R., Milà-Alomà, M., Lorenzini, L., Ingala, S., Wink, A. M., &amp; others. (2023). Biological brain age prediction using machine learning on structural neuroimaging data: Multi-cohort validation against biomarkers of Alzheimer’s disease and neurodegeneration stratified by sex. </w:t>
          </w:r>
          <w:r w:rsidRPr="001657F0">
            <w:rPr>
              <w:i/>
              <w:iCs/>
              <w:color w:val="000000"/>
              <w:sz w:val="22"/>
              <w:szCs w:val="22"/>
            </w:rPr>
            <w:t>Elife</w:t>
          </w:r>
          <w:r w:rsidRPr="001657F0">
            <w:rPr>
              <w:color w:val="000000"/>
              <w:sz w:val="22"/>
              <w:szCs w:val="22"/>
            </w:rPr>
            <w:t xml:space="preserve">, </w:t>
          </w:r>
          <w:r w:rsidRPr="001657F0">
            <w:rPr>
              <w:i/>
              <w:iCs/>
              <w:color w:val="000000"/>
              <w:sz w:val="22"/>
              <w:szCs w:val="22"/>
            </w:rPr>
            <w:t>12</w:t>
          </w:r>
          <w:r w:rsidRPr="001657F0">
            <w:rPr>
              <w:color w:val="000000"/>
              <w:sz w:val="22"/>
              <w:szCs w:val="22"/>
            </w:rPr>
            <w:t>, e81067.</w:t>
          </w:r>
        </w:p>
        <w:p w14:paraId="6C233D82" w14:textId="77777777" w:rsidR="00914B2A" w:rsidRPr="001657F0" w:rsidRDefault="00914B2A">
          <w:pPr>
            <w:autoSpaceDE w:val="0"/>
            <w:autoSpaceDN w:val="0"/>
            <w:ind w:hanging="480"/>
            <w:divId w:val="1976451979"/>
            <w:rPr>
              <w:color w:val="000000"/>
              <w:sz w:val="22"/>
              <w:szCs w:val="22"/>
            </w:rPr>
          </w:pPr>
          <w:r w:rsidRPr="001657F0">
            <w:rPr>
              <w:color w:val="000000"/>
              <w:sz w:val="22"/>
              <w:szCs w:val="22"/>
            </w:rPr>
            <w:t xml:space="preserve">Demaria, M., Ohtani, N., Youssef, S. A., Rodier, F., Toussaint, W., Mitchell, J. R., Laberge, R.-M., Vijg, J., Van Steeg, H., Dollé, M. E. T., &amp; others. (2014). An essential role for senescent cells in optimal wound healing through secretion of PDGF-AA. </w:t>
          </w:r>
          <w:r w:rsidRPr="001657F0">
            <w:rPr>
              <w:i/>
              <w:iCs/>
              <w:color w:val="000000"/>
              <w:sz w:val="22"/>
              <w:szCs w:val="22"/>
            </w:rPr>
            <w:t>Developmental Cell</w:t>
          </w:r>
          <w:r w:rsidRPr="001657F0">
            <w:rPr>
              <w:color w:val="000000"/>
              <w:sz w:val="22"/>
              <w:szCs w:val="22"/>
            </w:rPr>
            <w:t xml:space="preserve">, </w:t>
          </w:r>
          <w:r w:rsidRPr="001657F0">
            <w:rPr>
              <w:i/>
              <w:iCs/>
              <w:color w:val="000000"/>
              <w:sz w:val="22"/>
              <w:szCs w:val="22"/>
            </w:rPr>
            <w:t>31</w:t>
          </w:r>
          <w:r w:rsidRPr="001657F0">
            <w:rPr>
              <w:color w:val="000000"/>
              <w:sz w:val="22"/>
              <w:szCs w:val="22"/>
            </w:rPr>
            <w:t>(6), 722–733.</w:t>
          </w:r>
        </w:p>
        <w:p w14:paraId="1EFB9DEA" w14:textId="77777777" w:rsidR="00914B2A" w:rsidRPr="001657F0" w:rsidRDefault="00914B2A">
          <w:pPr>
            <w:autoSpaceDE w:val="0"/>
            <w:autoSpaceDN w:val="0"/>
            <w:ind w:hanging="480"/>
            <w:divId w:val="306711449"/>
            <w:rPr>
              <w:color w:val="000000"/>
              <w:sz w:val="22"/>
              <w:szCs w:val="22"/>
            </w:rPr>
          </w:pPr>
          <w:r w:rsidRPr="001657F0">
            <w:rPr>
              <w:color w:val="000000"/>
              <w:sz w:val="22"/>
              <w:szCs w:val="22"/>
            </w:rPr>
            <w:t xml:space="preserve">Faakye, J., Nyúl-Tóth, Á., Muranyi, M., Gulej, R., Csik, B., Shanmugarama, S., Tarantini, S., Negri, S., Prodan, C., Mukli, P., &amp; others. (2024). Preventing spontaneous cerebral microhemorrhages in aging mice: a novel approach targeting cellular senescence with ABT263/navitoclax. </w:t>
          </w:r>
          <w:r w:rsidRPr="001657F0">
            <w:rPr>
              <w:i/>
              <w:iCs/>
              <w:color w:val="000000"/>
              <w:sz w:val="22"/>
              <w:szCs w:val="22"/>
            </w:rPr>
            <w:t>Geroscience</w:t>
          </w:r>
          <w:r w:rsidRPr="001657F0">
            <w:rPr>
              <w:color w:val="000000"/>
              <w:sz w:val="22"/>
              <w:szCs w:val="22"/>
            </w:rPr>
            <w:t xml:space="preserve">, </w:t>
          </w:r>
          <w:r w:rsidRPr="001657F0">
            <w:rPr>
              <w:i/>
              <w:iCs/>
              <w:color w:val="000000"/>
              <w:sz w:val="22"/>
              <w:szCs w:val="22"/>
            </w:rPr>
            <w:t>46</w:t>
          </w:r>
          <w:r w:rsidRPr="001657F0">
            <w:rPr>
              <w:color w:val="000000"/>
              <w:sz w:val="22"/>
              <w:szCs w:val="22"/>
            </w:rPr>
            <w:t>(1), 21–37.</w:t>
          </w:r>
        </w:p>
        <w:p w14:paraId="35E5CCE3" w14:textId="77777777" w:rsidR="00914B2A" w:rsidRPr="001657F0" w:rsidRDefault="00914B2A">
          <w:pPr>
            <w:autoSpaceDE w:val="0"/>
            <w:autoSpaceDN w:val="0"/>
            <w:ind w:hanging="480"/>
            <w:divId w:val="1633632604"/>
            <w:rPr>
              <w:color w:val="000000"/>
              <w:sz w:val="22"/>
              <w:szCs w:val="22"/>
            </w:rPr>
          </w:pPr>
          <w:r w:rsidRPr="001657F0">
            <w:rPr>
              <w:color w:val="000000"/>
              <w:sz w:val="22"/>
              <w:szCs w:val="22"/>
            </w:rPr>
            <w:t xml:space="preserve">Farr, J. N., Xu, M., Weivoda, M. M., Monroe, D. G., Fraser, D. G., Onken, J. L., Negley, B. A., Sfeir, J. G., Ogrodnik, M. B., Hachfeld, C. M., &amp; others. (2017). Targeting cellular senescence prevents age-related bone loss in mice. </w:t>
          </w:r>
          <w:r w:rsidRPr="001657F0">
            <w:rPr>
              <w:i/>
              <w:iCs/>
              <w:color w:val="000000"/>
              <w:sz w:val="22"/>
              <w:szCs w:val="22"/>
            </w:rPr>
            <w:t>Nature Medicine</w:t>
          </w:r>
          <w:r w:rsidRPr="001657F0">
            <w:rPr>
              <w:color w:val="000000"/>
              <w:sz w:val="22"/>
              <w:szCs w:val="22"/>
            </w:rPr>
            <w:t xml:space="preserve">, </w:t>
          </w:r>
          <w:r w:rsidRPr="001657F0">
            <w:rPr>
              <w:i/>
              <w:iCs/>
              <w:color w:val="000000"/>
              <w:sz w:val="22"/>
              <w:szCs w:val="22"/>
            </w:rPr>
            <w:t>23</w:t>
          </w:r>
          <w:r w:rsidRPr="001657F0">
            <w:rPr>
              <w:color w:val="000000"/>
              <w:sz w:val="22"/>
              <w:szCs w:val="22"/>
            </w:rPr>
            <w:t>(9), 1072–1079.</w:t>
          </w:r>
        </w:p>
        <w:p w14:paraId="4BF1E0C1" w14:textId="77777777" w:rsidR="00914B2A" w:rsidRPr="001657F0" w:rsidRDefault="00914B2A">
          <w:pPr>
            <w:autoSpaceDE w:val="0"/>
            <w:autoSpaceDN w:val="0"/>
            <w:ind w:hanging="480"/>
            <w:divId w:val="1128863209"/>
            <w:rPr>
              <w:color w:val="000000"/>
              <w:sz w:val="22"/>
              <w:szCs w:val="22"/>
            </w:rPr>
          </w:pPr>
          <w:r w:rsidRPr="001657F0">
            <w:rPr>
              <w:color w:val="000000"/>
              <w:sz w:val="22"/>
              <w:szCs w:val="22"/>
            </w:rPr>
            <w:t xml:space="preserve">Fernández-Pérez, I., Jiménez-Balado, J., Lazcano, U., Giralt-Steinhauer, E., Rey Álvarez, L., Cuadrado-Godia, E., Rodr\’\iguez-Campello, A., Macias-Gómez, A., Suárez-Pérez, A., Revert-Barberá, A., &amp; others. (2023). Machine learning approximations to predict epigenetic age acceleration in stroke patients. </w:t>
          </w:r>
          <w:r w:rsidRPr="001657F0">
            <w:rPr>
              <w:i/>
              <w:iCs/>
              <w:color w:val="000000"/>
              <w:sz w:val="22"/>
              <w:szCs w:val="22"/>
            </w:rPr>
            <w:t>International Journal of Molecular Sciences</w:t>
          </w:r>
          <w:r w:rsidRPr="001657F0">
            <w:rPr>
              <w:color w:val="000000"/>
              <w:sz w:val="22"/>
              <w:szCs w:val="22"/>
            </w:rPr>
            <w:t xml:space="preserve">, </w:t>
          </w:r>
          <w:r w:rsidRPr="001657F0">
            <w:rPr>
              <w:i/>
              <w:iCs/>
              <w:color w:val="000000"/>
              <w:sz w:val="22"/>
              <w:szCs w:val="22"/>
            </w:rPr>
            <w:t>24</w:t>
          </w:r>
          <w:r w:rsidRPr="001657F0">
            <w:rPr>
              <w:color w:val="000000"/>
              <w:sz w:val="22"/>
              <w:szCs w:val="22"/>
            </w:rPr>
            <w:t>(3), 2759.</w:t>
          </w:r>
        </w:p>
        <w:p w14:paraId="1948201C" w14:textId="77777777" w:rsidR="00914B2A" w:rsidRPr="001657F0" w:rsidRDefault="00914B2A">
          <w:pPr>
            <w:autoSpaceDE w:val="0"/>
            <w:autoSpaceDN w:val="0"/>
            <w:ind w:hanging="480"/>
            <w:divId w:val="822046916"/>
            <w:rPr>
              <w:color w:val="000000"/>
              <w:sz w:val="22"/>
              <w:szCs w:val="22"/>
            </w:rPr>
          </w:pPr>
          <w:r w:rsidRPr="001657F0">
            <w:rPr>
              <w:color w:val="000000"/>
              <w:sz w:val="22"/>
              <w:szCs w:val="22"/>
            </w:rPr>
            <w:t xml:space="preserve">Grandini, M., Bagli, E., &amp; Visani, G. (2020). Metrics for multi-class classification: an overview. </w:t>
          </w:r>
          <w:r w:rsidRPr="001657F0">
            <w:rPr>
              <w:i/>
              <w:iCs/>
              <w:color w:val="000000"/>
              <w:sz w:val="22"/>
              <w:szCs w:val="22"/>
            </w:rPr>
            <w:t>ArXiv Preprint ArXiv:2008.05756</w:t>
          </w:r>
          <w:r w:rsidRPr="001657F0">
            <w:rPr>
              <w:color w:val="000000"/>
              <w:sz w:val="22"/>
              <w:szCs w:val="22"/>
            </w:rPr>
            <w:t>.</w:t>
          </w:r>
        </w:p>
        <w:p w14:paraId="7F049D65" w14:textId="77777777" w:rsidR="00914B2A" w:rsidRPr="001657F0" w:rsidRDefault="00914B2A">
          <w:pPr>
            <w:autoSpaceDE w:val="0"/>
            <w:autoSpaceDN w:val="0"/>
            <w:ind w:hanging="480"/>
            <w:divId w:val="762723833"/>
            <w:rPr>
              <w:color w:val="000000"/>
              <w:sz w:val="22"/>
              <w:szCs w:val="22"/>
            </w:rPr>
          </w:pPr>
          <w:r w:rsidRPr="001657F0">
            <w:rPr>
              <w:color w:val="000000"/>
              <w:sz w:val="22"/>
              <w:szCs w:val="22"/>
            </w:rPr>
            <w:t xml:space="preserve">Hand, D. J., &amp; Till, R. J. (2001). A simple generalisation of the area under the ROC curve for multiple class classification problems. </w:t>
          </w:r>
          <w:r w:rsidRPr="001657F0">
            <w:rPr>
              <w:i/>
              <w:iCs/>
              <w:color w:val="000000"/>
              <w:sz w:val="22"/>
              <w:szCs w:val="22"/>
            </w:rPr>
            <w:t>Machine Learning</w:t>
          </w:r>
          <w:r w:rsidRPr="001657F0">
            <w:rPr>
              <w:color w:val="000000"/>
              <w:sz w:val="22"/>
              <w:szCs w:val="22"/>
            </w:rPr>
            <w:t xml:space="preserve">, </w:t>
          </w:r>
          <w:r w:rsidRPr="001657F0">
            <w:rPr>
              <w:i/>
              <w:iCs/>
              <w:color w:val="000000"/>
              <w:sz w:val="22"/>
              <w:szCs w:val="22"/>
            </w:rPr>
            <w:t>45</w:t>
          </w:r>
          <w:r w:rsidRPr="001657F0">
            <w:rPr>
              <w:color w:val="000000"/>
              <w:sz w:val="22"/>
              <w:szCs w:val="22"/>
            </w:rPr>
            <w:t>(2), 171–186.</w:t>
          </w:r>
        </w:p>
        <w:p w14:paraId="6F1739FA" w14:textId="77777777" w:rsidR="00914B2A" w:rsidRPr="001657F0" w:rsidRDefault="00914B2A">
          <w:pPr>
            <w:autoSpaceDE w:val="0"/>
            <w:autoSpaceDN w:val="0"/>
            <w:ind w:hanging="480"/>
            <w:divId w:val="1613433807"/>
            <w:rPr>
              <w:color w:val="000000"/>
              <w:sz w:val="22"/>
              <w:szCs w:val="22"/>
            </w:rPr>
          </w:pPr>
          <w:r w:rsidRPr="001657F0">
            <w:rPr>
              <w:color w:val="000000"/>
              <w:sz w:val="22"/>
              <w:szCs w:val="22"/>
            </w:rPr>
            <w:lastRenderedPageBreak/>
            <w:t xml:space="preserve">Kim, H.-N., Chang, J., Iyer, S., Han, L., Campisi, J., Manolagas, S. C., Zhou, D., &amp; Almeida, M. (2019). Elimination of senescent osteoclast progenitors has no effect on the age-associated loss of bone mass in mice. </w:t>
          </w:r>
          <w:r w:rsidRPr="001657F0">
            <w:rPr>
              <w:i/>
              <w:iCs/>
              <w:color w:val="000000"/>
              <w:sz w:val="22"/>
              <w:szCs w:val="22"/>
            </w:rPr>
            <w:t>Aging Cell</w:t>
          </w:r>
          <w:r w:rsidRPr="001657F0">
            <w:rPr>
              <w:color w:val="000000"/>
              <w:sz w:val="22"/>
              <w:szCs w:val="22"/>
            </w:rPr>
            <w:t xml:space="preserve">, </w:t>
          </w:r>
          <w:r w:rsidRPr="001657F0">
            <w:rPr>
              <w:i/>
              <w:iCs/>
              <w:color w:val="000000"/>
              <w:sz w:val="22"/>
              <w:szCs w:val="22"/>
            </w:rPr>
            <w:t>18</w:t>
          </w:r>
          <w:r w:rsidRPr="001657F0">
            <w:rPr>
              <w:color w:val="000000"/>
              <w:sz w:val="22"/>
              <w:szCs w:val="22"/>
            </w:rPr>
            <w:t>(3), e12923.</w:t>
          </w:r>
        </w:p>
        <w:p w14:paraId="6918299F" w14:textId="77777777" w:rsidR="00914B2A" w:rsidRPr="001657F0" w:rsidRDefault="00914B2A">
          <w:pPr>
            <w:autoSpaceDE w:val="0"/>
            <w:autoSpaceDN w:val="0"/>
            <w:ind w:hanging="480"/>
            <w:divId w:val="1350445860"/>
            <w:rPr>
              <w:color w:val="000000"/>
              <w:sz w:val="22"/>
              <w:szCs w:val="22"/>
            </w:rPr>
          </w:pPr>
          <w:r w:rsidRPr="001657F0">
            <w:rPr>
              <w:color w:val="000000"/>
              <w:sz w:val="22"/>
              <w:szCs w:val="22"/>
            </w:rPr>
            <w:t xml:space="preserve">Kiss, T., Nyúl-Tóth, Á., Balasubramanian, P., Tarantini, S., Ahire, C., DelFavero, J., Yabluchanskiy, A., Csipo, T., Farkas, E., Wiley, G., &amp; others. (2020). Single-cell RNA sequencing identifies senescent cerebromicrovascular endothelial cells in the aged mouse brain. </w:t>
          </w:r>
          <w:r w:rsidRPr="001657F0">
            <w:rPr>
              <w:i/>
              <w:iCs/>
              <w:color w:val="000000"/>
              <w:sz w:val="22"/>
              <w:szCs w:val="22"/>
            </w:rPr>
            <w:t>Geroscience</w:t>
          </w:r>
          <w:r w:rsidRPr="001657F0">
            <w:rPr>
              <w:color w:val="000000"/>
              <w:sz w:val="22"/>
              <w:szCs w:val="22"/>
            </w:rPr>
            <w:t xml:space="preserve">, </w:t>
          </w:r>
          <w:r w:rsidRPr="001657F0">
            <w:rPr>
              <w:i/>
              <w:iCs/>
              <w:color w:val="000000"/>
              <w:sz w:val="22"/>
              <w:szCs w:val="22"/>
            </w:rPr>
            <w:t>42</w:t>
          </w:r>
          <w:r w:rsidRPr="001657F0">
            <w:rPr>
              <w:color w:val="000000"/>
              <w:sz w:val="22"/>
              <w:szCs w:val="22"/>
            </w:rPr>
            <w:t>(2), 429–444.</w:t>
          </w:r>
        </w:p>
        <w:p w14:paraId="5F01B810" w14:textId="77777777" w:rsidR="00914B2A" w:rsidRPr="001657F0" w:rsidRDefault="00914B2A">
          <w:pPr>
            <w:autoSpaceDE w:val="0"/>
            <w:autoSpaceDN w:val="0"/>
            <w:ind w:hanging="480"/>
            <w:divId w:val="2144928448"/>
            <w:rPr>
              <w:color w:val="000000"/>
              <w:sz w:val="22"/>
              <w:szCs w:val="22"/>
            </w:rPr>
          </w:pPr>
          <w:r w:rsidRPr="001657F0">
            <w:rPr>
              <w:color w:val="000000"/>
              <w:sz w:val="22"/>
              <w:szCs w:val="22"/>
            </w:rPr>
            <w:t xml:space="preserve">Li, Y., Jin, J., Ma, J., Zhu, F., Jin, B., Liang, J., &amp; Chen, C. L. P. (2023). Imbalanced least squares regression with adaptive weight learning. </w:t>
          </w:r>
          <w:r w:rsidRPr="001657F0">
            <w:rPr>
              <w:i/>
              <w:iCs/>
              <w:color w:val="000000"/>
              <w:sz w:val="22"/>
              <w:szCs w:val="22"/>
            </w:rPr>
            <w:t>Information Sciences</w:t>
          </w:r>
          <w:r w:rsidRPr="001657F0">
            <w:rPr>
              <w:color w:val="000000"/>
              <w:sz w:val="22"/>
              <w:szCs w:val="22"/>
            </w:rPr>
            <w:t xml:space="preserve">, </w:t>
          </w:r>
          <w:r w:rsidRPr="001657F0">
            <w:rPr>
              <w:i/>
              <w:iCs/>
              <w:color w:val="000000"/>
              <w:sz w:val="22"/>
              <w:szCs w:val="22"/>
            </w:rPr>
            <w:t>648</w:t>
          </w:r>
          <w:r w:rsidRPr="001657F0">
            <w:rPr>
              <w:color w:val="000000"/>
              <w:sz w:val="22"/>
              <w:szCs w:val="22"/>
            </w:rPr>
            <w:t>, 119541.</w:t>
          </w:r>
        </w:p>
        <w:p w14:paraId="5FFF2EF4" w14:textId="77777777" w:rsidR="00914B2A" w:rsidRPr="001657F0" w:rsidRDefault="00914B2A">
          <w:pPr>
            <w:autoSpaceDE w:val="0"/>
            <w:autoSpaceDN w:val="0"/>
            <w:ind w:hanging="480"/>
            <w:divId w:val="265116902"/>
            <w:rPr>
              <w:color w:val="000000"/>
              <w:sz w:val="22"/>
              <w:szCs w:val="22"/>
            </w:rPr>
          </w:pPr>
          <w:r w:rsidRPr="001657F0">
            <w:rPr>
              <w:color w:val="000000"/>
              <w:sz w:val="22"/>
              <w:szCs w:val="22"/>
            </w:rPr>
            <w:t xml:space="preserve">Linh, T. T. D., Hsieh, Y.-C., Huang, L.-K., &amp; Hu, C.-J. (2022). Clinical trials of new drugs for vascular cognitive impairment and vascular dementia. </w:t>
          </w:r>
          <w:r w:rsidRPr="001657F0">
            <w:rPr>
              <w:i/>
              <w:iCs/>
              <w:color w:val="000000"/>
              <w:sz w:val="22"/>
              <w:szCs w:val="22"/>
            </w:rPr>
            <w:t>International Journal of Molecular Sciences</w:t>
          </w:r>
          <w:r w:rsidRPr="001657F0">
            <w:rPr>
              <w:color w:val="000000"/>
              <w:sz w:val="22"/>
              <w:szCs w:val="22"/>
            </w:rPr>
            <w:t xml:space="preserve">, </w:t>
          </w:r>
          <w:r w:rsidRPr="001657F0">
            <w:rPr>
              <w:i/>
              <w:iCs/>
              <w:color w:val="000000"/>
              <w:sz w:val="22"/>
              <w:szCs w:val="22"/>
            </w:rPr>
            <w:t>23</w:t>
          </w:r>
          <w:r w:rsidRPr="001657F0">
            <w:rPr>
              <w:color w:val="000000"/>
              <w:sz w:val="22"/>
              <w:szCs w:val="22"/>
            </w:rPr>
            <w:t>(19), 11067.</w:t>
          </w:r>
        </w:p>
        <w:p w14:paraId="5BB92B1E" w14:textId="77777777" w:rsidR="00914B2A" w:rsidRPr="001657F0" w:rsidRDefault="00914B2A">
          <w:pPr>
            <w:autoSpaceDE w:val="0"/>
            <w:autoSpaceDN w:val="0"/>
            <w:ind w:hanging="480"/>
            <w:divId w:val="1590038895"/>
            <w:rPr>
              <w:color w:val="000000"/>
              <w:sz w:val="22"/>
              <w:szCs w:val="22"/>
            </w:rPr>
          </w:pPr>
          <w:r w:rsidRPr="001657F0">
            <w:rPr>
              <w:color w:val="000000"/>
              <w:sz w:val="22"/>
              <w:szCs w:val="22"/>
            </w:rPr>
            <w:t xml:space="preserve">Onyango, I. G., Jauregui, G. V, Čarná, M., Bennett Jr, J. P., &amp; Stokin, G. B. (2021). Neuroinflammation in Alzheimer’s disease. </w:t>
          </w:r>
          <w:r w:rsidRPr="001657F0">
            <w:rPr>
              <w:i/>
              <w:iCs/>
              <w:color w:val="000000"/>
              <w:sz w:val="22"/>
              <w:szCs w:val="22"/>
            </w:rPr>
            <w:t>Biomedicines</w:t>
          </w:r>
          <w:r w:rsidRPr="001657F0">
            <w:rPr>
              <w:color w:val="000000"/>
              <w:sz w:val="22"/>
              <w:szCs w:val="22"/>
            </w:rPr>
            <w:t xml:space="preserve">, </w:t>
          </w:r>
          <w:r w:rsidRPr="001657F0">
            <w:rPr>
              <w:i/>
              <w:iCs/>
              <w:color w:val="000000"/>
              <w:sz w:val="22"/>
              <w:szCs w:val="22"/>
            </w:rPr>
            <w:t>9</w:t>
          </w:r>
          <w:r w:rsidRPr="001657F0">
            <w:rPr>
              <w:color w:val="000000"/>
              <w:sz w:val="22"/>
              <w:szCs w:val="22"/>
            </w:rPr>
            <w:t>(5), 524.</w:t>
          </w:r>
        </w:p>
        <w:p w14:paraId="69B80DFD" w14:textId="77777777" w:rsidR="00914B2A" w:rsidRPr="001657F0" w:rsidRDefault="00914B2A">
          <w:pPr>
            <w:autoSpaceDE w:val="0"/>
            <w:autoSpaceDN w:val="0"/>
            <w:ind w:hanging="480"/>
            <w:divId w:val="695498390"/>
            <w:rPr>
              <w:color w:val="000000"/>
              <w:sz w:val="22"/>
              <w:szCs w:val="22"/>
            </w:rPr>
          </w:pPr>
          <w:r w:rsidRPr="001657F0">
            <w:rPr>
              <w:color w:val="000000"/>
              <w:sz w:val="22"/>
              <w:szCs w:val="22"/>
            </w:rPr>
            <w:t xml:space="preserve">Rashid, I., Kalandria, A., Kaur, N., Sharma, A., Qadir, S., Singh, R., &amp; Ifaq, Q. (2024). Role of Cellular Senescence in Neurodegeneration: Mechanisms and Therapeutic Implications. </w:t>
          </w:r>
          <w:r w:rsidRPr="001657F0">
            <w:rPr>
              <w:i/>
              <w:iCs/>
              <w:color w:val="000000"/>
              <w:sz w:val="22"/>
              <w:szCs w:val="22"/>
            </w:rPr>
            <w:t>Journal of Pharma Insights and Research</w:t>
          </w:r>
          <w:r w:rsidRPr="001657F0">
            <w:rPr>
              <w:color w:val="000000"/>
              <w:sz w:val="22"/>
              <w:szCs w:val="22"/>
            </w:rPr>
            <w:t xml:space="preserve">, </w:t>
          </w:r>
          <w:r w:rsidRPr="001657F0">
            <w:rPr>
              <w:i/>
              <w:iCs/>
              <w:color w:val="000000"/>
              <w:sz w:val="22"/>
              <w:szCs w:val="22"/>
            </w:rPr>
            <w:t>2</w:t>
          </w:r>
          <w:r w:rsidRPr="001657F0">
            <w:rPr>
              <w:color w:val="000000"/>
              <w:sz w:val="22"/>
              <w:szCs w:val="22"/>
            </w:rPr>
            <w:t>(2), 215–225.</w:t>
          </w:r>
        </w:p>
        <w:p w14:paraId="54FD98EC" w14:textId="77777777" w:rsidR="00914B2A" w:rsidRPr="001657F0" w:rsidRDefault="00914B2A">
          <w:pPr>
            <w:autoSpaceDE w:val="0"/>
            <w:autoSpaceDN w:val="0"/>
            <w:ind w:hanging="480"/>
            <w:divId w:val="493181958"/>
            <w:rPr>
              <w:color w:val="000000"/>
              <w:sz w:val="22"/>
              <w:szCs w:val="22"/>
            </w:rPr>
          </w:pPr>
          <w:r w:rsidRPr="001657F0">
            <w:rPr>
              <w:color w:val="000000"/>
              <w:sz w:val="22"/>
              <w:szCs w:val="22"/>
            </w:rPr>
            <w:t xml:space="preserve">Robbins, P. D., Jurk, D., Khosla, S., Kirkland, J. L., LeBrasseur, N. K., Miller, J. D., Passos, J. F., Pignolo, R. J., Tchkonia, T., &amp; Niedernhofer, L. J. (2021). Senolytic drugs: reducing senescent cell viability to extend health span. </w:t>
          </w:r>
          <w:r w:rsidRPr="001657F0">
            <w:rPr>
              <w:i/>
              <w:iCs/>
              <w:color w:val="000000"/>
              <w:sz w:val="22"/>
              <w:szCs w:val="22"/>
            </w:rPr>
            <w:t>Annual Review of Pharmacology and Toxicology</w:t>
          </w:r>
          <w:r w:rsidRPr="001657F0">
            <w:rPr>
              <w:color w:val="000000"/>
              <w:sz w:val="22"/>
              <w:szCs w:val="22"/>
            </w:rPr>
            <w:t xml:space="preserve">, </w:t>
          </w:r>
          <w:r w:rsidRPr="001657F0">
            <w:rPr>
              <w:i/>
              <w:iCs/>
              <w:color w:val="000000"/>
              <w:sz w:val="22"/>
              <w:szCs w:val="22"/>
            </w:rPr>
            <w:t>61</w:t>
          </w:r>
          <w:r w:rsidRPr="001657F0">
            <w:rPr>
              <w:color w:val="000000"/>
              <w:sz w:val="22"/>
              <w:szCs w:val="22"/>
            </w:rPr>
            <w:t>(1), 779–803.</w:t>
          </w:r>
        </w:p>
        <w:p w14:paraId="1FE072CC" w14:textId="77777777" w:rsidR="00914B2A" w:rsidRPr="001657F0" w:rsidRDefault="00914B2A">
          <w:pPr>
            <w:autoSpaceDE w:val="0"/>
            <w:autoSpaceDN w:val="0"/>
            <w:ind w:hanging="480"/>
            <w:divId w:val="539980057"/>
            <w:rPr>
              <w:color w:val="000000"/>
              <w:sz w:val="22"/>
              <w:szCs w:val="22"/>
            </w:rPr>
          </w:pPr>
          <w:r w:rsidRPr="001657F0">
            <w:rPr>
              <w:color w:val="000000"/>
              <w:sz w:val="22"/>
              <w:szCs w:val="22"/>
            </w:rPr>
            <w:t xml:space="preserve">Roos, C. M., Zhang, B., Palmer, A. K., Ogrodnik, M. B., Pirtskhalava, T., Thalji, N. M., Hagler, M., Jurk, D., Smith, L. A., Casaclang-Verzosa, G., &amp; others. (2016). Chronic senolytic treatment alleviates established vasomotor dysfunction in aged or atherosclerotic mice. </w:t>
          </w:r>
          <w:r w:rsidRPr="001657F0">
            <w:rPr>
              <w:i/>
              <w:iCs/>
              <w:color w:val="000000"/>
              <w:sz w:val="22"/>
              <w:szCs w:val="22"/>
            </w:rPr>
            <w:t>Aging Cell</w:t>
          </w:r>
          <w:r w:rsidRPr="001657F0">
            <w:rPr>
              <w:color w:val="000000"/>
              <w:sz w:val="22"/>
              <w:szCs w:val="22"/>
            </w:rPr>
            <w:t xml:space="preserve">, </w:t>
          </w:r>
          <w:r w:rsidRPr="001657F0">
            <w:rPr>
              <w:i/>
              <w:iCs/>
              <w:color w:val="000000"/>
              <w:sz w:val="22"/>
              <w:szCs w:val="22"/>
            </w:rPr>
            <w:t>15</w:t>
          </w:r>
          <w:r w:rsidRPr="001657F0">
            <w:rPr>
              <w:color w:val="000000"/>
              <w:sz w:val="22"/>
              <w:szCs w:val="22"/>
            </w:rPr>
            <w:t>(5), 973–977.</w:t>
          </w:r>
        </w:p>
        <w:p w14:paraId="00A0C684" w14:textId="77777777" w:rsidR="00914B2A" w:rsidRPr="001657F0" w:rsidRDefault="00914B2A">
          <w:pPr>
            <w:autoSpaceDE w:val="0"/>
            <w:autoSpaceDN w:val="0"/>
            <w:ind w:hanging="480"/>
            <w:divId w:val="1579174267"/>
            <w:rPr>
              <w:color w:val="000000"/>
              <w:sz w:val="22"/>
              <w:szCs w:val="22"/>
            </w:rPr>
          </w:pPr>
          <w:r w:rsidRPr="001657F0">
            <w:rPr>
              <w:color w:val="000000"/>
              <w:sz w:val="22"/>
              <w:szCs w:val="22"/>
            </w:rPr>
            <w:t xml:space="preserve">Sokolova, M., &amp; Lapalme, G. (2009). A systematic analysis of performance measures for classification tasks. </w:t>
          </w:r>
          <w:r w:rsidRPr="001657F0">
            <w:rPr>
              <w:i/>
              <w:iCs/>
              <w:color w:val="000000"/>
              <w:sz w:val="22"/>
              <w:szCs w:val="22"/>
            </w:rPr>
            <w:t>Information Processing &amp; Management</w:t>
          </w:r>
          <w:r w:rsidRPr="001657F0">
            <w:rPr>
              <w:color w:val="000000"/>
              <w:sz w:val="22"/>
              <w:szCs w:val="22"/>
            </w:rPr>
            <w:t xml:space="preserve">, </w:t>
          </w:r>
          <w:r w:rsidRPr="001657F0">
            <w:rPr>
              <w:i/>
              <w:iCs/>
              <w:color w:val="000000"/>
              <w:sz w:val="22"/>
              <w:szCs w:val="22"/>
            </w:rPr>
            <w:t>45</w:t>
          </w:r>
          <w:r w:rsidRPr="001657F0">
            <w:rPr>
              <w:color w:val="000000"/>
              <w:sz w:val="22"/>
              <w:szCs w:val="22"/>
            </w:rPr>
            <w:t>(4), 427–437.</w:t>
          </w:r>
        </w:p>
        <w:p w14:paraId="32EC7797" w14:textId="77777777" w:rsidR="00914B2A" w:rsidRPr="001657F0" w:rsidRDefault="00914B2A">
          <w:pPr>
            <w:autoSpaceDE w:val="0"/>
            <w:autoSpaceDN w:val="0"/>
            <w:ind w:hanging="480"/>
            <w:divId w:val="715786058"/>
            <w:rPr>
              <w:color w:val="000000"/>
              <w:sz w:val="22"/>
              <w:szCs w:val="22"/>
            </w:rPr>
          </w:pPr>
          <w:r w:rsidRPr="001657F0">
            <w:rPr>
              <w:color w:val="000000"/>
              <w:sz w:val="22"/>
              <w:szCs w:val="22"/>
            </w:rPr>
            <w:t xml:space="preserve">Sweeney, M. D., Kisler, K., Montagne, A., Toga, A. W., &amp; Zlokovic, B. V. (2018). The role of brain vasculature in neurodegenerative disorders. </w:t>
          </w:r>
          <w:r w:rsidRPr="001657F0">
            <w:rPr>
              <w:i/>
              <w:iCs/>
              <w:color w:val="000000"/>
              <w:sz w:val="22"/>
              <w:szCs w:val="22"/>
            </w:rPr>
            <w:t>Nature Neuroscience</w:t>
          </w:r>
          <w:r w:rsidRPr="001657F0">
            <w:rPr>
              <w:color w:val="000000"/>
              <w:sz w:val="22"/>
              <w:szCs w:val="22"/>
            </w:rPr>
            <w:t xml:space="preserve">, </w:t>
          </w:r>
          <w:r w:rsidRPr="001657F0">
            <w:rPr>
              <w:i/>
              <w:iCs/>
              <w:color w:val="000000"/>
              <w:sz w:val="22"/>
              <w:szCs w:val="22"/>
            </w:rPr>
            <w:t>21</w:t>
          </w:r>
          <w:r w:rsidRPr="001657F0">
            <w:rPr>
              <w:color w:val="000000"/>
              <w:sz w:val="22"/>
              <w:szCs w:val="22"/>
            </w:rPr>
            <w:t>(10), 1318–1331.</w:t>
          </w:r>
        </w:p>
        <w:p w14:paraId="34B4BA31" w14:textId="77777777" w:rsidR="00914B2A" w:rsidRPr="001657F0" w:rsidRDefault="00914B2A">
          <w:pPr>
            <w:autoSpaceDE w:val="0"/>
            <w:autoSpaceDN w:val="0"/>
            <w:ind w:hanging="480"/>
            <w:divId w:val="1101998645"/>
            <w:rPr>
              <w:color w:val="000000"/>
              <w:sz w:val="22"/>
              <w:szCs w:val="22"/>
            </w:rPr>
          </w:pPr>
          <w:r w:rsidRPr="001657F0">
            <w:rPr>
              <w:color w:val="000000"/>
              <w:sz w:val="22"/>
              <w:szCs w:val="22"/>
            </w:rPr>
            <w:t xml:space="preserve">Sweeney, M. D., Sagare, A. P., &amp; Zlokovic, B. V. (2018). Blood–brain barrier breakdown in Alzheimer disease and other neurodegenerative disorders. </w:t>
          </w:r>
          <w:r w:rsidRPr="001657F0">
            <w:rPr>
              <w:i/>
              <w:iCs/>
              <w:color w:val="000000"/>
              <w:sz w:val="22"/>
              <w:szCs w:val="22"/>
            </w:rPr>
            <w:t>Nature Reviews Neurology</w:t>
          </w:r>
          <w:r w:rsidRPr="001657F0">
            <w:rPr>
              <w:color w:val="000000"/>
              <w:sz w:val="22"/>
              <w:szCs w:val="22"/>
            </w:rPr>
            <w:t xml:space="preserve">, </w:t>
          </w:r>
          <w:r w:rsidRPr="001657F0">
            <w:rPr>
              <w:i/>
              <w:iCs/>
              <w:color w:val="000000"/>
              <w:sz w:val="22"/>
              <w:szCs w:val="22"/>
            </w:rPr>
            <w:t>14</w:t>
          </w:r>
          <w:r w:rsidRPr="001657F0">
            <w:rPr>
              <w:color w:val="000000"/>
              <w:sz w:val="22"/>
              <w:szCs w:val="22"/>
            </w:rPr>
            <w:t>(3), 133–150.</w:t>
          </w:r>
        </w:p>
        <w:p w14:paraId="1457C315" w14:textId="77777777" w:rsidR="00914B2A" w:rsidRPr="001657F0" w:rsidRDefault="00914B2A">
          <w:pPr>
            <w:autoSpaceDE w:val="0"/>
            <w:autoSpaceDN w:val="0"/>
            <w:ind w:hanging="480"/>
            <w:divId w:val="123744026"/>
            <w:rPr>
              <w:color w:val="000000"/>
              <w:sz w:val="22"/>
              <w:szCs w:val="22"/>
            </w:rPr>
          </w:pPr>
          <w:r w:rsidRPr="001657F0">
            <w:rPr>
              <w:color w:val="000000"/>
              <w:sz w:val="22"/>
              <w:szCs w:val="22"/>
            </w:rPr>
            <w:t xml:space="preserve">T O’Brien, J., Erkinjuntti, T., Reisberg, B., Roman, G., Sawada, T., Pantoni, L., Bowler, J. V, Ballard, C., DeCarli, C., Gorelick, P. B., &amp; others. (2003). Vascular cognitive impairment. </w:t>
          </w:r>
          <w:r w:rsidRPr="001657F0">
            <w:rPr>
              <w:i/>
              <w:iCs/>
              <w:color w:val="000000"/>
              <w:sz w:val="22"/>
              <w:szCs w:val="22"/>
            </w:rPr>
            <w:t>The Lancet Neurology</w:t>
          </w:r>
          <w:r w:rsidRPr="001657F0">
            <w:rPr>
              <w:color w:val="000000"/>
              <w:sz w:val="22"/>
              <w:szCs w:val="22"/>
            </w:rPr>
            <w:t xml:space="preserve">, </w:t>
          </w:r>
          <w:r w:rsidRPr="001657F0">
            <w:rPr>
              <w:i/>
              <w:iCs/>
              <w:color w:val="000000"/>
              <w:sz w:val="22"/>
              <w:szCs w:val="22"/>
            </w:rPr>
            <w:t>2</w:t>
          </w:r>
          <w:r w:rsidRPr="001657F0">
            <w:rPr>
              <w:color w:val="000000"/>
              <w:sz w:val="22"/>
              <w:szCs w:val="22"/>
            </w:rPr>
            <w:t>(2), 89–98.</w:t>
          </w:r>
        </w:p>
        <w:p w14:paraId="05E3AD39" w14:textId="77777777" w:rsidR="00914B2A" w:rsidRPr="001657F0" w:rsidRDefault="00914B2A">
          <w:pPr>
            <w:autoSpaceDE w:val="0"/>
            <w:autoSpaceDN w:val="0"/>
            <w:ind w:hanging="480"/>
            <w:divId w:val="382412884"/>
            <w:rPr>
              <w:color w:val="000000"/>
              <w:sz w:val="22"/>
              <w:szCs w:val="22"/>
            </w:rPr>
          </w:pPr>
          <w:r w:rsidRPr="001657F0">
            <w:rPr>
              <w:color w:val="000000"/>
              <w:sz w:val="22"/>
              <w:szCs w:val="22"/>
            </w:rPr>
            <w:t xml:space="preserve">Tarantini, S., Balasubramanian, P., Delfavero, J., Csipo, T., Yabluchanskiy, A., Kiss, T., Nyul-Toth, A., Mukli, P., Toth, P., Ahire, C., &amp; others. (2021). Treatment with the BCL-2/BCL-xL inhibitor senolytic drug ABT263/Navitoclax improves functional hyperemia in aged mice. </w:t>
          </w:r>
          <w:r w:rsidRPr="001657F0">
            <w:rPr>
              <w:i/>
              <w:iCs/>
              <w:color w:val="000000"/>
              <w:sz w:val="22"/>
              <w:szCs w:val="22"/>
            </w:rPr>
            <w:t>Geroscience</w:t>
          </w:r>
          <w:r w:rsidRPr="001657F0">
            <w:rPr>
              <w:color w:val="000000"/>
              <w:sz w:val="22"/>
              <w:szCs w:val="22"/>
            </w:rPr>
            <w:t xml:space="preserve">, </w:t>
          </w:r>
          <w:r w:rsidRPr="001657F0">
            <w:rPr>
              <w:i/>
              <w:iCs/>
              <w:color w:val="000000"/>
              <w:sz w:val="22"/>
              <w:szCs w:val="22"/>
            </w:rPr>
            <w:t>43</w:t>
          </w:r>
          <w:r w:rsidRPr="001657F0">
            <w:rPr>
              <w:color w:val="000000"/>
              <w:sz w:val="22"/>
              <w:szCs w:val="22"/>
            </w:rPr>
            <w:t>(5), 2427–2440.</w:t>
          </w:r>
        </w:p>
        <w:p w14:paraId="0A792277" w14:textId="77777777" w:rsidR="00914B2A" w:rsidRPr="001657F0" w:rsidRDefault="00914B2A">
          <w:pPr>
            <w:autoSpaceDE w:val="0"/>
            <w:autoSpaceDN w:val="0"/>
            <w:ind w:hanging="480"/>
            <w:divId w:val="877085373"/>
            <w:rPr>
              <w:color w:val="000000"/>
              <w:sz w:val="22"/>
              <w:szCs w:val="22"/>
            </w:rPr>
          </w:pPr>
          <w:r w:rsidRPr="001657F0">
            <w:rPr>
              <w:color w:val="000000"/>
              <w:sz w:val="22"/>
              <w:szCs w:val="22"/>
            </w:rPr>
            <w:t xml:space="preserve">Toth, P., Tarantini, S., Csiszar, A., &amp; Ungvari, Z. (2017). Functional vascular contributions to cognitive impairment and dementia: mechanisms and consequences of cerebral autoregulatory dysfunction, endothelial impairment, and neurovascular uncoupling in aging. </w:t>
          </w:r>
          <w:r w:rsidRPr="001657F0">
            <w:rPr>
              <w:i/>
              <w:iCs/>
              <w:color w:val="000000"/>
              <w:sz w:val="22"/>
              <w:szCs w:val="22"/>
            </w:rPr>
            <w:t>American Journal of Physiology-Heart and Circulatory Physiology</w:t>
          </w:r>
          <w:r w:rsidRPr="001657F0">
            <w:rPr>
              <w:color w:val="000000"/>
              <w:sz w:val="22"/>
              <w:szCs w:val="22"/>
            </w:rPr>
            <w:t xml:space="preserve">, </w:t>
          </w:r>
          <w:r w:rsidRPr="001657F0">
            <w:rPr>
              <w:i/>
              <w:iCs/>
              <w:color w:val="000000"/>
              <w:sz w:val="22"/>
              <w:szCs w:val="22"/>
            </w:rPr>
            <w:t>312</w:t>
          </w:r>
          <w:r w:rsidRPr="001657F0">
            <w:rPr>
              <w:color w:val="000000"/>
              <w:sz w:val="22"/>
              <w:szCs w:val="22"/>
            </w:rPr>
            <w:t>(1), H1–H20.</w:t>
          </w:r>
        </w:p>
        <w:p w14:paraId="642BD448" w14:textId="77777777" w:rsidR="00914B2A" w:rsidRPr="001657F0" w:rsidRDefault="00914B2A">
          <w:pPr>
            <w:autoSpaceDE w:val="0"/>
            <w:autoSpaceDN w:val="0"/>
            <w:ind w:hanging="480"/>
            <w:divId w:val="721758057"/>
            <w:rPr>
              <w:color w:val="000000"/>
              <w:sz w:val="22"/>
              <w:szCs w:val="22"/>
            </w:rPr>
          </w:pPr>
          <w:r w:rsidRPr="001657F0">
            <w:rPr>
              <w:color w:val="000000"/>
              <w:sz w:val="22"/>
              <w:szCs w:val="22"/>
            </w:rPr>
            <w:t xml:space="preserve">Ungvari, A., Nyúl-Tóth, Á., Patai, R., Csik, B., Gulej, R., Nagy, D., Shanmugarama, S., Benyó, Z., Kiss, T., Ungvari, Z., &amp; others. (2025). Cerebromicrovascular senescence in vascular cognitive impairment: does accelerated microvascular aging accompany atherosclerosis? </w:t>
          </w:r>
          <w:r w:rsidRPr="001657F0">
            <w:rPr>
              <w:i/>
              <w:iCs/>
              <w:color w:val="000000"/>
              <w:sz w:val="22"/>
              <w:szCs w:val="22"/>
            </w:rPr>
            <w:t>GeroScience</w:t>
          </w:r>
          <w:r w:rsidRPr="001657F0">
            <w:rPr>
              <w:color w:val="000000"/>
              <w:sz w:val="22"/>
              <w:szCs w:val="22"/>
            </w:rPr>
            <w:t>, 1–14.</w:t>
          </w:r>
        </w:p>
        <w:p w14:paraId="007BB453" w14:textId="77777777" w:rsidR="00914B2A" w:rsidRPr="001657F0" w:rsidRDefault="00914B2A">
          <w:pPr>
            <w:autoSpaceDE w:val="0"/>
            <w:autoSpaceDN w:val="0"/>
            <w:ind w:hanging="480"/>
            <w:divId w:val="1243684581"/>
            <w:rPr>
              <w:color w:val="000000"/>
              <w:sz w:val="22"/>
              <w:szCs w:val="22"/>
            </w:rPr>
          </w:pPr>
          <w:r w:rsidRPr="001657F0">
            <w:rPr>
              <w:color w:val="000000"/>
              <w:sz w:val="22"/>
              <w:szCs w:val="22"/>
            </w:rPr>
            <w:t xml:space="preserve">Ungvari, Z., Podlutsky, A., Sosnowska, D., Tucsek, Z., Toth, P., Deak, F., Gautam, T., Csiszar, A., &amp; Sonntag, W. E. (2013). Ionizing radiation promotes the acquisition of a senescence-associated secretory phenotype and impairs angiogenic capacity in cerebromicrovascular endothelial cells: role of increased DNA damage and decreased DNA repair capacity in microvascular radiosensitivity. </w:t>
          </w:r>
          <w:r w:rsidRPr="001657F0">
            <w:rPr>
              <w:i/>
              <w:iCs/>
              <w:color w:val="000000"/>
              <w:sz w:val="22"/>
              <w:szCs w:val="22"/>
            </w:rPr>
            <w:t>Journals of Gerontology Series A: Biomedical Sciences and Medical Sciences</w:t>
          </w:r>
          <w:r w:rsidRPr="001657F0">
            <w:rPr>
              <w:color w:val="000000"/>
              <w:sz w:val="22"/>
              <w:szCs w:val="22"/>
            </w:rPr>
            <w:t xml:space="preserve">, </w:t>
          </w:r>
          <w:r w:rsidRPr="001657F0">
            <w:rPr>
              <w:i/>
              <w:iCs/>
              <w:color w:val="000000"/>
              <w:sz w:val="22"/>
              <w:szCs w:val="22"/>
            </w:rPr>
            <w:t>68</w:t>
          </w:r>
          <w:r w:rsidRPr="001657F0">
            <w:rPr>
              <w:color w:val="000000"/>
              <w:sz w:val="22"/>
              <w:szCs w:val="22"/>
            </w:rPr>
            <w:t>(12), 1443–1457.</w:t>
          </w:r>
        </w:p>
        <w:p w14:paraId="24C18E00" w14:textId="77777777" w:rsidR="00914B2A" w:rsidRPr="001657F0" w:rsidRDefault="00914B2A">
          <w:pPr>
            <w:autoSpaceDE w:val="0"/>
            <w:autoSpaceDN w:val="0"/>
            <w:ind w:hanging="480"/>
            <w:divId w:val="331419927"/>
            <w:rPr>
              <w:color w:val="000000"/>
              <w:sz w:val="22"/>
              <w:szCs w:val="22"/>
            </w:rPr>
          </w:pPr>
          <w:r w:rsidRPr="001657F0">
            <w:rPr>
              <w:color w:val="000000"/>
              <w:sz w:val="22"/>
              <w:szCs w:val="22"/>
            </w:rPr>
            <w:t xml:space="preserve">van Dinther, M., Voorter, P. H. M., Jansen, J. F. A., Jones, E. A. V, van Oostenbrugge, R. J., Staals, J., &amp; Backes, W. H. (2022). Assessment of microvascular rarefaction in human brain disorders using physiological magnetic resonance imaging. </w:t>
          </w:r>
          <w:r w:rsidRPr="001657F0">
            <w:rPr>
              <w:i/>
              <w:iCs/>
              <w:color w:val="000000"/>
              <w:sz w:val="22"/>
              <w:szCs w:val="22"/>
            </w:rPr>
            <w:t>Journal of Cerebral Blood Flow &amp; Metabolism</w:t>
          </w:r>
          <w:r w:rsidRPr="001657F0">
            <w:rPr>
              <w:color w:val="000000"/>
              <w:sz w:val="22"/>
              <w:szCs w:val="22"/>
            </w:rPr>
            <w:t xml:space="preserve">, </w:t>
          </w:r>
          <w:r w:rsidRPr="001657F0">
            <w:rPr>
              <w:i/>
              <w:iCs/>
              <w:color w:val="000000"/>
              <w:sz w:val="22"/>
              <w:szCs w:val="22"/>
            </w:rPr>
            <w:t>42</w:t>
          </w:r>
          <w:r w:rsidRPr="001657F0">
            <w:rPr>
              <w:color w:val="000000"/>
              <w:sz w:val="22"/>
              <w:szCs w:val="22"/>
            </w:rPr>
            <w:t>(5), 718–737.</w:t>
          </w:r>
        </w:p>
        <w:p w14:paraId="3071522B" w14:textId="77777777" w:rsidR="00914B2A" w:rsidRPr="001657F0" w:rsidRDefault="00914B2A">
          <w:pPr>
            <w:autoSpaceDE w:val="0"/>
            <w:autoSpaceDN w:val="0"/>
            <w:ind w:hanging="480"/>
            <w:divId w:val="1877230527"/>
            <w:rPr>
              <w:color w:val="000000"/>
              <w:sz w:val="22"/>
              <w:szCs w:val="22"/>
            </w:rPr>
          </w:pPr>
          <w:r w:rsidRPr="001657F0">
            <w:rPr>
              <w:color w:val="000000"/>
              <w:sz w:val="22"/>
              <w:szCs w:val="22"/>
            </w:rPr>
            <w:t xml:space="preserve">Van Skike, C. E., &amp; Galvan, V. (2020). Cerebrovascular dysfunction links aging to neurological disease. </w:t>
          </w:r>
          <w:r w:rsidRPr="001657F0">
            <w:rPr>
              <w:i/>
              <w:iCs/>
              <w:color w:val="000000"/>
              <w:sz w:val="22"/>
              <w:szCs w:val="22"/>
            </w:rPr>
            <w:t>Aging (Albany NY)</w:t>
          </w:r>
          <w:r w:rsidRPr="001657F0">
            <w:rPr>
              <w:color w:val="000000"/>
              <w:sz w:val="22"/>
              <w:szCs w:val="22"/>
            </w:rPr>
            <w:t xml:space="preserve">, </w:t>
          </w:r>
          <w:r w:rsidRPr="001657F0">
            <w:rPr>
              <w:i/>
              <w:iCs/>
              <w:color w:val="000000"/>
              <w:sz w:val="22"/>
              <w:szCs w:val="22"/>
            </w:rPr>
            <w:t>12</w:t>
          </w:r>
          <w:r w:rsidRPr="001657F0">
            <w:rPr>
              <w:color w:val="000000"/>
              <w:sz w:val="22"/>
              <w:szCs w:val="22"/>
            </w:rPr>
            <w:t>(14), 13847.</w:t>
          </w:r>
        </w:p>
        <w:p w14:paraId="066A1B7F" w14:textId="77777777" w:rsidR="00914B2A" w:rsidRPr="001657F0" w:rsidRDefault="00914B2A">
          <w:pPr>
            <w:autoSpaceDE w:val="0"/>
            <w:autoSpaceDN w:val="0"/>
            <w:ind w:hanging="480"/>
            <w:divId w:val="39403738"/>
            <w:rPr>
              <w:color w:val="000000"/>
              <w:sz w:val="22"/>
              <w:szCs w:val="22"/>
            </w:rPr>
          </w:pPr>
          <w:r w:rsidRPr="001657F0">
            <w:rPr>
              <w:color w:val="000000"/>
              <w:sz w:val="22"/>
              <w:szCs w:val="22"/>
            </w:rPr>
            <w:t xml:space="preserve">Wu, Q., Zhang, J., Lei, P., Zhang, Z., Zhu, X., &amp; Huang, C. (2025). An evidence-based analysis of machine learning prediction models for cognitive impairment in cerebral small vessel disease. </w:t>
          </w:r>
          <w:r w:rsidRPr="001657F0">
            <w:rPr>
              <w:i/>
              <w:iCs/>
              <w:color w:val="000000"/>
              <w:sz w:val="22"/>
              <w:szCs w:val="22"/>
            </w:rPr>
            <w:t>Neuroscience</w:t>
          </w:r>
          <w:r w:rsidRPr="001657F0">
            <w:rPr>
              <w:color w:val="000000"/>
              <w:sz w:val="22"/>
              <w:szCs w:val="22"/>
            </w:rPr>
            <w:t xml:space="preserve">, </w:t>
          </w:r>
          <w:r w:rsidRPr="001657F0">
            <w:rPr>
              <w:i/>
              <w:iCs/>
              <w:color w:val="000000"/>
              <w:sz w:val="22"/>
              <w:szCs w:val="22"/>
            </w:rPr>
            <w:t>586</w:t>
          </w:r>
          <w:r w:rsidRPr="001657F0">
            <w:rPr>
              <w:color w:val="000000"/>
              <w:sz w:val="22"/>
              <w:szCs w:val="22"/>
            </w:rPr>
            <w:t>, 100–109.</w:t>
          </w:r>
        </w:p>
        <w:p w14:paraId="2FAD8721" w14:textId="77777777" w:rsidR="00914B2A" w:rsidRPr="001657F0" w:rsidRDefault="00914B2A">
          <w:pPr>
            <w:autoSpaceDE w:val="0"/>
            <w:autoSpaceDN w:val="0"/>
            <w:ind w:hanging="480"/>
            <w:divId w:val="2009088210"/>
            <w:rPr>
              <w:color w:val="000000"/>
              <w:sz w:val="22"/>
              <w:szCs w:val="22"/>
            </w:rPr>
          </w:pPr>
          <w:r w:rsidRPr="001657F0">
            <w:rPr>
              <w:color w:val="000000"/>
              <w:sz w:val="22"/>
              <w:szCs w:val="22"/>
            </w:rPr>
            <w:lastRenderedPageBreak/>
            <w:t xml:space="preserve">Yabluchanskiy, A., Tarantini, S., Balasubramanian, P., Kiss, T., Csipo, T., Fülöp, G. A., Lipecz, A., Ahire, C., DelFavero, J., Nyul-Toth, A., &amp; others. (2020). Pharmacological or genetic depletion of senescent astrocytes prevents whole brain irradiation–induced impairment of neurovascular coupling responses protecting cognitive function in mice. </w:t>
          </w:r>
          <w:r w:rsidRPr="001657F0">
            <w:rPr>
              <w:i/>
              <w:iCs/>
              <w:color w:val="000000"/>
              <w:sz w:val="22"/>
              <w:szCs w:val="22"/>
            </w:rPr>
            <w:t>Geroscience</w:t>
          </w:r>
          <w:r w:rsidRPr="001657F0">
            <w:rPr>
              <w:color w:val="000000"/>
              <w:sz w:val="22"/>
              <w:szCs w:val="22"/>
            </w:rPr>
            <w:t xml:space="preserve">, </w:t>
          </w:r>
          <w:r w:rsidRPr="001657F0">
            <w:rPr>
              <w:i/>
              <w:iCs/>
              <w:color w:val="000000"/>
              <w:sz w:val="22"/>
              <w:szCs w:val="22"/>
            </w:rPr>
            <w:t>42</w:t>
          </w:r>
          <w:r w:rsidRPr="001657F0">
            <w:rPr>
              <w:color w:val="000000"/>
              <w:sz w:val="22"/>
              <w:szCs w:val="22"/>
            </w:rPr>
            <w:t>(2), 409–428.</w:t>
          </w:r>
        </w:p>
        <w:p w14:paraId="2F25D0B9" w14:textId="77777777" w:rsidR="00914B2A" w:rsidRPr="001657F0" w:rsidRDefault="00914B2A">
          <w:pPr>
            <w:autoSpaceDE w:val="0"/>
            <w:autoSpaceDN w:val="0"/>
            <w:ind w:hanging="480"/>
            <w:divId w:val="81339817"/>
            <w:rPr>
              <w:color w:val="000000"/>
              <w:sz w:val="22"/>
              <w:szCs w:val="22"/>
            </w:rPr>
          </w:pPr>
          <w:r w:rsidRPr="001657F0">
            <w:rPr>
              <w:color w:val="000000"/>
              <w:sz w:val="22"/>
              <w:szCs w:val="22"/>
            </w:rPr>
            <w:t xml:space="preserve">Zhu, T., Lin, Y., &amp; Liu, Y. (2017). Synthetic minority oversampling technique for multiclass imbalance problems. </w:t>
          </w:r>
          <w:r w:rsidRPr="001657F0">
            <w:rPr>
              <w:i/>
              <w:iCs/>
              <w:color w:val="000000"/>
              <w:sz w:val="22"/>
              <w:szCs w:val="22"/>
            </w:rPr>
            <w:t>Pattern Recognition</w:t>
          </w:r>
          <w:r w:rsidRPr="001657F0">
            <w:rPr>
              <w:color w:val="000000"/>
              <w:sz w:val="22"/>
              <w:szCs w:val="22"/>
            </w:rPr>
            <w:t xml:space="preserve">, </w:t>
          </w:r>
          <w:r w:rsidRPr="001657F0">
            <w:rPr>
              <w:i/>
              <w:iCs/>
              <w:color w:val="000000"/>
              <w:sz w:val="22"/>
              <w:szCs w:val="22"/>
            </w:rPr>
            <w:t>72</w:t>
          </w:r>
          <w:r w:rsidRPr="001657F0">
            <w:rPr>
              <w:color w:val="000000"/>
              <w:sz w:val="22"/>
              <w:szCs w:val="22"/>
            </w:rPr>
            <w:t>, 327–340.</w:t>
          </w:r>
        </w:p>
        <w:p w14:paraId="4670D7A2" w14:textId="58C50F3A" w:rsidR="000E6896" w:rsidRPr="001657F0" w:rsidRDefault="00914B2A" w:rsidP="00D25F23">
          <w:pPr>
            <w:keepNext/>
            <w:keepLines/>
            <w:spacing w:before="240" w:after="240"/>
            <w:outlineLvl w:val="0"/>
            <w:rPr>
              <w:sz w:val="22"/>
              <w:szCs w:val="22"/>
            </w:rPr>
          </w:pPr>
          <w:r w:rsidRPr="001657F0">
            <w:rPr>
              <w:color w:val="000000"/>
              <w:sz w:val="22"/>
              <w:szCs w:val="22"/>
            </w:rPr>
            <w:t> </w:t>
          </w:r>
        </w:p>
      </w:sdtContent>
    </w:sdt>
    <w:p w14:paraId="17113632" w14:textId="77777777" w:rsidR="00303181" w:rsidRDefault="00303181">
      <w:pPr>
        <w:spacing w:after="160" w:line="278" w:lineRule="auto"/>
        <w:rPr>
          <w:b/>
          <w:sz w:val="22"/>
          <w:szCs w:val="22"/>
        </w:rPr>
      </w:pPr>
      <w:r>
        <w:rPr>
          <w:b/>
          <w:sz w:val="22"/>
          <w:szCs w:val="22"/>
        </w:rPr>
        <w:br w:type="page"/>
      </w:r>
    </w:p>
    <w:p w14:paraId="5E45D6A1" w14:textId="2EFC107C" w:rsidR="000E6896" w:rsidRPr="001657F0" w:rsidRDefault="54E0575E" w:rsidP="00152FD0">
      <w:pPr>
        <w:spacing w:after="240"/>
        <w:jc w:val="both"/>
        <w:outlineLvl w:val="2"/>
        <w:rPr>
          <w:b/>
          <w:sz w:val="22"/>
          <w:szCs w:val="22"/>
        </w:rPr>
      </w:pPr>
      <w:r w:rsidRPr="001657F0">
        <w:rPr>
          <w:b/>
          <w:sz w:val="22"/>
          <w:szCs w:val="22"/>
        </w:rPr>
        <w:lastRenderedPageBreak/>
        <w:t>Appendix</w:t>
      </w:r>
    </w:p>
    <w:p w14:paraId="126A556C" w14:textId="2003B3EB" w:rsidR="00DB7624" w:rsidRPr="001657F0" w:rsidRDefault="00DB7624" w:rsidP="00DB7624">
      <w:pPr>
        <w:keepNext/>
        <w:keepLines/>
        <w:spacing w:before="180" w:after="240"/>
        <w:outlineLvl w:val="1"/>
        <w:rPr>
          <w:rFonts w:eastAsia="SimSun"/>
          <w:b/>
          <w:bCs/>
          <w:iCs/>
          <w:noProof/>
          <w:sz w:val="22"/>
          <w:szCs w:val="22"/>
          <w:lang w:eastAsia="pt-BR"/>
        </w:rPr>
      </w:pPr>
      <w:r w:rsidRPr="001657F0">
        <w:rPr>
          <w:rFonts w:eastAsia="SimSun"/>
          <w:b/>
          <w:bCs/>
          <w:iCs/>
          <w:noProof/>
          <w:sz w:val="22"/>
          <w:szCs w:val="22"/>
          <w:lang w:eastAsia="pt-BR"/>
        </w:rPr>
        <w:t xml:space="preserve"> Performance Metrics</w:t>
      </w:r>
    </w:p>
    <w:p w14:paraId="145BBE16" w14:textId="68860DBE" w:rsidR="00DB7624" w:rsidRPr="001657F0" w:rsidRDefault="00DB7624" w:rsidP="00DB7624">
      <w:pPr>
        <w:spacing w:after="240"/>
        <w:ind w:firstLine="245"/>
        <w:jc w:val="both"/>
        <w:rPr>
          <w:sz w:val="22"/>
          <w:szCs w:val="22"/>
        </w:rPr>
      </w:pPr>
      <w:r w:rsidRPr="001657F0">
        <w:rPr>
          <w:sz w:val="22"/>
          <w:szCs w:val="22"/>
        </w:rPr>
        <w:t xml:space="preserve">To evaluate the performance of the predictive model in this multi-class classification task, several metrics were employed, including macro recall, macro specificity, macro precision, macro F1-score, macro G-mean, average accuracy, and </w:t>
      </w:r>
      <w:r w:rsidR="00037CB6" w:rsidRPr="001657F0">
        <w:rPr>
          <w:sz w:val="22"/>
          <w:szCs w:val="22"/>
        </w:rPr>
        <w:t>averaged</w:t>
      </w:r>
      <w:r w:rsidRPr="001657F0">
        <w:rPr>
          <w:sz w:val="22"/>
          <w:szCs w:val="22"/>
        </w:rPr>
        <w:t xml:space="preserve"> AUC </w:t>
      </w:r>
      <w:sdt>
        <w:sdtPr>
          <w:rPr>
            <w:color w:val="000000"/>
            <w:sz w:val="22"/>
            <w:szCs w:val="22"/>
          </w:rPr>
          <w:tag w:val="MENDELEY_CITATION_v3_eyJjaXRhdGlvbklEIjoiTUVOREVMRVlfQ0lUQVRJT05fMzUyM2ZiOTQtMjQxNC00ZWFmLTg4NDUtNjY0MTA4YmYxNDA1IiwicHJvcGVydGllcyI6eyJub3RlSW5kZXgiOjB9LCJpc0VkaXRlZCI6ZmFsc2UsIm1hbnVhbE92ZXJyaWRlIjp7ImlzTWFudWFsbHlPdmVycmlkZGVuIjpmYWxzZSwiY2l0ZXByb2NUZXh0IjoiKEdyYW5kaW5pIGV0IGFsLiwgMjAyMC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XX0="/>
          <w:id w:val="-1613810205"/>
          <w:placeholder>
            <w:docPart w:val="1B6A3E0293FE490C88EAFFC18BCB273C"/>
          </w:placeholder>
        </w:sdtPr>
        <w:sdtContent>
          <w:r w:rsidR="00914B2A" w:rsidRPr="001657F0">
            <w:rPr>
              <w:color w:val="000000"/>
              <w:sz w:val="22"/>
              <w:szCs w:val="22"/>
            </w:rPr>
            <w:t>(Grandini et al., 2020)</w:t>
          </w:r>
        </w:sdtContent>
      </w:sdt>
      <w:r w:rsidRPr="001657F0">
        <w:rPr>
          <w:color w:val="000000" w:themeColor="text1"/>
          <w:sz w:val="22"/>
          <w:szCs w:val="22"/>
        </w:rPr>
        <w:t>.</w:t>
      </w:r>
      <w:r w:rsidRPr="001657F0">
        <w:rPr>
          <w:sz w:val="22"/>
          <w:szCs w:val="22"/>
        </w:rPr>
        <w:t xml:space="preserve"> These metrics, along with their mathematical definitions, are described below. In multi-class classification settings, class imbalance can render accuracy an unreliable performance measure. To address this issue, we employ the macro-averaged F-score (F</w:t>
      </w:r>
      <m:oMath>
        <m:sSub>
          <m:sSubPr>
            <m:ctrlPr>
              <w:rPr>
                <w:rFonts w:ascii="Cambria Math" w:hAnsi="Cambria Math"/>
                <w:sz w:val="22"/>
                <w:szCs w:val="22"/>
              </w:rPr>
            </m:ctrlPr>
          </m:sSubPr>
          <m:e>
            <m:r>
              <w:rPr>
                <w:rFonts w:ascii="Cambria Math" w:hAnsi="Cambria Math"/>
                <w:sz w:val="22"/>
                <w:szCs w:val="22"/>
              </w:rPr>
              <m:t>-score</m:t>
            </m:r>
          </m:e>
          <m:sub>
            <m:r>
              <w:rPr>
                <w:rFonts w:ascii="Cambria Math" w:hAnsi="Cambria Math"/>
                <w:sz w:val="22"/>
                <w:szCs w:val="22"/>
              </w:rPr>
              <m:t>M</m:t>
            </m:r>
          </m:sub>
        </m:sSub>
      </m:oMath>
      <w:r w:rsidRPr="001657F0">
        <w:rPr>
          <w:sz w:val="22"/>
          <w:szCs w:val="22"/>
        </w:rPr>
        <w:t>), which is defined as the harmonic mean of macro-averaged precision (</w:t>
      </w:r>
      <m:oMath>
        <m:sSub>
          <m:sSubPr>
            <m:ctrlPr>
              <w:rPr>
                <w:rFonts w:ascii="Cambria Math" w:hAnsi="Cambria Math"/>
                <w:sz w:val="22"/>
                <w:szCs w:val="22"/>
              </w:rPr>
            </m:ctrlPr>
          </m:sSubPr>
          <m:e>
            <m:r>
              <m:rPr>
                <m:sty m:val="p"/>
              </m:rPr>
              <w:rPr>
                <w:rFonts w:ascii="Cambria Math" w:hAnsi="Cambria Math"/>
                <w:sz w:val="22"/>
                <w:szCs w:val="22"/>
              </w:rPr>
              <m:t>Precision</m:t>
            </m:r>
          </m:e>
          <m:sub>
            <m:r>
              <w:rPr>
                <w:rFonts w:ascii="Cambria Math" w:hAnsi="Cambria Math"/>
                <w:sz w:val="22"/>
                <w:szCs w:val="22"/>
              </w:rPr>
              <m:t>M</m:t>
            </m:r>
          </m:sub>
        </m:sSub>
      </m:oMath>
      <w:r w:rsidRPr="001657F0">
        <w:rPr>
          <w:sz w:val="22"/>
          <w:szCs w:val="22"/>
        </w:rPr>
        <w:t>, also known as positive predictive value) and macro-averaged recall (</w:t>
      </w:r>
      <m:oMath>
        <m:sSub>
          <m:sSubPr>
            <m:ctrlPr>
              <w:rPr>
                <w:rFonts w:ascii="Cambria Math" w:hAnsi="Cambria Math"/>
                <w:sz w:val="22"/>
                <w:szCs w:val="22"/>
              </w:rPr>
            </m:ctrlPr>
          </m:sSubPr>
          <m:e>
            <m:r>
              <m:rPr>
                <m:sty m:val="p"/>
              </m:rPr>
              <w:rPr>
                <w:rFonts w:ascii="Cambria Math" w:hAnsi="Cambria Math"/>
                <w:sz w:val="22"/>
                <w:szCs w:val="22"/>
              </w:rPr>
              <m:t>Recall</m:t>
            </m:r>
          </m:e>
          <m:sub>
            <m:r>
              <w:rPr>
                <w:rFonts w:ascii="Cambria Math" w:hAnsi="Cambria Math"/>
                <w:sz w:val="22"/>
                <w:szCs w:val="22"/>
              </w:rPr>
              <m:t>M</m:t>
            </m:r>
          </m:sub>
        </m:sSub>
      </m:oMath>
      <w:r w:rsidRPr="001657F0">
        <w:rPr>
          <w:sz w:val="22"/>
          <w:szCs w:val="22"/>
        </w:rPr>
        <w:t>, also known as sensitivity). Macro-averaging assigns equal weight to each class, in contrast to micro-averaging, which is dominated by majority classes</w:t>
      </w:r>
      <w:r w:rsidRPr="001657F0">
        <w:rPr>
          <w:color w:val="000000"/>
          <w:sz w:val="22"/>
          <w:szCs w:val="22"/>
        </w:rPr>
        <w:t xml:space="preserve"> </w:t>
      </w:r>
      <w:sdt>
        <w:sdtPr>
          <w:rPr>
            <w:color w:val="000000"/>
            <w:sz w:val="22"/>
            <w:szCs w:val="22"/>
          </w:rPr>
          <w:tag w:val="MENDELEY_CITATION_v3_eyJjaXRhdGlvbklEIjoiTUVOREVMRVlfQ0lUQVRJT05fYWNlN2JiOTktZjg3MC00NzMxLWI2NDYtYjNjMDI4MTdkMGJkIiwicHJvcGVydGllcyI6eyJub3RlSW5kZXgiOjB9LCJpc0VkaXRlZCI6ZmFsc2UsIm1hbnVhbE92ZXJyaWRlIjp7ImlzTWFudWFsbHlPdmVycmlkZGVuIjpmYWxzZSwiY2l0ZXByb2NUZXh0IjoiKEdyYW5kaW5pIGV0IGFsLiwgMjAyMDsgU29rb2xvdmEgJiMzODsgTGFwYWxtZSwgMjAwOS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"/>
          <w:id w:val="-2045445639"/>
          <w:placeholder>
            <w:docPart w:val="856B5266A7B54A1EB8BF60D318788E60"/>
          </w:placeholder>
        </w:sdtPr>
        <w:sdtContent>
          <w:r w:rsidR="00914B2A" w:rsidRPr="001657F0">
            <w:rPr>
              <w:color w:val="000000"/>
              <w:sz w:val="22"/>
              <w:szCs w:val="22"/>
            </w:rPr>
            <w:t>(Grandini et al., 2020; Sokolova &amp; Lapalme, 2009)</w:t>
          </w:r>
        </w:sdtContent>
      </w:sdt>
      <w:r w:rsidRPr="001657F0">
        <w:rPr>
          <w:sz w:val="22"/>
          <w:szCs w:val="22"/>
        </w:rPr>
        <w:t xml:space="preserve">. All metrics are computed using equations derived from the multi-class confusion matrix. Assume </w:t>
      </w:r>
      <m:oMath>
        <m:r>
          <w:rPr>
            <w:rFonts w:ascii="Cambria Math" w:hAnsi="Cambria Math"/>
            <w:sz w:val="22"/>
            <w:szCs w:val="22"/>
          </w:rPr>
          <m:t xml:space="preserve">K </m:t>
        </m:r>
      </m:oMath>
      <w:r w:rsidRPr="001657F0">
        <w:rPr>
          <w:sz w:val="22"/>
          <w:szCs w:val="22"/>
        </w:rPr>
        <w:t xml:space="preserve">is the number of classes, </w:t>
      </w:r>
      <m:oMath>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oMath>
      <w:r w:rsidRPr="001657F0">
        <w:rPr>
          <w:sz w:val="22"/>
          <w:szCs w:val="22"/>
        </w:rPr>
        <w:t xml:space="preserve">is the number of true positives for class </w:t>
      </w:r>
      <m:oMath>
        <m:r>
          <w:rPr>
            <w:rFonts w:ascii="Cambria Math" w:hAnsi="Cambria Math"/>
            <w:sz w:val="22"/>
            <w:szCs w:val="22"/>
          </w:rPr>
          <m:t>k</m:t>
        </m:r>
      </m:oMath>
      <w:r w:rsidRPr="001657F0">
        <w:rPr>
          <w:sz w:val="22"/>
          <w:szCs w:val="22"/>
        </w:rPr>
        <w:t xml:space="preserve">, </w:t>
      </w:r>
      <m:oMath>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oMath>
      <w:r w:rsidRPr="001657F0">
        <w:rPr>
          <w:sz w:val="22"/>
          <w:szCs w:val="22"/>
        </w:rPr>
        <w:t xml:space="preserve">is the number of false negatives for class </w:t>
      </w:r>
      <m:oMath>
        <m:r>
          <w:rPr>
            <w:rFonts w:ascii="Cambria Math" w:hAnsi="Cambria Math"/>
            <w:sz w:val="22"/>
            <w:szCs w:val="22"/>
          </w:rPr>
          <m:t>k</m:t>
        </m:r>
      </m:oMath>
      <w:r w:rsidRPr="001657F0">
        <w:rPr>
          <w:sz w:val="22"/>
          <w:szCs w:val="22"/>
        </w:rPr>
        <w:t xml:space="preserve">, </w:t>
      </w:r>
      <m:oMath>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oMath>
      <w:r w:rsidRPr="001657F0">
        <w:rPr>
          <w:sz w:val="22"/>
          <w:szCs w:val="22"/>
        </w:rPr>
        <w:t xml:space="preserve">is the number of true negatives for class </w:t>
      </w:r>
      <m:oMath>
        <m:r>
          <w:rPr>
            <w:rFonts w:ascii="Cambria Math" w:hAnsi="Cambria Math"/>
            <w:sz w:val="22"/>
            <w:szCs w:val="22"/>
          </w:rPr>
          <m:t xml:space="preserve">k, </m:t>
        </m:r>
      </m:oMath>
      <w:r w:rsidRPr="001657F0">
        <w:rPr>
          <w:sz w:val="22"/>
          <w:szCs w:val="22"/>
        </w:rPr>
        <w:t xml:space="preserve">and </w:t>
      </w:r>
      <m:oMath>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oMath>
      <w:r w:rsidRPr="001657F0">
        <w:rPr>
          <w:sz w:val="22"/>
          <w:szCs w:val="22"/>
        </w:rPr>
        <w:t xml:space="preserve">is the number of false positives for class </w:t>
      </w:r>
      <m:oMath>
        <m:r>
          <w:rPr>
            <w:rFonts w:ascii="Cambria Math" w:hAnsi="Cambria Math"/>
            <w:sz w:val="22"/>
            <w:szCs w:val="22"/>
          </w:rPr>
          <m:t>k</m:t>
        </m:r>
      </m:oMath>
      <w:r w:rsidRPr="001657F0">
        <w:rPr>
          <w:sz w:val="22"/>
          <w:szCs w:val="22"/>
        </w:rPr>
        <w:t xml:space="preserve">. </w:t>
      </w:r>
    </w:p>
    <w:p w14:paraId="1E97FC84" w14:textId="77777777" w:rsidR="00DB7624" w:rsidRPr="001657F0" w:rsidRDefault="00000000" w:rsidP="00DB7624">
      <w:pPr>
        <w:spacing w:after="240"/>
        <w:ind w:firstLine="245"/>
        <w:jc w:val="both"/>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Recall</m:t>
              </m:r>
            </m:e>
            <m:sub>
              <m:r>
                <w:rPr>
                  <w:rFonts w:ascii="Cambria Math" w:hAnsi="Cambria Math"/>
                  <w:sz w:val="22"/>
                  <w:szCs w:val="22"/>
                </w:rPr>
                <m:t>M</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K</m:t>
              </m:r>
            </m:den>
          </m:f>
          <m:nary>
            <m:naryPr>
              <m:chr m:val="∑"/>
              <m:limLoc m:val="undOvr"/>
              <m:grow m:val="1"/>
              <m:ctrlPr>
                <w:rPr>
                  <w:rFonts w:ascii="Cambria Math" w:hAnsi="Cambria Math"/>
                  <w:sz w:val="22"/>
                  <w:szCs w:val="22"/>
                </w:rPr>
              </m:ctrlPr>
            </m:naryPr>
            <m:sub>
              <m:r>
                <w:rPr>
                  <w:rFonts w:ascii="Cambria Math" w:hAnsi="Cambria Math"/>
                  <w:sz w:val="22"/>
                  <w:szCs w:val="22"/>
                </w:rPr>
                <m:t>k=1</m:t>
              </m:r>
            </m:sub>
            <m:sup>
              <m:r>
                <w:rPr>
                  <w:rFonts w:ascii="Cambria Math" w:hAnsi="Cambria Math"/>
                  <w:sz w:val="22"/>
                  <w:szCs w:val="22"/>
                </w:rPr>
                <m:t>K</m:t>
              </m:r>
            </m:sup>
            <m:e>
              <m:f>
                <m:fPr>
                  <m:ctrlPr>
                    <w:rPr>
                      <w:rFonts w:ascii="Cambria Math" w:hAnsi="Cambria Math"/>
                      <w:sz w:val="22"/>
                      <w:szCs w:val="22"/>
                    </w:rPr>
                  </m:ctrlPr>
                </m:fPr>
                <m:num>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num>
                <m:den>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den>
              </m:f>
            </m:e>
          </m:nary>
          <m:r>
            <m:rPr>
              <m:sty m:val="p"/>
            </m:rPr>
            <w:rPr>
              <w:rFonts w:ascii="Cambria Math" w:hAnsi="Cambria Math"/>
              <w:sz w:val="22"/>
              <w:szCs w:val="22"/>
            </w:rPr>
            <w:br/>
          </m:r>
        </m:oMath>
      </m:oMathPara>
    </w:p>
    <w:p w14:paraId="47BF1DB8" w14:textId="77777777" w:rsidR="00DB7624" w:rsidRPr="001657F0" w:rsidRDefault="00000000" w:rsidP="00DB7624">
      <w:pPr>
        <w:spacing w:after="240"/>
        <w:ind w:firstLine="245"/>
        <w:jc w:val="both"/>
        <w:rPr>
          <w:sz w:val="22"/>
          <w:szCs w:val="22"/>
        </w:rPr>
      </w:pPr>
      <m:oMathPara>
        <m:oMath>
          <m:sSub>
            <m:sSubPr>
              <m:ctrlPr>
                <w:rPr>
                  <w:rFonts w:ascii="Cambria Math" w:hAnsi="Cambria Math"/>
                  <w:sz w:val="22"/>
                  <w:szCs w:val="22"/>
                </w:rPr>
              </m:ctrlPr>
            </m:sSubPr>
            <m:e>
              <m:r>
                <m:rPr>
                  <m:nor/>
                </m:rPr>
                <w:rPr>
                  <w:sz w:val="22"/>
                  <w:szCs w:val="22"/>
                </w:rPr>
                <m:t>Specificity</m:t>
              </m:r>
            </m:e>
            <m:sub>
              <m:r>
                <w:rPr>
                  <w:rFonts w:ascii="Cambria Math" w:hAnsi="Cambria Math"/>
                  <w:sz w:val="22"/>
                  <w:szCs w:val="22"/>
                </w:rPr>
                <m:t>M</m:t>
              </m:r>
            </m:sub>
          </m:sSub>
          <m:r>
            <m:rPr>
              <m:nor/>
            </m:rPr>
            <w:rPr>
              <w:sz w:val="22"/>
              <w:szCs w:val="22"/>
            </w:rPr>
            <m:t xml:space="preserve"> </m:t>
          </m:r>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K</m:t>
              </m:r>
            </m:den>
          </m:f>
          <m:nary>
            <m:naryPr>
              <m:chr m:val="∑"/>
              <m:limLoc m:val="undOvr"/>
              <m:grow m:val="1"/>
              <m:ctrlPr>
                <w:rPr>
                  <w:rFonts w:ascii="Cambria Math" w:hAnsi="Cambria Math"/>
                  <w:sz w:val="22"/>
                  <w:szCs w:val="22"/>
                </w:rPr>
              </m:ctrlPr>
            </m:naryPr>
            <m:sub>
              <m:r>
                <w:rPr>
                  <w:rFonts w:ascii="Cambria Math" w:hAnsi="Cambria Math"/>
                  <w:sz w:val="22"/>
                  <w:szCs w:val="22"/>
                </w:rPr>
                <m:t>k=1</m:t>
              </m:r>
            </m:sub>
            <m:sup>
              <m:r>
                <w:rPr>
                  <w:rFonts w:ascii="Cambria Math" w:hAnsi="Cambria Math"/>
                  <w:sz w:val="22"/>
                  <w:szCs w:val="22"/>
                </w:rPr>
                <m:t>K</m:t>
              </m:r>
            </m:sup>
            <m:e>
              <m:f>
                <m:fPr>
                  <m:ctrlPr>
                    <w:rPr>
                      <w:rFonts w:ascii="Cambria Math" w:hAnsi="Cambria Math"/>
                      <w:sz w:val="22"/>
                      <w:szCs w:val="22"/>
                    </w:rPr>
                  </m:ctrlPr>
                </m:fPr>
                <m:num>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num>
                <m:den>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den>
              </m:f>
            </m:e>
          </m:nary>
          <m:r>
            <m:rPr>
              <m:sty m:val="p"/>
            </m:rPr>
            <w:rPr>
              <w:rFonts w:ascii="Cambria Math" w:hAnsi="Cambria Math"/>
              <w:sz w:val="22"/>
              <w:szCs w:val="22"/>
            </w:rPr>
            <w:br/>
          </m:r>
        </m:oMath>
      </m:oMathPara>
    </w:p>
    <w:p w14:paraId="09E40229" w14:textId="77777777" w:rsidR="00DB7624" w:rsidRPr="001657F0" w:rsidRDefault="00000000" w:rsidP="00DB7624">
      <w:pPr>
        <w:spacing w:after="240"/>
        <w:ind w:firstLine="245"/>
        <w:jc w:val="both"/>
        <w:rPr>
          <w:sz w:val="22"/>
          <w:szCs w:val="22"/>
        </w:rPr>
      </w:pPr>
      <m:oMathPara>
        <m:oMath>
          <m:sSub>
            <m:sSubPr>
              <m:ctrlPr>
                <w:rPr>
                  <w:rFonts w:ascii="Cambria Math" w:hAnsi="Cambria Math"/>
                  <w:sz w:val="22"/>
                  <w:szCs w:val="22"/>
                </w:rPr>
              </m:ctrlPr>
            </m:sSubPr>
            <m:e>
              <m:r>
                <m:rPr>
                  <m:nor/>
                </m:rPr>
                <w:rPr>
                  <w:sz w:val="22"/>
                  <w:szCs w:val="22"/>
                </w:rPr>
                <m:t>Precision</m:t>
              </m:r>
            </m:e>
            <m:sub>
              <m:r>
                <w:rPr>
                  <w:rFonts w:ascii="Cambria Math" w:hAnsi="Cambria Math"/>
                  <w:sz w:val="22"/>
                  <w:szCs w:val="22"/>
                </w:rPr>
                <m:t>M</m:t>
              </m:r>
            </m:sub>
          </m:sSub>
          <m:r>
            <m:rPr>
              <m:nor/>
            </m:rPr>
            <w:rPr>
              <w:sz w:val="22"/>
              <w:szCs w:val="22"/>
            </w:rPr>
            <m:t xml:space="preserve"> </m:t>
          </m:r>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K</m:t>
              </m:r>
            </m:den>
          </m:f>
          <m:nary>
            <m:naryPr>
              <m:chr m:val="∑"/>
              <m:limLoc m:val="undOvr"/>
              <m:grow m:val="1"/>
              <m:ctrlPr>
                <w:rPr>
                  <w:rFonts w:ascii="Cambria Math" w:hAnsi="Cambria Math"/>
                  <w:sz w:val="22"/>
                  <w:szCs w:val="22"/>
                </w:rPr>
              </m:ctrlPr>
            </m:naryPr>
            <m:sub>
              <m:r>
                <w:rPr>
                  <w:rFonts w:ascii="Cambria Math" w:hAnsi="Cambria Math"/>
                  <w:sz w:val="22"/>
                  <w:szCs w:val="22"/>
                </w:rPr>
                <m:t>k=1</m:t>
              </m:r>
            </m:sub>
            <m:sup>
              <m:r>
                <w:rPr>
                  <w:rFonts w:ascii="Cambria Math" w:hAnsi="Cambria Math"/>
                  <w:sz w:val="22"/>
                  <w:szCs w:val="22"/>
                </w:rPr>
                <m:t>K</m:t>
              </m:r>
            </m:sup>
            <m:e>
              <m:f>
                <m:fPr>
                  <m:ctrlPr>
                    <w:rPr>
                      <w:rFonts w:ascii="Cambria Math" w:hAnsi="Cambria Math"/>
                      <w:sz w:val="22"/>
                      <w:szCs w:val="22"/>
                    </w:rPr>
                  </m:ctrlPr>
                </m:fPr>
                <m:num>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num>
                <m:den>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den>
              </m:f>
            </m:e>
          </m:nary>
        </m:oMath>
      </m:oMathPara>
    </w:p>
    <w:p w14:paraId="0B33A6AE" w14:textId="77777777" w:rsidR="00DB7624" w:rsidRPr="001657F0" w:rsidRDefault="00000000" w:rsidP="00DB7624">
      <w:pPr>
        <w:spacing w:after="240"/>
        <w:ind w:firstLine="245"/>
        <w:jc w:val="both"/>
        <w:rPr>
          <w:sz w:val="22"/>
          <w:szCs w:val="22"/>
        </w:rPr>
      </w:pPr>
      <m:oMathPara>
        <m:oMath>
          <m:sSub>
            <m:sSubPr>
              <m:ctrlPr>
                <w:rPr>
                  <w:rFonts w:ascii="Cambria Math" w:hAnsi="Cambria Math"/>
                  <w:sz w:val="22"/>
                  <w:szCs w:val="22"/>
                </w:rPr>
              </m:ctrlPr>
            </m:sSubPr>
            <m:e>
              <m:r>
                <m:rPr>
                  <m:nor/>
                </m:rPr>
                <w:rPr>
                  <w:sz w:val="22"/>
                  <w:szCs w:val="22"/>
                </w:rPr>
                <m:t>F-score</m:t>
              </m:r>
            </m:e>
            <m:sub>
              <m:r>
                <w:rPr>
                  <w:rFonts w:ascii="Cambria Math" w:hAnsi="Cambria Math"/>
                  <w:sz w:val="22"/>
                  <w:szCs w:val="22"/>
                </w:rPr>
                <m:t>M</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2. Precisio</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M</m:t>
                  </m:r>
                </m:sub>
              </m:sSub>
              <m:r>
                <w:rPr>
                  <w:rFonts w:ascii="Cambria Math" w:hAnsi="Cambria Math"/>
                  <w:sz w:val="22"/>
                  <w:szCs w:val="22"/>
                </w:rPr>
                <m:t>⋅Recal</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M</m:t>
                  </m:r>
                </m:sub>
              </m:sSub>
            </m:num>
            <m:den>
              <m:r>
                <w:rPr>
                  <w:rFonts w:ascii="Cambria Math" w:hAnsi="Cambria Math"/>
                  <w:sz w:val="22"/>
                  <w:szCs w:val="22"/>
                </w:rPr>
                <m:t>Precisio</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M</m:t>
                  </m:r>
                </m:sub>
              </m:sSub>
              <m:r>
                <w:rPr>
                  <w:rFonts w:ascii="Cambria Math" w:hAnsi="Cambria Math"/>
                  <w:sz w:val="22"/>
                  <w:szCs w:val="22"/>
                </w:rPr>
                <m:t>+Recal</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M</m:t>
                  </m:r>
                </m:sub>
              </m:sSub>
            </m:den>
          </m:f>
        </m:oMath>
      </m:oMathPara>
    </w:p>
    <w:p w14:paraId="578E1523" w14:textId="77777777" w:rsidR="00DB7624" w:rsidRPr="001657F0" w:rsidRDefault="00DB7624" w:rsidP="00DB7624">
      <w:pPr>
        <w:spacing w:after="240"/>
        <w:ind w:firstLine="245"/>
        <w:jc w:val="both"/>
        <w:rPr>
          <w:sz w:val="22"/>
          <w:szCs w:val="22"/>
        </w:rPr>
      </w:pPr>
      <m:oMathPara>
        <m:oMath>
          <m:r>
            <m:rPr>
              <m:nor/>
            </m:rPr>
            <w:rPr>
              <w:sz w:val="22"/>
              <w:szCs w:val="22"/>
            </w:rPr>
            <m:t>Average Accuracy (ACC)</m:t>
          </m:r>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K</m:t>
              </m:r>
            </m:den>
          </m:f>
          <m:nary>
            <m:naryPr>
              <m:chr m:val="∑"/>
              <m:limLoc m:val="undOvr"/>
              <m:grow m:val="1"/>
              <m:ctrlPr>
                <w:rPr>
                  <w:rFonts w:ascii="Cambria Math" w:hAnsi="Cambria Math"/>
                  <w:sz w:val="22"/>
                  <w:szCs w:val="22"/>
                </w:rPr>
              </m:ctrlPr>
            </m:naryPr>
            <m:sub>
              <m:r>
                <w:rPr>
                  <w:rFonts w:ascii="Cambria Math" w:hAnsi="Cambria Math"/>
                  <w:sz w:val="22"/>
                  <w:szCs w:val="22"/>
                </w:rPr>
                <m:t>k=1</m:t>
              </m:r>
            </m:sub>
            <m:sup>
              <m:r>
                <w:rPr>
                  <w:rFonts w:ascii="Cambria Math" w:hAnsi="Cambria Math"/>
                  <w:sz w:val="22"/>
                  <w:szCs w:val="22"/>
                </w:rPr>
                <m:t>K</m:t>
              </m:r>
            </m:sup>
            <m:e>
              <m:f>
                <m:fPr>
                  <m:ctrlPr>
                    <w:rPr>
                      <w:rFonts w:ascii="Cambria Math" w:hAnsi="Cambria Math"/>
                      <w:sz w:val="22"/>
                      <w:szCs w:val="22"/>
                    </w:rPr>
                  </m:ctrlPr>
                </m:fPr>
                <m:num>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num>
                <m:den>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den>
              </m:f>
            </m:e>
          </m:nary>
          <m:r>
            <m:rPr>
              <m:sty m:val="p"/>
            </m:rPr>
            <w:rPr>
              <w:rFonts w:ascii="Cambria Math" w:hAnsi="Cambria Math"/>
              <w:sz w:val="22"/>
              <w:szCs w:val="22"/>
            </w:rPr>
            <w:br/>
          </m:r>
        </m:oMath>
      </m:oMathPara>
    </w:p>
    <w:p w14:paraId="00CDB4D6" w14:textId="3AEFA949" w:rsidR="00DB7624" w:rsidRPr="001657F0" w:rsidRDefault="00DB7624" w:rsidP="00DB7624">
      <w:pPr>
        <w:spacing w:after="240"/>
        <w:jc w:val="both"/>
        <w:rPr>
          <w:sz w:val="22"/>
          <w:szCs w:val="22"/>
        </w:rPr>
      </w:pPr>
      <w:r w:rsidRPr="001657F0">
        <w:rPr>
          <w:sz w:val="22"/>
          <w:szCs w:val="22"/>
        </w:rPr>
        <w:t>Macro</w:t>
      </w:r>
      <w:r w:rsidR="003F3598" w:rsidRPr="001657F0">
        <w:rPr>
          <w:sz w:val="22"/>
          <w:szCs w:val="22"/>
        </w:rPr>
        <w:t>-averaged</w:t>
      </w:r>
      <w:r w:rsidRPr="001657F0">
        <w:rPr>
          <w:sz w:val="22"/>
          <w:szCs w:val="22"/>
        </w:rPr>
        <w:t xml:space="preserve"> G-Mean is the average G-Mean across all classes (where G-Mean is the geometric mean of recall and specificity). It is defined as </w:t>
      </w:r>
      <w:sdt>
        <w:sdtPr>
          <w:rPr>
            <w:color w:val="000000"/>
            <w:sz w:val="22"/>
            <w:szCs w:val="22"/>
          </w:rPr>
          <w:tag w:val="MENDELEY_CITATION_v3_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"/>
          <w:id w:val="926384283"/>
          <w:placeholder>
            <w:docPart w:val="FB9C540791624AB198C9DE15CCAEB222"/>
          </w:placeholder>
        </w:sdtPr>
        <w:sdtContent>
          <w:r w:rsidR="00914B2A" w:rsidRPr="001657F0">
            <w:rPr>
              <w:color w:val="000000"/>
              <w:sz w:val="22"/>
              <w:szCs w:val="22"/>
            </w:rPr>
            <w:t>(Li et al., 2023)</w:t>
          </w:r>
        </w:sdtContent>
      </w:sdt>
      <w:r w:rsidRPr="001657F0">
        <w:rPr>
          <w:color w:val="000000"/>
          <w:sz w:val="22"/>
          <w:szCs w:val="22"/>
        </w:rPr>
        <w:t>:</w:t>
      </w:r>
    </w:p>
    <w:p w14:paraId="6E9F3667" w14:textId="77777777" w:rsidR="00DB7624" w:rsidRPr="001657F0" w:rsidRDefault="00000000" w:rsidP="00DB7624">
      <w:pPr>
        <w:spacing w:after="240"/>
        <w:ind w:firstLine="245"/>
        <w:jc w:val="both"/>
        <w:rPr>
          <w:sz w:val="22"/>
          <w:szCs w:val="22"/>
        </w:rPr>
      </w:pPr>
      <m:oMathPara>
        <m:oMath>
          <m:sSub>
            <m:sSubPr>
              <m:ctrlPr>
                <w:rPr>
                  <w:rFonts w:ascii="Cambria Math" w:hAnsi="Cambria Math"/>
                  <w:sz w:val="22"/>
                  <w:szCs w:val="22"/>
                </w:rPr>
              </m:ctrlPr>
            </m:sSubPr>
            <m:e>
              <m:r>
                <m:rPr>
                  <m:nor/>
                </m:rPr>
                <w:rPr>
                  <w:sz w:val="22"/>
                  <w:szCs w:val="22"/>
                </w:rPr>
                <m:t>G-Mean</m:t>
              </m:r>
            </m:e>
            <m:sub>
              <m:r>
                <w:rPr>
                  <w:rFonts w:ascii="Cambria Math" w:hAnsi="Cambria Math"/>
                  <w:sz w:val="22"/>
                  <w:szCs w:val="22"/>
                </w:rPr>
                <m:t>M</m:t>
              </m:r>
            </m:sub>
          </m:sSub>
          <m:r>
            <m:rPr>
              <m:nor/>
            </m:rPr>
            <w:rPr>
              <w:sz w:val="22"/>
              <w:szCs w:val="22"/>
            </w:rPr>
            <m:t xml:space="preserve"> </m:t>
          </m:r>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K</m:t>
              </m:r>
            </m:den>
          </m:f>
          <m:nary>
            <m:naryPr>
              <m:chr m:val="∑"/>
              <m:limLoc m:val="undOvr"/>
              <m:grow m:val="1"/>
              <m:ctrlPr>
                <w:rPr>
                  <w:rFonts w:ascii="Cambria Math" w:hAnsi="Cambria Math"/>
                  <w:sz w:val="22"/>
                  <w:szCs w:val="22"/>
                </w:rPr>
              </m:ctrlPr>
            </m:naryPr>
            <m:sub>
              <m:r>
                <w:rPr>
                  <w:rFonts w:ascii="Cambria Math" w:hAnsi="Cambria Math"/>
                  <w:sz w:val="22"/>
                  <w:szCs w:val="22"/>
                </w:rPr>
                <m:t>k=1</m:t>
              </m:r>
            </m:sub>
            <m:sup>
              <m:r>
                <w:rPr>
                  <w:rFonts w:ascii="Cambria Math" w:hAnsi="Cambria Math"/>
                  <w:sz w:val="22"/>
                  <w:szCs w:val="22"/>
                </w:rPr>
                <m:t>K</m:t>
              </m:r>
            </m:sup>
            <m:e>
              <m:rad>
                <m:radPr>
                  <m:degHide m:val="1"/>
                  <m:ctrlPr>
                    <w:rPr>
                      <w:rFonts w:ascii="Cambria Math" w:hAnsi="Cambria Math"/>
                      <w:sz w:val="22"/>
                      <w:szCs w:val="22"/>
                    </w:rPr>
                  </m:ctrlPr>
                </m:radPr>
                <m:deg/>
                <m:e>
                  <m:f>
                    <m:fPr>
                      <m:ctrlPr>
                        <w:rPr>
                          <w:rFonts w:ascii="Cambria Math" w:hAnsi="Cambria Math"/>
                          <w:sz w:val="22"/>
                          <w:szCs w:val="22"/>
                        </w:rPr>
                      </m:ctrlPr>
                    </m:fPr>
                    <m:num>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num>
                    <m:den>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den>
                  </m:f>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num>
                    <m:den>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k</m:t>
                          </m:r>
                        </m:sub>
                      </m:sSub>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k</m:t>
                          </m:r>
                        </m:sub>
                      </m:sSub>
                    </m:den>
                  </m:f>
                </m:e>
              </m:rad>
            </m:e>
          </m:nary>
          <m:r>
            <m:rPr>
              <m:sty m:val="p"/>
            </m:rPr>
            <w:rPr>
              <w:rFonts w:ascii="Cambria Math" w:hAnsi="Cambria Math"/>
              <w:sz w:val="22"/>
              <w:szCs w:val="22"/>
            </w:rPr>
            <w:br/>
          </m:r>
        </m:oMath>
      </m:oMathPara>
    </w:p>
    <w:p w14:paraId="6CF70441" w14:textId="1ABD1337" w:rsidR="00DB7624" w:rsidRPr="001657F0" w:rsidRDefault="00DB7624" w:rsidP="00DB7624">
      <w:pPr>
        <w:spacing w:after="240"/>
        <w:ind w:firstLine="245"/>
        <w:jc w:val="both"/>
        <w:rPr>
          <w:sz w:val="22"/>
          <w:szCs w:val="22"/>
        </w:rPr>
      </w:pPr>
      <w:r w:rsidRPr="001657F0">
        <w:rPr>
          <w:sz w:val="22"/>
          <w:szCs w:val="22"/>
        </w:rPr>
        <w:t xml:space="preserve">Area Under the Curve (AUC) measures the probability that a randomly chosen positive instance is ranked higher than a randomly chosen negative instance. An AUC of 1.0 represents perfect classification, while 0.5 represents random classification. For multiclass problems, </w:t>
      </w:r>
      <w:sdt>
        <w:sdtPr>
          <w:rPr>
            <w:color w:val="000000"/>
            <w:sz w:val="22"/>
            <w:szCs w:val="22"/>
          </w:rPr>
          <w:tag w:val="MENDELEY_CITATION_v3_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"/>
          <w:id w:val="84284160"/>
          <w:placeholder>
            <w:docPart w:val="856B5266A7B54A1EB8BF60D318788E60"/>
          </w:placeholder>
        </w:sdtPr>
        <w:sdtContent>
          <w:r w:rsidR="00914B2A" w:rsidRPr="001657F0">
            <w:rPr>
              <w:color w:val="000000"/>
              <w:sz w:val="22"/>
              <w:szCs w:val="22"/>
            </w:rPr>
            <w:t>Hand &amp; Till (2001)</w:t>
          </w:r>
        </w:sdtContent>
      </w:sdt>
      <w:r w:rsidRPr="001657F0">
        <w:rPr>
          <w:sz w:val="22"/>
          <w:szCs w:val="22"/>
        </w:rPr>
        <w:t xml:space="preserve"> extended AUC by averaging pairwise comparisons across all class pairs, defined as:</w:t>
      </w:r>
    </w:p>
    <w:p w14:paraId="5B6B1A23" w14:textId="77777777" w:rsidR="00DB7624" w:rsidRPr="001657F0" w:rsidRDefault="00DB7624" w:rsidP="00DB7624">
      <w:pPr>
        <w:spacing w:after="240"/>
        <w:jc w:val="both"/>
        <w:rPr>
          <w:sz w:val="22"/>
          <w:szCs w:val="22"/>
        </w:rPr>
      </w:pPr>
      <m:oMathPara>
        <m:oMath>
          <m:r>
            <w:rPr>
              <w:rFonts w:ascii="Cambria Math" w:hAnsi="Cambria Math"/>
              <w:sz w:val="22"/>
              <w:szCs w:val="22"/>
            </w:rPr>
            <w:lastRenderedPageBreak/>
            <m:t>AUC=</m:t>
          </m:r>
          <m:f>
            <m:fPr>
              <m:ctrlPr>
                <w:rPr>
                  <w:rFonts w:ascii="Cambria Math" w:hAnsi="Cambria Math"/>
                  <w:sz w:val="22"/>
                  <w:szCs w:val="22"/>
                </w:rPr>
              </m:ctrlPr>
            </m:fPr>
            <m:num>
              <m:r>
                <w:rPr>
                  <w:rFonts w:ascii="Cambria Math" w:hAnsi="Cambria Math"/>
                  <w:sz w:val="22"/>
                  <w:szCs w:val="22"/>
                </w:rPr>
                <m:t>2</m:t>
              </m:r>
            </m:num>
            <m:den>
              <m:r>
                <w:rPr>
                  <w:rFonts w:ascii="Cambria Math" w:hAnsi="Cambria Math"/>
                  <w:sz w:val="22"/>
                  <w:szCs w:val="22"/>
                </w:rPr>
                <m:t>K(K-1)</m:t>
              </m:r>
            </m:den>
          </m:f>
          <m:nary>
            <m:naryPr>
              <m:chr m:val="∑"/>
              <m:limLoc m:val="undOvr"/>
              <m:grow m:val="1"/>
              <m:supHide m:val="1"/>
              <m:ctrlPr>
                <w:rPr>
                  <w:rFonts w:ascii="Cambria Math" w:hAnsi="Cambria Math"/>
                  <w:sz w:val="22"/>
                  <w:szCs w:val="22"/>
                </w:rPr>
              </m:ctrlPr>
            </m:naryPr>
            <m:sub>
              <m:r>
                <w:rPr>
                  <w:rFonts w:ascii="Cambria Math" w:hAnsi="Cambria Math"/>
                  <w:sz w:val="22"/>
                  <w:szCs w:val="22"/>
                </w:rPr>
                <m:t>i&lt;j</m:t>
              </m:r>
            </m:sub>
            <m:sup/>
            <m:e>
              <m:limUpp>
                <m:limUppPr>
                  <m:ctrlPr>
                    <w:rPr>
                      <w:rFonts w:ascii="Cambria Math" w:hAnsi="Cambria Math"/>
                      <w:sz w:val="22"/>
                      <w:szCs w:val="22"/>
                    </w:rPr>
                  </m:ctrlPr>
                </m:limUppPr>
                <m:e>
                  <m:r>
                    <w:rPr>
                      <w:rFonts w:ascii="Cambria Math" w:hAnsi="Cambria Math"/>
                      <w:sz w:val="22"/>
                      <w:szCs w:val="22"/>
                    </w:rPr>
                    <m:t>A</m:t>
                  </m:r>
                </m:e>
                <m:lim>
                  <m:r>
                    <w:rPr>
                      <w:rFonts w:ascii="Cambria Math" w:hAnsi="Cambria Math"/>
                      <w:sz w:val="22"/>
                      <w:szCs w:val="22"/>
                    </w:rPr>
                    <m:t>^</m:t>
                  </m:r>
                </m:lim>
              </m:limUpp>
            </m:e>
          </m:nary>
          <m:r>
            <w:rPr>
              <w:rFonts w:ascii="Cambria Math" w:hAnsi="Cambria Math"/>
              <w:sz w:val="22"/>
              <w:szCs w:val="22"/>
            </w:rPr>
            <m:t>(i,j)</m:t>
          </m:r>
          <m:r>
            <m:rPr>
              <m:sty m:val="p"/>
            </m:rPr>
            <w:rPr>
              <w:rFonts w:ascii="Cambria Math" w:hAnsi="Cambria Math"/>
              <w:sz w:val="22"/>
              <w:szCs w:val="22"/>
            </w:rPr>
            <w:br/>
          </m:r>
        </m:oMath>
      </m:oMathPara>
    </w:p>
    <w:p w14:paraId="36D6998A" w14:textId="77777777" w:rsidR="00DB7624" w:rsidRPr="001657F0" w:rsidRDefault="00DB7624" w:rsidP="00DB7624">
      <w:pPr>
        <w:tabs>
          <w:tab w:val="num" w:pos="720"/>
        </w:tabs>
        <w:spacing w:after="240"/>
        <w:ind w:firstLine="270"/>
        <w:jc w:val="both"/>
        <w:rPr>
          <w:sz w:val="22"/>
          <w:szCs w:val="22"/>
        </w:rPr>
      </w:pPr>
      <w:r w:rsidRPr="001657F0">
        <w:rPr>
          <w:sz w:val="22"/>
          <w:szCs w:val="22"/>
        </w:rPr>
        <w:t>where Â(i,j) is the average of the pairwise AUC values between classes i and j, which is computed as:</w:t>
      </w:r>
    </w:p>
    <w:p w14:paraId="61CD2164" w14:textId="77777777" w:rsidR="00DB7624" w:rsidRPr="001657F0" w:rsidRDefault="00000000" w:rsidP="00DB7624">
      <w:pPr>
        <w:spacing w:after="240"/>
        <w:jc w:val="both"/>
        <w:rPr>
          <w:sz w:val="22"/>
          <w:szCs w:val="22"/>
        </w:rPr>
      </w:pPr>
      <m:oMathPara>
        <m:oMath>
          <m:acc>
            <m:accPr>
              <m:ctrlPr>
                <w:rPr>
                  <w:rFonts w:ascii="Cambria Math" w:hAnsi="Cambria Math"/>
                  <w:sz w:val="22"/>
                  <w:szCs w:val="22"/>
                </w:rPr>
              </m:ctrlPr>
            </m:accPr>
            <m:e>
              <m:r>
                <w:rPr>
                  <w:rFonts w:ascii="Cambria Math" w:hAnsi="Cambria Math"/>
                  <w:sz w:val="22"/>
                  <w:szCs w:val="22"/>
                </w:rPr>
                <m:t>A</m:t>
              </m:r>
            </m:e>
          </m:acc>
          <m:r>
            <w:rPr>
              <w:rFonts w:ascii="Cambria Math" w:hAnsi="Cambria Math"/>
              <w:sz w:val="22"/>
              <w:szCs w:val="22"/>
            </w:rPr>
            <m:t>(i,j)=</m:t>
          </m:r>
          <m:f>
            <m:fPr>
              <m:ctrlPr>
                <w:rPr>
                  <w:rFonts w:ascii="Cambria Math" w:hAnsi="Cambria Math"/>
                  <w:sz w:val="22"/>
                  <w:szCs w:val="22"/>
                </w:rPr>
              </m:ctrlPr>
            </m:fPr>
            <m:num>
              <m:acc>
                <m:accPr>
                  <m:ctrlPr>
                    <w:rPr>
                      <w:rFonts w:ascii="Cambria Math" w:hAnsi="Cambria Math"/>
                      <w:sz w:val="22"/>
                      <w:szCs w:val="22"/>
                    </w:rPr>
                  </m:ctrlPr>
                </m:accPr>
                <m:e>
                  <m:r>
                    <w:rPr>
                      <w:rFonts w:ascii="Cambria Math" w:hAnsi="Cambria Math"/>
                      <w:sz w:val="22"/>
                      <w:szCs w:val="22"/>
                    </w:rPr>
                    <m:t>A</m:t>
                  </m:r>
                </m:e>
              </m:acc>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acc>
                <m:accPr>
                  <m:ctrlPr>
                    <w:rPr>
                      <w:rFonts w:ascii="Cambria Math" w:hAnsi="Cambria Math"/>
                      <w:sz w:val="22"/>
                      <w:szCs w:val="22"/>
                    </w:rPr>
                  </m:ctrlPr>
                </m:accPr>
                <m:e>
                  <m:r>
                    <w:rPr>
                      <w:rFonts w:ascii="Cambria Math" w:hAnsi="Cambria Math"/>
                      <w:sz w:val="22"/>
                      <w:szCs w:val="22"/>
                    </w:rPr>
                    <m:t>A</m:t>
                  </m:r>
                </m:e>
              </m:acc>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i)</m:t>
              </m:r>
            </m:num>
            <m:den>
              <m:r>
                <w:rPr>
                  <w:rFonts w:ascii="Cambria Math" w:hAnsi="Cambria Math"/>
                  <w:sz w:val="22"/>
                  <w:szCs w:val="22"/>
                </w:rPr>
                <m:t>2</m:t>
              </m:r>
            </m:den>
          </m:f>
          <m:r>
            <m:rPr>
              <m:sty m:val="p"/>
            </m:rPr>
            <w:rPr>
              <w:rFonts w:ascii="Cambria Math" w:hAnsi="Cambria Math"/>
              <w:sz w:val="22"/>
              <w:szCs w:val="22"/>
            </w:rPr>
            <w:br/>
          </m:r>
        </m:oMath>
      </m:oMathPara>
    </w:p>
    <w:p w14:paraId="60C3BAF5" w14:textId="1586E680" w:rsidR="00DB7624" w:rsidRPr="001657F0" w:rsidRDefault="00DB7624" w:rsidP="00DB7624">
      <w:pPr>
        <w:spacing w:after="240"/>
        <w:jc w:val="both"/>
        <w:outlineLvl w:val="2"/>
        <w:rPr>
          <w:sz w:val="22"/>
          <w:szCs w:val="22"/>
        </w:rPr>
      </w:pPr>
      <w:r w:rsidRPr="001657F0">
        <w:rPr>
          <w:sz w:val="22"/>
          <w:szCs w:val="22"/>
        </w:rPr>
        <w:t>Â(i|j) is the probability that a randomly drawn member of class j will have a lower estimated probability of belonging to class i than a randomly drawn member of class i.</w:t>
      </w:r>
    </w:p>
    <w:p w14:paraId="1D77CAD9" w14:textId="77777777" w:rsidR="00DB7624" w:rsidRPr="001657F0" w:rsidRDefault="00DB7624" w:rsidP="00DB7624">
      <w:pPr>
        <w:spacing w:after="240"/>
        <w:jc w:val="both"/>
        <w:outlineLvl w:val="2"/>
        <w:rPr>
          <w:b/>
          <w:bCs/>
          <w:sz w:val="22"/>
          <w:szCs w:val="22"/>
        </w:rPr>
      </w:pPr>
    </w:p>
    <w:p w14:paraId="7094BFF6" w14:textId="7EE63672" w:rsidR="71B1E598" w:rsidRPr="001657F0" w:rsidRDefault="00990E64" w:rsidP="71B1E598">
      <w:pPr>
        <w:spacing w:after="240"/>
        <w:jc w:val="both"/>
        <w:outlineLvl w:val="2"/>
        <w:rPr>
          <w:b/>
          <w:bCs/>
          <w:sz w:val="22"/>
          <w:szCs w:val="22"/>
        </w:rPr>
      </w:pPr>
      <w:r w:rsidRPr="001657F0">
        <w:rPr>
          <w:b/>
          <w:bCs/>
          <w:sz w:val="22"/>
          <w:szCs w:val="22"/>
        </w:rPr>
        <w:t xml:space="preserve">Mathematical Formulation of </w:t>
      </w:r>
      <w:r w:rsidR="006815E6" w:rsidRPr="001657F0">
        <w:rPr>
          <w:b/>
          <w:bCs/>
          <w:sz w:val="22"/>
          <w:szCs w:val="22"/>
        </w:rPr>
        <w:t>Block-Wise Missing Data (BWM</w:t>
      </w:r>
      <w:r w:rsidR="001A05F6" w:rsidRPr="001657F0">
        <w:rPr>
          <w:b/>
          <w:bCs/>
          <w:sz w:val="22"/>
          <w:szCs w:val="22"/>
        </w:rPr>
        <w:t>D</w:t>
      </w:r>
      <w:r w:rsidR="006815E6" w:rsidRPr="001657F0">
        <w:rPr>
          <w:b/>
          <w:bCs/>
          <w:sz w:val="22"/>
          <w:szCs w:val="22"/>
        </w:rPr>
        <w:t>) Model</w:t>
      </w:r>
    </w:p>
    <w:p w14:paraId="4DA71791" w14:textId="5CAA2446" w:rsidR="00016988" w:rsidRPr="001657F0" w:rsidRDefault="00016988" w:rsidP="00016988">
      <w:pPr>
        <w:spacing w:after="240"/>
        <w:ind w:firstLine="245"/>
        <w:jc w:val="both"/>
        <w:rPr>
          <w:sz w:val="22"/>
          <w:szCs w:val="22"/>
        </w:rPr>
      </w:pPr>
      <w:r w:rsidRPr="001657F0">
        <w:rPr>
          <w:sz w:val="22"/>
          <w:szCs w:val="22"/>
        </w:rPr>
        <w:t xml:space="preserve">Let the data be denoted by </w:t>
      </w:r>
      <m:oMath>
        <m:r>
          <w:rPr>
            <w:rFonts w:ascii="Cambria Math" w:hAnsi="Cambria Math"/>
            <w:sz w:val="22"/>
            <w:szCs w:val="22"/>
          </w:rPr>
          <m:t>X∈</m:t>
        </m:r>
        <m:sSup>
          <m:sSupPr>
            <m:ctrlPr>
              <w:rPr>
                <w:rFonts w:ascii="Cambria Math" w:hAnsi="Cambria Math"/>
                <w:sz w:val="22"/>
                <w:szCs w:val="22"/>
              </w:rPr>
            </m:ctrlPr>
          </m:sSupPr>
          <m:e>
            <m:r>
              <m:rPr>
                <m:scr m:val="double-struck"/>
                <m:sty m:val="p"/>
              </m:rPr>
              <w:rPr>
                <w:rFonts w:ascii="Cambria Math" w:hAnsi="Cambria Math"/>
                <w:sz w:val="22"/>
                <w:szCs w:val="22"/>
              </w:rPr>
              <m:t>R</m:t>
            </m:r>
          </m:e>
          <m:sup>
            <m:r>
              <w:rPr>
                <w:rFonts w:ascii="Cambria Math" w:hAnsi="Cambria Math"/>
                <w:sz w:val="22"/>
                <w:szCs w:val="22"/>
              </w:rPr>
              <m:t>n×p</m:t>
            </m:r>
          </m:sup>
        </m:sSup>
      </m:oMath>
      <w:r w:rsidRPr="001657F0">
        <w:rPr>
          <w:sz w:val="22"/>
          <w:szCs w:val="22"/>
        </w:rPr>
        <w:t xml:space="preserve"> where </w:t>
      </w:r>
      <m:oMath>
        <m:r>
          <w:rPr>
            <w:rFonts w:ascii="Cambria Math" w:hAnsi="Cambria Math"/>
            <w:sz w:val="22"/>
            <w:szCs w:val="22"/>
          </w:rPr>
          <m:t xml:space="preserve">n </m:t>
        </m:r>
      </m:oMath>
      <w:r w:rsidRPr="001657F0">
        <w:rPr>
          <w:sz w:val="22"/>
          <w:szCs w:val="22"/>
        </w:rPr>
        <w:t xml:space="preserve"> represents the number of </w:t>
      </w:r>
      <w:r w:rsidR="00866602" w:rsidRPr="001657F0">
        <w:rPr>
          <w:sz w:val="22"/>
          <w:szCs w:val="22"/>
        </w:rPr>
        <w:t>sample</w:t>
      </w:r>
      <w:r w:rsidRPr="001657F0">
        <w:rPr>
          <w:sz w:val="22"/>
          <w:szCs w:val="22"/>
        </w:rPr>
        <w:t xml:space="preserve">s and </w:t>
      </w:r>
      <m:oMath>
        <m:r>
          <w:rPr>
            <w:rFonts w:ascii="Cambria Math" w:hAnsi="Cambria Math"/>
            <w:sz w:val="22"/>
            <w:szCs w:val="22"/>
          </w:rPr>
          <m:t>p</m:t>
        </m:r>
      </m:oMath>
      <w:r w:rsidRPr="001657F0">
        <w:rPr>
          <w:sz w:val="22"/>
          <w:szCs w:val="22"/>
        </w:rPr>
        <w:t xml:space="preserve"> represents the number of </w:t>
      </w:r>
      <w:r w:rsidR="00265F12" w:rsidRPr="001657F0">
        <w:rPr>
          <w:sz w:val="22"/>
          <w:szCs w:val="22"/>
        </w:rPr>
        <w:t>variable</w:t>
      </w:r>
      <w:r w:rsidRPr="001657F0">
        <w:rPr>
          <w:sz w:val="22"/>
          <w:szCs w:val="22"/>
        </w:rPr>
        <w:t>s</w:t>
      </w:r>
      <w:r w:rsidR="00866602" w:rsidRPr="001657F0">
        <w:rPr>
          <w:sz w:val="22"/>
          <w:szCs w:val="22"/>
        </w:rPr>
        <w:t xml:space="preserve"> (or </w:t>
      </w:r>
      <w:r w:rsidR="00940874" w:rsidRPr="001657F0">
        <w:rPr>
          <w:sz w:val="22"/>
          <w:szCs w:val="22"/>
        </w:rPr>
        <w:t>variables</w:t>
      </w:r>
      <w:r w:rsidR="00866602" w:rsidRPr="001657F0">
        <w:rPr>
          <w:sz w:val="22"/>
          <w:szCs w:val="22"/>
        </w:rPr>
        <w:t>)</w:t>
      </w:r>
      <w:r w:rsidRPr="001657F0">
        <w:rPr>
          <w:sz w:val="22"/>
          <w:szCs w:val="22"/>
        </w:rPr>
        <w:t xml:space="preserve">. The response variable </w:t>
      </w:r>
      <m:oMath>
        <m:r>
          <w:rPr>
            <w:rFonts w:ascii="Cambria Math" w:hAnsi="Cambria Math"/>
            <w:sz w:val="22"/>
            <w:szCs w:val="22"/>
          </w:rPr>
          <m:t>y∈{1, 2,…,K</m:t>
        </m:r>
        <m:r>
          <m:rPr>
            <m:sty m:val="p"/>
          </m:rPr>
          <w:rPr>
            <w:rFonts w:ascii="Cambria Math" w:hAnsi="Cambria Math"/>
            <w:sz w:val="22"/>
            <w:szCs w:val="22"/>
          </w:rPr>
          <m:t>}</m:t>
        </m:r>
        <m:r>
          <w:rPr>
            <w:rFonts w:ascii="Cambria Math" w:hAnsi="Cambria Math"/>
            <w:sz w:val="22"/>
            <w:szCs w:val="22"/>
          </w:rPr>
          <m:t xml:space="preserve"> </m:t>
        </m:r>
      </m:oMath>
      <w:r w:rsidRPr="001657F0">
        <w:rPr>
          <w:sz w:val="22"/>
          <w:szCs w:val="22"/>
        </w:rPr>
        <w:t xml:space="preserve">represents the class labels for each sample, where </w:t>
      </w:r>
      <m:oMath>
        <m:r>
          <w:rPr>
            <w:rFonts w:ascii="Cambria Math" w:hAnsi="Cambria Math"/>
            <w:sz w:val="22"/>
            <w:szCs w:val="22"/>
          </w:rPr>
          <m:t xml:space="preserve">K </m:t>
        </m:r>
      </m:oMath>
      <w:r w:rsidRPr="001657F0">
        <w:rPr>
          <w:sz w:val="22"/>
          <w:szCs w:val="22"/>
        </w:rPr>
        <w:t xml:space="preserve">is the number of classes. </w:t>
      </w:r>
      <w:r w:rsidR="00C119DB" w:rsidRPr="001657F0">
        <w:rPr>
          <w:sz w:val="22"/>
          <w:szCs w:val="22"/>
        </w:rPr>
        <w:t xml:space="preserve">Consider a dataset consists of </w:t>
      </w:r>
      <w:r w:rsidRPr="001657F0">
        <w:rPr>
          <w:sz w:val="22"/>
          <w:szCs w:val="22"/>
        </w:rPr>
        <w:t xml:space="preserve">multiple </w:t>
      </w:r>
      <w:r w:rsidR="00C119DB" w:rsidRPr="001657F0">
        <w:rPr>
          <w:sz w:val="22"/>
          <w:szCs w:val="22"/>
        </w:rPr>
        <w:t xml:space="preserve">blocks, where each block is treated as a distinct </w:t>
      </w:r>
      <w:r w:rsidRPr="001657F0">
        <w:rPr>
          <w:sz w:val="22"/>
          <w:szCs w:val="22"/>
        </w:rPr>
        <w:t xml:space="preserve">data </w:t>
      </w:r>
      <w:r w:rsidR="00C119DB" w:rsidRPr="001657F0">
        <w:rPr>
          <w:sz w:val="22"/>
          <w:szCs w:val="22"/>
        </w:rPr>
        <w:t xml:space="preserve">source, </w:t>
      </w:r>
      <w:r w:rsidRPr="001657F0">
        <w:rPr>
          <w:sz w:val="22"/>
          <w:szCs w:val="22"/>
        </w:rPr>
        <w:t xml:space="preserve">with </w:t>
      </w:r>
      <w:r w:rsidR="00C119DB" w:rsidRPr="001657F0">
        <w:rPr>
          <w:sz w:val="22"/>
          <w:szCs w:val="22"/>
        </w:rPr>
        <w:t xml:space="preserve">each represented by </w:t>
      </w:r>
      <w:r w:rsidRPr="001657F0">
        <w:rPr>
          <w:sz w:val="22"/>
          <w:szCs w:val="22"/>
        </w:rPr>
        <w:t>its own matrix</w:t>
      </w:r>
      <w:r w:rsidR="00C119DB" w:rsidRPr="001657F0">
        <w:rPr>
          <w:sz w:val="22"/>
          <w:szCs w:val="22"/>
        </w:rPr>
        <w:t>.</w:t>
      </w:r>
      <w:r w:rsidRPr="001657F0">
        <w:rPr>
          <w:sz w:val="22"/>
          <w:szCs w:val="22"/>
        </w:rPr>
        <w:t xml:space="preserve"> For each source </w:t>
      </w:r>
      <m:oMath>
        <m:r>
          <w:rPr>
            <w:rFonts w:ascii="Cambria Math" w:hAnsi="Cambria Math"/>
            <w:sz w:val="22"/>
            <w:szCs w:val="22"/>
          </w:rPr>
          <m:t>j∈{1,…,S}</m:t>
        </m:r>
      </m:oMath>
      <w:r w:rsidRPr="001657F0">
        <w:rPr>
          <w:sz w:val="22"/>
          <w:szCs w:val="22"/>
        </w:rPr>
        <w:t xml:space="preserve">, where </w:t>
      </w:r>
      <m:oMath>
        <m:r>
          <w:rPr>
            <w:rFonts w:ascii="Cambria Math" w:hAnsi="Cambria Math"/>
            <w:sz w:val="22"/>
            <w:szCs w:val="22"/>
          </w:rPr>
          <m:t>S</m:t>
        </m:r>
      </m:oMath>
      <w:r w:rsidRPr="001657F0">
        <w:rPr>
          <w:sz w:val="22"/>
          <w:szCs w:val="22"/>
        </w:rPr>
        <w:t xml:space="preserve"> denotes the number of data sources, the data matrix </w:t>
      </w:r>
      <m:oMath>
        <m:sSup>
          <m:sSupPr>
            <m:ctrlPr>
              <w:rPr>
                <w:rFonts w:ascii="Cambria Math" w:hAnsi="Cambria Math"/>
                <w:sz w:val="22"/>
                <w:szCs w:val="22"/>
              </w:rPr>
            </m:ctrlPr>
          </m:sSupPr>
          <m:e>
            <m:r>
              <w:rPr>
                <w:rFonts w:ascii="Cambria Math" w:hAnsi="Cambria Math"/>
                <w:sz w:val="22"/>
                <w:szCs w:val="22"/>
              </w:rPr>
              <m:t>X</m:t>
            </m:r>
          </m:e>
          <m:sup>
            <m:d>
              <m:dPr>
                <m:ctrlPr>
                  <w:rPr>
                    <w:rFonts w:ascii="Cambria Math" w:hAnsi="Cambria Math"/>
                    <w:sz w:val="22"/>
                    <w:szCs w:val="22"/>
                  </w:rPr>
                </m:ctrlPr>
              </m:dPr>
              <m:e>
                <m:r>
                  <w:rPr>
                    <w:rFonts w:ascii="Cambria Math" w:hAnsi="Cambria Math"/>
                    <w:sz w:val="22"/>
                    <w:szCs w:val="22"/>
                  </w:rPr>
                  <m:t>j</m:t>
                </m:r>
              </m:e>
            </m:d>
          </m:sup>
        </m:sSup>
        <m:r>
          <w:rPr>
            <w:rFonts w:ascii="Cambria Math" w:hAnsi="Cambria Math"/>
            <w:sz w:val="22"/>
            <w:szCs w:val="22"/>
          </w:rPr>
          <m:t xml:space="preserve"> </m:t>
        </m:r>
      </m:oMath>
      <w:r w:rsidRPr="001657F0">
        <w:rPr>
          <w:sz w:val="22"/>
          <w:szCs w:val="22"/>
        </w:rPr>
        <w:t xml:space="preserve">captures the </w:t>
      </w:r>
      <w:r w:rsidR="00265F12" w:rsidRPr="001657F0">
        <w:rPr>
          <w:sz w:val="22"/>
          <w:szCs w:val="22"/>
        </w:rPr>
        <w:t>variable</w:t>
      </w:r>
      <w:r w:rsidRPr="001657F0">
        <w:rPr>
          <w:sz w:val="22"/>
          <w:szCs w:val="22"/>
        </w:rPr>
        <w:t xml:space="preserve">s associated with the </w:t>
      </w:r>
      <m:oMath>
        <m:r>
          <w:rPr>
            <w:rFonts w:ascii="Cambria Math" w:hAnsi="Cambria Math"/>
            <w:sz w:val="22"/>
            <w:szCs w:val="22"/>
          </w:rPr>
          <m:t>j</m:t>
        </m:r>
      </m:oMath>
      <w:r w:rsidRPr="001657F0">
        <w:rPr>
          <w:sz w:val="22"/>
          <w:szCs w:val="22"/>
        </w:rPr>
        <w:t xml:space="preserve">-th source. Additionally, for each source </w:t>
      </w:r>
      <m:oMath>
        <m:r>
          <w:rPr>
            <w:rFonts w:ascii="Cambria Math" w:hAnsi="Cambria Math"/>
            <w:sz w:val="22"/>
            <w:szCs w:val="22"/>
          </w:rPr>
          <m:t>j</m:t>
        </m:r>
      </m:oMath>
      <w:r w:rsidRPr="001657F0">
        <w:rPr>
          <w:sz w:val="22"/>
          <w:szCs w:val="22"/>
        </w:rPr>
        <w:t xml:space="preserve">, we define a coefficient matrix </w:t>
      </w:r>
      <m:oMath>
        <m:sSup>
          <m:sSupPr>
            <m:ctrlPr>
              <w:rPr>
                <w:rFonts w:ascii="Cambria Math" w:hAnsi="Cambria Math"/>
                <w:sz w:val="22"/>
                <w:szCs w:val="22"/>
              </w:rPr>
            </m:ctrlPr>
          </m:sSupPr>
          <m:e>
            <m:r>
              <w:rPr>
                <w:rFonts w:ascii="Cambria Math" w:hAnsi="Cambria Math"/>
                <w:sz w:val="22"/>
                <w:szCs w:val="22"/>
              </w:rPr>
              <m:t>β</m:t>
            </m:r>
          </m:e>
          <m:sup>
            <m:d>
              <m:dPr>
                <m:ctrlPr>
                  <w:rPr>
                    <w:rFonts w:ascii="Cambria Math" w:hAnsi="Cambria Math"/>
                    <w:sz w:val="22"/>
                    <w:szCs w:val="22"/>
                  </w:rPr>
                </m:ctrlPr>
              </m:dPr>
              <m:e>
                <m:r>
                  <w:rPr>
                    <w:rFonts w:ascii="Cambria Math" w:hAnsi="Cambria Math"/>
                    <w:sz w:val="22"/>
                    <w:szCs w:val="22"/>
                  </w:rPr>
                  <m:t>j</m:t>
                </m:r>
              </m:e>
            </m:d>
          </m:sup>
        </m:s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β</m:t>
            </m:r>
          </m:e>
          <m:sub>
            <m:r>
              <w:rPr>
                <w:rFonts w:ascii="Cambria Math" w:hAnsi="Cambria Math"/>
                <w:sz w:val="22"/>
                <w:szCs w:val="22"/>
              </w:rPr>
              <m:t>1</m:t>
            </m:r>
          </m:sub>
          <m:sup>
            <m:d>
              <m:dPr>
                <m:ctrlPr>
                  <w:rPr>
                    <w:rFonts w:ascii="Cambria Math" w:hAnsi="Cambria Math"/>
                    <w:sz w:val="22"/>
                    <w:szCs w:val="22"/>
                  </w:rPr>
                </m:ctrlPr>
              </m:dPr>
              <m:e>
                <m:r>
                  <w:rPr>
                    <w:rFonts w:ascii="Cambria Math" w:hAnsi="Cambria Math"/>
                    <w:sz w:val="22"/>
                    <w:szCs w:val="22"/>
                  </w:rPr>
                  <m:t>j</m:t>
                </m:r>
              </m:e>
            </m:d>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β</m:t>
            </m:r>
          </m:e>
          <m:sub>
            <m:r>
              <w:rPr>
                <w:rFonts w:ascii="Cambria Math" w:hAnsi="Cambria Math"/>
                <w:sz w:val="22"/>
                <w:szCs w:val="22"/>
              </w:rPr>
              <m:t>K</m:t>
            </m:r>
          </m:sub>
          <m:sup>
            <m:d>
              <m:dPr>
                <m:ctrlPr>
                  <w:rPr>
                    <w:rFonts w:ascii="Cambria Math" w:hAnsi="Cambria Math"/>
                    <w:sz w:val="22"/>
                    <w:szCs w:val="22"/>
                  </w:rPr>
                </m:ctrlPr>
              </m:dPr>
              <m:e>
                <m:r>
                  <w:rPr>
                    <w:rFonts w:ascii="Cambria Math" w:hAnsi="Cambria Math"/>
                    <w:sz w:val="22"/>
                    <w:szCs w:val="22"/>
                  </w:rPr>
                  <m:t>j</m:t>
                </m:r>
              </m:e>
            </m:d>
          </m:sup>
        </m:sSubSup>
        <m:r>
          <w:rPr>
            <w:rFonts w:ascii="Cambria Math" w:hAnsi="Cambria Math"/>
            <w:sz w:val="22"/>
            <w:szCs w:val="22"/>
          </w:rPr>
          <m:t>]</m:t>
        </m:r>
      </m:oMath>
      <w:r w:rsidRPr="001657F0">
        <w:rPr>
          <w:sz w:val="22"/>
          <w:szCs w:val="22"/>
        </w:rPr>
        <w:t xml:space="preserve">, where each </w:t>
      </w:r>
      <m:oMath>
        <m:sSubSup>
          <m:sSubSupPr>
            <m:ctrlPr>
              <w:rPr>
                <w:rFonts w:ascii="Cambria Math" w:hAnsi="Cambria Math"/>
                <w:sz w:val="22"/>
                <w:szCs w:val="22"/>
              </w:rPr>
            </m:ctrlPr>
          </m:sSubSupPr>
          <m:e>
            <m:r>
              <w:rPr>
                <w:rFonts w:ascii="Cambria Math" w:hAnsi="Cambria Math"/>
                <w:sz w:val="22"/>
                <w:szCs w:val="22"/>
              </w:rPr>
              <m:t>β</m:t>
            </m:r>
          </m:e>
          <m:sub>
            <m:r>
              <w:rPr>
                <w:rFonts w:ascii="Cambria Math" w:hAnsi="Cambria Math"/>
                <w:sz w:val="22"/>
                <w:szCs w:val="22"/>
              </w:rPr>
              <m:t>k</m:t>
            </m:r>
          </m:sub>
          <m:sup>
            <m:d>
              <m:dPr>
                <m:ctrlPr>
                  <w:rPr>
                    <w:rFonts w:ascii="Cambria Math" w:hAnsi="Cambria Math"/>
                    <w:sz w:val="22"/>
                    <w:szCs w:val="22"/>
                  </w:rPr>
                </m:ctrlPr>
              </m:dPr>
              <m:e>
                <m:r>
                  <w:rPr>
                    <w:rFonts w:ascii="Cambria Math" w:hAnsi="Cambria Math"/>
                    <w:sz w:val="22"/>
                    <w:szCs w:val="22"/>
                  </w:rPr>
                  <m:t>j</m:t>
                </m:r>
              </m:e>
            </m:d>
          </m:sup>
        </m:sSubSup>
      </m:oMath>
      <w:r w:rsidRPr="001657F0">
        <w:rPr>
          <w:sz w:val="22"/>
          <w:szCs w:val="22"/>
        </w:rPr>
        <w:t xml:space="preserve">is a column vector corresponding to class </w:t>
      </w:r>
      <m:oMath>
        <m:r>
          <w:rPr>
            <w:rFonts w:ascii="Cambria Math" w:hAnsi="Cambria Math"/>
            <w:sz w:val="22"/>
            <w:szCs w:val="22"/>
          </w:rPr>
          <m:t>k=1, 2, …, K</m:t>
        </m:r>
      </m:oMath>
      <w:r w:rsidRPr="001657F0">
        <w:rPr>
          <w:sz w:val="22"/>
          <w:szCs w:val="22"/>
        </w:rPr>
        <w:t xml:space="preserve">. The classification model </w:t>
      </w:r>
      <w:r w:rsidR="00B85A9A" w:rsidRPr="001657F0">
        <w:rPr>
          <w:sz w:val="22"/>
          <w:szCs w:val="22"/>
        </w:rPr>
        <w:t xml:space="preserve">is </w:t>
      </w:r>
      <w:r w:rsidR="008844A5" w:rsidRPr="001657F0">
        <w:rPr>
          <w:sz w:val="22"/>
          <w:szCs w:val="22"/>
        </w:rPr>
        <w:t>defined as</w:t>
      </w:r>
      <w:r w:rsidRPr="001657F0">
        <w:rPr>
          <w:sz w:val="22"/>
          <w:szCs w:val="22"/>
        </w:rPr>
        <w:t>:</w:t>
      </w:r>
    </w:p>
    <w:p w14:paraId="3CCA808B" w14:textId="77777777" w:rsidR="00C708F7" w:rsidRPr="001657F0" w:rsidRDefault="00000000" w:rsidP="00016988">
      <w:pPr>
        <w:spacing w:after="240"/>
        <w:ind w:firstLine="245"/>
        <w:jc w:val="both"/>
        <w:rPr>
          <w:sz w:val="22"/>
          <w:szCs w:val="22"/>
        </w:rPr>
      </w:pPr>
      <m:oMathPara>
        <m:oMath>
          <m:acc>
            <m:accPr>
              <m:ctrlPr>
                <w:rPr>
                  <w:rFonts w:ascii="Cambria Math" w:hAnsi="Cambria Math"/>
                  <w:i/>
                  <w:sz w:val="22"/>
                  <w:szCs w:val="22"/>
                </w:rPr>
              </m:ctrlPr>
            </m:accPr>
            <m:e>
              <m:r>
                <w:rPr>
                  <w:rFonts w:ascii="Cambria Math" w:hAnsi="Cambria Math"/>
                  <w:sz w:val="22"/>
                  <w:szCs w:val="22"/>
                </w:rPr>
                <m:t>y</m:t>
              </m:r>
            </m:e>
          </m:acc>
          <m:r>
            <w:rPr>
              <w:rFonts w:ascii="Cambria Math" w:hAnsi="Cambria Math"/>
              <w:sz w:val="22"/>
              <w:szCs w:val="22"/>
            </w:rPr>
            <m:t>=</m:t>
          </m:r>
          <m:nary>
            <m:naryPr>
              <m:chr m:val="∑"/>
              <m:limLoc m:val="undOvr"/>
              <m:grow m:val="1"/>
              <m:ctrlPr>
                <w:rPr>
                  <w:rFonts w:ascii="Cambria Math" w:hAnsi="Cambria Math"/>
                  <w:sz w:val="22"/>
                  <w:szCs w:val="22"/>
                </w:rPr>
              </m:ctrlPr>
            </m:naryPr>
            <m:sub>
              <m:r>
                <w:rPr>
                  <w:rFonts w:ascii="Cambria Math" w:hAnsi="Cambria Math"/>
                  <w:sz w:val="22"/>
                  <w:szCs w:val="22"/>
                </w:rPr>
                <m:t>j=1</m:t>
              </m:r>
            </m:sub>
            <m:sup>
              <m:r>
                <w:rPr>
                  <w:rFonts w:ascii="Cambria Math" w:hAnsi="Cambria Math"/>
                  <w:sz w:val="22"/>
                  <w:szCs w:val="22"/>
                </w:rPr>
                <m:t>S</m:t>
              </m:r>
            </m:sup>
            <m:e>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j</m:t>
                  </m:r>
                </m:sub>
              </m:sSub>
            </m:e>
          </m:nary>
          <m:sSup>
            <m:sSupPr>
              <m:ctrlPr>
                <w:rPr>
                  <w:rFonts w:ascii="Cambria Math" w:hAnsi="Cambria Math"/>
                  <w:sz w:val="22"/>
                  <w:szCs w:val="22"/>
                </w:rPr>
              </m:ctrlPr>
            </m:sSupPr>
            <m:e>
              <m:r>
                <w:rPr>
                  <w:rFonts w:ascii="Cambria Math" w:hAnsi="Cambria Math"/>
                  <w:sz w:val="22"/>
                  <w:szCs w:val="22"/>
                </w:rPr>
                <m:t>X</m:t>
              </m:r>
            </m:e>
            <m:sup>
              <m:d>
                <m:dPr>
                  <m:ctrlPr>
                    <w:rPr>
                      <w:rFonts w:ascii="Cambria Math" w:hAnsi="Cambria Math"/>
                      <w:sz w:val="22"/>
                      <w:szCs w:val="22"/>
                    </w:rPr>
                  </m:ctrlPr>
                </m:dPr>
                <m:e>
                  <m:r>
                    <w:rPr>
                      <w:rFonts w:ascii="Cambria Math" w:hAnsi="Cambria Math"/>
                      <w:sz w:val="22"/>
                      <w:szCs w:val="22"/>
                    </w:rPr>
                    <m:t>j</m:t>
                  </m:r>
                </m:e>
              </m:d>
            </m:sup>
          </m:sSup>
          <m:sSup>
            <m:sSupPr>
              <m:ctrlPr>
                <w:rPr>
                  <w:rFonts w:ascii="Cambria Math" w:hAnsi="Cambria Math"/>
                  <w:sz w:val="22"/>
                  <w:szCs w:val="22"/>
                </w:rPr>
              </m:ctrlPr>
            </m:sSupPr>
            <m:e>
              <m:r>
                <w:rPr>
                  <w:rFonts w:ascii="Cambria Math" w:hAnsi="Cambria Math"/>
                  <w:sz w:val="22"/>
                  <w:szCs w:val="22"/>
                </w:rPr>
                <m:t>β</m:t>
              </m:r>
            </m:e>
            <m:sup>
              <m:d>
                <m:dPr>
                  <m:ctrlPr>
                    <w:rPr>
                      <w:rFonts w:ascii="Cambria Math" w:hAnsi="Cambria Math"/>
                      <w:sz w:val="22"/>
                      <w:szCs w:val="22"/>
                    </w:rPr>
                  </m:ctrlPr>
                </m:dPr>
                <m:e>
                  <m:r>
                    <w:rPr>
                      <w:rFonts w:ascii="Cambria Math" w:hAnsi="Cambria Math"/>
                      <w:sz w:val="22"/>
                      <w:szCs w:val="22"/>
                    </w:rPr>
                    <m:t>j</m:t>
                  </m:r>
                </m:e>
              </m:d>
            </m:sup>
          </m:sSup>
          <m:r>
            <w:rPr>
              <w:rFonts w:ascii="Cambria Math" w:hAnsi="Cambria Math"/>
              <w:sz w:val="22"/>
              <w:szCs w:val="22"/>
            </w:rPr>
            <m:t>+ε</m:t>
          </m:r>
          <m:r>
            <m:rPr>
              <m:sty m:val="p"/>
            </m:rPr>
            <w:rPr>
              <w:rFonts w:ascii="Cambria Math" w:hAnsi="Cambria Math"/>
              <w:sz w:val="22"/>
              <w:szCs w:val="22"/>
            </w:rPr>
            <w:br/>
          </m:r>
        </m:oMath>
      </m:oMathPara>
    </w:p>
    <w:p w14:paraId="1E4005FF" w14:textId="1EE3BFF0" w:rsidR="00016988" w:rsidRPr="001657F0" w:rsidRDefault="007731DE" w:rsidP="00016988">
      <w:pPr>
        <w:spacing w:after="240"/>
        <w:ind w:firstLine="245"/>
        <w:jc w:val="both"/>
        <w:rPr>
          <w:sz w:val="22"/>
          <w:szCs w:val="22"/>
        </w:rPr>
      </w:pPr>
      <w:r w:rsidRPr="001657F0">
        <w:rPr>
          <w:sz w:val="22"/>
          <w:szCs w:val="22"/>
        </w:rPr>
        <w:t>w</w:t>
      </w:r>
      <w:r w:rsidR="000D567F" w:rsidRPr="001657F0">
        <w:rPr>
          <w:sz w:val="22"/>
          <w:szCs w:val="22"/>
        </w:rPr>
        <w:t xml:space="preserve">here </w:t>
      </w:r>
      <m:oMath>
        <m:r>
          <w:rPr>
            <w:rFonts w:ascii="Cambria Math" w:hAnsi="Cambria Math"/>
            <w:sz w:val="22"/>
            <w:szCs w:val="22"/>
          </w:rPr>
          <m:t xml:space="preserve">ε </m:t>
        </m:r>
      </m:oMath>
      <w:r w:rsidR="000D567F" w:rsidRPr="001657F0">
        <w:rPr>
          <w:sz w:val="22"/>
          <w:szCs w:val="22"/>
        </w:rPr>
        <w:t>is the noise term</w:t>
      </w:r>
      <w:r w:rsidR="004A72F6" w:rsidRPr="001657F0">
        <w:rPr>
          <w:sz w:val="22"/>
          <w:szCs w:val="22"/>
        </w:rPr>
        <w:t>,</w:t>
      </w:r>
      <w:r w:rsidR="000D567F" w:rsidRPr="001657F0">
        <w:rPr>
          <w:sz w:val="22"/>
          <w:szCs w:val="22"/>
        </w:rPr>
        <w:t xml:space="preserve"> and the </w:t>
      </w:r>
      <w:r w:rsidR="00016988" w:rsidRPr="001657F0">
        <w:rPr>
          <w:sz w:val="22"/>
          <w:szCs w:val="22"/>
        </w:rPr>
        <w:t xml:space="preserve">weight </w:t>
      </w:r>
      <m:oMath>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j</m:t>
            </m:r>
          </m:sub>
        </m:sSub>
      </m:oMath>
      <w:r w:rsidR="00F10397" w:rsidRPr="001657F0">
        <w:rPr>
          <w:sz w:val="22"/>
          <w:szCs w:val="22"/>
        </w:rPr>
        <w:t xml:space="preserve"> </w:t>
      </w:r>
      <w:r w:rsidR="00016988" w:rsidRPr="001657F0">
        <w:rPr>
          <w:sz w:val="22"/>
          <w:szCs w:val="22"/>
        </w:rPr>
        <w:t xml:space="preserve">is introduced to adjust the influence of each source </w:t>
      </w:r>
      <w:r w:rsidR="000459F6" w:rsidRPr="001657F0">
        <w:rPr>
          <w:sz w:val="22"/>
          <w:szCs w:val="22"/>
        </w:rPr>
        <w:t>within</w:t>
      </w:r>
      <w:r w:rsidR="00016988" w:rsidRPr="001657F0">
        <w:rPr>
          <w:sz w:val="22"/>
          <w:szCs w:val="22"/>
        </w:rPr>
        <w:t xml:space="preserve"> the classification model, allowing us to analyze the contribution of different </w:t>
      </w:r>
      <w:r w:rsidR="00996F0E" w:rsidRPr="001657F0">
        <w:rPr>
          <w:sz w:val="22"/>
          <w:szCs w:val="22"/>
        </w:rPr>
        <w:t>variable</w:t>
      </w:r>
      <w:r w:rsidR="00016988" w:rsidRPr="001657F0">
        <w:rPr>
          <w:sz w:val="22"/>
          <w:szCs w:val="22"/>
        </w:rPr>
        <w:t xml:space="preserve">s and data sources. A key aspect of the </w:t>
      </w:r>
      <w:r w:rsidR="00D277E0" w:rsidRPr="001657F0">
        <w:rPr>
          <w:sz w:val="22"/>
          <w:szCs w:val="22"/>
        </w:rPr>
        <w:t>BWMD</w:t>
      </w:r>
      <w:r w:rsidR="00016988" w:rsidRPr="001657F0">
        <w:rPr>
          <w:sz w:val="22"/>
          <w:szCs w:val="22"/>
        </w:rPr>
        <w:t xml:space="preserve"> algorithm is its ability to partition the dataset into profiles based on the availability of data. Rather than discarding </w:t>
      </w:r>
      <w:r w:rsidR="00287A27" w:rsidRPr="001657F0">
        <w:rPr>
          <w:sz w:val="22"/>
          <w:szCs w:val="22"/>
        </w:rPr>
        <w:t>observation</w:t>
      </w:r>
      <w:r w:rsidR="00016988" w:rsidRPr="001657F0">
        <w:rPr>
          <w:sz w:val="22"/>
          <w:szCs w:val="22"/>
        </w:rPr>
        <w:t xml:space="preserve">s with missing values, the method groups samples with similar missingness patterns into distinct profiles, </w:t>
      </w:r>
      <w:r w:rsidR="00E35CD0" w:rsidRPr="001657F0">
        <w:rPr>
          <w:sz w:val="22"/>
          <w:szCs w:val="22"/>
        </w:rPr>
        <w:t xml:space="preserve">which are </w:t>
      </w:r>
      <w:r w:rsidR="00016988" w:rsidRPr="001657F0">
        <w:rPr>
          <w:sz w:val="22"/>
          <w:szCs w:val="22"/>
        </w:rPr>
        <w:t xml:space="preserve">represented by a binary indicator matrix. Let </w:t>
      </w:r>
      <m:oMath>
        <m:r>
          <w:rPr>
            <w:rFonts w:ascii="Cambria Math" w:hAnsi="Cambria Math"/>
            <w:sz w:val="22"/>
            <w:szCs w:val="22"/>
          </w:rPr>
          <m:t xml:space="preserve">pf </m:t>
        </m:r>
      </m:oMath>
      <w:r w:rsidR="00016988" w:rsidRPr="001657F0">
        <w:rPr>
          <w:sz w:val="22"/>
          <w:szCs w:val="22"/>
        </w:rPr>
        <w:t xml:space="preserve">denote the set of all profiles, and </w:t>
      </w:r>
      <m:oMath>
        <m:r>
          <m:rPr>
            <m:sty m:val="p"/>
          </m:rPr>
          <w:rPr>
            <w:rFonts w:ascii="Cambria Math" w:hAnsi="Cambria Math"/>
            <w:sz w:val="22"/>
            <w:szCs w:val="22"/>
          </w:rPr>
          <m:t>∣</m:t>
        </m:r>
        <m:r>
          <w:rPr>
            <w:rFonts w:ascii="Cambria Math" w:hAnsi="Cambria Math"/>
            <w:sz w:val="22"/>
            <w:szCs w:val="22"/>
          </w:rPr>
          <m:t>pf</m:t>
        </m:r>
        <m:r>
          <m:rPr>
            <m:sty m:val="p"/>
          </m:rPr>
          <w:rPr>
            <w:rFonts w:ascii="Cambria Math" w:hAnsi="Cambria Math"/>
            <w:sz w:val="22"/>
            <w:szCs w:val="22"/>
          </w:rPr>
          <m:t xml:space="preserve">∣ </m:t>
        </m:r>
      </m:oMath>
      <w:r w:rsidR="00016988" w:rsidRPr="001657F0">
        <w:rPr>
          <w:sz w:val="22"/>
          <w:szCs w:val="22"/>
        </w:rPr>
        <w:t xml:space="preserve">represent the total number of profiles. For a given profile </w:t>
      </w:r>
      <m:oMath>
        <m:r>
          <w:rPr>
            <w:rFonts w:ascii="Cambria Math" w:hAnsi="Cambria Math"/>
            <w:sz w:val="22"/>
            <w:szCs w:val="22"/>
          </w:rPr>
          <m:t>m∈pf</m:t>
        </m:r>
      </m:oMath>
      <w:r w:rsidR="00016988" w:rsidRPr="001657F0">
        <w:rPr>
          <w:sz w:val="22"/>
          <w:szCs w:val="22"/>
        </w:rPr>
        <w:t xml:space="preserve">, let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m</m:t>
            </m:r>
          </m:sub>
        </m:sSub>
      </m:oMath>
      <w:r w:rsidR="00A93544" w:rsidRPr="001657F0">
        <w:rPr>
          <w:sz w:val="22"/>
          <w:szCs w:val="22"/>
        </w:rPr>
        <w:t xml:space="preserve"> </w:t>
      </w:r>
      <w:r w:rsidR="00016988" w:rsidRPr="001657F0">
        <w:rPr>
          <w:sz w:val="22"/>
          <w:szCs w:val="22"/>
        </w:rPr>
        <w:t>denote the number of samples belonging to profile</w:t>
      </w:r>
      <w:r w:rsidR="002637D1" w:rsidRPr="001657F0">
        <w:rPr>
          <w:sz w:val="22"/>
          <w:szCs w:val="22"/>
        </w:rPr>
        <w:t xml:space="preserve"> </w:t>
      </w:r>
      <m:oMath>
        <m:r>
          <w:rPr>
            <w:rFonts w:ascii="Cambria Math" w:hAnsi="Cambria Math"/>
            <w:sz w:val="22"/>
            <w:szCs w:val="22"/>
          </w:rPr>
          <m:t>m</m:t>
        </m:r>
      </m:oMath>
      <w:r w:rsidR="00016988" w:rsidRPr="001657F0">
        <w:rPr>
          <w:sz w:val="22"/>
          <w:szCs w:val="22"/>
        </w:rPr>
        <w:t xml:space="preserve">, </w:t>
      </w:r>
      <m:oMath>
        <m:sSubSup>
          <m:sSubSupPr>
            <m:ctrlPr>
              <w:rPr>
                <w:rFonts w:ascii="Cambria Math" w:hAnsi="Cambria Math"/>
                <w:sz w:val="22"/>
                <w:szCs w:val="22"/>
              </w:rPr>
            </m:ctrlPr>
          </m:sSubSupPr>
          <m:e>
            <m:r>
              <w:rPr>
                <w:rFonts w:ascii="Cambria Math" w:hAnsi="Cambria Math"/>
                <w:sz w:val="22"/>
                <w:szCs w:val="22"/>
              </w:rPr>
              <m:t>X</m:t>
            </m:r>
          </m:e>
          <m:sub>
            <m:r>
              <w:rPr>
                <w:rFonts w:ascii="Cambria Math" w:hAnsi="Cambria Math"/>
                <w:sz w:val="22"/>
                <w:szCs w:val="22"/>
              </w:rPr>
              <m:t>m</m:t>
            </m:r>
          </m:sub>
          <m:sup>
            <m:d>
              <m:dPr>
                <m:ctrlPr>
                  <w:rPr>
                    <w:rFonts w:ascii="Cambria Math" w:hAnsi="Cambria Math"/>
                    <w:sz w:val="22"/>
                    <w:szCs w:val="22"/>
                  </w:rPr>
                </m:ctrlPr>
              </m:dPr>
              <m:e>
                <m:r>
                  <w:rPr>
                    <w:rFonts w:ascii="Cambria Math" w:hAnsi="Cambria Math"/>
                    <w:sz w:val="22"/>
                    <w:szCs w:val="22"/>
                  </w:rPr>
                  <m:t>j</m:t>
                </m:r>
              </m:e>
            </m:d>
          </m:sup>
        </m:sSubSup>
        <m:r>
          <w:rPr>
            <w:rFonts w:ascii="Cambria Math" w:hAnsi="Cambria Math"/>
            <w:sz w:val="22"/>
            <w:szCs w:val="22"/>
          </w:rPr>
          <m:t xml:space="preserve"> </m:t>
        </m:r>
      </m:oMath>
      <w:r w:rsidR="00016988" w:rsidRPr="001657F0">
        <w:rPr>
          <w:sz w:val="22"/>
          <w:szCs w:val="22"/>
        </w:rPr>
        <w:t xml:space="preserve">represent the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m</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j</m:t>
            </m:r>
          </m:sub>
        </m:sSub>
        <m:r>
          <w:rPr>
            <w:rFonts w:ascii="Cambria Math" w:hAnsi="Cambria Math"/>
            <w:sz w:val="22"/>
            <w:szCs w:val="22"/>
          </w:rPr>
          <m:t xml:space="preserve"> </m:t>
        </m:r>
      </m:oMath>
      <w:r w:rsidR="00016988" w:rsidRPr="001657F0">
        <w:rPr>
          <w:sz w:val="22"/>
          <w:szCs w:val="22"/>
        </w:rPr>
        <w:t xml:space="preserve">data submatrix for source </w:t>
      </w:r>
      <m:oMath>
        <m:r>
          <w:rPr>
            <w:rFonts w:ascii="Cambria Math" w:hAnsi="Cambria Math"/>
            <w:sz w:val="22"/>
            <w:szCs w:val="22"/>
          </w:rPr>
          <m:t>j</m:t>
        </m:r>
      </m:oMath>
      <w:r w:rsidR="00016988" w:rsidRPr="001657F0">
        <w:rPr>
          <w:sz w:val="22"/>
          <w:szCs w:val="22"/>
        </w:rPr>
        <w:t xml:space="preserve">, and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m</m:t>
            </m:r>
          </m:sub>
        </m:sSub>
        <m:r>
          <w:rPr>
            <w:rFonts w:ascii="Cambria Math" w:hAnsi="Cambria Math"/>
            <w:sz w:val="22"/>
            <w:szCs w:val="22"/>
          </w:rPr>
          <m:t xml:space="preserve"> </m:t>
        </m:r>
      </m:oMath>
      <w:r w:rsidR="00016988" w:rsidRPr="001657F0">
        <w:rPr>
          <w:sz w:val="22"/>
          <w:szCs w:val="22"/>
        </w:rPr>
        <w:t xml:space="preserve">denote the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m</m:t>
            </m:r>
          </m:sub>
        </m:sSub>
      </m:oMath>
      <w:r w:rsidR="00016988" w:rsidRPr="001657F0">
        <w:rPr>
          <w:sz w:val="22"/>
          <w:szCs w:val="22"/>
        </w:rPr>
        <w:t xml:space="preserve">-dimensional response vector. This </w:t>
      </w:r>
      <w:r w:rsidR="000D018D" w:rsidRPr="001657F0">
        <w:rPr>
          <w:sz w:val="22"/>
          <w:szCs w:val="22"/>
        </w:rPr>
        <w:t>framework preserves informative</w:t>
      </w:r>
      <w:r w:rsidR="00016988" w:rsidRPr="001657F0">
        <w:rPr>
          <w:sz w:val="22"/>
          <w:szCs w:val="22"/>
        </w:rPr>
        <w:t xml:space="preserve"> information by allowing the model to perform </w:t>
      </w:r>
      <w:r w:rsidR="00996F0E" w:rsidRPr="001657F0">
        <w:rPr>
          <w:sz w:val="22"/>
          <w:szCs w:val="22"/>
        </w:rPr>
        <w:t>variable</w:t>
      </w:r>
      <w:r w:rsidR="00016988" w:rsidRPr="001657F0">
        <w:rPr>
          <w:sz w:val="22"/>
          <w:szCs w:val="22"/>
        </w:rPr>
        <w:t xml:space="preserve">-level analysis without the need to impute missing values. The optimization process is performed in two stages. In the first stage, we optimize the classification coefficients </w:t>
      </w:r>
      <m:oMath>
        <m:sSup>
          <m:sSupPr>
            <m:ctrlPr>
              <w:rPr>
                <w:rFonts w:ascii="Cambria Math" w:hAnsi="Cambria Math"/>
                <w:sz w:val="22"/>
                <w:szCs w:val="22"/>
              </w:rPr>
            </m:ctrlPr>
          </m:sSupPr>
          <m:e>
            <m:r>
              <w:rPr>
                <w:rFonts w:ascii="Cambria Math" w:hAnsi="Cambria Math"/>
                <w:sz w:val="22"/>
                <w:szCs w:val="22"/>
              </w:rPr>
              <m:t>β</m:t>
            </m:r>
          </m:e>
          <m:sup>
            <m:d>
              <m:dPr>
                <m:ctrlPr>
                  <w:rPr>
                    <w:rFonts w:ascii="Cambria Math" w:hAnsi="Cambria Math"/>
                    <w:sz w:val="22"/>
                    <w:szCs w:val="22"/>
                  </w:rPr>
                </m:ctrlPr>
              </m:dPr>
              <m:e>
                <m:r>
                  <w:rPr>
                    <w:rFonts w:ascii="Cambria Math" w:hAnsi="Cambria Math"/>
                    <w:sz w:val="22"/>
                    <w:szCs w:val="22"/>
                  </w:rPr>
                  <m:t>j</m:t>
                </m:r>
              </m:e>
            </m:d>
          </m:sup>
        </m:sSup>
        <m:r>
          <w:rPr>
            <w:rFonts w:ascii="Cambria Math" w:hAnsi="Cambria Math"/>
            <w:sz w:val="22"/>
            <w:szCs w:val="22"/>
          </w:rPr>
          <m:t xml:space="preserve"> </m:t>
        </m:r>
      </m:oMath>
      <w:r w:rsidR="00016988" w:rsidRPr="001657F0">
        <w:rPr>
          <w:sz w:val="22"/>
          <w:szCs w:val="22"/>
        </w:rPr>
        <w:t xml:space="preserve">for each source, while in the second stage, we optimize the source weights </w:t>
      </w:r>
      <m:oMath>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m,j</m:t>
            </m:r>
          </m:sub>
        </m:sSub>
      </m:oMath>
      <w:r w:rsidR="00016988" w:rsidRPr="001657F0">
        <w:rPr>
          <w:sz w:val="22"/>
          <w:szCs w:val="22"/>
        </w:rPr>
        <w:t xml:space="preserve">, which represents the weight assigned to source </w:t>
      </w:r>
      <m:oMath>
        <m:r>
          <w:rPr>
            <w:rFonts w:ascii="Cambria Math" w:hAnsi="Cambria Math"/>
            <w:sz w:val="22"/>
            <w:szCs w:val="22"/>
          </w:rPr>
          <m:t xml:space="preserve">j </m:t>
        </m:r>
      </m:oMath>
      <w:r w:rsidR="00016988" w:rsidRPr="001657F0">
        <w:rPr>
          <w:sz w:val="22"/>
          <w:szCs w:val="22"/>
        </w:rPr>
        <w:t xml:space="preserve">within profile </w:t>
      </w:r>
      <m:oMath>
        <m:r>
          <w:rPr>
            <w:rFonts w:ascii="Cambria Math" w:hAnsi="Cambria Math"/>
            <w:sz w:val="22"/>
            <w:szCs w:val="22"/>
          </w:rPr>
          <m:t>m</m:t>
        </m:r>
      </m:oMath>
      <w:r w:rsidR="00016988" w:rsidRPr="001657F0">
        <w:rPr>
          <w:sz w:val="22"/>
          <w:szCs w:val="22"/>
        </w:rPr>
        <w:t>. For multi-class classification, we employ the log soft-max loss function, defined as:</w:t>
      </w:r>
    </w:p>
    <w:p w14:paraId="6E3342D7" w14:textId="77777777" w:rsidR="00C708F7" w:rsidRPr="001657F0" w:rsidRDefault="00000000" w:rsidP="00C708F7">
      <w:pPr>
        <w:spacing w:after="240"/>
        <w:ind w:firstLine="245"/>
        <w:jc w:val="both"/>
        <w:rPr>
          <w:sz w:val="22"/>
          <w:szCs w:val="22"/>
        </w:rPr>
      </w:pPr>
      <m:oMathPara>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k</m:t>
              </m:r>
            </m:sub>
          </m:sSub>
          <m:r>
            <w:rPr>
              <w:rFonts w:ascii="Cambria Math" w:hAnsi="Cambria Math"/>
              <w:sz w:val="22"/>
              <w:szCs w:val="22"/>
            </w:rPr>
            <m:t>(</m:t>
          </m:r>
          <m:acc>
            <m:accPr>
              <m:ctrlPr>
                <w:rPr>
                  <w:rFonts w:ascii="Cambria Math" w:hAnsi="Cambria Math"/>
                  <w:i/>
                  <w:sz w:val="22"/>
                  <w:szCs w:val="22"/>
                </w:rPr>
              </m:ctrlPr>
            </m:accPr>
            <m:e>
              <m:r>
                <w:rPr>
                  <w:rFonts w:ascii="Cambria Math" w:hAnsi="Cambria Math"/>
                  <w:sz w:val="22"/>
                  <w:szCs w:val="22"/>
                </w:rPr>
                <m:t>y</m:t>
              </m:r>
            </m:e>
          </m:acc>
          <m:r>
            <w:rPr>
              <w:rFonts w:ascii="Cambria Math" w:hAnsi="Cambria Math"/>
              <w:sz w:val="22"/>
              <w:szCs w:val="22"/>
            </w:rPr>
            <m:t>,y)=</m:t>
          </m:r>
          <m:sSub>
            <m:sSubPr>
              <m:ctrlPr>
                <w:rPr>
                  <w:rFonts w:ascii="Cambria Math" w:hAnsi="Cambria Math"/>
                  <w:sz w:val="22"/>
                  <w:szCs w:val="22"/>
                </w:rPr>
              </m:ctrlPr>
            </m:sSubPr>
            <m:e>
              <m:r>
                <w:rPr>
                  <w:rFonts w:ascii="Cambria Math" w:hAnsi="Cambria Math"/>
                  <w:sz w:val="22"/>
                  <w:szCs w:val="22"/>
                </w:rPr>
                <m:t>χ</m:t>
              </m:r>
            </m:e>
            <m:sub>
              <m:d>
                <m:dPr>
                  <m:begChr m:val="{"/>
                  <m:sepChr m:val="="/>
                  <m:endChr m:val="}"/>
                  <m:ctrlPr>
                    <w:rPr>
                      <w:rFonts w:ascii="Cambria Math" w:hAnsi="Cambria Math"/>
                      <w:sz w:val="22"/>
                      <w:szCs w:val="22"/>
                    </w:rPr>
                  </m:ctrlPr>
                </m:dPr>
                <m:e>
                  <m:r>
                    <w:rPr>
                      <w:rFonts w:ascii="Cambria Math" w:hAnsi="Cambria Math"/>
                      <w:sz w:val="22"/>
                      <w:szCs w:val="22"/>
                    </w:rPr>
                    <m:t>y</m:t>
                  </m:r>
                </m:e>
                <m:e>
                  <m:r>
                    <w:rPr>
                      <w:rFonts w:ascii="Cambria Math" w:hAnsi="Cambria Math"/>
                      <w:sz w:val="22"/>
                      <w:szCs w:val="22"/>
                    </w:rPr>
                    <m:t>k</m:t>
                  </m:r>
                </m:e>
              </m:d>
            </m:sub>
          </m:sSub>
          <m:r>
            <m:rPr>
              <m:sty m:val="p"/>
            </m:rPr>
            <w:rPr>
              <w:rFonts w:ascii="Cambria Math" w:hAnsi="Cambria Math"/>
              <w:sz w:val="22"/>
              <w:szCs w:val="22"/>
            </w:rPr>
            <m:t>log</m:t>
          </m:r>
          <m:r>
            <w:rPr>
              <w:rFonts w:ascii="Cambria Math" w:hAnsi="Cambria Math"/>
              <w:sz w:val="22"/>
              <w:szCs w:val="22"/>
            </w:rPr>
            <m:t>⁡</m:t>
          </m:r>
          <m:d>
            <m:dPr>
              <m:ctrlPr>
                <w:rPr>
                  <w:rFonts w:ascii="Cambria Math" w:hAnsi="Cambria Math"/>
                  <w:sz w:val="22"/>
                  <w:szCs w:val="22"/>
                </w:rPr>
              </m:ctrlPr>
            </m:dPr>
            <m:e>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acc>
                            <m:accPr>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k</m:t>
                          </m:r>
                        </m:sub>
                      </m:sSub>
                    </m:sup>
                  </m:sSup>
                </m:num>
                <m:den>
                  <m:nary>
                    <m:naryPr>
                      <m:chr m:val="∑"/>
                      <m:limLoc m:val="undOvr"/>
                      <m:grow m:val="1"/>
                      <m:ctrlPr>
                        <w:rPr>
                          <w:rFonts w:ascii="Cambria Math" w:hAnsi="Cambria Math"/>
                          <w:sz w:val="22"/>
                          <w:szCs w:val="22"/>
                        </w:rPr>
                      </m:ctrlPr>
                    </m:naryPr>
                    <m:sub>
                      <m:sSup>
                        <m:sSupPr>
                          <m:ctrlPr>
                            <w:rPr>
                              <w:rFonts w:ascii="Cambria Math" w:hAnsi="Cambria Math"/>
                              <w:sz w:val="22"/>
                              <w:szCs w:val="22"/>
                            </w:rPr>
                          </m:ctrlPr>
                        </m:sSupPr>
                        <m:e>
                          <m:r>
                            <w:rPr>
                              <w:rFonts w:ascii="Cambria Math" w:hAnsi="Cambria Math"/>
                              <w:sz w:val="22"/>
                              <w:szCs w:val="22"/>
                            </w:rPr>
                            <m:t>k</m:t>
                          </m:r>
                        </m:e>
                        <m:sup>
                          <m:r>
                            <m:rPr>
                              <m:sty m:val="p"/>
                            </m:rPr>
                            <w:rPr>
                              <w:rFonts w:ascii="Cambria Math" w:hAnsi="Cambria Math"/>
                              <w:sz w:val="22"/>
                              <w:szCs w:val="22"/>
                            </w:rPr>
                            <m:t>'</m:t>
                          </m:r>
                        </m:sup>
                      </m:sSup>
                      <m:r>
                        <w:rPr>
                          <w:rFonts w:ascii="Cambria Math" w:hAnsi="Cambria Math"/>
                          <w:sz w:val="22"/>
                          <w:szCs w:val="22"/>
                        </w:rPr>
                        <m:t>=1</m:t>
                      </m:r>
                    </m:sub>
                    <m:sup>
                      <m:r>
                        <w:rPr>
                          <w:rFonts w:ascii="Cambria Math" w:hAnsi="Cambria Math"/>
                          <w:sz w:val="22"/>
                          <w:szCs w:val="22"/>
                        </w:rPr>
                        <m:t>K</m:t>
                      </m:r>
                    </m:sup>
                    <m:e>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acc>
                                <m:accPr>
                                  <m:ctrlPr>
                                    <w:rPr>
                                      <w:rFonts w:ascii="Cambria Math" w:hAnsi="Cambria Math"/>
                                      <w:i/>
                                      <w:sz w:val="22"/>
                                      <w:szCs w:val="22"/>
                                    </w:rPr>
                                  </m:ctrlPr>
                                </m:accPr>
                                <m:e>
                                  <m:r>
                                    <w:rPr>
                                      <w:rFonts w:ascii="Cambria Math" w:hAnsi="Cambria Math"/>
                                      <w:sz w:val="22"/>
                                      <w:szCs w:val="22"/>
                                    </w:rPr>
                                    <m:t>y</m:t>
                                  </m:r>
                                </m:e>
                              </m:acc>
                            </m:e>
                            <m:sub>
                              <m:sSup>
                                <m:sSupPr>
                                  <m:ctrlPr>
                                    <w:rPr>
                                      <w:rFonts w:ascii="Cambria Math" w:hAnsi="Cambria Math"/>
                                      <w:sz w:val="22"/>
                                      <w:szCs w:val="22"/>
                                    </w:rPr>
                                  </m:ctrlPr>
                                </m:sSupPr>
                                <m:e>
                                  <m:r>
                                    <w:rPr>
                                      <w:rFonts w:ascii="Cambria Math" w:hAnsi="Cambria Math"/>
                                      <w:sz w:val="22"/>
                                      <w:szCs w:val="22"/>
                                    </w:rPr>
                                    <m:t>k</m:t>
                                  </m:r>
                                </m:e>
                                <m:sup>
                                  <m:r>
                                    <m:rPr>
                                      <m:sty m:val="p"/>
                                    </m:rPr>
                                    <w:rPr>
                                      <w:rFonts w:ascii="Cambria Math" w:hAnsi="Cambria Math"/>
                                      <w:sz w:val="22"/>
                                      <w:szCs w:val="22"/>
                                    </w:rPr>
                                    <m:t>'</m:t>
                                  </m:r>
                                </m:sup>
                              </m:sSup>
                            </m:sub>
                          </m:sSub>
                        </m:sup>
                      </m:sSup>
                    </m:e>
                  </m:nary>
                </m:den>
              </m:f>
            </m:e>
          </m:d>
          <m:r>
            <w:rPr>
              <w:rFonts w:ascii="Cambria Math" w:hAnsi="Cambria Math"/>
              <w:sz w:val="22"/>
              <w:szCs w:val="22"/>
            </w:rPr>
            <m:t>,k=1,…,K,</m:t>
          </m:r>
          <m:acc>
            <m:accPr>
              <m:ctrlPr>
                <w:rPr>
                  <w:rFonts w:ascii="Cambria Math" w:hAnsi="Cambria Math"/>
                  <w:i/>
                  <w:sz w:val="22"/>
                  <w:szCs w:val="22"/>
                </w:rPr>
              </m:ctrlPr>
            </m:accPr>
            <m:e>
              <m:r>
                <w:rPr>
                  <w:rFonts w:ascii="Cambria Math" w:hAnsi="Cambria Math"/>
                  <w:sz w:val="22"/>
                  <w:szCs w:val="22"/>
                </w:rPr>
                <m:t>y</m:t>
              </m:r>
            </m:e>
          </m:acc>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K</m:t>
              </m:r>
            </m:sub>
          </m:sSub>
          <m:r>
            <w:rPr>
              <w:rFonts w:ascii="Cambria Math" w:hAnsi="Cambria Math"/>
              <w:sz w:val="22"/>
              <w:szCs w:val="22"/>
            </w:rPr>
            <m:t>)∈</m:t>
          </m:r>
          <m:sSup>
            <m:sSupPr>
              <m:ctrlPr>
                <w:rPr>
                  <w:rFonts w:ascii="Cambria Math" w:hAnsi="Cambria Math"/>
                  <w:sz w:val="22"/>
                  <w:szCs w:val="22"/>
                </w:rPr>
              </m:ctrlPr>
            </m:sSupPr>
            <m:e>
              <m:r>
                <m:rPr>
                  <m:scr m:val="double-struck"/>
                  <m:sty m:val="p"/>
                </m:rPr>
                <w:rPr>
                  <w:rFonts w:ascii="Cambria Math" w:hAnsi="Cambria Math"/>
                  <w:sz w:val="22"/>
                  <w:szCs w:val="22"/>
                </w:rPr>
                <m:t>R</m:t>
              </m:r>
            </m:e>
            <m:sup>
              <m:r>
                <w:rPr>
                  <w:rFonts w:ascii="Cambria Math" w:hAnsi="Cambria Math"/>
                  <w:sz w:val="22"/>
                  <w:szCs w:val="22"/>
                </w:rPr>
                <m:t>K</m:t>
              </m:r>
            </m:sup>
          </m:sSup>
          <m:r>
            <m:rPr>
              <m:sty m:val="p"/>
            </m:rPr>
            <w:rPr>
              <w:rFonts w:ascii="Cambria Math" w:hAnsi="Cambria Math"/>
              <w:sz w:val="22"/>
              <w:szCs w:val="22"/>
            </w:rPr>
            <w:br/>
          </m:r>
        </m:oMath>
      </m:oMathPara>
    </w:p>
    <w:p w14:paraId="57C60602" w14:textId="6CD4BD32" w:rsidR="00016988" w:rsidRPr="001657F0" w:rsidRDefault="00016988" w:rsidP="00C708F7">
      <w:pPr>
        <w:spacing w:after="240"/>
        <w:ind w:firstLine="245"/>
        <w:jc w:val="both"/>
        <w:rPr>
          <w:sz w:val="22"/>
          <w:szCs w:val="22"/>
        </w:rPr>
      </w:pPr>
      <w:r w:rsidRPr="001657F0">
        <w:rPr>
          <w:sz w:val="22"/>
          <w:szCs w:val="22"/>
        </w:rPr>
        <w:t xml:space="preserve">where </w:t>
      </w:r>
      <m:oMath>
        <m:acc>
          <m:accPr>
            <m:ctrlPr>
              <w:rPr>
                <w:rFonts w:ascii="Cambria Math" w:hAnsi="Cambria Math"/>
                <w:i/>
                <w:sz w:val="22"/>
                <w:szCs w:val="22"/>
              </w:rPr>
            </m:ctrlPr>
          </m:accPr>
          <m:e>
            <m:r>
              <w:rPr>
                <w:rFonts w:ascii="Cambria Math" w:hAnsi="Cambria Math"/>
                <w:sz w:val="22"/>
                <w:szCs w:val="22"/>
              </w:rPr>
              <m:t>y</m:t>
            </m:r>
          </m:e>
        </m:acc>
      </m:oMath>
      <w:r w:rsidRPr="001657F0">
        <w:rPr>
          <w:sz w:val="22"/>
          <w:szCs w:val="22"/>
        </w:rPr>
        <w:t xml:space="preserve"> is the vector of predicted scores for each class, </w:t>
      </w:r>
      <m:oMath>
        <m:r>
          <w:rPr>
            <w:rFonts w:ascii="Cambria Math" w:hAnsi="Cambria Math"/>
            <w:sz w:val="22"/>
            <w:szCs w:val="22"/>
          </w:rPr>
          <m:t>y</m:t>
        </m:r>
      </m:oMath>
      <w:r w:rsidRPr="001657F0">
        <w:rPr>
          <w:sz w:val="22"/>
          <w:szCs w:val="22"/>
        </w:rPr>
        <w:t xml:space="preserve"> is the true class label, and </w:t>
      </w:r>
      <m:oMath>
        <m:sSub>
          <m:sSubPr>
            <m:ctrlPr>
              <w:rPr>
                <w:rFonts w:ascii="Cambria Math" w:hAnsi="Cambria Math"/>
                <w:sz w:val="22"/>
                <w:szCs w:val="22"/>
              </w:rPr>
            </m:ctrlPr>
          </m:sSubPr>
          <m:e>
            <m:r>
              <w:rPr>
                <w:rFonts w:ascii="Cambria Math" w:hAnsi="Cambria Math"/>
                <w:sz w:val="22"/>
                <w:szCs w:val="22"/>
              </w:rPr>
              <m:t>χ</m:t>
            </m:r>
          </m:e>
          <m:sub>
            <m:d>
              <m:dPr>
                <m:begChr m:val="{"/>
                <m:sepChr m:val="="/>
                <m:endChr m:val="}"/>
                <m:ctrlPr>
                  <w:rPr>
                    <w:rFonts w:ascii="Cambria Math" w:hAnsi="Cambria Math"/>
                    <w:sz w:val="22"/>
                    <w:szCs w:val="22"/>
                  </w:rPr>
                </m:ctrlPr>
              </m:dPr>
              <m:e>
                <m:r>
                  <w:rPr>
                    <w:rFonts w:ascii="Cambria Math" w:hAnsi="Cambria Math"/>
                    <w:sz w:val="22"/>
                    <w:szCs w:val="22"/>
                  </w:rPr>
                  <m:t>y</m:t>
                </m:r>
              </m:e>
              <m:e>
                <m:r>
                  <w:rPr>
                    <w:rFonts w:ascii="Cambria Math" w:hAnsi="Cambria Math"/>
                    <w:sz w:val="22"/>
                    <w:szCs w:val="22"/>
                  </w:rPr>
                  <m:t>k</m:t>
                </m:r>
              </m:e>
            </m:d>
          </m:sub>
        </m:sSub>
        <m:r>
          <w:rPr>
            <w:rFonts w:ascii="Cambria Math" w:hAnsi="Cambria Math"/>
            <w:sz w:val="22"/>
            <w:szCs w:val="22"/>
          </w:rPr>
          <m:t xml:space="preserve"> </m:t>
        </m:r>
      </m:oMath>
      <w:r w:rsidRPr="001657F0">
        <w:rPr>
          <w:sz w:val="22"/>
          <w:szCs w:val="22"/>
        </w:rPr>
        <w:t xml:space="preserve">is the indicator function that returns 1 if </w:t>
      </w:r>
      <m:oMath>
        <m:r>
          <w:rPr>
            <w:rFonts w:ascii="Cambria Math" w:hAnsi="Cambria Math"/>
            <w:sz w:val="22"/>
            <w:szCs w:val="22"/>
          </w:rPr>
          <m:t xml:space="preserve">y=k, </m:t>
        </m:r>
      </m:oMath>
      <w:r w:rsidRPr="001657F0">
        <w:rPr>
          <w:sz w:val="22"/>
          <w:szCs w:val="22"/>
        </w:rPr>
        <w:t>and 0 otherwise. The goal is to minimize the average loss function across all profiles</w:t>
      </w:r>
      <w:r w:rsidR="00714CC8" w:rsidRPr="001657F0">
        <w:rPr>
          <w:sz w:val="22"/>
          <w:szCs w:val="22"/>
        </w:rPr>
        <w:t xml:space="preserve"> </w:t>
      </w:r>
      <w:sdt>
        <w:sdtPr>
          <w:rPr>
            <w:color w:val="000000"/>
            <w:sz w:val="22"/>
            <w:szCs w:val="22"/>
          </w:rPr>
          <w:tag w:val="MENDELEY_CITATION_v3_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"/>
          <w:id w:val="-1167864597"/>
          <w:placeholder>
            <w:docPart w:val="D899772488AD894FAA3095C5962AA5B9"/>
          </w:placeholder>
        </w:sdtPr>
        <w:sdtContent>
          <w:r w:rsidR="00914B2A" w:rsidRPr="001657F0">
            <w:rPr>
              <w:color w:val="000000"/>
              <w:sz w:val="22"/>
              <w:szCs w:val="22"/>
            </w:rPr>
            <w:t>(Baena-Miret et al., 2025)</w:t>
          </w:r>
        </w:sdtContent>
      </w:sdt>
      <w:r w:rsidRPr="001657F0">
        <w:rPr>
          <w:sz w:val="22"/>
          <w:szCs w:val="22"/>
        </w:rPr>
        <w:t xml:space="preserve">: </w:t>
      </w:r>
    </w:p>
    <w:p w14:paraId="62E15829" w14:textId="77777777" w:rsidR="00016988" w:rsidRPr="001657F0" w:rsidRDefault="00016988" w:rsidP="00016988">
      <w:pPr>
        <w:spacing w:after="240"/>
        <w:ind w:firstLine="245"/>
        <w:jc w:val="both"/>
        <w:rPr>
          <w:sz w:val="22"/>
          <w:szCs w:val="22"/>
        </w:rPr>
      </w:pPr>
    </w:p>
    <w:p w14:paraId="7A000A23" w14:textId="77777777" w:rsidR="00016988" w:rsidRPr="001657F0" w:rsidRDefault="00000000" w:rsidP="00016988">
      <w:pPr>
        <w:spacing w:after="240"/>
        <w:ind w:firstLine="245"/>
        <w:jc w:val="both"/>
        <w:rPr>
          <w:sz w:val="22"/>
          <w:szCs w:val="22"/>
        </w:rPr>
      </w:pPr>
      <m:oMathPara>
        <m:oMath>
          <m:func>
            <m:funcPr>
              <m:ctrlPr>
                <w:rPr>
                  <w:rFonts w:ascii="Cambria Math" w:hAnsi="Cambria Math"/>
                  <w:sz w:val="22"/>
                  <w:szCs w:val="22"/>
                </w:rPr>
              </m:ctrlPr>
            </m:funcPr>
            <m:fName>
              <m:limLow>
                <m:limLowPr>
                  <m:ctrlPr>
                    <w:rPr>
                      <w:rFonts w:ascii="Cambria Math" w:hAnsi="Cambria Math"/>
                      <w:i/>
                      <w:sz w:val="22"/>
                      <w:szCs w:val="22"/>
                    </w:rPr>
                  </m:ctrlPr>
                </m:limLowPr>
                <m:e>
                  <m:r>
                    <m:rPr>
                      <m:sty m:val="p"/>
                    </m:rPr>
                    <w:rPr>
                      <w:rFonts w:ascii="Cambria Math" w:hAnsi="Cambria Math"/>
                      <w:sz w:val="22"/>
                      <w:szCs w:val="22"/>
                    </w:rPr>
                    <m:t>min</m:t>
                  </m:r>
                </m:e>
                <m:lim>
                  <m:r>
                    <m:rPr>
                      <m:sty m:val="p"/>
                    </m:rPr>
                    <w:rPr>
                      <w:rFonts w:ascii="Cambria Math" w:hAnsi="Cambria Math"/>
                      <w:sz w:val="22"/>
                      <w:szCs w:val="22"/>
                    </w:rPr>
                    <m:t>α</m:t>
                  </m:r>
                  <m:r>
                    <w:rPr>
                      <w:rFonts w:ascii="Cambria Math" w:hAnsi="Cambria Math"/>
                      <w:sz w:val="22"/>
                      <w:szCs w:val="22"/>
                    </w:rPr>
                    <m:t>,</m:t>
                  </m:r>
                  <m:r>
                    <m:rPr>
                      <m:sty m:val="p"/>
                    </m:rPr>
                    <w:rPr>
                      <w:rFonts w:ascii="Cambria Math" w:hAnsi="Cambria Math"/>
                      <w:sz w:val="22"/>
                      <w:szCs w:val="22"/>
                    </w:rPr>
                    <m:t>β</m:t>
                  </m:r>
                  <m:ctrlPr>
                    <w:rPr>
                      <w:rFonts w:ascii="Cambria Math" w:hAnsi="Cambria Math"/>
                      <w:sz w:val="22"/>
                      <w:szCs w:val="22"/>
                    </w:rPr>
                  </m:ctrlPr>
                </m:lim>
              </m:limLow>
              <m:ctrlPr>
                <w:rPr>
                  <w:rFonts w:ascii="Cambria Math" w:hAnsi="Cambria Math"/>
                  <w:i/>
                  <w:sz w:val="22"/>
                  <w:szCs w:val="22"/>
                </w:rPr>
              </m:ctrlPr>
            </m:fName>
            <m:e>
              <m:r>
                <w:rPr>
                  <w:rFonts w:ascii="Cambria Math" w:hAnsi="Cambria Math"/>
                  <w:sz w:val="22"/>
                  <w:szCs w:val="22"/>
                </w:rPr>
                <m:t>-</m:t>
              </m:r>
              <m:ctrlPr>
                <w:rPr>
                  <w:rFonts w:ascii="Cambria Math" w:hAnsi="Cambria Math"/>
                  <w:i/>
                  <w:sz w:val="22"/>
                  <w:szCs w:val="22"/>
                </w:rPr>
              </m:ctrlPr>
            </m:e>
          </m:func>
          <m:f>
            <m:fPr>
              <m:ctrlPr>
                <w:rPr>
                  <w:rFonts w:ascii="Cambria Math" w:hAnsi="Cambria Math"/>
                  <w:sz w:val="22"/>
                  <w:szCs w:val="22"/>
                </w:rPr>
              </m:ctrlPr>
            </m:fPr>
            <m:num>
              <m:r>
                <w:rPr>
                  <w:rFonts w:ascii="Cambria Math" w:hAnsi="Cambria Math"/>
                  <w:sz w:val="22"/>
                  <w:szCs w:val="22"/>
                </w:rPr>
                <m:t>1</m:t>
              </m:r>
              <m:ctrlPr>
                <w:rPr>
                  <w:rFonts w:ascii="Cambria Math" w:hAnsi="Cambria Math"/>
                  <w:i/>
                  <w:sz w:val="22"/>
                  <w:szCs w:val="22"/>
                </w:rPr>
              </m:ctrlPr>
            </m:num>
            <m:den>
              <m:d>
                <m:dPr>
                  <m:begChr m:val="|"/>
                  <m:endChr m:val="|"/>
                  <m:ctrlPr>
                    <w:rPr>
                      <w:rFonts w:ascii="Cambria Math" w:hAnsi="Cambria Math"/>
                      <w:i/>
                      <w:sz w:val="22"/>
                      <w:szCs w:val="22"/>
                    </w:rPr>
                  </m:ctrlPr>
                </m:dPr>
                <m:e>
                  <m:r>
                    <w:rPr>
                      <w:rFonts w:ascii="Cambria Math" w:hAnsi="Cambria Math"/>
                      <w:sz w:val="22"/>
                      <w:szCs w:val="22"/>
                    </w:rPr>
                    <m:t>pf</m:t>
                  </m:r>
                </m:e>
              </m:d>
              <m:ctrlPr>
                <w:rPr>
                  <w:rFonts w:ascii="Cambria Math" w:hAnsi="Cambria Math"/>
                  <w:i/>
                  <w:sz w:val="22"/>
                  <w:szCs w:val="22"/>
                </w:rPr>
              </m:ctrlPr>
            </m:den>
          </m:f>
          <m:nary>
            <m:naryPr>
              <m:chr m:val="∑"/>
              <m:supHide m:val="1"/>
              <m:ctrlPr>
                <w:rPr>
                  <w:rFonts w:ascii="Cambria Math" w:hAnsi="Cambria Math"/>
                  <w:sz w:val="22"/>
                  <w:szCs w:val="22"/>
                </w:rPr>
              </m:ctrlPr>
            </m:naryPr>
            <m:sub>
              <m:r>
                <w:rPr>
                  <w:rFonts w:ascii="Cambria Math" w:hAnsi="Cambria Math"/>
                  <w:sz w:val="22"/>
                  <w:szCs w:val="22"/>
                </w:rPr>
                <m:t>m</m:t>
              </m:r>
              <m:r>
                <m:rPr>
                  <m:sty m:val="p"/>
                </m:rPr>
                <w:rPr>
                  <w:rFonts w:ascii="Cambria Math" w:hAnsi="Cambria Math"/>
                  <w:sz w:val="22"/>
                  <w:szCs w:val="22"/>
                </w:rPr>
                <m:t>∈</m:t>
              </m:r>
              <m:r>
                <w:rPr>
                  <w:rFonts w:ascii="Cambria Math" w:hAnsi="Cambria Math"/>
                  <w:sz w:val="22"/>
                  <w:szCs w:val="22"/>
                </w:rPr>
                <m:t>pf</m:t>
              </m:r>
              <m:ctrlPr>
                <w:rPr>
                  <w:rFonts w:ascii="Cambria Math" w:hAnsi="Cambria Math"/>
                  <w:i/>
                  <w:sz w:val="22"/>
                  <w:szCs w:val="22"/>
                </w:rPr>
              </m:ctrlPr>
            </m:sub>
            <m:sup>
              <m:ctrlPr>
                <w:rPr>
                  <w:rFonts w:ascii="Cambria Math" w:hAnsi="Cambria Math"/>
                  <w:i/>
                  <w:sz w:val="22"/>
                  <w:szCs w:val="22"/>
                </w:rPr>
              </m:ctrlPr>
            </m:sup>
            <m:e>
              <m:f>
                <m:fPr>
                  <m:ctrlPr>
                    <w:rPr>
                      <w:rFonts w:ascii="Cambria Math" w:hAnsi="Cambria Math"/>
                      <w:sz w:val="22"/>
                      <w:szCs w:val="22"/>
                    </w:rPr>
                  </m:ctrlPr>
                </m:fPr>
                <m:num>
                  <m:r>
                    <w:rPr>
                      <w:rFonts w:ascii="Cambria Math" w:hAnsi="Cambria Math"/>
                      <w:sz w:val="22"/>
                      <w:szCs w:val="22"/>
                    </w:rPr>
                    <m:t>1</m:t>
                  </m:r>
                  <m:ctrlPr>
                    <w:rPr>
                      <w:rFonts w:ascii="Cambria Math" w:hAnsi="Cambria Math"/>
                      <w:i/>
                      <w:sz w:val="22"/>
                      <w:szCs w:val="22"/>
                    </w:rPr>
                  </m:ctrlPr>
                </m:num>
                <m:den>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m</m:t>
                      </m:r>
                    </m:sub>
                  </m:sSub>
                  <m:ctrlPr>
                    <w:rPr>
                      <w:rFonts w:ascii="Cambria Math" w:hAnsi="Cambria Math"/>
                      <w:i/>
                      <w:sz w:val="22"/>
                      <w:szCs w:val="22"/>
                    </w:rPr>
                  </m:ctrlPr>
                </m:den>
              </m:f>
              <m:ctrlPr>
                <w:rPr>
                  <w:rFonts w:ascii="Cambria Math" w:hAnsi="Cambria Math"/>
                  <w:i/>
                  <w:sz w:val="22"/>
                  <w:szCs w:val="22"/>
                </w:rPr>
              </m:ctrlPr>
            </m:e>
          </m:nary>
          <m:nary>
            <m:naryPr>
              <m:chr m:val="∑"/>
              <m:ctrlPr>
                <w:rPr>
                  <w:rFonts w:ascii="Cambria Math" w:hAnsi="Cambria Math"/>
                  <w:sz w:val="22"/>
                  <w:szCs w:val="22"/>
                </w:rPr>
              </m:ctrlPr>
            </m:naryPr>
            <m:sub>
              <m:r>
                <w:rPr>
                  <w:rFonts w:ascii="Cambria Math" w:hAnsi="Cambria Math"/>
                  <w:sz w:val="22"/>
                  <w:szCs w:val="22"/>
                </w:rPr>
                <m:t>l=1</m:t>
              </m:r>
              <m:ctrlPr>
                <w:rPr>
                  <w:rFonts w:ascii="Cambria Math" w:hAnsi="Cambria Math"/>
                  <w:i/>
                  <w:sz w:val="22"/>
                  <w:szCs w:val="22"/>
                </w:rPr>
              </m:ctrlPr>
            </m:sub>
            <m:sup>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m</m:t>
                  </m:r>
                </m:sub>
              </m:sSub>
              <m:ctrlPr>
                <w:rPr>
                  <w:rFonts w:ascii="Cambria Math" w:hAnsi="Cambria Math"/>
                  <w:i/>
                  <w:sz w:val="22"/>
                  <w:szCs w:val="22"/>
                </w:rPr>
              </m:ctrlPr>
            </m:sup>
            <m:e>
              <m:nary>
                <m:naryPr>
                  <m:chr m:val="∑"/>
                  <m:ctrlPr>
                    <w:rPr>
                      <w:rFonts w:ascii="Cambria Math" w:hAnsi="Cambria Math"/>
                      <w:sz w:val="22"/>
                      <w:szCs w:val="22"/>
                    </w:rPr>
                  </m:ctrlPr>
                </m:naryPr>
                <m:sub>
                  <m:r>
                    <w:rPr>
                      <w:rFonts w:ascii="Cambria Math" w:hAnsi="Cambria Math"/>
                      <w:sz w:val="22"/>
                      <w:szCs w:val="22"/>
                    </w:rPr>
                    <m:t>k=1</m:t>
                  </m:r>
                  <m:ctrlPr>
                    <w:rPr>
                      <w:rFonts w:ascii="Cambria Math" w:hAnsi="Cambria Math"/>
                      <w:i/>
                      <w:sz w:val="22"/>
                      <w:szCs w:val="22"/>
                    </w:rPr>
                  </m:ctrlPr>
                </m:sub>
                <m:sup>
                  <m:r>
                    <w:rPr>
                      <w:rFonts w:ascii="Cambria Math" w:hAnsi="Cambria Math"/>
                      <w:sz w:val="22"/>
                      <w:szCs w:val="22"/>
                    </w:rPr>
                    <m:t>K</m:t>
                  </m:r>
                  <m:ctrlPr>
                    <w:rPr>
                      <w:rFonts w:ascii="Cambria Math" w:hAnsi="Cambria Math"/>
                      <w:i/>
                      <w:sz w:val="22"/>
                      <w:szCs w:val="22"/>
                    </w:rPr>
                  </m:ctrlPr>
                </m:sup>
                <m:e>
                  <m:sSub>
                    <m:sSubPr>
                      <m:ctrlPr>
                        <w:rPr>
                          <w:rFonts w:ascii="Cambria Math" w:hAnsi="Cambria Math"/>
                          <w:i/>
                          <w:sz w:val="22"/>
                          <w:szCs w:val="22"/>
                        </w:rPr>
                      </m:ctrlPr>
                    </m:sSubPr>
                    <m:e>
                      <m:r>
                        <m:rPr>
                          <m:sty m:val="p"/>
                        </m:rPr>
                        <w:rPr>
                          <w:rFonts w:ascii="Cambria Math" w:hAnsi="Cambria Math"/>
                          <w:sz w:val="22"/>
                          <w:szCs w:val="22"/>
                        </w:rPr>
                        <m:t>χ</m:t>
                      </m:r>
                    </m:e>
                    <m:sub>
                      <m:r>
                        <m:rPr>
                          <m:lit/>
                        </m:rPr>
                        <w:rPr>
                          <w:rFonts w:ascii="Cambria Math" w:hAnsi="Cambria Math"/>
                          <w:sz w:val="22"/>
                          <w:szCs w:val="22"/>
                        </w:rPr>
                        <m:t>{</m:t>
                      </m:r>
                      <m:sSub>
                        <m:sSubPr>
                          <m:ctrlPr>
                            <w:rPr>
                              <w:rFonts w:ascii="Cambria Math" w:hAnsi="Cambria Math"/>
                              <w:i/>
                              <w:sz w:val="22"/>
                              <w:szCs w:val="22"/>
                            </w:rPr>
                          </m:ctrlPr>
                        </m:sSub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m</m:t>
                                  </m:r>
                                </m:sub>
                              </m:sSub>
                            </m:e>
                          </m:d>
                        </m:e>
                        <m:sub>
                          <m:r>
                            <w:rPr>
                              <w:rFonts w:ascii="Cambria Math" w:hAnsi="Cambria Math"/>
                              <w:sz w:val="22"/>
                              <w:szCs w:val="22"/>
                            </w:rPr>
                            <m:t>l</m:t>
                          </m:r>
                        </m:sub>
                      </m:sSub>
                      <m:r>
                        <w:rPr>
                          <w:rFonts w:ascii="Cambria Math" w:hAnsi="Cambria Math"/>
                          <w:sz w:val="22"/>
                          <w:szCs w:val="22"/>
                        </w:rPr>
                        <m:t>=k</m:t>
                      </m:r>
                      <m:r>
                        <m:rPr>
                          <m:lit/>
                        </m:rPr>
                        <w:rPr>
                          <w:rFonts w:ascii="Cambria Math" w:hAnsi="Cambria Math"/>
                          <w:sz w:val="22"/>
                          <w:szCs w:val="22"/>
                        </w:rPr>
                        <m:t>}</m:t>
                      </m:r>
                    </m:sub>
                  </m:sSub>
                  <m:ctrlPr>
                    <w:rPr>
                      <w:rFonts w:ascii="Cambria Math" w:hAnsi="Cambria Math"/>
                      <w:i/>
                      <w:sz w:val="22"/>
                      <w:szCs w:val="22"/>
                    </w:rPr>
                  </m:ctrlPr>
                </m:e>
              </m:nary>
              <m:func>
                <m:funcPr>
                  <m:ctrlPr>
                    <w:rPr>
                      <w:rFonts w:ascii="Cambria Math" w:hAnsi="Cambria Math"/>
                      <w:sz w:val="22"/>
                      <w:szCs w:val="22"/>
                    </w:rPr>
                  </m:ctrlPr>
                </m:funcPr>
                <m:fName>
                  <m:r>
                    <m:rPr>
                      <m:sty m:val="p"/>
                    </m:rPr>
                    <w:rPr>
                      <w:rFonts w:ascii="Cambria Math" w:hAnsi="Cambria Math"/>
                      <w:sz w:val="22"/>
                      <w:szCs w:val="22"/>
                    </w:rPr>
                    <m:t>log</m:t>
                  </m:r>
                </m:fName>
                <m:e>
                  <m:d>
                    <m:dPr>
                      <m:ctrlPr>
                        <w:rPr>
                          <w:rFonts w:ascii="Cambria Math" w:hAnsi="Cambria Math"/>
                          <w:sz w:val="22"/>
                          <w:szCs w:val="22"/>
                        </w:rPr>
                      </m:ctrlPr>
                    </m:dPr>
                    <m:e>
                      <m:f>
                        <m:fPr>
                          <m:ctrlPr>
                            <w:rPr>
                              <w:rFonts w:ascii="Cambria Math" w:hAnsi="Cambria Math"/>
                              <w:sz w:val="22"/>
                              <w:szCs w:val="22"/>
                            </w:rPr>
                          </m:ctrlPr>
                        </m:fPr>
                        <m:num>
                          <m:func>
                            <m:funcPr>
                              <m:ctrlPr>
                                <w:rPr>
                                  <w:rFonts w:ascii="Cambria Math" w:hAnsi="Cambria Math"/>
                                  <w:sz w:val="22"/>
                                  <w:szCs w:val="22"/>
                                </w:rPr>
                              </m:ctrlPr>
                            </m:funcPr>
                            <m:fName>
                              <m:r>
                                <m:rPr>
                                  <m:sty m:val="p"/>
                                </m:rPr>
                                <w:rPr>
                                  <w:rFonts w:ascii="Cambria Math" w:hAnsi="Cambria Math"/>
                                  <w:sz w:val="22"/>
                                  <w:szCs w:val="22"/>
                                </w:rPr>
                                <m:t>exp</m:t>
                              </m:r>
                              <m:ctrlPr>
                                <w:rPr>
                                  <w:rFonts w:ascii="Cambria Math" w:hAnsi="Cambria Math"/>
                                  <w:i/>
                                  <w:sz w:val="22"/>
                                  <w:szCs w:val="22"/>
                                </w:rPr>
                              </m:ctrlPr>
                            </m:fName>
                            <m:e>
                              <m:d>
                                <m:dPr>
                                  <m:ctrlPr>
                                    <w:rPr>
                                      <w:rFonts w:ascii="Cambria Math" w:hAnsi="Cambria Math"/>
                                      <w:sz w:val="22"/>
                                      <w:szCs w:val="22"/>
                                    </w:rPr>
                                  </m:ctrlPr>
                                </m:dPr>
                                <m:e>
                                  <m:nary>
                                    <m:naryPr>
                                      <m:chr m:val="∑"/>
                                      <m:ctrlPr>
                                        <w:rPr>
                                          <w:rFonts w:ascii="Cambria Math" w:hAnsi="Cambria Math"/>
                                          <w:sz w:val="22"/>
                                          <w:szCs w:val="22"/>
                                        </w:rPr>
                                      </m:ctrlPr>
                                    </m:naryPr>
                                    <m:sub>
                                      <m:r>
                                        <w:rPr>
                                          <w:rFonts w:ascii="Cambria Math" w:hAnsi="Cambria Math"/>
                                          <w:sz w:val="22"/>
                                          <w:szCs w:val="22"/>
                                        </w:rPr>
                                        <m:t>j=1</m:t>
                                      </m:r>
                                      <m:ctrlPr>
                                        <w:rPr>
                                          <w:rFonts w:ascii="Cambria Math" w:hAnsi="Cambria Math"/>
                                          <w:i/>
                                          <w:sz w:val="22"/>
                                          <w:szCs w:val="22"/>
                                        </w:rPr>
                                      </m:ctrlPr>
                                    </m:sub>
                                    <m:sup>
                                      <m:r>
                                        <w:rPr>
                                          <w:rFonts w:ascii="Cambria Math" w:hAnsi="Cambria Math"/>
                                          <w:sz w:val="22"/>
                                          <w:szCs w:val="22"/>
                                        </w:rPr>
                                        <m:t>S</m:t>
                                      </m:r>
                                      <m:ctrlPr>
                                        <w:rPr>
                                          <w:rFonts w:ascii="Cambria Math" w:hAnsi="Cambria Math"/>
                                          <w:i/>
                                          <w:sz w:val="22"/>
                                          <w:szCs w:val="22"/>
                                        </w:rPr>
                                      </m:ctrlPr>
                                    </m:sup>
                                    <m:e>
                                      <m:sSub>
                                        <m:sSubPr>
                                          <m:ctrlPr>
                                            <w:rPr>
                                              <w:rFonts w:ascii="Cambria Math" w:hAnsi="Cambria Math"/>
                                              <w:i/>
                                              <w:sz w:val="22"/>
                                              <w:szCs w:val="22"/>
                                            </w:rPr>
                                          </m:ctrlPr>
                                        </m:sSubPr>
                                        <m:e>
                                          <m:r>
                                            <m:rPr>
                                              <m:sty m:val="p"/>
                                            </m:rPr>
                                            <w:rPr>
                                              <w:rFonts w:ascii="Cambria Math" w:hAnsi="Cambria Math"/>
                                              <w:sz w:val="22"/>
                                              <w:szCs w:val="22"/>
                                            </w:rPr>
                                            <m:t>α</m:t>
                                          </m:r>
                                        </m:e>
                                        <m:sub>
                                          <m:r>
                                            <w:rPr>
                                              <w:rFonts w:ascii="Cambria Math" w:hAnsi="Cambria Math"/>
                                              <w:sz w:val="22"/>
                                              <w:szCs w:val="22"/>
                                            </w:rPr>
                                            <m:t>m,j</m:t>
                                          </m:r>
                                        </m:sub>
                                      </m:sSub>
                                      <m:sSub>
                                        <m:sSubPr>
                                          <m:ctrlPr>
                                            <w:rPr>
                                              <w:rFonts w:ascii="Cambria Math" w:hAnsi="Cambria Math"/>
                                              <w:i/>
                                              <w:sz w:val="22"/>
                                              <w:szCs w:val="22"/>
                                            </w:rPr>
                                          </m:ctrlPr>
                                        </m:sSubPr>
                                        <m:e>
                                          <m:d>
                                            <m:dPr>
                                              <m:ctrlPr>
                                                <w:rPr>
                                                  <w:rFonts w:ascii="Cambria Math" w:hAnsi="Cambria Math"/>
                                                  <w:i/>
                                                  <w:sz w:val="22"/>
                                                  <w:szCs w:val="22"/>
                                                </w:rPr>
                                              </m:ctrlPr>
                                            </m:dPr>
                                            <m:e>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m</m:t>
                                                  </m:r>
                                                </m:sub>
                                                <m:sup>
                                                  <m:d>
                                                    <m:dPr>
                                                      <m:ctrlPr>
                                                        <w:rPr>
                                                          <w:rFonts w:ascii="Cambria Math" w:hAnsi="Cambria Math"/>
                                                          <w:i/>
                                                          <w:sz w:val="22"/>
                                                          <w:szCs w:val="22"/>
                                                        </w:rPr>
                                                      </m:ctrlPr>
                                                    </m:dPr>
                                                    <m:e>
                                                      <m:r>
                                                        <w:rPr>
                                                          <w:rFonts w:ascii="Cambria Math" w:hAnsi="Cambria Math"/>
                                                          <w:sz w:val="22"/>
                                                          <w:szCs w:val="22"/>
                                                        </w:rPr>
                                                        <m:t>j</m:t>
                                                      </m:r>
                                                    </m:e>
                                                  </m:d>
                                                </m:sup>
                                              </m:sSubSup>
                                            </m:e>
                                          </m:d>
                                        </m:e>
                                        <m:sub>
                                          <m:r>
                                            <w:rPr>
                                              <w:rFonts w:ascii="Cambria Math" w:hAnsi="Cambria Math"/>
                                              <w:sz w:val="22"/>
                                              <w:szCs w:val="22"/>
                                            </w:rPr>
                                            <m:t>l</m:t>
                                          </m:r>
                                        </m:sub>
                                      </m:sSub>
                                      <m:sSubSup>
                                        <m:sSubSupPr>
                                          <m:ctrlPr>
                                            <w:rPr>
                                              <w:rFonts w:ascii="Cambria Math" w:hAnsi="Cambria Math"/>
                                              <w:i/>
                                              <w:sz w:val="22"/>
                                              <w:szCs w:val="22"/>
                                            </w:rPr>
                                          </m:ctrlPr>
                                        </m:sSubSupPr>
                                        <m:e>
                                          <m:r>
                                            <m:rPr>
                                              <m:sty m:val="p"/>
                                            </m:rPr>
                                            <w:rPr>
                                              <w:rFonts w:ascii="Cambria Math" w:hAnsi="Cambria Math"/>
                                              <w:sz w:val="22"/>
                                              <w:szCs w:val="22"/>
                                            </w:rPr>
                                            <m:t>β</m:t>
                                          </m:r>
                                          <m:ctrlPr>
                                            <w:rPr>
                                              <w:rFonts w:ascii="Cambria Math" w:hAnsi="Cambria Math"/>
                                              <w:sz w:val="22"/>
                                              <w:szCs w:val="22"/>
                                            </w:rPr>
                                          </m:ctrlPr>
                                        </m:e>
                                        <m:sub>
                                          <m:r>
                                            <w:rPr>
                                              <w:rFonts w:ascii="Cambria Math" w:hAnsi="Cambria Math"/>
                                              <w:sz w:val="22"/>
                                              <w:szCs w:val="22"/>
                                            </w:rPr>
                                            <m:t>k</m:t>
                                          </m:r>
                                        </m:sub>
                                        <m:sup>
                                          <m:d>
                                            <m:dPr>
                                              <m:ctrlPr>
                                                <w:rPr>
                                                  <w:rFonts w:ascii="Cambria Math" w:hAnsi="Cambria Math"/>
                                                  <w:i/>
                                                  <w:sz w:val="22"/>
                                                  <w:szCs w:val="22"/>
                                                </w:rPr>
                                              </m:ctrlPr>
                                            </m:dPr>
                                            <m:e>
                                              <m:r>
                                                <w:rPr>
                                                  <w:rFonts w:ascii="Cambria Math" w:hAnsi="Cambria Math"/>
                                                  <w:sz w:val="22"/>
                                                  <w:szCs w:val="22"/>
                                                </w:rPr>
                                                <m:t>j</m:t>
                                              </m:r>
                                            </m:e>
                                          </m:d>
                                        </m:sup>
                                      </m:sSubSup>
                                      <m:ctrlPr>
                                        <w:rPr>
                                          <w:rFonts w:ascii="Cambria Math" w:hAnsi="Cambria Math"/>
                                          <w:i/>
                                          <w:sz w:val="22"/>
                                          <w:szCs w:val="22"/>
                                        </w:rPr>
                                      </m:ctrlPr>
                                    </m:e>
                                  </m:nary>
                                  <m:ctrlPr>
                                    <w:rPr>
                                      <w:rFonts w:ascii="Cambria Math" w:hAnsi="Cambria Math"/>
                                      <w:i/>
                                      <w:sz w:val="22"/>
                                      <w:szCs w:val="22"/>
                                    </w:rPr>
                                  </m:ctrlPr>
                                </m:e>
                              </m:d>
                            </m:e>
                          </m:func>
                          <m:ctrlPr>
                            <w:rPr>
                              <w:rFonts w:ascii="Cambria Math" w:hAnsi="Cambria Math"/>
                              <w:i/>
                              <w:sz w:val="22"/>
                              <w:szCs w:val="22"/>
                            </w:rPr>
                          </m:ctrlPr>
                        </m:num>
                        <m:den>
                          <m:nary>
                            <m:naryPr>
                              <m:chr m:val="∑"/>
                              <m:ctrlPr>
                                <w:rPr>
                                  <w:rFonts w:ascii="Cambria Math" w:hAnsi="Cambria Math"/>
                                  <w:sz w:val="22"/>
                                  <w:szCs w:val="22"/>
                                </w:rPr>
                              </m:ctrlPr>
                            </m:naryPr>
                            <m:sub>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m:t>
                                  </m:r>
                                </m:sup>
                              </m:sSup>
                              <m:r>
                                <w:rPr>
                                  <w:rFonts w:ascii="Cambria Math" w:hAnsi="Cambria Math"/>
                                  <w:sz w:val="22"/>
                                  <w:szCs w:val="22"/>
                                </w:rPr>
                                <m:t>=1</m:t>
                              </m:r>
                              <m:ctrlPr>
                                <w:rPr>
                                  <w:rFonts w:ascii="Cambria Math" w:hAnsi="Cambria Math"/>
                                  <w:i/>
                                  <w:sz w:val="22"/>
                                  <w:szCs w:val="22"/>
                                </w:rPr>
                              </m:ctrlPr>
                            </m:sub>
                            <m:sup>
                              <m:r>
                                <w:rPr>
                                  <w:rFonts w:ascii="Cambria Math" w:hAnsi="Cambria Math"/>
                                  <w:sz w:val="22"/>
                                  <w:szCs w:val="22"/>
                                </w:rPr>
                                <m:t>K</m:t>
                              </m:r>
                              <m:ctrlPr>
                                <w:rPr>
                                  <w:rFonts w:ascii="Cambria Math" w:hAnsi="Cambria Math"/>
                                  <w:i/>
                                  <w:sz w:val="22"/>
                                  <w:szCs w:val="22"/>
                                </w:rPr>
                              </m:ctrlPr>
                            </m:sup>
                            <m:e>
                              <m:func>
                                <m:funcPr>
                                  <m:ctrlPr>
                                    <w:rPr>
                                      <w:rFonts w:ascii="Cambria Math" w:hAnsi="Cambria Math"/>
                                      <w:sz w:val="22"/>
                                      <w:szCs w:val="22"/>
                                    </w:rPr>
                                  </m:ctrlPr>
                                </m:funcPr>
                                <m:fName>
                                  <m:r>
                                    <m:rPr>
                                      <m:sty m:val="p"/>
                                    </m:rPr>
                                    <w:rPr>
                                      <w:rFonts w:ascii="Cambria Math" w:hAnsi="Cambria Math"/>
                                      <w:sz w:val="22"/>
                                      <w:szCs w:val="22"/>
                                    </w:rPr>
                                    <m:t>exp</m:t>
                                  </m:r>
                                </m:fName>
                                <m:e>
                                  <m:d>
                                    <m:dPr>
                                      <m:ctrlPr>
                                        <w:rPr>
                                          <w:rFonts w:ascii="Cambria Math" w:hAnsi="Cambria Math"/>
                                          <w:sz w:val="22"/>
                                          <w:szCs w:val="22"/>
                                        </w:rPr>
                                      </m:ctrlPr>
                                    </m:dPr>
                                    <m:e>
                                      <m:nary>
                                        <m:naryPr>
                                          <m:chr m:val="∑"/>
                                          <m:ctrlPr>
                                            <w:rPr>
                                              <w:rFonts w:ascii="Cambria Math" w:hAnsi="Cambria Math"/>
                                              <w:sz w:val="22"/>
                                              <w:szCs w:val="22"/>
                                            </w:rPr>
                                          </m:ctrlPr>
                                        </m:naryPr>
                                        <m:sub>
                                          <m:r>
                                            <w:rPr>
                                              <w:rFonts w:ascii="Cambria Math" w:hAnsi="Cambria Math"/>
                                              <w:sz w:val="22"/>
                                              <w:szCs w:val="22"/>
                                            </w:rPr>
                                            <m:t>j=1</m:t>
                                          </m:r>
                                          <m:ctrlPr>
                                            <w:rPr>
                                              <w:rFonts w:ascii="Cambria Math" w:hAnsi="Cambria Math"/>
                                              <w:i/>
                                              <w:sz w:val="22"/>
                                              <w:szCs w:val="22"/>
                                            </w:rPr>
                                          </m:ctrlPr>
                                        </m:sub>
                                        <m:sup>
                                          <m:r>
                                            <w:rPr>
                                              <w:rFonts w:ascii="Cambria Math" w:hAnsi="Cambria Math"/>
                                              <w:sz w:val="22"/>
                                              <w:szCs w:val="22"/>
                                            </w:rPr>
                                            <m:t>S</m:t>
                                          </m:r>
                                          <m:ctrlPr>
                                            <w:rPr>
                                              <w:rFonts w:ascii="Cambria Math" w:hAnsi="Cambria Math"/>
                                              <w:i/>
                                              <w:sz w:val="22"/>
                                              <w:szCs w:val="22"/>
                                            </w:rPr>
                                          </m:ctrlPr>
                                        </m:sup>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m,j</m:t>
                                              </m:r>
                                            </m:sub>
                                          </m:sSub>
                                          <m:sSub>
                                            <m:sSubPr>
                                              <m:ctrlPr>
                                                <w:rPr>
                                                  <w:rFonts w:ascii="Cambria Math" w:hAnsi="Cambria Math"/>
                                                  <w:i/>
                                                  <w:sz w:val="22"/>
                                                  <w:szCs w:val="22"/>
                                                </w:rPr>
                                              </m:ctrlPr>
                                            </m:sSubPr>
                                            <m:e>
                                              <m:d>
                                                <m:dPr>
                                                  <m:ctrlPr>
                                                    <w:rPr>
                                                      <w:rFonts w:ascii="Cambria Math" w:hAnsi="Cambria Math"/>
                                                      <w:i/>
                                                      <w:sz w:val="22"/>
                                                      <w:szCs w:val="22"/>
                                                    </w:rPr>
                                                  </m:ctrlPr>
                                                </m:dPr>
                                                <m:e>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m</m:t>
                                                      </m:r>
                                                    </m:sub>
                                                    <m:sup>
                                                      <m:d>
                                                        <m:dPr>
                                                          <m:ctrlPr>
                                                            <w:rPr>
                                                              <w:rFonts w:ascii="Cambria Math" w:hAnsi="Cambria Math"/>
                                                              <w:i/>
                                                              <w:sz w:val="22"/>
                                                              <w:szCs w:val="22"/>
                                                            </w:rPr>
                                                          </m:ctrlPr>
                                                        </m:dPr>
                                                        <m:e>
                                                          <m:r>
                                                            <w:rPr>
                                                              <w:rFonts w:ascii="Cambria Math" w:hAnsi="Cambria Math"/>
                                                              <w:sz w:val="22"/>
                                                              <w:szCs w:val="22"/>
                                                            </w:rPr>
                                                            <m:t>j</m:t>
                                                          </m:r>
                                                        </m:e>
                                                      </m:d>
                                                    </m:sup>
                                                  </m:sSubSup>
                                                </m:e>
                                              </m:d>
                                            </m:e>
                                            <m:sub>
                                              <m:r>
                                                <w:rPr>
                                                  <w:rFonts w:ascii="Cambria Math" w:hAnsi="Cambria Math"/>
                                                  <w:sz w:val="22"/>
                                                  <w:szCs w:val="22"/>
                                                </w:rPr>
                                                <m:t>l</m:t>
                                              </m:r>
                                            </m:sub>
                                          </m:sSub>
                                          <m:sSubSup>
                                            <m:sSubSupPr>
                                              <m:ctrlPr>
                                                <w:rPr>
                                                  <w:rFonts w:ascii="Cambria Math" w:hAnsi="Cambria Math"/>
                                                  <w:i/>
                                                  <w:sz w:val="22"/>
                                                  <w:szCs w:val="22"/>
                                                </w:rPr>
                                              </m:ctrlPr>
                                            </m:sSubSupPr>
                                            <m:e>
                                              <m:r>
                                                <w:rPr>
                                                  <w:rFonts w:ascii="Cambria Math" w:hAnsi="Cambria Math"/>
                                                  <w:sz w:val="22"/>
                                                  <w:szCs w:val="22"/>
                                                </w:rPr>
                                                <m:t>β</m:t>
                                              </m:r>
                                              <m:ctrlPr>
                                                <w:rPr>
                                                  <w:rFonts w:ascii="Cambria Math" w:hAnsi="Cambria Math"/>
                                                  <w:sz w:val="22"/>
                                                  <w:szCs w:val="22"/>
                                                </w:rPr>
                                              </m:ctrlPr>
                                            </m:e>
                                            <m:sub>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m:t>
                                                  </m:r>
                                                </m:sup>
                                              </m:sSup>
                                            </m:sub>
                                            <m:sup>
                                              <m:d>
                                                <m:dPr>
                                                  <m:ctrlPr>
                                                    <w:rPr>
                                                      <w:rFonts w:ascii="Cambria Math" w:hAnsi="Cambria Math"/>
                                                      <w:i/>
                                                      <w:sz w:val="22"/>
                                                      <w:szCs w:val="22"/>
                                                    </w:rPr>
                                                  </m:ctrlPr>
                                                </m:dPr>
                                                <m:e>
                                                  <m:r>
                                                    <w:rPr>
                                                      <w:rFonts w:ascii="Cambria Math" w:hAnsi="Cambria Math"/>
                                                      <w:sz w:val="22"/>
                                                      <w:szCs w:val="22"/>
                                                    </w:rPr>
                                                    <m:t>j</m:t>
                                                  </m:r>
                                                </m:e>
                                              </m:d>
                                            </m:sup>
                                          </m:sSubSup>
                                          <m:ctrlPr>
                                            <w:rPr>
                                              <w:rFonts w:ascii="Cambria Math" w:hAnsi="Cambria Math"/>
                                              <w:i/>
                                              <w:sz w:val="22"/>
                                              <w:szCs w:val="22"/>
                                            </w:rPr>
                                          </m:ctrlPr>
                                        </m:e>
                                      </m:nary>
                                      <m:ctrlPr>
                                        <w:rPr>
                                          <w:rFonts w:ascii="Cambria Math" w:hAnsi="Cambria Math"/>
                                          <w:i/>
                                          <w:sz w:val="22"/>
                                          <w:szCs w:val="22"/>
                                        </w:rPr>
                                      </m:ctrlPr>
                                    </m:e>
                                  </m:d>
                                </m:e>
                              </m:func>
                              <m:ctrlPr>
                                <w:rPr>
                                  <w:rFonts w:ascii="Cambria Math" w:hAnsi="Cambria Math"/>
                                  <w:i/>
                                  <w:sz w:val="22"/>
                                  <w:szCs w:val="22"/>
                                </w:rPr>
                              </m:ctrlPr>
                            </m:e>
                          </m:nary>
                          <m:ctrlPr>
                            <w:rPr>
                              <w:rFonts w:ascii="Cambria Math" w:hAnsi="Cambria Math"/>
                              <w:i/>
                              <w:sz w:val="22"/>
                              <w:szCs w:val="22"/>
                            </w:rPr>
                          </m:ctrlPr>
                        </m:den>
                      </m:f>
                      <m:ctrlPr>
                        <w:rPr>
                          <w:rFonts w:ascii="Cambria Math" w:hAnsi="Cambria Math"/>
                          <w:i/>
                          <w:sz w:val="22"/>
                          <w:szCs w:val="22"/>
                        </w:rPr>
                      </m:ctrlPr>
                    </m:e>
                  </m:d>
                </m:e>
              </m:func>
              <m:ctrlPr>
                <w:rPr>
                  <w:rFonts w:ascii="Cambria Math" w:hAnsi="Cambria Math"/>
                  <w:i/>
                  <w:sz w:val="22"/>
                  <w:szCs w:val="22"/>
                </w:rPr>
              </m:ctrlPr>
            </m:e>
          </m:nary>
          <m:r>
            <w:rPr>
              <w:rFonts w:ascii="Cambria Math" w:hAnsi="Cambria Math"/>
              <w:sz w:val="22"/>
              <w:szCs w:val="22"/>
            </w:rPr>
            <m:t>+</m:t>
          </m:r>
          <m:r>
            <m:rPr>
              <m:sty m:val="p"/>
            </m:rPr>
            <w:rPr>
              <w:rFonts w:ascii="Cambria Math" w:hAnsi="Cambria Math"/>
              <w:sz w:val="22"/>
              <w:szCs w:val="22"/>
            </w:rPr>
            <m:t>λΩ</m:t>
          </m:r>
          <m:d>
            <m:dPr>
              <m:ctrlPr>
                <w:rPr>
                  <w:rFonts w:ascii="Cambria Math" w:hAnsi="Cambria Math"/>
                  <w:i/>
                  <w:sz w:val="22"/>
                  <w:szCs w:val="22"/>
                </w:rPr>
              </m:ctrlPr>
            </m:dPr>
            <m:e>
              <m:r>
                <m:rPr>
                  <m:sty m:val="p"/>
                </m:rPr>
                <w:rPr>
                  <w:rFonts w:ascii="Cambria Math" w:hAnsi="Cambria Math"/>
                  <w:sz w:val="22"/>
                  <w:szCs w:val="22"/>
                </w:rPr>
                <m:t>β</m:t>
              </m:r>
            </m:e>
          </m:d>
        </m:oMath>
      </m:oMathPara>
    </w:p>
    <w:p w14:paraId="64F18659" w14:textId="381C43C2" w:rsidR="00016988" w:rsidRPr="001657F0" w:rsidRDefault="00016988" w:rsidP="00016988">
      <w:pPr>
        <w:spacing w:after="240"/>
        <w:jc w:val="both"/>
        <w:outlineLvl w:val="2"/>
        <w:rPr>
          <w:b/>
          <w:bCs/>
          <w:sz w:val="22"/>
          <w:szCs w:val="22"/>
        </w:rPr>
      </w:pPr>
      <w:r w:rsidRPr="001657F0">
        <w:rPr>
          <w:sz w:val="22"/>
          <w:szCs w:val="22"/>
        </w:rPr>
        <w:t xml:space="preserve">where </w:t>
      </w:r>
      <m:oMath>
        <m:d>
          <m:dPr>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m</m:t>
                </m:r>
              </m:sub>
            </m:sSub>
            <m:sSub>
              <m:sSubPr>
                <m:ctrlPr>
                  <w:rPr>
                    <w:rFonts w:ascii="Cambria Math" w:hAnsi="Cambria Math"/>
                    <w:sz w:val="22"/>
                    <w:szCs w:val="22"/>
                  </w:rPr>
                </m:ctrlPr>
              </m:sSubPr>
              <m:e>
                <m:r>
                  <w:rPr>
                    <w:rFonts w:ascii="Cambria Math" w:hAnsi="Cambria Math"/>
                    <w:sz w:val="22"/>
                    <w:szCs w:val="22"/>
                  </w:rPr>
                  <m:t>)</m:t>
                </m:r>
              </m:e>
              <m:sub>
                <m:r>
                  <w:rPr>
                    <w:rFonts w:ascii="Cambria Math" w:hAnsi="Cambria Math"/>
                    <w:sz w:val="22"/>
                    <w:szCs w:val="22"/>
                  </w:rPr>
                  <m:t>l</m:t>
                </m:r>
              </m:sub>
            </m:sSub>
          </m:e>
        </m:d>
        <m:r>
          <w:rPr>
            <w:rFonts w:ascii="Cambria Math" w:hAnsi="Cambria Math"/>
            <w:sz w:val="22"/>
            <w:szCs w:val="22"/>
          </w:rPr>
          <m:t xml:space="preserve"> </m:t>
        </m:r>
      </m:oMath>
      <w:r w:rsidRPr="001657F0">
        <w:rPr>
          <w:sz w:val="22"/>
          <w:szCs w:val="22"/>
        </w:rPr>
        <w:t xml:space="preserve">denotes the class label for the </w:t>
      </w:r>
      <m:oMath>
        <m:r>
          <w:rPr>
            <w:rFonts w:ascii="Cambria Math" w:hAnsi="Cambria Math"/>
            <w:sz w:val="22"/>
            <w:szCs w:val="22"/>
          </w:rPr>
          <m:t>l</m:t>
        </m:r>
      </m:oMath>
      <w:r w:rsidRPr="001657F0">
        <w:rPr>
          <w:sz w:val="22"/>
          <w:szCs w:val="22"/>
        </w:rPr>
        <w:t xml:space="preserve">-th sample in profile </w:t>
      </w:r>
      <m:oMath>
        <m:r>
          <w:rPr>
            <w:rFonts w:ascii="Cambria Math" w:hAnsi="Cambria Math"/>
            <w:sz w:val="22"/>
            <w:szCs w:val="22"/>
          </w:rPr>
          <m:t>m</m:t>
        </m:r>
      </m:oMath>
      <w:r w:rsidRPr="001657F0">
        <w:rPr>
          <w:sz w:val="22"/>
          <w:szCs w:val="22"/>
        </w:rPr>
        <w:t xml:space="preserve">, </w:t>
      </w:r>
      <m:oMath>
        <m:sSubSup>
          <m:sSubSupPr>
            <m:ctrlPr>
              <w:rPr>
                <w:rFonts w:ascii="Cambria Math" w:hAnsi="Cambria Math"/>
                <w:sz w:val="22"/>
                <w:szCs w:val="22"/>
              </w:rPr>
            </m:ctrlPr>
          </m:sSubSupPr>
          <m:e>
            <m:r>
              <w:rPr>
                <w:rFonts w:ascii="Cambria Math" w:hAnsi="Cambria Math"/>
                <w:sz w:val="22"/>
                <w:szCs w:val="22"/>
              </w:rPr>
              <m:t>(X</m:t>
            </m:r>
          </m:e>
          <m:sub>
            <m:r>
              <w:rPr>
                <w:rFonts w:ascii="Cambria Math" w:hAnsi="Cambria Math"/>
                <w:sz w:val="22"/>
                <w:szCs w:val="22"/>
              </w:rPr>
              <m:t>m</m:t>
            </m:r>
          </m:sub>
          <m:sup>
            <m:d>
              <m:dPr>
                <m:ctrlPr>
                  <w:rPr>
                    <w:rFonts w:ascii="Cambria Math" w:hAnsi="Cambria Math"/>
                    <w:sz w:val="22"/>
                    <w:szCs w:val="22"/>
                  </w:rPr>
                </m:ctrlPr>
              </m:dPr>
              <m:e>
                <m:r>
                  <w:rPr>
                    <w:rFonts w:ascii="Cambria Math" w:hAnsi="Cambria Math"/>
                    <w:sz w:val="22"/>
                    <w:szCs w:val="22"/>
                  </w:rPr>
                  <m:t>j</m:t>
                </m:r>
              </m:e>
            </m:d>
          </m:sup>
        </m:sSubSup>
        <m:sSub>
          <m:sSubPr>
            <m:ctrlPr>
              <w:rPr>
                <w:rFonts w:ascii="Cambria Math" w:hAnsi="Cambria Math"/>
                <w:sz w:val="22"/>
                <w:szCs w:val="22"/>
              </w:rPr>
            </m:ctrlPr>
          </m:sSubPr>
          <m:e>
            <m:r>
              <w:rPr>
                <w:rFonts w:ascii="Cambria Math" w:hAnsi="Cambria Math"/>
                <w:sz w:val="22"/>
                <w:szCs w:val="22"/>
              </w:rPr>
              <m:t>)</m:t>
            </m:r>
          </m:e>
          <m:sub>
            <m:r>
              <w:rPr>
                <w:rFonts w:ascii="Cambria Math" w:hAnsi="Cambria Math"/>
                <w:sz w:val="22"/>
                <w:szCs w:val="22"/>
              </w:rPr>
              <m:t xml:space="preserve">l </m:t>
            </m:r>
          </m:sub>
        </m:sSub>
      </m:oMath>
      <w:r w:rsidRPr="001657F0">
        <w:rPr>
          <w:sz w:val="22"/>
          <w:szCs w:val="22"/>
        </w:rPr>
        <w:t xml:space="preserve">represents the </w:t>
      </w:r>
      <m:oMath>
        <m:r>
          <w:rPr>
            <w:rFonts w:ascii="Cambria Math" w:hAnsi="Cambria Math"/>
            <w:sz w:val="22"/>
            <w:szCs w:val="22"/>
          </w:rPr>
          <m:t>l</m:t>
        </m:r>
      </m:oMath>
      <w:r w:rsidRPr="001657F0">
        <w:rPr>
          <w:sz w:val="22"/>
          <w:szCs w:val="22"/>
        </w:rPr>
        <w:t xml:space="preserve">-th row of the data matrix for source </w:t>
      </w:r>
      <m:oMath>
        <m:r>
          <w:rPr>
            <w:rFonts w:ascii="Cambria Math" w:hAnsi="Cambria Math"/>
            <w:sz w:val="22"/>
            <w:szCs w:val="22"/>
          </w:rPr>
          <m:t>j</m:t>
        </m:r>
      </m:oMath>
      <w:r w:rsidRPr="001657F0">
        <w:rPr>
          <w:sz w:val="22"/>
          <w:szCs w:val="22"/>
        </w:rPr>
        <w:t xml:space="preserve"> in profile </w:t>
      </w:r>
      <m:oMath>
        <m:r>
          <w:rPr>
            <w:rFonts w:ascii="Cambria Math" w:hAnsi="Cambria Math"/>
            <w:sz w:val="22"/>
            <w:szCs w:val="22"/>
          </w:rPr>
          <m:t>m</m:t>
        </m:r>
      </m:oMath>
      <w:r w:rsidRPr="001657F0">
        <w:rPr>
          <w:sz w:val="22"/>
          <w:szCs w:val="22"/>
        </w:rPr>
        <w:t xml:space="preserve">, </w:t>
      </w:r>
      <m:oMath>
        <m:r>
          <w:rPr>
            <w:rFonts w:ascii="Cambria Math" w:hAnsi="Cambria Math"/>
            <w:sz w:val="22"/>
            <w:szCs w:val="22"/>
          </w:rPr>
          <m:t>λ</m:t>
        </m:r>
      </m:oMath>
      <w:r w:rsidRPr="001657F0">
        <w:rPr>
          <w:sz w:val="22"/>
          <w:szCs w:val="22"/>
        </w:rPr>
        <w:t xml:space="preserve"> is the regularization parameter, and </w:t>
      </w:r>
      <m:oMath>
        <m:r>
          <m:rPr>
            <m:sty m:val="p"/>
          </m:rPr>
          <w:rPr>
            <w:rFonts w:ascii="Cambria Math" w:hAnsi="Cambria Math"/>
            <w:sz w:val="22"/>
            <w:szCs w:val="22"/>
          </w:rPr>
          <m:t>Ω</m:t>
        </m:r>
        <m:r>
          <w:rPr>
            <w:rFonts w:ascii="Cambria Math" w:hAnsi="Cambria Math"/>
            <w:sz w:val="22"/>
            <w:szCs w:val="22"/>
          </w:rPr>
          <m:t>(β)</m:t>
        </m:r>
      </m:oMath>
      <w:r w:rsidRPr="001657F0">
        <w:rPr>
          <w:sz w:val="22"/>
          <w:szCs w:val="22"/>
        </w:rPr>
        <w:t xml:space="preserve"> is the regularization function that helps control the complexity of the model and prevent overfitting. To solve this optimization problem, we apply a two-step iterative algorithm </w:t>
      </w:r>
      <w:sdt>
        <w:sdtPr>
          <w:rPr>
            <w:color w:val="000000"/>
            <w:sz w:val="22"/>
            <w:szCs w:val="22"/>
          </w:rPr>
          <w:tag w:val="MENDELEY_CITATION_v3_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"/>
          <w:id w:val="-1745636636"/>
          <w:placeholder>
            <w:docPart w:val="5800431D331DE145ADFBCDC2A340429A"/>
          </w:placeholder>
        </w:sdtPr>
        <w:sdtContent>
          <w:r w:rsidR="00914B2A" w:rsidRPr="001657F0">
            <w:rPr>
              <w:color w:val="000000"/>
              <w:sz w:val="22"/>
              <w:szCs w:val="22"/>
            </w:rPr>
            <w:t>(Baena-Miret et al., 2024, 2025)</w:t>
          </w:r>
        </w:sdtContent>
      </w:sdt>
      <w:r w:rsidR="00E35D52" w:rsidRPr="001657F0">
        <w:rPr>
          <w:sz w:val="22"/>
          <w:szCs w:val="22"/>
        </w:rPr>
        <w:t xml:space="preserve"> </w:t>
      </w:r>
      <w:r w:rsidRPr="001657F0">
        <w:rPr>
          <w:sz w:val="22"/>
          <w:szCs w:val="22"/>
        </w:rPr>
        <w:t xml:space="preserve">that alternates between optimizing </w:t>
      </w:r>
      <m:oMath>
        <m:r>
          <w:rPr>
            <w:rFonts w:ascii="Cambria Math" w:hAnsi="Cambria Math"/>
            <w:sz w:val="22"/>
            <w:szCs w:val="22"/>
          </w:rPr>
          <m:t xml:space="preserve">β </m:t>
        </m:r>
      </m:oMath>
      <w:r w:rsidRPr="001657F0">
        <w:rPr>
          <w:sz w:val="22"/>
          <w:szCs w:val="22"/>
        </w:rPr>
        <w:t xml:space="preserve">and </w:t>
      </w:r>
      <m:oMath>
        <m:r>
          <w:rPr>
            <w:rFonts w:ascii="Cambria Math" w:hAnsi="Cambria Math"/>
            <w:sz w:val="22"/>
            <w:szCs w:val="22"/>
          </w:rPr>
          <m:t>α</m:t>
        </m:r>
      </m:oMath>
      <w:r w:rsidRPr="001657F0">
        <w:rPr>
          <w:sz w:val="22"/>
          <w:szCs w:val="22"/>
        </w:rPr>
        <w:t>, iterating until the objective function converges.</w:t>
      </w:r>
    </w:p>
    <w:p w14:paraId="2795586D" w14:textId="7BFA5BBF" w:rsidR="23F289D8" w:rsidRPr="001657F0" w:rsidRDefault="23F289D8" w:rsidP="23F289D8">
      <w:pPr>
        <w:spacing w:after="240"/>
        <w:jc w:val="both"/>
        <w:outlineLvl w:val="2"/>
        <w:rPr>
          <w:sz w:val="22"/>
          <w:szCs w:val="22"/>
        </w:rPr>
      </w:pPr>
    </w:p>
    <w:p w14:paraId="09E9548C" w14:textId="3836496A" w:rsidR="000C60EC" w:rsidRPr="001657F0" w:rsidRDefault="000C60EC" w:rsidP="00152FD0">
      <w:pPr>
        <w:spacing w:after="240"/>
        <w:jc w:val="both"/>
        <w:rPr>
          <w:sz w:val="22"/>
          <w:szCs w:val="22"/>
        </w:rPr>
      </w:pPr>
    </w:p>
    <w:p w14:paraId="575D39AD" w14:textId="15AB4C11" w:rsidR="000C60EC" w:rsidRPr="001657F0" w:rsidRDefault="000C60EC" w:rsidP="00152FD0">
      <w:pPr>
        <w:spacing w:after="240"/>
        <w:ind w:firstLine="245"/>
        <w:jc w:val="both"/>
        <w:rPr>
          <w:sz w:val="22"/>
          <w:szCs w:val="22"/>
        </w:rPr>
        <w:sectPr w:rsidR="000C60EC" w:rsidRPr="001657F0" w:rsidSect="00DC650C">
          <w:type w:val="continuous"/>
          <w:pgSz w:w="12240" w:h="15840"/>
          <w:pgMar w:top="810" w:right="1210" w:bottom="900" w:left="1210" w:header="720" w:footer="720" w:gutter="0"/>
          <w:lnNumType w:countBy="1" w:restart="continuous"/>
          <w:cols w:space="461"/>
          <w:docGrid w:linePitch="326"/>
          <w:sectPrChange w:id="80" w:author="Okafor, Paul O." w:date="2026-04-02T17:03:00Z" w16du:dateUtc="2026-04-02T22:03:00Z">
            <w:sectPr w:rsidR="000C60EC" w:rsidRPr="001657F0" w:rsidSect="00DC650C">
              <w:pgMar w:top="810" w:right="1210" w:bottom="900" w:left="1210" w:header="720" w:footer="720" w:gutter="0"/>
              <w:lnNumType w:countBy="0" w:restart="newPage"/>
              <w:docGrid w:linePitch="0"/>
            </w:sectPr>
          </w:sectPrChange>
        </w:sectPr>
      </w:pPr>
    </w:p>
    <w:p w14:paraId="2E7A923E" w14:textId="6791D282" w:rsidR="000C60EC" w:rsidRPr="001657F0" w:rsidRDefault="000C60EC" w:rsidP="00152FD0">
      <w:pPr>
        <w:keepNext/>
        <w:keepLines/>
        <w:spacing w:before="240" w:after="240"/>
        <w:jc w:val="center"/>
        <w:outlineLvl w:val="0"/>
        <w:rPr>
          <w:rFonts w:eastAsia="SimSun"/>
          <w:smallCaps/>
          <w:noProof/>
          <w:sz w:val="22"/>
          <w:szCs w:val="22"/>
          <w:lang w:eastAsia="pt-BR"/>
        </w:rPr>
      </w:pPr>
    </w:p>
    <w:p w14:paraId="5BA86AC3" w14:textId="77777777" w:rsidR="00674E56" w:rsidRPr="001657F0" w:rsidRDefault="00674E56" w:rsidP="00152FD0">
      <w:pPr>
        <w:spacing w:after="240"/>
        <w:rPr>
          <w:sz w:val="22"/>
          <w:szCs w:val="22"/>
        </w:rPr>
      </w:pPr>
    </w:p>
    <w:sectPr w:rsidR="00674E56" w:rsidRPr="001657F0" w:rsidSect="00864958">
      <w:footerReference w:type="first" r:id="rId19"/>
      <w:type w:val="continuous"/>
      <w:pgSz w:w="12240" w:h="15840"/>
      <w:pgMar w:top="1440" w:right="1210" w:bottom="1440" w:left="1210" w:header="720" w:footer="720" w:gutter="0"/>
      <w:cols w:num="2" w:space="46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tai, Roland   (HSC)" w:date="2026-03-11T14:00:00Z" w:initials="RP">
    <w:p w14:paraId="2561DB84" w14:textId="77777777" w:rsidR="00A051D0" w:rsidRDefault="00A051D0" w:rsidP="00A051D0">
      <w:pPr>
        <w:pStyle w:val="CommentText"/>
      </w:pPr>
      <w:r>
        <w:rPr>
          <w:rStyle w:val="CommentReference"/>
        </w:rPr>
        <w:annotationRef/>
      </w:r>
      <w:r>
        <w:t>Do we want to emphasize that? Its complete because we pulled together the data from multiple animals. 24 in this case only shows the number of the smallest sample size for a certain measurement.</w:t>
      </w:r>
    </w:p>
  </w:comment>
  <w:comment w:id="1" w:author="Okafor, Paul O." w:date="2026-03-31T14:31:00Z" w:initials="PO">
    <w:p w14:paraId="20886BF5" w14:textId="77777777" w:rsidR="00826A4A" w:rsidRDefault="009010C6" w:rsidP="00826A4A">
      <w:pPr>
        <w:pStyle w:val="CommentText"/>
      </w:pPr>
      <w:r>
        <w:rPr>
          <w:rStyle w:val="CommentReference"/>
        </w:rPr>
        <w:annotationRef/>
      </w:r>
      <w:r w:rsidR="00826A4A">
        <w:t>24 here shows the rows with completely filled data for all columns. Since we need this this to show the efficacy of our BWM algorithm</w:t>
      </w:r>
    </w:p>
  </w:comment>
  <w:comment w:id="2" w:author="Patai, Roland   (HSC)" w:date="2026-03-11T14:03:00Z" w:initials="RP">
    <w:p w14:paraId="66B73AC8" w14:textId="3FAAF5E7" w:rsidR="00A051D0" w:rsidRDefault="00A051D0" w:rsidP="00A051D0">
      <w:pPr>
        <w:pStyle w:val="CommentText"/>
      </w:pPr>
      <w:r>
        <w:rPr>
          <w:rStyle w:val="CommentReference"/>
        </w:rPr>
        <w:annotationRef/>
      </w:r>
      <w:r>
        <w:t>Its my lack of knowledge but can you explain what does this mean, and why excluding younger samples help with that?</w:t>
      </w:r>
    </w:p>
  </w:comment>
  <w:comment w:id="3" w:author="Okafor, Paul O." w:date="2026-03-31T14:33:00Z" w:initials="PO">
    <w:p w14:paraId="16D497C6" w14:textId="77777777" w:rsidR="009010C6" w:rsidRDefault="009010C6" w:rsidP="009010C6">
      <w:pPr>
        <w:pStyle w:val="CommentText"/>
      </w:pPr>
      <w:r>
        <w:rPr>
          <w:rStyle w:val="CommentReference"/>
        </w:rPr>
        <w:annotationRef/>
      </w:r>
      <w:r>
        <w:t>Younger samples have no senolythic treatments done and can constitute noise and imbalance for the algorithm. Excluding them would let the algorithm focus on older mice samples where treatments were conducted on at least 60% of them,</w:t>
      </w:r>
    </w:p>
  </w:comment>
  <w:comment w:id="4" w:author="Patai, Roland   (HSC)" w:date="2026-03-11T14:06:00Z" w:initials="RP">
    <w:p w14:paraId="2B196286" w14:textId="77777777" w:rsidR="00A051D0" w:rsidRDefault="00A051D0" w:rsidP="00A051D0">
      <w:pPr>
        <w:pStyle w:val="CommentText"/>
      </w:pPr>
      <w:r>
        <w:rPr>
          <w:rStyle w:val="CommentReference"/>
        </w:rPr>
        <w:annotationRef/>
      </w:r>
      <w:r>
        <w:t>Can you explain this too? Sorry for my lack of knowledge.</w:t>
      </w:r>
    </w:p>
  </w:comment>
  <w:comment w:id="5" w:author="Okafor, Paul O." w:date="2026-03-31T14:35:00Z" w:initials="PO">
    <w:p w14:paraId="774849D9" w14:textId="77777777" w:rsidR="009010C6" w:rsidRDefault="009010C6" w:rsidP="009010C6">
      <w:pPr>
        <w:pStyle w:val="CommentText"/>
      </w:pPr>
      <w:r>
        <w:rPr>
          <w:rStyle w:val="CommentReference"/>
        </w:rPr>
        <w:annotationRef/>
      </w:r>
      <w:r>
        <w:t>These are data imputation strategies like Mean, Median, Mode, KNN, Regression, and MICE imputations etc.</w:t>
      </w:r>
    </w:p>
  </w:comment>
  <w:comment w:id="6" w:author="Patai, Roland   (HSC)" w:date="2026-03-11T00:03:00Z" w:initials="RP">
    <w:p w14:paraId="5B1306C9" w14:textId="77777777" w:rsidR="00767A92" w:rsidRDefault="00767A92" w:rsidP="00767A92">
      <w:pPr>
        <w:pStyle w:val="CommentText"/>
      </w:pPr>
      <w:r>
        <w:rPr>
          <w:rStyle w:val="CommentReference"/>
        </w:rPr>
        <w:annotationRef/>
      </w:r>
      <w:r>
        <w:t xml:space="preserve">It might be okay to keep but for me its questionable how strongly you want to empasize this. In this study cellular senescence, and removal of senescence cells are just tools to alter biological age </w:t>
      </w:r>
    </w:p>
  </w:comment>
  <w:comment w:id="7" w:author="Okafor, Paul O." w:date="2026-03-27T11:15:00Z" w:initials="PO">
    <w:p w14:paraId="0BF3C3B2" w14:textId="77777777" w:rsidR="006D3B3A" w:rsidRDefault="006D3B3A" w:rsidP="006D3B3A">
      <w:pPr>
        <w:pStyle w:val="CommentText"/>
      </w:pPr>
      <w:r>
        <w:rPr>
          <w:rStyle w:val="CommentReference"/>
        </w:rPr>
        <w:annotationRef/>
      </w:r>
      <w:r>
        <w:t>Need to discuss</w:t>
      </w:r>
    </w:p>
  </w:comment>
  <w:comment w:id="8" w:author="Patai, Roland   (HSC)" w:date="2026-03-10T23:58:00Z" w:initials="RP">
    <w:p w14:paraId="0DBFFA33" w14:textId="77777777" w:rsidR="00767A92" w:rsidRDefault="00767A92" w:rsidP="00767A92">
      <w:pPr>
        <w:pStyle w:val="CommentText"/>
      </w:pPr>
      <w:r>
        <w:rPr>
          <w:rStyle w:val="CommentReference"/>
        </w:rPr>
        <w:annotationRef/>
      </w:r>
      <w:r>
        <w:t>Did any omics data have been used? I would add age prediction or something like that rather than multi-omics integration</w:t>
      </w:r>
    </w:p>
  </w:comment>
  <w:comment w:id="9" w:author="Okafor, Paul O." w:date="2026-03-27T11:15:00Z" w:initials="PO">
    <w:p w14:paraId="44F01125" w14:textId="77777777" w:rsidR="006D3B3A" w:rsidRDefault="006D3B3A" w:rsidP="006D3B3A">
      <w:pPr>
        <w:pStyle w:val="CommentText"/>
      </w:pPr>
      <w:r>
        <w:rPr>
          <w:rStyle w:val="CommentReference"/>
        </w:rPr>
        <w:annotationRef/>
      </w:r>
      <w:r>
        <w:t>We assume none of these features are omics related.</w:t>
      </w:r>
    </w:p>
  </w:comment>
  <w:comment w:id="20" w:author="Patai, Roland   (HSC)" w:date="2026-03-11T14:15:00Z" w:initials="RP">
    <w:p w14:paraId="17DB00D9" w14:textId="77777777" w:rsidR="00215DC7" w:rsidRDefault="00001AA5" w:rsidP="00215DC7">
      <w:pPr>
        <w:pStyle w:val="CommentText"/>
      </w:pPr>
      <w:r>
        <w:rPr>
          <w:rStyle w:val="CommentReference"/>
        </w:rPr>
        <w:annotationRef/>
      </w:r>
      <w:r w:rsidR="00215DC7">
        <w:t>Is this an original statement in Csik et al paper? That our preclinical paper in aging cell and I cant recall any original human data from it. Same for the Ungvari et al paper.</w:t>
      </w:r>
    </w:p>
  </w:comment>
  <w:comment w:id="21" w:author="Okafor, Paul O." w:date="2026-03-27T11:16:00Z" w:initials="PO">
    <w:p w14:paraId="050E460F" w14:textId="77777777" w:rsidR="006D3B3A" w:rsidRDefault="006D3B3A" w:rsidP="006D3B3A">
      <w:pPr>
        <w:pStyle w:val="CommentText"/>
      </w:pPr>
      <w:r>
        <w:rPr>
          <w:rStyle w:val="CommentReference"/>
        </w:rPr>
        <w:annotationRef/>
      </w:r>
      <w:r>
        <w:t>Lets discuss.</w:t>
      </w:r>
    </w:p>
  </w:comment>
  <w:comment w:id="22" w:author="Okafor, Paul O." w:date="2026-04-02T16:50:00Z" w:initials="PO">
    <w:p w14:paraId="0A939482" w14:textId="77777777" w:rsidR="00F73811" w:rsidRDefault="00F73811" w:rsidP="00F73811">
      <w:pPr>
        <w:pStyle w:val="CommentText"/>
      </w:pPr>
      <w:r>
        <w:rPr>
          <w:rStyle w:val="CommentReference"/>
        </w:rPr>
        <w:annotationRef/>
      </w:r>
      <w:r>
        <w:t>Discard Csik</w:t>
      </w:r>
    </w:p>
  </w:comment>
  <w:comment w:id="23" w:author="Patai, Roland   (HSC)" w:date="2026-03-11T14:18:00Z" w:initials="RP">
    <w:p w14:paraId="3E1564C3" w14:textId="77777777" w:rsidR="00215DC7" w:rsidRDefault="00215DC7" w:rsidP="00215DC7">
      <w:pPr>
        <w:pStyle w:val="CommentText"/>
      </w:pPr>
      <w:r>
        <w:rPr>
          <w:rStyle w:val="CommentReference"/>
        </w:rPr>
        <w:annotationRef/>
      </w:r>
      <w:r>
        <w:t>This is repetitive or at least need to merge the info from 3 lines above.</w:t>
      </w:r>
    </w:p>
  </w:comment>
  <w:comment w:id="24" w:author="Okafor, Paul O." w:date="2026-03-27T11:17:00Z" w:initials="PO">
    <w:p w14:paraId="2DF53A8A" w14:textId="77777777" w:rsidR="006D3B3A" w:rsidRDefault="006D3B3A" w:rsidP="006D3B3A">
      <w:pPr>
        <w:pStyle w:val="CommentText"/>
      </w:pPr>
      <w:r>
        <w:rPr>
          <w:rStyle w:val="CommentReference"/>
        </w:rPr>
        <w:annotationRef/>
      </w:r>
      <w:r>
        <w:t>Merge this with the first three lines.</w:t>
      </w:r>
    </w:p>
  </w:comment>
  <w:comment w:id="31" w:author="Patai, Roland   (HSC)" w:date="2026-03-25T15:10:00Z" w:initials="RP">
    <w:p w14:paraId="7A2FCB58" w14:textId="77777777" w:rsidR="000668AB" w:rsidRDefault="00AD343B" w:rsidP="000668AB">
      <w:pPr>
        <w:pStyle w:val="CommentText"/>
      </w:pPr>
      <w:r>
        <w:rPr>
          <w:rStyle w:val="CommentReference"/>
        </w:rPr>
        <w:annotationRef/>
      </w:r>
      <w:r w:rsidR="000668AB">
        <w:t>That’s the opposite. P16 is one marker for senescent cells among other markers not specifically eliminating only p16+ senescent cells. In case of the GCV, only p16+ cells will be eliminated but that’s not true for pharmacological treatments.</w:t>
      </w:r>
    </w:p>
  </w:comment>
  <w:comment w:id="32" w:author="Okafor, Paul O." w:date="2026-03-27T11:18:00Z" w:initials="PO">
    <w:p w14:paraId="58CCC7B5" w14:textId="77777777" w:rsidR="006D3B3A" w:rsidRDefault="006D3B3A" w:rsidP="006D3B3A">
      <w:pPr>
        <w:pStyle w:val="CommentText"/>
      </w:pPr>
      <w:r>
        <w:rPr>
          <w:rStyle w:val="CommentReference"/>
        </w:rPr>
        <w:annotationRef/>
      </w:r>
      <w:r>
        <w:t>Can you please help us fix this?</w:t>
      </w:r>
    </w:p>
  </w:comment>
  <w:comment w:id="33" w:author="Okafor, Paul O." w:date="2026-03-27T11:18:00Z" w:initials="PO">
    <w:p w14:paraId="3C4CA8B2" w14:textId="77777777" w:rsidR="006D3B3A" w:rsidRDefault="006D3B3A" w:rsidP="006D3B3A">
      <w:pPr>
        <w:pStyle w:val="CommentText"/>
      </w:pPr>
      <w:r>
        <w:rPr>
          <w:rStyle w:val="CommentReference"/>
        </w:rPr>
        <w:annotationRef/>
      </w:r>
      <w:r>
        <w:t>Compare this with the original draft we sent over</w:t>
      </w:r>
    </w:p>
  </w:comment>
  <w:comment w:id="34" w:author="Hemmati, Soheil" w:date="2026-02-12T15:03:00Z" w:initials="HS">
    <w:p w14:paraId="1FCFAFD8" w14:textId="77777777" w:rsidR="00113ABA" w:rsidRDefault="00113ABA" w:rsidP="00113ABA">
      <w:r>
        <w:rPr>
          <w:rStyle w:val="CommentReference"/>
        </w:rPr>
        <w:annotationRef/>
      </w:r>
      <w:r>
        <w:t xml:space="preserve">This could be self-plagiarism from Csik paper. Let's ask Anna if they can fix that. </w:t>
      </w:r>
    </w:p>
  </w:comment>
  <w:comment w:id="35" w:author="Okafor, Paul O." w:date="2026-04-02T16:54:00Z" w:initials="PO">
    <w:p w14:paraId="26E31237" w14:textId="77777777" w:rsidR="0020767F" w:rsidRDefault="0020767F" w:rsidP="0020767F">
      <w:pPr>
        <w:pStyle w:val="CommentText"/>
      </w:pPr>
      <w:r>
        <w:rPr>
          <w:rStyle w:val="CommentReference"/>
        </w:rPr>
        <w:annotationRef/>
      </w:r>
      <w:r>
        <w:t>Keep this</w:t>
      </w:r>
    </w:p>
  </w:comment>
  <w:comment w:id="36" w:author="Patai, Roland   (HSC)" w:date="2026-03-25T15:13:00Z" w:initials="RP">
    <w:p w14:paraId="2092FD0A" w14:textId="210F3350" w:rsidR="00AD343B" w:rsidRDefault="00AD343B" w:rsidP="00AD343B">
      <w:pPr>
        <w:pStyle w:val="CommentText"/>
      </w:pPr>
      <w:r>
        <w:rPr>
          <w:rStyle w:val="CommentReference"/>
        </w:rPr>
        <w:annotationRef/>
      </w:r>
      <w:r>
        <w:t>Actually more then 2. Dasatinib+Quercetin is the most commonly used.</w:t>
      </w:r>
    </w:p>
  </w:comment>
  <w:comment w:id="37" w:author="Okafor, Paul O." w:date="2026-03-27T11:19:00Z" w:initials="PO">
    <w:p w14:paraId="5BB70AB9" w14:textId="77777777" w:rsidR="009A2FDD" w:rsidRDefault="009A2FDD" w:rsidP="009A2FDD">
      <w:pPr>
        <w:pStyle w:val="CommentText"/>
      </w:pPr>
      <w:r>
        <w:rPr>
          <w:rStyle w:val="CommentReference"/>
        </w:rPr>
        <w:annotationRef/>
      </w:r>
      <w:r>
        <w:t>Can you please help us with this?</w:t>
      </w:r>
    </w:p>
  </w:comment>
  <w:comment w:id="38" w:author="Okafor, Paul O." w:date="2026-04-02T16:55:00Z" w:initials="PO">
    <w:p w14:paraId="3AD531F7" w14:textId="77777777" w:rsidR="0020767F" w:rsidRDefault="0020767F" w:rsidP="0020767F">
      <w:pPr>
        <w:pStyle w:val="CommentText"/>
      </w:pPr>
      <w:r>
        <w:rPr>
          <w:rStyle w:val="CommentReference"/>
        </w:rPr>
        <w:annotationRef/>
      </w:r>
      <w:r>
        <w:t>This is for our lab. We considered only these two treatments</w:t>
      </w:r>
    </w:p>
  </w:comment>
  <w:comment w:id="39" w:author="Patai, Roland   (HSC)" w:date="2026-03-25T15:17:00Z" w:initials="RP">
    <w:p w14:paraId="6C87193E" w14:textId="77777777" w:rsidR="000668AB" w:rsidRDefault="000668AB" w:rsidP="000668AB">
      <w:pPr>
        <w:pStyle w:val="CommentText"/>
      </w:pPr>
      <w:r>
        <w:rPr>
          <w:rStyle w:val="CommentReference"/>
        </w:rPr>
        <w:annotationRef/>
      </w:r>
      <w:r>
        <w:t>What does this means exactly?</w:t>
      </w:r>
    </w:p>
  </w:comment>
  <w:comment w:id="40" w:author="Okafor, Paul O." w:date="2026-03-27T11:19:00Z" w:initials="PO">
    <w:p w14:paraId="2F874D86" w14:textId="77777777" w:rsidR="009A2FDD" w:rsidRDefault="009A2FDD" w:rsidP="009A2FDD">
      <w:pPr>
        <w:pStyle w:val="CommentText"/>
      </w:pPr>
      <w:r>
        <w:rPr>
          <w:rStyle w:val="CommentReference"/>
        </w:rPr>
        <w:annotationRef/>
      </w:r>
      <w:r>
        <w:t>We will need to discuss this</w:t>
      </w:r>
    </w:p>
  </w:comment>
  <w:comment w:id="41" w:author="Okafor, Paul O." w:date="2026-03-27T11:20:00Z" w:initials="PO">
    <w:p w14:paraId="33F5CA46" w14:textId="77777777" w:rsidR="009C1C8F" w:rsidRDefault="00D71476" w:rsidP="009C1C8F">
      <w:pPr>
        <w:pStyle w:val="CommentText"/>
      </w:pPr>
      <w:r>
        <w:rPr>
          <w:rStyle w:val="CommentReference"/>
        </w:rPr>
        <w:annotationRef/>
      </w:r>
      <w:r w:rsidR="009C1C8F">
        <w:t>Did you mean it is already fully understood (Question to Ask Roli)</w:t>
      </w:r>
    </w:p>
  </w:comment>
  <w:comment w:id="42" w:author="Okafor, Paul O." w:date="2026-04-02T16:57:00Z" w:initials="PO">
    <w:p w14:paraId="586533D3" w14:textId="77777777" w:rsidR="0020767F" w:rsidRDefault="0020767F" w:rsidP="0020767F">
      <w:pPr>
        <w:pStyle w:val="CommentText"/>
      </w:pPr>
      <w:r>
        <w:rPr>
          <w:rStyle w:val="CommentReference"/>
        </w:rPr>
        <w:annotationRef/>
      </w:r>
      <w:r>
        <w:t>rephrase</w:t>
      </w:r>
    </w:p>
  </w:comment>
  <w:comment w:id="43" w:author="Patai, Roland   (HSC)" w:date="2026-03-25T15:20:00Z" w:initials="RP">
    <w:p w14:paraId="2051418F" w14:textId="22342740" w:rsidR="000668AB" w:rsidRDefault="000668AB" w:rsidP="000668AB">
      <w:pPr>
        <w:pStyle w:val="CommentText"/>
      </w:pPr>
      <w:r>
        <w:rPr>
          <w:rStyle w:val="CommentReference"/>
        </w:rPr>
        <w:annotationRef/>
      </w:r>
      <w:r>
        <w:t>What does it mean in a preclinical model?</w:t>
      </w:r>
    </w:p>
  </w:comment>
  <w:comment w:id="44" w:author="Okafor, Paul O." w:date="2026-03-27T11:22:00Z" w:initials="PO">
    <w:p w14:paraId="2171BD3E" w14:textId="77777777" w:rsidR="00D71476" w:rsidRDefault="00D71476" w:rsidP="00D71476">
      <w:pPr>
        <w:pStyle w:val="CommentText"/>
      </w:pPr>
      <w:r>
        <w:rPr>
          <w:rStyle w:val="CommentReference"/>
        </w:rPr>
        <w:annotationRef/>
      </w:r>
      <w:r>
        <w:t>We need to discuss this</w:t>
      </w:r>
    </w:p>
  </w:comment>
  <w:comment w:id="45" w:author="Okafor, Paul O." w:date="2026-04-02T17:01:00Z" w:initials="PO">
    <w:p w14:paraId="556A7ABD" w14:textId="77777777" w:rsidR="00DC650C" w:rsidRDefault="00DC650C" w:rsidP="00DC650C">
      <w:pPr>
        <w:pStyle w:val="CommentText"/>
      </w:pPr>
      <w:r>
        <w:rPr>
          <w:rStyle w:val="CommentReference"/>
        </w:rPr>
        <w:annotationRef/>
      </w:r>
      <w:r>
        <w:t>This study is the first to provide clinical correlation in P16-3MR</w:t>
      </w:r>
    </w:p>
  </w:comment>
  <w:comment w:id="46" w:author="Okafor, Paul O." w:date="2026-04-02T17:05:00Z" w:initials="PO">
    <w:p w14:paraId="71D17B30" w14:textId="77777777" w:rsidR="00A1106A" w:rsidRDefault="00A1106A" w:rsidP="00A1106A">
      <w:pPr>
        <w:pStyle w:val="CommentText"/>
      </w:pPr>
      <w:r>
        <w:rPr>
          <w:rStyle w:val="CommentReference"/>
        </w:rPr>
        <w:annotationRef/>
      </w:r>
      <w:r>
        <w:t>This entire paragraph needs to rephrased.</w:t>
      </w:r>
    </w:p>
  </w:comment>
  <w:comment w:id="50" w:author="Patai, Roland   (HSC)" w:date="2026-03-25T15:20:00Z" w:initials="RP">
    <w:p w14:paraId="3486BA77" w14:textId="77777777" w:rsidR="000668AB" w:rsidRDefault="000668AB" w:rsidP="000668AB">
      <w:pPr>
        <w:pStyle w:val="CommentText"/>
      </w:pPr>
      <w:r>
        <w:rPr>
          <w:rStyle w:val="CommentReference"/>
        </w:rPr>
        <w:annotationRef/>
      </w:r>
      <w:r>
        <w:t>Now its changed to Health Campus</w:t>
      </w:r>
    </w:p>
  </w:comment>
  <w:comment w:id="55" w:author="Patai, Roland   (HSC)" w:date="2026-03-25T15:21:00Z" w:initials="RP">
    <w:p w14:paraId="5E131EFF" w14:textId="77777777" w:rsidR="000668AB" w:rsidRDefault="000668AB" w:rsidP="000668AB">
      <w:pPr>
        <w:pStyle w:val="CommentText"/>
      </w:pPr>
      <w:r>
        <w:rPr>
          <w:rStyle w:val="CommentReference"/>
        </w:rPr>
        <w:annotationRef/>
      </w:r>
      <w:r>
        <w:t>Previously it was already introduced and abbreviated differently.</w:t>
      </w:r>
    </w:p>
  </w:comment>
  <w:comment w:id="62" w:author="Patai, Roland   (HSC)" w:date="2026-03-25T15:45:00Z" w:initials="RP">
    <w:p w14:paraId="5064A8D9" w14:textId="77777777" w:rsidR="00993BBB" w:rsidRDefault="00993BBB" w:rsidP="00993BBB">
      <w:pPr>
        <w:pStyle w:val="CommentText"/>
      </w:pPr>
      <w:r>
        <w:rPr>
          <w:rStyle w:val="CommentReference"/>
        </w:rPr>
        <w:annotationRef/>
      </w:r>
      <w:r>
        <w:t>It sounds repetitive. Already discussed the conditions with a lot of details.</w:t>
      </w:r>
    </w:p>
  </w:comment>
  <w:comment w:id="66" w:author="Patai, Roland   (HSC)" w:date="2026-03-25T15:30:00Z" w:initials="RP">
    <w:p w14:paraId="4404483E" w14:textId="77777777" w:rsidR="008323C0" w:rsidRDefault="008323C0" w:rsidP="008323C0">
      <w:pPr>
        <w:pStyle w:val="CommentText"/>
      </w:pPr>
      <w:r>
        <w:rPr>
          <w:rStyle w:val="CommentReference"/>
        </w:rPr>
        <w:annotationRef/>
      </w:r>
      <w:r>
        <w:t>This is vague</w:t>
      </w:r>
    </w:p>
  </w:comment>
  <w:comment w:id="68" w:author="Patai, Roland   (HSC)" w:date="2026-03-25T15:31:00Z" w:initials="RP">
    <w:p w14:paraId="43799234" w14:textId="77777777" w:rsidR="008323C0" w:rsidRDefault="008323C0" w:rsidP="008323C0">
      <w:pPr>
        <w:pStyle w:val="CommentText"/>
      </w:pPr>
      <w:r>
        <w:rPr>
          <w:rStyle w:val="CommentReference"/>
        </w:rPr>
        <w:annotationRef/>
      </w:r>
      <w:r>
        <w:t>I would say functional measurements.</w:t>
      </w:r>
    </w:p>
  </w:comment>
  <w:comment w:id="70" w:author="Patai, Roland   (HSC)" w:date="2026-03-25T15:33:00Z" w:initials="RP">
    <w:p w14:paraId="221189CF" w14:textId="77777777" w:rsidR="008323C0" w:rsidRDefault="008323C0" w:rsidP="008323C0">
      <w:pPr>
        <w:pStyle w:val="CommentText"/>
      </w:pPr>
      <w:r>
        <w:rPr>
          <w:rStyle w:val="CommentReference"/>
        </w:rPr>
        <w:annotationRef/>
      </w:r>
      <w:r>
        <w:t>Previously introduced abbreviations are generally missing.</w:t>
      </w:r>
    </w:p>
  </w:comment>
  <w:comment w:id="71" w:author="Okafor, Paul O." w:date="2026-04-02T12:39:00Z" w:initials="PO">
    <w:p w14:paraId="581431CA" w14:textId="77777777" w:rsidR="00AE4197" w:rsidRDefault="00AE4197" w:rsidP="00AE4197">
      <w:pPr>
        <w:pStyle w:val="CommentText"/>
      </w:pPr>
      <w:r>
        <w:rPr>
          <w:rStyle w:val="CommentReference"/>
        </w:rPr>
        <w:annotationRef/>
      </w:r>
      <w:r>
        <w:t>Done</w:t>
      </w:r>
    </w:p>
  </w:comment>
  <w:comment w:id="67" w:author="Patai, Roland   (HSC)" w:date="2026-03-25T15:33:00Z" w:initials="RP">
    <w:p w14:paraId="01A84509" w14:textId="77777777" w:rsidR="008323C0" w:rsidRDefault="008323C0" w:rsidP="008323C0">
      <w:pPr>
        <w:pStyle w:val="CommentText"/>
      </w:pPr>
      <w:r>
        <w:rPr>
          <w:rStyle w:val="CommentReference"/>
        </w:rPr>
        <w:annotationRef/>
      </w:r>
      <w:r>
        <w:t>Is this properly interpreted?</w:t>
      </w:r>
    </w:p>
  </w:comment>
  <w:comment w:id="74" w:author="Patai, Roland   (HSC)" w:date="2026-03-25T15:34:00Z" w:initials="RP">
    <w:p w14:paraId="69F319EE" w14:textId="77777777" w:rsidR="008323C0" w:rsidRDefault="008323C0" w:rsidP="008323C0">
      <w:pPr>
        <w:pStyle w:val="CommentText"/>
      </w:pPr>
      <w:r>
        <w:rPr>
          <w:rStyle w:val="CommentReference"/>
        </w:rPr>
        <w:annotationRef/>
      </w:r>
      <w:r>
        <w:t>Introduced but not used</w:t>
      </w:r>
    </w:p>
  </w:comment>
  <w:comment w:id="73" w:author="Patai, Roland   (HSC)" w:date="2026-03-25T15:40:00Z" w:initials="RP">
    <w:p w14:paraId="63531F87" w14:textId="77777777" w:rsidR="00993BBB" w:rsidRDefault="00993BBB" w:rsidP="00993BBB">
      <w:pPr>
        <w:pStyle w:val="CommentText"/>
      </w:pPr>
      <w:r>
        <w:rPr>
          <w:rStyle w:val="CommentReference"/>
        </w:rPr>
        <w:annotationRef/>
      </w:r>
      <w:r>
        <w:t>This is generally very limited in a manner of focusing on our previous works.</w:t>
      </w:r>
    </w:p>
  </w:comment>
  <w:comment w:id="75" w:author="Patai, Roland   (HSC)" w:date="2026-03-25T15:42:00Z" w:initials="RP">
    <w:p w14:paraId="05AB12AB" w14:textId="77777777" w:rsidR="00993BBB" w:rsidRDefault="00993BBB" w:rsidP="00993BBB">
      <w:pPr>
        <w:pStyle w:val="CommentText"/>
      </w:pPr>
      <w:r>
        <w:rPr>
          <w:rStyle w:val="CommentReference"/>
        </w:rPr>
        <w:annotationRef/>
      </w:r>
      <w:r>
        <w:t>Was this introduced?</w:t>
      </w:r>
    </w:p>
  </w:comment>
  <w:comment w:id="76" w:author="Okafor, Paul O." w:date="2026-04-02T12:49:00Z" w:initials="PO">
    <w:p w14:paraId="5CCDB825" w14:textId="77777777" w:rsidR="00E23BAB" w:rsidRDefault="00E23BAB" w:rsidP="00E23BAB">
      <w:pPr>
        <w:pStyle w:val="CommentText"/>
      </w:pPr>
      <w:r>
        <w:rPr>
          <w:rStyle w:val="CommentReference"/>
        </w:rPr>
        <w:annotationRef/>
      </w:r>
      <w:r>
        <w:t>Yes, we introduced NVC data in Table 2 (under Neurovascular coupling category), and then in subsequent sections in the paper.</w:t>
      </w:r>
    </w:p>
  </w:comment>
  <w:comment w:id="78" w:author="Patai, Roland   (HSC)" w:date="2026-03-25T15:36:00Z" w:initials="RP">
    <w:p w14:paraId="1B74EFCC" w14:textId="77777777" w:rsidR="00993BBB" w:rsidRDefault="00993BBB" w:rsidP="00993BBB">
      <w:pPr>
        <w:pStyle w:val="CommentText"/>
      </w:pPr>
      <w:r>
        <w:rPr>
          <w:rStyle w:val="CommentReference"/>
        </w:rPr>
        <w:annotationRef/>
      </w:r>
      <w:r>
        <w:t>Already introduced and previously it was used alone without the Navitoclax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61DB84" w15:done="0"/>
  <w15:commentEx w15:paraId="20886BF5" w15:paraIdParent="2561DB84" w15:done="0"/>
  <w15:commentEx w15:paraId="66B73AC8" w15:done="0"/>
  <w15:commentEx w15:paraId="16D497C6" w15:paraIdParent="66B73AC8" w15:done="0"/>
  <w15:commentEx w15:paraId="2B196286" w15:done="0"/>
  <w15:commentEx w15:paraId="774849D9" w15:paraIdParent="2B196286" w15:done="0"/>
  <w15:commentEx w15:paraId="5B1306C9" w15:done="0"/>
  <w15:commentEx w15:paraId="0BF3C3B2" w15:paraIdParent="5B1306C9" w15:done="0"/>
  <w15:commentEx w15:paraId="0DBFFA33" w15:done="0"/>
  <w15:commentEx w15:paraId="44F01125" w15:paraIdParent="0DBFFA33" w15:done="0"/>
  <w15:commentEx w15:paraId="17DB00D9" w15:done="0"/>
  <w15:commentEx w15:paraId="050E460F" w15:paraIdParent="17DB00D9" w15:done="0"/>
  <w15:commentEx w15:paraId="0A939482" w15:paraIdParent="17DB00D9" w15:done="0"/>
  <w15:commentEx w15:paraId="3E1564C3" w15:done="0"/>
  <w15:commentEx w15:paraId="2DF53A8A" w15:paraIdParent="3E1564C3" w15:done="0"/>
  <w15:commentEx w15:paraId="7A2FCB58" w15:done="0"/>
  <w15:commentEx w15:paraId="58CCC7B5" w15:paraIdParent="7A2FCB58" w15:done="0"/>
  <w15:commentEx w15:paraId="3C4CA8B2" w15:paraIdParent="7A2FCB58" w15:done="0"/>
  <w15:commentEx w15:paraId="1FCFAFD8" w15:done="0"/>
  <w15:commentEx w15:paraId="26E31237" w15:paraIdParent="1FCFAFD8" w15:done="0"/>
  <w15:commentEx w15:paraId="2092FD0A" w15:done="0"/>
  <w15:commentEx w15:paraId="5BB70AB9" w15:paraIdParent="2092FD0A" w15:done="0"/>
  <w15:commentEx w15:paraId="3AD531F7" w15:paraIdParent="2092FD0A" w15:done="0"/>
  <w15:commentEx w15:paraId="6C87193E" w15:done="0"/>
  <w15:commentEx w15:paraId="2F874D86" w15:paraIdParent="6C87193E" w15:done="0"/>
  <w15:commentEx w15:paraId="33F5CA46" w15:paraIdParent="6C87193E" w15:done="0"/>
  <w15:commentEx w15:paraId="586533D3" w15:paraIdParent="6C87193E" w15:done="0"/>
  <w15:commentEx w15:paraId="2051418F" w15:done="0"/>
  <w15:commentEx w15:paraId="2171BD3E" w15:paraIdParent="2051418F" w15:done="0"/>
  <w15:commentEx w15:paraId="556A7ABD" w15:paraIdParent="2051418F" w15:done="0"/>
  <w15:commentEx w15:paraId="71D17B30" w15:paraIdParent="2051418F" w15:done="0"/>
  <w15:commentEx w15:paraId="3486BA77" w15:done="0"/>
  <w15:commentEx w15:paraId="5E131EFF" w15:done="0"/>
  <w15:commentEx w15:paraId="5064A8D9" w15:done="0"/>
  <w15:commentEx w15:paraId="4404483E" w15:done="0"/>
  <w15:commentEx w15:paraId="43799234" w15:done="0"/>
  <w15:commentEx w15:paraId="221189CF" w15:done="0"/>
  <w15:commentEx w15:paraId="581431CA" w15:paraIdParent="221189CF" w15:done="0"/>
  <w15:commentEx w15:paraId="01A84509" w15:done="0"/>
  <w15:commentEx w15:paraId="69F319EE" w15:done="0"/>
  <w15:commentEx w15:paraId="63531F87" w15:done="0"/>
  <w15:commentEx w15:paraId="05AB12AB" w15:done="0"/>
  <w15:commentEx w15:paraId="5CCDB825" w15:paraIdParent="05AB12AB" w15:done="0"/>
  <w15:commentEx w15:paraId="1B74EF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021569" w16cex:dateUtc="2026-03-11T19:00:00Z"/>
  <w16cex:commentExtensible w16cex:durableId="04C5381E" w16cex:dateUtc="2026-03-31T19:31:00Z"/>
  <w16cex:commentExtensible w16cex:durableId="05096E9A" w16cex:dateUtc="2026-03-11T19:03:00Z"/>
  <w16cex:commentExtensible w16cex:durableId="09E12C47" w16cex:dateUtc="2026-03-31T19:33:00Z"/>
  <w16cex:commentExtensible w16cex:durableId="2E9C4ADB" w16cex:dateUtc="2026-03-11T19:06:00Z"/>
  <w16cex:commentExtensible w16cex:durableId="54B75411" w16cex:dateUtc="2026-03-31T19:35:00Z"/>
  <w16cex:commentExtensible w16cex:durableId="7D9E92E0" w16cex:dateUtc="2026-03-11T05:03:00Z"/>
  <w16cex:commentExtensible w16cex:durableId="73362E01" w16cex:dateUtc="2026-03-27T16:15:00Z"/>
  <w16cex:commentExtensible w16cex:durableId="2B7A67AE" w16cex:dateUtc="2026-03-11T04:58:00Z"/>
  <w16cex:commentExtensible w16cex:durableId="1304E85F" w16cex:dateUtc="2026-03-27T16:15:00Z"/>
  <w16cex:commentExtensible w16cex:durableId="689936A2" w16cex:dateUtc="2026-03-11T19:15:00Z"/>
  <w16cex:commentExtensible w16cex:durableId="01795B05" w16cex:dateUtc="2026-03-27T16:16:00Z"/>
  <w16cex:commentExtensible w16cex:durableId="7011187A" w16cex:dateUtc="2026-04-02T21:50:00Z"/>
  <w16cex:commentExtensible w16cex:durableId="1ECA595F" w16cex:dateUtc="2026-03-11T19:18:00Z"/>
  <w16cex:commentExtensible w16cex:durableId="0883685B" w16cex:dateUtc="2026-03-27T16:17:00Z"/>
  <w16cex:commentExtensible w16cex:durableId="761EDD69" w16cex:dateUtc="2026-03-25T20:10:00Z"/>
  <w16cex:commentExtensible w16cex:durableId="5A8068C5" w16cex:dateUtc="2026-03-27T16:18:00Z"/>
  <w16cex:commentExtensible w16cex:durableId="0F5818CA" w16cex:dateUtc="2026-03-27T16:18:00Z"/>
  <w16cex:commentExtensible w16cex:durableId="66A67CEC" w16cex:dateUtc="2026-02-12T21:03:00Z"/>
  <w16cex:commentExtensible w16cex:durableId="3C626F59" w16cex:dateUtc="2026-04-02T21:54:00Z"/>
  <w16cex:commentExtensible w16cex:durableId="30E885A6" w16cex:dateUtc="2026-03-25T20:13:00Z"/>
  <w16cex:commentExtensible w16cex:durableId="76FF9AC0" w16cex:dateUtc="2026-03-27T16:19:00Z"/>
  <w16cex:commentExtensible w16cex:durableId="46FBCCB4" w16cex:dateUtc="2026-04-02T21:55:00Z"/>
  <w16cex:commentExtensible w16cex:durableId="7B97E6E3" w16cex:dateUtc="2026-03-25T20:17:00Z"/>
  <w16cex:commentExtensible w16cex:durableId="437D6904" w16cex:dateUtc="2026-03-27T16:19:00Z"/>
  <w16cex:commentExtensible w16cex:durableId="7846612A" w16cex:dateUtc="2026-03-27T16:20:00Z"/>
  <w16cex:commentExtensible w16cex:durableId="483BAB17" w16cex:dateUtc="2026-04-02T21:57:00Z"/>
  <w16cex:commentExtensible w16cex:durableId="07F58E98" w16cex:dateUtc="2026-03-25T20:20:00Z"/>
  <w16cex:commentExtensible w16cex:durableId="7EB92A87" w16cex:dateUtc="2026-03-27T16:22:00Z"/>
  <w16cex:commentExtensible w16cex:durableId="7268594D" w16cex:dateUtc="2026-04-02T22:01:00Z"/>
  <w16cex:commentExtensible w16cex:durableId="2B53E94A" w16cex:dateUtc="2026-04-02T22:05:00Z"/>
  <w16cex:commentExtensible w16cex:durableId="53AB582B" w16cex:dateUtc="2026-03-25T20:20:00Z"/>
  <w16cex:commentExtensible w16cex:durableId="1C7C7DB9" w16cex:dateUtc="2026-03-25T20:21:00Z"/>
  <w16cex:commentExtensible w16cex:durableId="40D6B4DA" w16cex:dateUtc="2026-03-25T20:45:00Z"/>
  <w16cex:commentExtensible w16cex:durableId="1D4335E1" w16cex:dateUtc="2026-03-25T20:30:00Z"/>
  <w16cex:commentExtensible w16cex:durableId="51B97B0D" w16cex:dateUtc="2026-03-25T20:31:00Z"/>
  <w16cex:commentExtensible w16cex:durableId="106614E9" w16cex:dateUtc="2026-03-25T20:33:00Z"/>
  <w16cex:commentExtensible w16cex:durableId="0100C47E" w16cex:dateUtc="2026-04-02T17:39:00Z"/>
  <w16cex:commentExtensible w16cex:durableId="26F2605D" w16cex:dateUtc="2026-03-25T20:33:00Z"/>
  <w16cex:commentExtensible w16cex:durableId="5C3E42D7" w16cex:dateUtc="2026-03-25T20:34:00Z"/>
  <w16cex:commentExtensible w16cex:durableId="61E9C580" w16cex:dateUtc="2026-03-25T20:40:00Z"/>
  <w16cex:commentExtensible w16cex:durableId="29A35339" w16cex:dateUtc="2026-03-25T20:42:00Z"/>
  <w16cex:commentExtensible w16cex:durableId="1DDD09F1" w16cex:dateUtc="2026-04-02T17:49:00Z"/>
  <w16cex:commentExtensible w16cex:durableId="02E8C8EA" w16cex:dateUtc="2026-03-25T2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61DB84" w16cid:durableId="68021569"/>
  <w16cid:commentId w16cid:paraId="20886BF5" w16cid:durableId="04C5381E"/>
  <w16cid:commentId w16cid:paraId="66B73AC8" w16cid:durableId="05096E9A"/>
  <w16cid:commentId w16cid:paraId="16D497C6" w16cid:durableId="09E12C47"/>
  <w16cid:commentId w16cid:paraId="2B196286" w16cid:durableId="2E9C4ADB"/>
  <w16cid:commentId w16cid:paraId="774849D9" w16cid:durableId="54B75411"/>
  <w16cid:commentId w16cid:paraId="5B1306C9" w16cid:durableId="7D9E92E0"/>
  <w16cid:commentId w16cid:paraId="0BF3C3B2" w16cid:durableId="73362E01"/>
  <w16cid:commentId w16cid:paraId="0DBFFA33" w16cid:durableId="2B7A67AE"/>
  <w16cid:commentId w16cid:paraId="44F01125" w16cid:durableId="1304E85F"/>
  <w16cid:commentId w16cid:paraId="17DB00D9" w16cid:durableId="689936A2"/>
  <w16cid:commentId w16cid:paraId="050E460F" w16cid:durableId="01795B05"/>
  <w16cid:commentId w16cid:paraId="0A939482" w16cid:durableId="7011187A"/>
  <w16cid:commentId w16cid:paraId="3E1564C3" w16cid:durableId="1ECA595F"/>
  <w16cid:commentId w16cid:paraId="2DF53A8A" w16cid:durableId="0883685B"/>
  <w16cid:commentId w16cid:paraId="7A2FCB58" w16cid:durableId="761EDD69"/>
  <w16cid:commentId w16cid:paraId="58CCC7B5" w16cid:durableId="5A8068C5"/>
  <w16cid:commentId w16cid:paraId="3C4CA8B2" w16cid:durableId="0F5818CA"/>
  <w16cid:commentId w16cid:paraId="1FCFAFD8" w16cid:durableId="66A67CEC"/>
  <w16cid:commentId w16cid:paraId="26E31237" w16cid:durableId="3C626F59"/>
  <w16cid:commentId w16cid:paraId="2092FD0A" w16cid:durableId="30E885A6"/>
  <w16cid:commentId w16cid:paraId="5BB70AB9" w16cid:durableId="76FF9AC0"/>
  <w16cid:commentId w16cid:paraId="3AD531F7" w16cid:durableId="46FBCCB4"/>
  <w16cid:commentId w16cid:paraId="6C87193E" w16cid:durableId="7B97E6E3"/>
  <w16cid:commentId w16cid:paraId="2F874D86" w16cid:durableId="437D6904"/>
  <w16cid:commentId w16cid:paraId="33F5CA46" w16cid:durableId="7846612A"/>
  <w16cid:commentId w16cid:paraId="586533D3" w16cid:durableId="483BAB17"/>
  <w16cid:commentId w16cid:paraId="2051418F" w16cid:durableId="07F58E98"/>
  <w16cid:commentId w16cid:paraId="2171BD3E" w16cid:durableId="7EB92A87"/>
  <w16cid:commentId w16cid:paraId="556A7ABD" w16cid:durableId="7268594D"/>
  <w16cid:commentId w16cid:paraId="71D17B30" w16cid:durableId="2B53E94A"/>
  <w16cid:commentId w16cid:paraId="3486BA77" w16cid:durableId="53AB582B"/>
  <w16cid:commentId w16cid:paraId="5E131EFF" w16cid:durableId="1C7C7DB9"/>
  <w16cid:commentId w16cid:paraId="5064A8D9" w16cid:durableId="40D6B4DA"/>
  <w16cid:commentId w16cid:paraId="4404483E" w16cid:durableId="1D4335E1"/>
  <w16cid:commentId w16cid:paraId="43799234" w16cid:durableId="51B97B0D"/>
  <w16cid:commentId w16cid:paraId="221189CF" w16cid:durableId="106614E9"/>
  <w16cid:commentId w16cid:paraId="581431CA" w16cid:durableId="0100C47E"/>
  <w16cid:commentId w16cid:paraId="01A84509" w16cid:durableId="26F2605D"/>
  <w16cid:commentId w16cid:paraId="69F319EE" w16cid:durableId="5C3E42D7"/>
  <w16cid:commentId w16cid:paraId="63531F87" w16cid:durableId="61E9C580"/>
  <w16cid:commentId w16cid:paraId="05AB12AB" w16cid:durableId="29A35339"/>
  <w16cid:commentId w16cid:paraId="5CCDB825" w16cid:durableId="1DDD09F1"/>
  <w16cid:commentId w16cid:paraId="1B74EFCC" w16cid:durableId="02E8C8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FF93A" w14:textId="77777777" w:rsidR="00895F31" w:rsidRDefault="00895F31">
      <w:r>
        <w:separator/>
      </w:r>
    </w:p>
  </w:endnote>
  <w:endnote w:type="continuationSeparator" w:id="0">
    <w:p w14:paraId="2506DFB9" w14:textId="77777777" w:rsidR="00895F31" w:rsidRDefault="0089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D145" w14:textId="77777777" w:rsidR="00864958" w:rsidRPr="00386C7A" w:rsidRDefault="00864958" w:rsidP="009B0792">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6D3B5" w14:textId="77777777" w:rsidR="00895F31" w:rsidRDefault="00895F31">
      <w:r>
        <w:separator/>
      </w:r>
    </w:p>
  </w:footnote>
  <w:footnote w:type="continuationSeparator" w:id="0">
    <w:p w14:paraId="237AA51F" w14:textId="77777777" w:rsidR="00895F31" w:rsidRDefault="00895F31">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nHxFNj0I" int2:invalidationBookmarkName="" int2:hashCode="cobJxT6MWbRLyJ" int2:id="LmNEU4Br">
      <int2:state int2:value="Rejected" int2:type="spell"/>
    </int2:bookmark>
    <int2:bookmark int2:bookmarkName="_Int_SgYgbDQz" int2:invalidationBookmarkName="" int2:hashCode="PxJunlFADA2Bf6" int2:id="VDvIeoIe">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0F3217F3"/>
    <w:multiLevelType w:val="hybridMultilevel"/>
    <w:tmpl w:val="7E920728"/>
    <w:lvl w:ilvl="0" w:tplc="9A68F9FA">
      <w:start w:val="1"/>
      <w:numFmt w:val="decimal"/>
      <w:lvlText w:val="%1."/>
      <w:lvlJc w:val="left"/>
      <w:pPr>
        <w:ind w:left="605" w:hanging="360"/>
      </w:pPr>
      <w:rPr>
        <w:rFonts w:hint="default"/>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2" w15:restartNumberingAfterBreak="0">
    <w:nsid w:val="240A425C"/>
    <w:multiLevelType w:val="multilevel"/>
    <w:tmpl w:val="1A6C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A5B3D"/>
    <w:multiLevelType w:val="hybridMultilevel"/>
    <w:tmpl w:val="1C80A8BA"/>
    <w:lvl w:ilvl="0" w:tplc="0409000F">
      <w:start w:val="1"/>
      <w:numFmt w:val="decimal"/>
      <w:lvlText w:val="%1."/>
      <w:lvlJc w:val="left"/>
      <w:pPr>
        <w:ind w:left="965" w:hanging="360"/>
      </w:p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4"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5" w15:restartNumberingAfterBreak="0">
    <w:nsid w:val="33D479F8"/>
    <w:multiLevelType w:val="hybridMultilevel"/>
    <w:tmpl w:val="C5B2F56C"/>
    <w:lvl w:ilvl="0" w:tplc="2AEAAE8A">
      <w:start w:val="1"/>
      <w:numFmt w:val="upperRom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2D359C"/>
    <w:multiLevelType w:val="hybridMultilevel"/>
    <w:tmpl w:val="1C80A8BA"/>
    <w:lvl w:ilvl="0" w:tplc="FFFFFFFF">
      <w:start w:val="1"/>
      <w:numFmt w:val="decimal"/>
      <w:lvlText w:val="%1."/>
      <w:lvlJc w:val="left"/>
      <w:pPr>
        <w:ind w:left="965" w:hanging="360"/>
      </w:pPr>
    </w:lvl>
    <w:lvl w:ilvl="1" w:tplc="FFFFFFFF" w:tentative="1">
      <w:start w:val="1"/>
      <w:numFmt w:val="lowerLetter"/>
      <w:lvlText w:val="%2."/>
      <w:lvlJc w:val="left"/>
      <w:pPr>
        <w:ind w:left="1685" w:hanging="360"/>
      </w:pPr>
    </w:lvl>
    <w:lvl w:ilvl="2" w:tplc="FFFFFFFF" w:tentative="1">
      <w:start w:val="1"/>
      <w:numFmt w:val="lowerRoman"/>
      <w:lvlText w:val="%3."/>
      <w:lvlJc w:val="right"/>
      <w:pPr>
        <w:ind w:left="2405" w:hanging="180"/>
      </w:pPr>
    </w:lvl>
    <w:lvl w:ilvl="3" w:tplc="FFFFFFFF" w:tentative="1">
      <w:start w:val="1"/>
      <w:numFmt w:val="decimal"/>
      <w:lvlText w:val="%4."/>
      <w:lvlJc w:val="left"/>
      <w:pPr>
        <w:ind w:left="3125" w:hanging="360"/>
      </w:pPr>
    </w:lvl>
    <w:lvl w:ilvl="4" w:tplc="FFFFFFFF" w:tentative="1">
      <w:start w:val="1"/>
      <w:numFmt w:val="lowerLetter"/>
      <w:lvlText w:val="%5."/>
      <w:lvlJc w:val="left"/>
      <w:pPr>
        <w:ind w:left="3845" w:hanging="360"/>
      </w:pPr>
    </w:lvl>
    <w:lvl w:ilvl="5" w:tplc="FFFFFFFF" w:tentative="1">
      <w:start w:val="1"/>
      <w:numFmt w:val="lowerRoman"/>
      <w:lvlText w:val="%6."/>
      <w:lvlJc w:val="right"/>
      <w:pPr>
        <w:ind w:left="4565" w:hanging="180"/>
      </w:pPr>
    </w:lvl>
    <w:lvl w:ilvl="6" w:tplc="FFFFFFFF" w:tentative="1">
      <w:start w:val="1"/>
      <w:numFmt w:val="decimal"/>
      <w:lvlText w:val="%7."/>
      <w:lvlJc w:val="left"/>
      <w:pPr>
        <w:ind w:left="5285" w:hanging="360"/>
      </w:pPr>
    </w:lvl>
    <w:lvl w:ilvl="7" w:tplc="FFFFFFFF" w:tentative="1">
      <w:start w:val="1"/>
      <w:numFmt w:val="lowerLetter"/>
      <w:lvlText w:val="%8."/>
      <w:lvlJc w:val="left"/>
      <w:pPr>
        <w:ind w:left="6005" w:hanging="360"/>
      </w:pPr>
    </w:lvl>
    <w:lvl w:ilvl="8" w:tplc="FFFFFFFF" w:tentative="1">
      <w:start w:val="1"/>
      <w:numFmt w:val="lowerRoman"/>
      <w:lvlText w:val="%9."/>
      <w:lvlJc w:val="right"/>
      <w:pPr>
        <w:ind w:left="6725" w:hanging="180"/>
      </w:pPr>
    </w:lvl>
  </w:abstractNum>
  <w:abstractNum w:abstractNumId="7" w15:restartNumberingAfterBreak="0">
    <w:nsid w:val="422005F3"/>
    <w:multiLevelType w:val="multilevel"/>
    <w:tmpl w:val="B5F2AAC0"/>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42BE274B"/>
    <w:multiLevelType w:val="hybridMultilevel"/>
    <w:tmpl w:val="97BA4186"/>
    <w:lvl w:ilvl="0" w:tplc="FA701E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6A38AD"/>
    <w:multiLevelType w:val="hybridMultilevel"/>
    <w:tmpl w:val="0526C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4705F0"/>
    <w:multiLevelType w:val="multilevel"/>
    <w:tmpl w:val="EC60AA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AB86AFD"/>
    <w:multiLevelType w:val="hybridMultilevel"/>
    <w:tmpl w:val="B88EA50A"/>
    <w:lvl w:ilvl="0" w:tplc="2B7A73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C20E15"/>
    <w:multiLevelType w:val="hybridMultilevel"/>
    <w:tmpl w:val="84AC63DC"/>
    <w:lvl w:ilvl="0" w:tplc="D13EDD32">
      <w:start w:val="1"/>
      <w:numFmt w:val="lowerLetter"/>
      <w:lvlText w:val="%1."/>
      <w:lvlJc w:val="left"/>
      <w:pPr>
        <w:ind w:left="605" w:hanging="360"/>
      </w:pPr>
      <w:rPr>
        <w:rFonts w:hint="default"/>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13" w15:restartNumberingAfterBreak="0">
    <w:nsid w:val="7C201A05"/>
    <w:multiLevelType w:val="multilevel"/>
    <w:tmpl w:val="D730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818931">
    <w:abstractNumId w:val="4"/>
  </w:num>
  <w:num w:numId="2" w16cid:durableId="2118521392">
    <w:abstractNumId w:val="0"/>
  </w:num>
  <w:num w:numId="3" w16cid:durableId="2068645328">
    <w:abstractNumId w:val="3"/>
  </w:num>
  <w:num w:numId="4" w16cid:durableId="704210604">
    <w:abstractNumId w:val="5"/>
  </w:num>
  <w:num w:numId="5" w16cid:durableId="1016267906">
    <w:abstractNumId w:val="11"/>
  </w:num>
  <w:num w:numId="6" w16cid:durableId="185171401">
    <w:abstractNumId w:val="9"/>
  </w:num>
  <w:num w:numId="7" w16cid:durableId="30686888">
    <w:abstractNumId w:val="8"/>
  </w:num>
  <w:num w:numId="8" w16cid:durableId="802963651">
    <w:abstractNumId w:val="1"/>
  </w:num>
  <w:num w:numId="9" w16cid:durableId="1628898885">
    <w:abstractNumId w:val="6"/>
  </w:num>
  <w:num w:numId="10" w16cid:durableId="739527015">
    <w:abstractNumId w:val="13"/>
  </w:num>
  <w:num w:numId="11" w16cid:durableId="2095588413">
    <w:abstractNumId w:val="2"/>
  </w:num>
  <w:num w:numId="12" w16cid:durableId="730738022">
    <w:abstractNumId w:val="12"/>
  </w:num>
  <w:num w:numId="13" w16cid:durableId="345255647">
    <w:abstractNumId w:val="10"/>
  </w:num>
  <w:num w:numId="14" w16cid:durableId="9884322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tai, Roland   (HSC)">
    <w15:presenceInfo w15:providerId="AD" w15:userId="S::Roland-Patai@ou.edu::364582cc-32a9-4d31-89e2-b9cb3a514422"/>
  </w15:person>
  <w15:person w15:author="Okafor, Paul O.">
    <w15:presenceInfo w15:providerId="AD" w15:userId="S::Paul.O.Okafor-1@ou.edu::2be5de73-97a2-4cb4-b567-382a67b6055d"/>
  </w15:person>
  <w15:person w15:author="Hemmati, Soheil">
    <w15:presenceInfo w15:providerId="AD" w15:userId="S::soheil.hemmati@ou.edu::06cd5bbb-b11a-4715-a20e-ea1d8d42ff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96"/>
    <w:rsid w:val="00000AA5"/>
    <w:rsid w:val="00001922"/>
    <w:rsid w:val="00001AA5"/>
    <w:rsid w:val="00001D6E"/>
    <w:rsid w:val="00002DE1"/>
    <w:rsid w:val="00003251"/>
    <w:rsid w:val="00003322"/>
    <w:rsid w:val="00003855"/>
    <w:rsid w:val="0000395C"/>
    <w:rsid w:val="00003D04"/>
    <w:rsid w:val="00003F53"/>
    <w:rsid w:val="00004E02"/>
    <w:rsid w:val="00004E64"/>
    <w:rsid w:val="00004FDF"/>
    <w:rsid w:val="00005477"/>
    <w:rsid w:val="00005C13"/>
    <w:rsid w:val="000077DF"/>
    <w:rsid w:val="000109BB"/>
    <w:rsid w:val="00010CE8"/>
    <w:rsid w:val="00010F30"/>
    <w:rsid w:val="00011AEB"/>
    <w:rsid w:val="00012652"/>
    <w:rsid w:val="000128E3"/>
    <w:rsid w:val="00012FEF"/>
    <w:rsid w:val="00013ACB"/>
    <w:rsid w:val="000144DC"/>
    <w:rsid w:val="00014626"/>
    <w:rsid w:val="0001462E"/>
    <w:rsid w:val="000148C3"/>
    <w:rsid w:val="00014937"/>
    <w:rsid w:val="00014969"/>
    <w:rsid w:val="00014A50"/>
    <w:rsid w:val="00015238"/>
    <w:rsid w:val="00015D62"/>
    <w:rsid w:val="00016479"/>
    <w:rsid w:val="00016988"/>
    <w:rsid w:val="00017552"/>
    <w:rsid w:val="00022A81"/>
    <w:rsid w:val="0002316B"/>
    <w:rsid w:val="00023170"/>
    <w:rsid w:val="0002334F"/>
    <w:rsid w:val="000234B1"/>
    <w:rsid w:val="000235DC"/>
    <w:rsid w:val="00023D00"/>
    <w:rsid w:val="00023DAC"/>
    <w:rsid w:val="00024CAA"/>
    <w:rsid w:val="000252B8"/>
    <w:rsid w:val="00025C45"/>
    <w:rsid w:val="0002671D"/>
    <w:rsid w:val="000268AA"/>
    <w:rsid w:val="0002770C"/>
    <w:rsid w:val="000278C5"/>
    <w:rsid w:val="00027900"/>
    <w:rsid w:val="00030173"/>
    <w:rsid w:val="000301EC"/>
    <w:rsid w:val="000304D6"/>
    <w:rsid w:val="000311A6"/>
    <w:rsid w:val="000311C8"/>
    <w:rsid w:val="0003189E"/>
    <w:rsid w:val="0003190A"/>
    <w:rsid w:val="00031CA0"/>
    <w:rsid w:val="00032D3B"/>
    <w:rsid w:val="000330DC"/>
    <w:rsid w:val="000330E9"/>
    <w:rsid w:val="0003347F"/>
    <w:rsid w:val="00033964"/>
    <w:rsid w:val="00033973"/>
    <w:rsid w:val="00033A95"/>
    <w:rsid w:val="00033AF9"/>
    <w:rsid w:val="00033F00"/>
    <w:rsid w:val="00033FC3"/>
    <w:rsid w:val="00034995"/>
    <w:rsid w:val="00034BC5"/>
    <w:rsid w:val="00034C4B"/>
    <w:rsid w:val="00034CEE"/>
    <w:rsid w:val="00034D6A"/>
    <w:rsid w:val="00036062"/>
    <w:rsid w:val="00036285"/>
    <w:rsid w:val="00036471"/>
    <w:rsid w:val="000366C2"/>
    <w:rsid w:val="000368B3"/>
    <w:rsid w:val="00036AC9"/>
    <w:rsid w:val="000370A1"/>
    <w:rsid w:val="00037CB6"/>
    <w:rsid w:val="00037E39"/>
    <w:rsid w:val="00040C49"/>
    <w:rsid w:val="00040E47"/>
    <w:rsid w:val="00041ACD"/>
    <w:rsid w:val="00041E63"/>
    <w:rsid w:val="000425E7"/>
    <w:rsid w:val="0004271A"/>
    <w:rsid w:val="00042B42"/>
    <w:rsid w:val="00042DFC"/>
    <w:rsid w:val="00042EE0"/>
    <w:rsid w:val="00043190"/>
    <w:rsid w:val="000447AC"/>
    <w:rsid w:val="00045322"/>
    <w:rsid w:val="00045688"/>
    <w:rsid w:val="00045958"/>
    <w:rsid w:val="000459F6"/>
    <w:rsid w:val="00045A94"/>
    <w:rsid w:val="00045F44"/>
    <w:rsid w:val="000466D9"/>
    <w:rsid w:val="000467A6"/>
    <w:rsid w:val="00046A6D"/>
    <w:rsid w:val="00047A15"/>
    <w:rsid w:val="00050FBB"/>
    <w:rsid w:val="000512D1"/>
    <w:rsid w:val="000515CA"/>
    <w:rsid w:val="00051B78"/>
    <w:rsid w:val="000520E8"/>
    <w:rsid w:val="00052A70"/>
    <w:rsid w:val="00052C03"/>
    <w:rsid w:val="00053522"/>
    <w:rsid w:val="00053617"/>
    <w:rsid w:val="000539EE"/>
    <w:rsid w:val="00053BD8"/>
    <w:rsid w:val="000547B6"/>
    <w:rsid w:val="000547DE"/>
    <w:rsid w:val="00054951"/>
    <w:rsid w:val="00054D1A"/>
    <w:rsid w:val="00055559"/>
    <w:rsid w:val="000557CF"/>
    <w:rsid w:val="000567FB"/>
    <w:rsid w:val="00057047"/>
    <w:rsid w:val="0006007C"/>
    <w:rsid w:val="000601A2"/>
    <w:rsid w:val="00060B4A"/>
    <w:rsid w:val="00061B54"/>
    <w:rsid w:val="00062ADC"/>
    <w:rsid w:val="00062B71"/>
    <w:rsid w:val="00062DFE"/>
    <w:rsid w:val="00063A98"/>
    <w:rsid w:val="00063C19"/>
    <w:rsid w:val="00064AFA"/>
    <w:rsid w:val="00064E2D"/>
    <w:rsid w:val="000651B7"/>
    <w:rsid w:val="00065951"/>
    <w:rsid w:val="00065C41"/>
    <w:rsid w:val="00065F99"/>
    <w:rsid w:val="00066126"/>
    <w:rsid w:val="000665BE"/>
    <w:rsid w:val="000668AB"/>
    <w:rsid w:val="00066A6A"/>
    <w:rsid w:val="00067490"/>
    <w:rsid w:val="00067DFF"/>
    <w:rsid w:val="000700FC"/>
    <w:rsid w:val="00070CE7"/>
    <w:rsid w:val="00070D7B"/>
    <w:rsid w:val="00070DBA"/>
    <w:rsid w:val="00071345"/>
    <w:rsid w:val="0007190A"/>
    <w:rsid w:val="000719B7"/>
    <w:rsid w:val="000724C8"/>
    <w:rsid w:val="00072793"/>
    <w:rsid w:val="00072A08"/>
    <w:rsid w:val="00072ADF"/>
    <w:rsid w:val="00072D59"/>
    <w:rsid w:val="000735D6"/>
    <w:rsid w:val="00073E06"/>
    <w:rsid w:val="00073FB3"/>
    <w:rsid w:val="00074217"/>
    <w:rsid w:val="0007458C"/>
    <w:rsid w:val="00074648"/>
    <w:rsid w:val="000746A8"/>
    <w:rsid w:val="0007496F"/>
    <w:rsid w:val="00074CF3"/>
    <w:rsid w:val="00075811"/>
    <w:rsid w:val="00075D85"/>
    <w:rsid w:val="00075EE2"/>
    <w:rsid w:val="00076015"/>
    <w:rsid w:val="00076512"/>
    <w:rsid w:val="00076881"/>
    <w:rsid w:val="0007755B"/>
    <w:rsid w:val="00077824"/>
    <w:rsid w:val="0007788E"/>
    <w:rsid w:val="00077B21"/>
    <w:rsid w:val="000800AA"/>
    <w:rsid w:val="00080BCE"/>
    <w:rsid w:val="0008147B"/>
    <w:rsid w:val="0008176A"/>
    <w:rsid w:val="00081F0F"/>
    <w:rsid w:val="00082078"/>
    <w:rsid w:val="000825F0"/>
    <w:rsid w:val="00082837"/>
    <w:rsid w:val="000833B2"/>
    <w:rsid w:val="000837DA"/>
    <w:rsid w:val="00083944"/>
    <w:rsid w:val="0008466E"/>
    <w:rsid w:val="00084ECC"/>
    <w:rsid w:val="000851B8"/>
    <w:rsid w:val="000856D4"/>
    <w:rsid w:val="00085BCA"/>
    <w:rsid w:val="00085EA3"/>
    <w:rsid w:val="0008600A"/>
    <w:rsid w:val="00086016"/>
    <w:rsid w:val="00086865"/>
    <w:rsid w:val="00086C6C"/>
    <w:rsid w:val="00087938"/>
    <w:rsid w:val="00087ABA"/>
    <w:rsid w:val="0009174C"/>
    <w:rsid w:val="00091CA4"/>
    <w:rsid w:val="00091CAA"/>
    <w:rsid w:val="000922E2"/>
    <w:rsid w:val="00092387"/>
    <w:rsid w:val="000931A9"/>
    <w:rsid w:val="0009342B"/>
    <w:rsid w:val="000937BD"/>
    <w:rsid w:val="00095791"/>
    <w:rsid w:val="000958BB"/>
    <w:rsid w:val="00095EEE"/>
    <w:rsid w:val="00096C06"/>
    <w:rsid w:val="000A03B0"/>
    <w:rsid w:val="000A0890"/>
    <w:rsid w:val="000A0FBA"/>
    <w:rsid w:val="000A18D5"/>
    <w:rsid w:val="000A2119"/>
    <w:rsid w:val="000A28D4"/>
    <w:rsid w:val="000A3158"/>
    <w:rsid w:val="000A34BB"/>
    <w:rsid w:val="000A4195"/>
    <w:rsid w:val="000A495A"/>
    <w:rsid w:val="000A4A1C"/>
    <w:rsid w:val="000A4C6D"/>
    <w:rsid w:val="000A576D"/>
    <w:rsid w:val="000A74EB"/>
    <w:rsid w:val="000A758C"/>
    <w:rsid w:val="000B05D5"/>
    <w:rsid w:val="000B095D"/>
    <w:rsid w:val="000B0990"/>
    <w:rsid w:val="000B232A"/>
    <w:rsid w:val="000B2995"/>
    <w:rsid w:val="000B2FA0"/>
    <w:rsid w:val="000B308C"/>
    <w:rsid w:val="000B3C7A"/>
    <w:rsid w:val="000B4BF4"/>
    <w:rsid w:val="000B54FA"/>
    <w:rsid w:val="000B62E6"/>
    <w:rsid w:val="000B7A96"/>
    <w:rsid w:val="000C094F"/>
    <w:rsid w:val="000C0B31"/>
    <w:rsid w:val="000C1484"/>
    <w:rsid w:val="000C1769"/>
    <w:rsid w:val="000C1DFF"/>
    <w:rsid w:val="000C28CE"/>
    <w:rsid w:val="000C29FC"/>
    <w:rsid w:val="000C2A14"/>
    <w:rsid w:val="000C33FB"/>
    <w:rsid w:val="000C45BB"/>
    <w:rsid w:val="000C57C6"/>
    <w:rsid w:val="000C5A9A"/>
    <w:rsid w:val="000C60EC"/>
    <w:rsid w:val="000C6B89"/>
    <w:rsid w:val="000C7427"/>
    <w:rsid w:val="000C7775"/>
    <w:rsid w:val="000C7BCD"/>
    <w:rsid w:val="000C7DE2"/>
    <w:rsid w:val="000C7EF2"/>
    <w:rsid w:val="000D0035"/>
    <w:rsid w:val="000D018D"/>
    <w:rsid w:val="000D0267"/>
    <w:rsid w:val="000D0518"/>
    <w:rsid w:val="000D0AE6"/>
    <w:rsid w:val="000D0F68"/>
    <w:rsid w:val="000D1149"/>
    <w:rsid w:val="000D16EC"/>
    <w:rsid w:val="000D1802"/>
    <w:rsid w:val="000D1F21"/>
    <w:rsid w:val="000D2334"/>
    <w:rsid w:val="000D27F5"/>
    <w:rsid w:val="000D29DE"/>
    <w:rsid w:val="000D34A1"/>
    <w:rsid w:val="000D482A"/>
    <w:rsid w:val="000D4831"/>
    <w:rsid w:val="000D5542"/>
    <w:rsid w:val="000D567F"/>
    <w:rsid w:val="000D584F"/>
    <w:rsid w:val="000D6929"/>
    <w:rsid w:val="000D6CB4"/>
    <w:rsid w:val="000D705E"/>
    <w:rsid w:val="000D7AD9"/>
    <w:rsid w:val="000D7D77"/>
    <w:rsid w:val="000D7FD1"/>
    <w:rsid w:val="000E1A15"/>
    <w:rsid w:val="000E1D1E"/>
    <w:rsid w:val="000E1F76"/>
    <w:rsid w:val="000E246F"/>
    <w:rsid w:val="000E24B5"/>
    <w:rsid w:val="000E281A"/>
    <w:rsid w:val="000E2BD0"/>
    <w:rsid w:val="000E2E73"/>
    <w:rsid w:val="000E34F1"/>
    <w:rsid w:val="000E34FA"/>
    <w:rsid w:val="000E406F"/>
    <w:rsid w:val="000E483B"/>
    <w:rsid w:val="000E4BFE"/>
    <w:rsid w:val="000E5001"/>
    <w:rsid w:val="000E5CD8"/>
    <w:rsid w:val="000E6896"/>
    <w:rsid w:val="000E7060"/>
    <w:rsid w:val="000E7ADB"/>
    <w:rsid w:val="000F058C"/>
    <w:rsid w:val="000F277E"/>
    <w:rsid w:val="000F2DE1"/>
    <w:rsid w:val="000F33AB"/>
    <w:rsid w:val="000F42A7"/>
    <w:rsid w:val="000F488A"/>
    <w:rsid w:val="000F4B8A"/>
    <w:rsid w:val="000F52D2"/>
    <w:rsid w:val="000F5444"/>
    <w:rsid w:val="000F5484"/>
    <w:rsid w:val="000F566F"/>
    <w:rsid w:val="000F6B67"/>
    <w:rsid w:val="000F6C24"/>
    <w:rsid w:val="000F704C"/>
    <w:rsid w:val="000F72CA"/>
    <w:rsid w:val="000F7A96"/>
    <w:rsid w:val="000F7E08"/>
    <w:rsid w:val="00100028"/>
    <w:rsid w:val="00100053"/>
    <w:rsid w:val="0010055D"/>
    <w:rsid w:val="0010060F"/>
    <w:rsid w:val="001009D7"/>
    <w:rsid w:val="001011CF"/>
    <w:rsid w:val="001012B1"/>
    <w:rsid w:val="001012F9"/>
    <w:rsid w:val="00102635"/>
    <w:rsid w:val="00102A42"/>
    <w:rsid w:val="001033C8"/>
    <w:rsid w:val="0010385A"/>
    <w:rsid w:val="00104CC7"/>
    <w:rsid w:val="001051DC"/>
    <w:rsid w:val="00105801"/>
    <w:rsid w:val="0010604A"/>
    <w:rsid w:val="001067EF"/>
    <w:rsid w:val="00107A26"/>
    <w:rsid w:val="00107CA3"/>
    <w:rsid w:val="00111881"/>
    <w:rsid w:val="00111B64"/>
    <w:rsid w:val="00112093"/>
    <w:rsid w:val="001120D4"/>
    <w:rsid w:val="00112B68"/>
    <w:rsid w:val="001135D9"/>
    <w:rsid w:val="00113A88"/>
    <w:rsid w:val="00113ABA"/>
    <w:rsid w:val="00113C36"/>
    <w:rsid w:val="0011405C"/>
    <w:rsid w:val="00114978"/>
    <w:rsid w:val="001151A5"/>
    <w:rsid w:val="0011584D"/>
    <w:rsid w:val="0011732E"/>
    <w:rsid w:val="0011752C"/>
    <w:rsid w:val="00117554"/>
    <w:rsid w:val="00117641"/>
    <w:rsid w:val="001176DD"/>
    <w:rsid w:val="00117A96"/>
    <w:rsid w:val="00117B7C"/>
    <w:rsid w:val="00121AED"/>
    <w:rsid w:val="00121C0D"/>
    <w:rsid w:val="00122032"/>
    <w:rsid w:val="00122472"/>
    <w:rsid w:val="001228FC"/>
    <w:rsid w:val="00123D0D"/>
    <w:rsid w:val="001247FF"/>
    <w:rsid w:val="001255EB"/>
    <w:rsid w:val="00125615"/>
    <w:rsid w:val="00125A72"/>
    <w:rsid w:val="00125B61"/>
    <w:rsid w:val="00125C1D"/>
    <w:rsid w:val="00125F73"/>
    <w:rsid w:val="001267D3"/>
    <w:rsid w:val="001269C8"/>
    <w:rsid w:val="00126A1B"/>
    <w:rsid w:val="00126B03"/>
    <w:rsid w:val="00126C59"/>
    <w:rsid w:val="00127AEF"/>
    <w:rsid w:val="001303D0"/>
    <w:rsid w:val="00130967"/>
    <w:rsid w:val="001309F0"/>
    <w:rsid w:val="00130D97"/>
    <w:rsid w:val="00131298"/>
    <w:rsid w:val="0013135B"/>
    <w:rsid w:val="0013163C"/>
    <w:rsid w:val="00131F43"/>
    <w:rsid w:val="00132488"/>
    <w:rsid w:val="00132922"/>
    <w:rsid w:val="0013392D"/>
    <w:rsid w:val="0013414F"/>
    <w:rsid w:val="00134303"/>
    <w:rsid w:val="001348D9"/>
    <w:rsid w:val="00135C2C"/>
    <w:rsid w:val="00135DCD"/>
    <w:rsid w:val="0013637E"/>
    <w:rsid w:val="0013663B"/>
    <w:rsid w:val="001378FC"/>
    <w:rsid w:val="00137EC9"/>
    <w:rsid w:val="001400E9"/>
    <w:rsid w:val="00140F03"/>
    <w:rsid w:val="00140F11"/>
    <w:rsid w:val="00140F64"/>
    <w:rsid w:val="00142845"/>
    <w:rsid w:val="001437AB"/>
    <w:rsid w:val="001438B1"/>
    <w:rsid w:val="001439E3"/>
    <w:rsid w:val="00143CA9"/>
    <w:rsid w:val="00143D76"/>
    <w:rsid w:val="0014419D"/>
    <w:rsid w:val="001447AA"/>
    <w:rsid w:val="00144B2E"/>
    <w:rsid w:val="001461D3"/>
    <w:rsid w:val="001465E7"/>
    <w:rsid w:val="00147513"/>
    <w:rsid w:val="00147657"/>
    <w:rsid w:val="00147730"/>
    <w:rsid w:val="0015090B"/>
    <w:rsid w:val="00150BDE"/>
    <w:rsid w:val="00150D48"/>
    <w:rsid w:val="00150E95"/>
    <w:rsid w:val="00151045"/>
    <w:rsid w:val="00151EF3"/>
    <w:rsid w:val="00152748"/>
    <w:rsid w:val="00152A83"/>
    <w:rsid w:val="00152C11"/>
    <w:rsid w:val="00152DD9"/>
    <w:rsid w:val="00152FA4"/>
    <w:rsid w:val="00152FD0"/>
    <w:rsid w:val="00153616"/>
    <w:rsid w:val="00156FBE"/>
    <w:rsid w:val="001577ED"/>
    <w:rsid w:val="00157869"/>
    <w:rsid w:val="00157E51"/>
    <w:rsid w:val="001615B7"/>
    <w:rsid w:val="00161642"/>
    <w:rsid w:val="001619D7"/>
    <w:rsid w:val="00161D49"/>
    <w:rsid w:val="00161D94"/>
    <w:rsid w:val="00162851"/>
    <w:rsid w:val="0016298C"/>
    <w:rsid w:val="00162EB6"/>
    <w:rsid w:val="001631BD"/>
    <w:rsid w:val="001631C4"/>
    <w:rsid w:val="00163B0C"/>
    <w:rsid w:val="001650F2"/>
    <w:rsid w:val="0016546D"/>
    <w:rsid w:val="001657F0"/>
    <w:rsid w:val="00167118"/>
    <w:rsid w:val="00167843"/>
    <w:rsid w:val="00167A6D"/>
    <w:rsid w:val="00167E52"/>
    <w:rsid w:val="00167EB2"/>
    <w:rsid w:val="00170139"/>
    <w:rsid w:val="001706E0"/>
    <w:rsid w:val="00170A4F"/>
    <w:rsid w:val="0017202D"/>
    <w:rsid w:val="00172205"/>
    <w:rsid w:val="00172D0A"/>
    <w:rsid w:val="00173E44"/>
    <w:rsid w:val="001747FF"/>
    <w:rsid w:val="00174952"/>
    <w:rsid w:val="001751C1"/>
    <w:rsid w:val="00175214"/>
    <w:rsid w:val="001754E4"/>
    <w:rsid w:val="00175614"/>
    <w:rsid w:val="00175EFA"/>
    <w:rsid w:val="00176312"/>
    <w:rsid w:val="0017649B"/>
    <w:rsid w:val="001767C3"/>
    <w:rsid w:val="00176DA7"/>
    <w:rsid w:val="00176DAC"/>
    <w:rsid w:val="00180115"/>
    <w:rsid w:val="0018079D"/>
    <w:rsid w:val="001807DE"/>
    <w:rsid w:val="00180C7A"/>
    <w:rsid w:val="001816D9"/>
    <w:rsid w:val="00181A24"/>
    <w:rsid w:val="00181DF4"/>
    <w:rsid w:val="00182A2E"/>
    <w:rsid w:val="00182D4E"/>
    <w:rsid w:val="00183AE5"/>
    <w:rsid w:val="001847BE"/>
    <w:rsid w:val="00184BEA"/>
    <w:rsid w:val="00184E70"/>
    <w:rsid w:val="00184F17"/>
    <w:rsid w:val="00185404"/>
    <w:rsid w:val="0018556D"/>
    <w:rsid w:val="00186718"/>
    <w:rsid w:val="00187452"/>
    <w:rsid w:val="0018750F"/>
    <w:rsid w:val="00187828"/>
    <w:rsid w:val="00187D24"/>
    <w:rsid w:val="0019011C"/>
    <w:rsid w:val="001901CC"/>
    <w:rsid w:val="0019101F"/>
    <w:rsid w:val="001917C0"/>
    <w:rsid w:val="001918C3"/>
    <w:rsid w:val="00192215"/>
    <w:rsid w:val="0019299C"/>
    <w:rsid w:val="001939FB"/>
    <w:rsid w:val="00193E6A"/>
    <w:rsid w:val="00193E86"/>
    <w:rsid w:val="00194006"/>
    <w:rsid w:val="00194BA9"/>
    <w:rsid w:val="00194C03"/>
    <w:rsid w:val="0019520C"/>
    <w:rsid w:val="0019540D"/>
    <w:rsid w:val="00195509"/>
    <w:rsid w:val="00195EDD"/>
    <w:rsid w:val="00195F55"/>
    <w:rsid w:val="00196595"/>
    <w:rsid w:val="001972C4"/>
    <w:rsid w:val="00197559"/>
    <w:rsid w:val="001A0344"/>
    <w:rsid w:val="001A0599"/>
    <w:rsid w:val="001A05F6"/>
    <w:rsid w:val="001A084D"/>
    <w:rsid w:val="001A08FE"/>
    <w:rsid w:val="001A0CE2"/>
    <w:rsid w:val="001A106E"/>
    <w:rsid w:val="001A1558"/>
    <w:rsid w:val="001A1B73"/>
    <w:rsid w:val="001A2F84"/>
    <w:rsid w:val="001A303F"/>
    <w:rsid w:val="001A37F4"/>
    <w:rsid w:val="001A38B6"/>
    <w:rsid w:val="001A3996"/>
    <w:rsid w:val="001A3E89"/>
    <w:rsid w:val="001A42EB"/>
    <w:rsid w:val="001A4E70"/>
    <w:rsid w:val="001A54DC"/>
    <w:rsid w:val="001A54FE"/>
    <w:rsid w:val="001A6A2D"/>
    <w:rsid w:val="001A7368"/>
    <w:rsid w:val="001B08D3"/>
    <w:rsid w:val="001B12A5"/>
    <w:rsid w:val="001B2802"/>
    <w:rsid w:val="001B2999"/>
    <w:rsid w:val="001B2CFA"/>
    <w:rsid w:val="001B2EAB"/>
    <w:rsid w:val="001B34A1"/>
    <w:rsid w:val="001B3B3A"/>
    <w:rsid w:val="001B3E30"/>
    <w:rsid w:val="001B40E4"/>
    <w:rsid w:val="001B418F"/>
    <w:rsid w:val="001B51C2"/>
    <w:rsid w:val="001B5576"/>
    <w:rsid w:val="001B587C"/>
    <w:rsid w:val="001B6762"/>
    <w:rsid w:val="001B6AC2"/>
    <w:rsid w:val="001B6EC1"/>
    <w:rsid w:val="001B7BC5"/>
    <w:rsid w:val="001C064B"/>
    <w:rsid w:val="001C09F3"/>
    <w:rsid w:val="001C0BEA"/>
    <w:rsid w:val="001C11B2"/>
    <w:rsid w:val="001C1634"/>
    <w:rsid w:val="001C18BB"/>
    <w:rsid w:val="001C1ED5"/>
    <w:rsid w:val="001C34DD"/>
    <w:rsid w:val="001C3916"/>
    <w:rsid w:val="001C4E31"/>
    <w:rsid w:val="001C59FD"/>
    <w:rsid w:val="001C6457"/>
    <w:rsid w:val="001C6D2A"/>
    <w:rsid w:val="001C778B"/>
    <w:rsid w:val="001D08FF"/>
    <w:rsid w:val="001D0B66"/>
    <w:rsid w:val="001D1582"/>
    <w:rsid w:val="001D1A44"/>
    <w:rsid w:val="001D1BC8"/>
    <w:rsid w:val="001D2430"/>
    <w:rsid w:val="001D26E7"/>
    <w:rsid w:val="001D277C"/>
    <w:rsid w:val="001D27AD"/>
    <w:rsid w:val="001D2EA8"/>
    <w:rsid w:val="001D38FC"/>
    <w:rsid w:val="001D5714"/>
    <w:rsid w:val="001D628D"/>
    <w:rsid w:val="001D6917"/>
    <w:rsid w:val="001D6DAF"/>
    <w:rsid w:val="001D6E64"/>
    <w:rsid w:val="001D7058"/>
    <w:rsid w:val="001E079B"/>
    <w:rsid w:val="001E08FB"/>
    <w:rsid w:val="001E0926"/>
    <w:rsid w:val="001E0AB9"/>
    <w:rsid w:val="001E1116"/>
    <w:rsid w:val="001E15D4"/>
    <w:rsid w:val="001E2008"/>
    <w:rsid w:val="001E236D"/>
    <w:rsid w:val="001E285D"/>
    <w:rsid w:val="001E29E2"/>
    <w:rsid w:val="001E2CBA"/>
    <w:rsid w:val="001E3E67"/>
    <w:rsid w:val="001E3F5A"/>
    <w:rsid w:val="001E3F79"/>
    <w:rsid w:val="001E3FCB"/>
    <w:rsid w:val="001E518D"/>
    <w:rsid w:val="001E584C"/>
    <w:rsid w:val="001E7330"/>
    <w:rsid w:val="001E761C"/>
    <w:rsid w:val="001E7ED7"/>
    <w:rsid w:val="001F00F0"/>
    <w:rsid w:val="001F0A71"/>
    <w:rsid w:val="001F0CBA"/>
    <w:rsid w:val="001F0F25"/>
    <w:rsid w:val="001F1712"/>
    <w:rsid w:val="001F2382"/>
    <w:rsid w:val="001F2747"/>
    <w:rsid w:val="001F3099"/>
    <w:rsid w:val="001F4581"/>
    <w:rsid w:val="001F4F12"/>
    <w:rsid w:val="001F509B"/>
    <w:rsid w:val="001F57C8"/>
    <w:rsid w:val="001F585A"/>
    <w:rsid w:val="001F5BA2"/>
    <w:rsid w:val="001F6850"/>
    <w:rsid w:val="001F71DB"/>
    <w:rsid w:val="001F71F6"/>
    <w:rsid w:val="001F796E"/>
    <w:rsid w:val="001F7A72"/>
    <w:rsid w:val="001F7E9E"/>
    <w:rsid w:val="00201C83"/>
    <w:rsid w:val="00201EFB"/>
    <w:rsid w:val="00201F6E"/>
    <w:rsid w:val="002026B9"/>
    <w:rsid w:val="00202C87"/>
    <w:rsid w:val="00202DA0"/>
    <w:rsid w:val="00203589"/>
    <w:rsid w:val="002039BB"/>
    <w:rsid w:val="0020563B"/>
    <w:rsid w:val="002056AE"/>
    <w:rsid w:val="00205957"/>
    <w:rsid w:val="00205B19"/>
    <w:rsid w:val="00205CF5"/>
    <w:rsid w:val="0020689E"/>
    <w:rsid w:val="00206C92"/>
    <w:rsid w:val="00206CE8"/>
    <w:rsid w:val="002071A3"/>
    <w:rsid w:val="0020723F"/>
    <w:rsid w:val="002073DD"/>
    <w:rsid w:val="0020767F"/>
    <w:rsid w:val="002078AB"/>
    <w:rsid w:val="002100B4"/>
    <w:rsid w:val="00210B6A"/>
    <w:rsid w:val="00211084"/>
    <w:rsid w:val="00211638"/>
    <w:rsid w:val="00211759"/>
    <w:rsid w:val="002123E0"/>
    <w:rsid w:val="002132A5"/>
    <w:rsid w:val="00213ED0"/>
    <w:rsid w:val="00213F6D"/>
    <w:rsid w:val="002141D9"/>
    <w:rsid w:val="002149B4"/>
    <w:rsid w:val="00214D6B"/>
    <w:rsid w:val="00214DB3"/>
    <w:rsid w:val="00215068"/>
    <w:rsid w:val="0021574C"/>
    <w:rsid w:val="00215DC7"/>
    <w:rsid w:val="0021674D"/>
    <w:rsid w:val="00217533"/>
    <w:rsid w:val="0021757E"/>
    <w:rsid w:val="0021790F"/>
    <w:rsid w:val="00217EDA"/>
    <w:rsid w:val="00217EE0"/>
    <w:rsid w:val="0022005A"/>
    <w:rsid w:val="00220FFA"/>
    <w:rsid w:val="00221931"/>
    <w:rsid w:val="00221DE2"/>
    <w:rsid w:val="00222675"/>
    <w:rsid w:val="00222CA1"/>
    <w:rsid w:val="00223BF6"/>
    <w:rsid w:val="00223E9C"/>
    <w:rsid w:val="002241C2"/>
    <w:rsid w:val="0022441A"/>
    <w:rsid w:val="002248B9"/>
    <w:rsid w:val="00224F31"/>
    <w:rsid w:val="002251ED"/>
    <w:rsid w:val="002252FA"/>
    <w:rsid w:val="00225A14"/>
    <w:rsid w:val="00225FA7"/>
    <w:rsid w:val="00226442"/>
    <w:rsid w:val="00226D02"/>
    <w:rsid w:val="002276D1"/>
    <w:rsid w:val="00227F36"/>
    <w:rsid w:val="00230213"/>
    <w:rsid w:val="002304A7"/>
    <w:rsid w:val="002312A9"/>
    <w:rsid w:val="002312D8"/>
    <w:rsid w:val="00231D1D"/>
    <w:rsid w:val="00232165"/>
    <w:rsid w:val="00232AB1"/>
    <w:rsid w:val="0023379F"/>
    <w:rsid w:val="00233D86"/>
    <w:rsid w:val="00233DF8"/>
    <w:rsid w:val="00233FB2"/>
    <w:rsid w:val="002347FB"/>
    <w:rsid w:val="0023549C"/>
    <w:rsid w:val="00236B15"/>
    <w:rsid w:val="00237B82"/>
    <w:rsid w:val="00237D83"/>
    <w:rsid w:val="0024000C"/>
    <w:rsid w:val="0024004A"/>
    <w:rsid w:val="0024013A"/>
    <w:rsid w:val="00240699"/>
    <w:rsid w:val="0024117B"/>
    <w:rsid w:val="00241259"/>
    <w:rsid w:val="0024245C"/>
    <w:rsid w:val="00242697"/>
    <w:rsid w:val="00242CFF"/>
    <w:rsid w:val="00243073"/>
    <w:rsid w:val="00243780"/>
    <w:rsid w:val="002438B4"/>
    <w:rsid w:val="00243A38"/>
    <w:rsid w:val="00243EE4"/>
    <w:rsid w:val="0024451C"/>
    <w:rsid w:val="0024461D"/>
    <w:rsid w:val="00244AD6"/>
    <w:rsid w:val="00246BD7"/>
    <w:rsid w:val="00247688"/>
    <w:rsid w:val="00247B4B"/>
    <w:rsid w:val="00247FCC"/>
    <w:rsid w:val="0025035A"/>
    <w:rsid w:val="00250B69"/>
    <w:rsid w:val="00250C5E"/>
    <w:rsid w:val="00250E93"/>
    <w:rsid w:val="00251542"/>
    <w:rsid w:val="00251F6D"/>
    <w:rsid w:val="00251F99"/>
    <w:rsid w:val="0025206B"/>
    <w:rsid w:val="00252821"/>
    <w:rsid w:val="002528F2"/>
    <w:rsid w:val="00252DAC"/>
    <w:rsid w:val="0025359B"/>
    <w:rsid w:val="002536F4"/>
    <w:rsid w:val="00253F32"/>
    <w:rsid w:val="00254018"/>
    <w:rsid w:val="00254EE0"/>
    <w:rsid w:val="00255096"/>
    <w:rsid w:val="002552F2"/>
    <w:rsid w:val="00255788"/>
    <w:rsid w:val="00255B9E"/>
    <w:rsid w:val="002569EF"/>
    <w:rsid w:val="00257051"/>
    <w:rsid w:val="0025707F"/>
    <w:rsid w:val="00257130"/>
    <w:rsid w:val="0025721F"/>
    <w:rsid w:val="0026157B"/>
    <w:rsid w:val="00261694"/>
    <w:rsid w:val="0026199B"/>
    <w:rsid w:val="00262864"/>
    <w:rsid w:val="0026329E"/>
    <w:rsid w:val="00263459"/>
    <w:rsid w:val="002637D1"/>
    <w:rsid w:val="00263A72"/>
    <w:rsid w:val="00263AEC"/>
    <w:rsid w:val="00263B4C"/>
    <w:rsid w:val="00263CDA"/>
    <w:rsid w:val="002640A7"/>
    <w:rsid w:val="00264178"/>
    <w:rsid w:val="00264988"/>
    <w:rsid w:val="0026504C"/>
    <w:rsid w:val="002658EF"/>
    <w:rsid w:val="00265E1A"/>
    <w:rsid w:val="00265F12"/>
    <w:rsid w:val="002663C0"/>
    <w:rsid w:val="002666D1"/>
    <w:rsid w:val="00267A55"/>
    <w:rsid w:val="00270702"/>
    <w:rsid w:val="00270B6F"/>
    <w:rsid w:val="002712A1"/>
    <w:rsid w:val="00271ACB"/>
    <w:rsid w:val="00271DE1"/>
    <w:rsid w:val="0027252C"/>
    <w:rsid w:val="00272B35"/>
    <w:rsid w:val="00272E0A"/>
    <w:rsid w:val="00273CCF"/>
    <w:rsid w:val="00274EE0"/>
    <w:rsid w:val="00274F50"/>
    <w:rsid w:val="002750BD"/>
    <w:rsid w:val="00275C1A"/>
    <w:rsid w:val="00275EF6"/>
    <w:rsid w:val="002760D3"/>
    <w:rsid w:val="0027665C"/>
    <w:rsid w:val="00276F19"/>
    <w:rsid w:val="002778FC"/>
    <w:rsid w:val="00277BCD"/>
    <w:rsid w:val="00277F80"/>
    <w:rsid w:val="0028003B"/>
    <w:rsid w:val="002806DC"/>
    <w:rsid w:val="00280BD8"/>
    <w:rsid w:val="00280BE7"/>
    <w:rsid w:val="00280C74"/>
    <w:rsid w:val="00280D5E"/>
    <w:rsid w:val="002810FE"/>
    <w:rsid w:val="00281338"/>
    <w:rsid w:val="00281A20"/>
    <w:rsid w:val="00281BC4"/>
    <w:rsid w:val="00282066"/>
    <w:rsid w:val="00282EF5"/>
    <w:rsid w:val="00283428"/>
    <w:rsid w:val="00283E7F"/>
    <w:rsid w:val="0028486E"/>
    <w:rsid w:val="00284A1D"/>
    <w:rsid w:val="00284CF8"/>
    <w:rsid w:val="00284CFB"/>
    <w:rsid w:val="00284DC6"/>
    <w:rsid w:val="00285542"/>
    <w:rsid w:val="00285AD8"/>
    <w:rsid w:val="00286961"/>
    <w:rsid w:val="00287A27"/>
    <w:rsid w:val="00287BBB"/>
    <w:rsid w:val="00287D22"/>
    <w:rsid w:val="0029036D"/>
    <w:rsid w:val="00291B7F"/>
    <w:rsid w:val="002921FC"/>
    <w:rsid w:val="002925CA"/>
    <w:rsid w:val="00293EFE"/>
    <w:rsid w:val="0029418E"/>
    <w:rsid w:val="00294BE4"/>
    <w:rsid w:val="0029562F"/>
    <w:rsid w:val="00295939"/>
    <w:rsid w:val="00295C4F"/>
    <w:rsid w:val="00296FB1"/>
    <w:rsid w:val="00297359"/>
    <w:rsid w:val="00297821"/>
    <w:rsid w:val="002A01CF"/>
    <w:rsid w:val="002A01E2"/>
    <w:rsid w:val="002A02BC"/>
    <w:rsid w:val="002A0391"/>
    <w:rsid w:val="002A04D4"/>
    <w:rsid w:val="002A09A4"/>
    <w:rsid w:val="002A1219"/>
    <w:rsid w:val="002A12DF"/>
    <w:rsid w:val="002A17A1"/>
    <w:rsid w:val="002A1CD9"/>
    <w:rsid w:val="002A200E"/>
    <w:rsid w:val="002A2647"/>
    <w:rsid w:val="002A2734"/>
    <w:rsid w:val="002A3242"/>
    <w:rsid w:val="002A363B"/>
    <w:rsid w:val="002A407F"/>
    <w:rsid w:val="002A4E8B"/>
    <w:rsid w:val="002A5067"/>
    <w:rsid w:val="002A5240"/>
    <w:rsid w:val="002A5990"/>
    <w:rsid w:val="002A5C5B"/>
    <w:rsid w:val="002A6084"/>
    <w:rsid w:val="002A64D2"/>
    <w:rsid w:val="002A6B30"/>
    <w:rsid w:val="002A723F"/>
    <w:rsid w:val="002B1175"/>
    <w:rsid w:val="002B129A"/>
    <w:rsid w:val="002B14C5"/>
    <w:rsid w:val="002B2379"/>
    <w:rsid w:val="002B2896"/>
    <w:rsid w:val="002B28E3"/>
    <w:rsid w:val="002B3265"/>
    <w:rsid w:val="002B34F5"/>
    <w:rsid w:val="002B36C0"/>
    <w:rsid w:val="002B4293"/>
    <w:rsid w:val="002B4416"/>
    <w:rsid w:val="002B4656"/>
    <w:rsid w:val="002B473E"/>
    <w:rsid w:val="002B4B30"/>
    <w:rsid w:val="002B5807"/>
    <w:rsid w:val="002B65E2"/>
    <w:rsid w:val="002B6950"/>
    <w:rsid w:val="002B7FAD"/>
    <w:rsid w:val="002C061E"/>
    <w:rsid w:val="002C093B"/>
    <w:rsid w:val="002C0D0F"/>
    <w:rsid w:val="002C1439"/>
    <w:rsid w:val="002C1896"/>
    <w:rsid w:val="002C2EFE"/>
    <w:rsid w:val="002C30F1"/>
    <w:rsid w:val="002C31EA"/>
    <w:rsid w:val="002C45C1"/>
    <w:rsid w:val="002C530F"/>
    <w:rsid w:val="002C5930"/>
    <w:rsid w:val="002C5A53"/>
    <w:rsid w:val="002C5D74"/>
    <w:rsid w:val="002C6351"/>
    <w:rsid w:val="002C703F"/>
    <w:rsid w:val="002C7121"/>
    <w:rsid w:val="002C7173"/>
    <w:rsid w:val="002C7EB7"/>
    <w:rsid w:val="002D0272"/>
    <w:rsid w:val="002D0689"/>
    <w:rsid w:val="002D0897"/>
    <w:rsid w:val="002D0A1E"/>
    <w:rsid w:val="002D0ADA"/>
    <w:rsid w:val="002D13BD"/>
    <w:rsid w:val="002D28D1"/>
    <w:rsid w:val="002D44E2"/>
    <w:rsid w:val="002D4BB1"/>
    <w:rsid w:val="002D4D4F"/>
    <w:rsid w:val="002D6461"/>
    <w:rsid w:val="002D6FE9"/>
    <w:rsid w:val="002D7DC9"/>
    <w:rsid w:val="002E00A8"/>
    <w:rsid w:val="002E07AE"/>
    <w:rsid w:val="002E0A99"/>
    <w:rsid w:val="002E10BF"/>
    <w:rsid w:val="002E19AB"/>
    <w:rsid w:val="002E21E1"/>
    <w:rsid w:val="002E253D"/>
    <w:rsid w:val="002E2565"/>
    <w:rsid w:val="002E2A74"/>
    <w:rsid w:val="002E396B"/>
    <w:rsid w:val="002E4179"/>
    <w:rsid w:val="002E4463"/>
    <w:rsid w:val="002E4E47"/>
    <w:rsid w:val="002E522F"/>
    <w:rsid w:val="002E64B9"/>
    <w:rsid w:val="002E65E0"/>
    <w:rsid w:val="002E65EC"/>
    <w:rsid w:val="002E67E3"/>
    <w:rsid w:val="002E7E82"/>
    <w:rsid w:val="002F07BE"/>
    <w:rsid w:val="002F0CB5"/>
    <w:rsid w:val="002F0F15"/>
    <w:rsid w:val="002F1ADD"/>
    <w:rsid w:val="002F1E3B"/>
    <w:rsid w:val="002F1FEC"/>
    <w:rsid w:val="002F3115"/>
    <w:rsid w:val="002F3586"/>
    <w:rsid w:val="002F3EF4"/>
    <w:rsid w:val="002F472B"/>
    <w:rsid w:val="002F5157"/>
    <w:rsid w:val="002F5444"/>
    <w:rsid w:val="002F58F0"/>
    <w:rsid w:val="002F672F"/>
    <w:rsid w:val="002F69C3"/>
    <w:rsid w:val="002F6B85"/>
    <w:rsid w:val="002F6E43"/>
    <w:rsid w:val="002F7399"/>
    <w:rsid w:val="002F7413"/>
    <w:rsid w:val="0030009E"/>
    <w:rsid w:val="00300829"/>
    <w:rsid w:val="00300AD4"/>
    <w:rsid w:val="00300D0F"/>
    <w:rsid w:val="00301085"/>
    <w:rsid w:val="003020DF"/>
    <w:rsid w:val="0030219B"/>
    <w:rsid w:val="00302329"/>
    <w:rsid w:val="00302638"/>
    <w:rsid w:val="00302B22"/>
    <w:rsid w:val="00303181"/>
    <w:rsid w:val="003038EF"/>
    <w:rsid w:val="00303901"/>
    <w:rsid w:val="00303C20"/>
    <w:rsid w:val="00303CF6"/>
    <w:rsid w:val="00303F48"/>
    <w:rsid w:val="00304932"/>
    <w:rsid w:val="003049F5"/>
    <w:rsid w:val="00304A1F"/>
    <w:rsid w:val="00304EBF"/>
    <w:rsid w:val="003060CF"/>
    <w:rsid w:val="0030635C"/>
    <w:rsid w:val="003067DA"/>
    <w:rsid w:val="00306F78"/>
    <w:rsid w:val="003070B9"/>
    <w:rsid w:val="00310408"/>
    <w:rsid w:val="00310474"/>
    <w:rsid w:val="00310E0C"/>
    <w:rsid w:val="00310E66"/>
    <w:rsid w:val="003116B1"/>
    <w:rsid w:val="003116C7"/>
    <w:rsid w:val="0031229B"/>
    <w:rsid w:val="003135FD"/>
    <w:rsid w:val="00313717"/>
    <w:rsid w:val="00313E1F"/>
    <w:rsid w:val="003141C8"/>
    <w:rsid w:val="00314C1D"/>
    <w:rsid w:val="0031572A"/>
    <w:rsid w:val="00315C17"/>
    <w:rsid w:val="00316108"/>
    <w:rsid w:val="00316B23"/>
    <w:rsid w:val="00316C74"/>
    <w:rsid w:val="00316D75"/>
    <w:rsid w:val="003170FC"/>
    <w:rsid w:val="003178EC"/>
    <w:rsid w:val="00320429"/>
    <w:rsid w:val="00321329"/>
    <w:rsid w:val="00321A68"/>
    <w:rsid w:val="00321EE3"/>
    <w:rsid w:val="00321EFF"/>
    <w:rsid w:val="003227AA"/>
    <w:rsid w:val="003227AB"/>
    <w:rsid w:val="00322818"/>
    <w:rsid w:val="00322FAF"/>
    <w:rsid w:val="00322FD7"/>
    <w:rsid w:val="00323315"/>
    <w:rsid w:val="00323704"/>
    <w:rsid w:val="0032390D"/>
    <w:rsid w:val="00324168"/>
    <w:rsid w:val="00324378"/>
    <w:rsid w:val="003246D0"/>
    <w:rsid w:val="00324C11"/>
    <w:rsid w:val="0032511C"/>
    <w:rsid w:val="00325CFE"/>
    <w:rsid w:val="0032653D"/>
    <w:rsid w:val="003268EF"/>
    <w:rsid w:val="00326D42"/>
    <w:rsid w:val="00326D93"/>
    <w:rsid w:val="00326E6D"/>
    <w:rsid w:val="00327319"/>
    <w:rsid w:val="00327CA5"/>
    <w:rsid w:val="003301D4"/>
    <w:rsid w:val="003308CF"/>
    <w:rsid w:val="0033167F"/>
    <w:rsid w:val="003316E6"/>
    <w:rsid w:val="00331B84"/>
    <w:rsid w:val="003320E0"/>
    <w:rsid w:val="003323EA"/>
    <w:rsid w:val="00332937"/>
    <w:rsid w:val="00332D90"/>
    <w:rsid w:val="00332F14"/>
    <w:rsid w:val="00333A13"/>
    <w:rsid w:val="00333DF4"/>
    <w:rsid w:val="00334A84"/>
    <w:rsid w:val="003351F1"/>
    <w:rsid w:val="00335FF9"/>
    <w:rsid w:val="003363C6"/>
    <w:rsid w:val="003364CB"/>
    <w:rsid w:val="00337197"/>
    <w:rsid w:val="00340B60"/>
    <w:rsid w:val="00340B9A"/>
    <w:rsid w:val="00340C74"/>
    <w:rsid w:val="00340DEB"/>
    <w:rsid w:val="003416E3"/>
    <w:rsid w:val="003432A7"/>
    <w:rsid w:val="00343836"/>
    <w:rsid w:val="003445E1"/>
    <w:rsid w:val="00344CD3"/>
    <w:rsid w:val="00344D84"/>
    <w:rsid w:val="00345208"/>
    <w:rsid w:val="00345B92"/>
    <w:rsid w:val="00345EA4"/>
    <w:rsid w:val="00346003"/>
    <w:rsid w:val="0034784D"/>
    <w:rsid w:val="00347E5A"/>
    <w:rsid w:val="00347E8D"/>
    <w:rsid w:val="003504AD"/>
    <w:rsid w:val="003506D4"/>
    <w:rsid w:val="00350735"/>
    <w:rsid w:val="0035095E"/>
    <w:rsid w:val="00350A42"/>
    <w:rsid w:val="00350C1A"/>
    <w:rsid w:val="00351323"/>
    <w:rsid w:val="00351841"/>
    <w:rsid w:val="00351B91"/>
    <w:rsid w:val="00351F37"/>
    <w:rsid w:val="003524B3"/>
    <w:rsid w:val="003539E5"/>
    <w:rsid w:val="00353B9A"/>
    <w:rsid w:val="00353D48"/>
    <w:rsid w:val="00353F98"/>
    <w:rsid w:val="003545EA"/>
    <w:rsid w:val="0035534E"/>
    <w:rsid w:val="00355A09"/>
    <w:rsid w:val="00355C46"/>
    <w:rsid w:val="00355C7A"/>
    <w:rsid w:val="00356296"/>
    <w:rsid w:val="003562F6"/>
    <w:rsid w:val="0035685B"/>
    <w:rsid w:val="00356BA7"/>
    <w:rsid w:val="00357423"/>
    <w:rsid w:val="0035749E"/>
    <w:rsid w:val="0035794A"/>
    <w:rsid w:val="003607D3"/>
    <w:rsid w:val="00360F34"/>
    <w:rsid w:val="003619B4"/>
    <w:rsid w:val="00361DA1"/>
    <w:rsid w:val="003627F5"/>
    <w:rsid w:val="00362A14"/>
    <w:rsid w:val="00362B4E"/>
    <w:rsid w:val="00363190"/>
    <w:rsid w:val="003639E8"/>
    <w:rsid w:val="00363CFE"/>
    <w:rsid w:val="00363D97"/>
    <w:rsid w:val="003642F9"/>
    <w:rsid w:val="003652B0"/>
    <w:rsid w:val="003653BC"/>
    <w:rsid w:val="00366520"/>
    <w:rsid w:val="00367D11"/>
    <w:rsid w:val="00370550"/>
    <w:rsid w:val="00370BC1"/>
    <w:rsid w:val="00370DA4"/>
    <w:rsid w:val="003716B5"/>
    <w:rsid w:val="00371FA4"/>
    <w:rsid w:val="00372545"/>
    <w:rsid w:val="00372C4E"/>
    <w:rsid w:val="003739AF"/>
    <w:rsid w:val="003739D8"/>
    <w:rsid w:val="00373A70"/>
    <w:rsid w:val="003744FA"/>
    <w:rsid w:val="0037490F"/>
    <w:rsid w:val="00374B3A"/>
    <w:rsid w:val="00375AEC"/>
    <w:rsid w:val="00376D6B"/>
    <w:rsid w:val="003774F6"/>
    <w:rsid w:val="00377CB8"/>
    <w:rsid w:val="00380847"/>
    <w:rsid w:val="00380992"/>
    <w:rsid w:val="00380D9F"/>
    <w:rsid w:val="00381707"/>
    <w:rsid w:val="00381FFD"/>
    <w:rsid w:val="00382207"/>
    <w:rsid w:val="0038258A"/>
    <w:rsid w:val="00382753"/>
    <w:rsid w:val="00383465"/>
    <w:rsid w:val="00383BEC"/>
    <w:rsid w:val="0038464E"/>
    <w:rsid w:val="003846F3"/>
    <w:rsid w:val="00384B1A"/>
    <w:rsid w:val="00385770"/>
    <w:rsid w:val="0038616F"/>
    <w:rsid w:val="00386F89"/>
    <w:rsid w:val="00387FAC"/>
    <w:rsid w:val="003904FC"/>
    <w:rsid w:val="00390A1D"/>
    <w:rsid w:val="00390ACF"/>
    <w:rsid w:val="00390F3E"/>
    <w:rsid w:val="00391048"/>
    <w:rsid w:val="00392165"/>
    <w:rsid w:val="00392763"/>
    <w:rsid w:val="00394603"/>
    <w:rsid w:val="003946A7"/>
    <w:rsid w:val="0039480A"/>
    <w:rsid w:val="003949E9"/>
    <w:rsid w:val="00394DC9"/>
    <w:rsid w:val="0039506E"/>
    <w:rsid w:val="00395075"/>
    <w:rsid w:val="00395A29"/>
    <w:rsid w:val="0039634C"/>
    <w:rsid w:val="00396421"/>
    <w:rsid w:val="003965D7"/>
    <w:rsid w:val="00396C97"/>
    <w:rsid w:val="00396E38"/>
    <w:rsid w:val="00397737"/>
    <w:rsid w:val="003A08AC"/>
    <w:rsid w:val="003A0955"/>
    <w:rsid w:val="003A0A21"/>
    <w:rsid w:val="003A0AD3"/>
    <w:rsid w:val="003A0E51"/>
    <w:rsid w:val="003A11AC"/>
    <w:rsid w:val="003A11B5"/>
    <w:rsid w:val="003A1272"/>
    <w:rsid w:val="003A175F"/>
    <w:rsid w:val="003A19B8"/>
    <w:rsid w:val="003A212C"/>
    <w:rsid w:val="003A2D3D"/>
    <w:rsid w:val="003A31AD"/>
    <w:rsid w:val="003A36E0"/>
    <w:rsid w:val="003A4E01"/>
    <w:rsid w:val="003A529B"/>
    <w:rsid w:val="003A66ED"/>
    <w:rsid w:val="003A678C"/>
    <w:rsid w:val="003A6B0F"/>
    <w:rsid w:val="003A7183"/>
    <w:rsid w:val="003B00C2"/>
    <w:rsid w:val="003B1796"/>
    <w:rsid w:val="003B17E5"/>
    <w:rsid w:val="003B1BB2"/>
    <w:rsid w:val="003B1F20"/>
    <w:rsid w:val="003B3063"/>
    <w:rsid w:val="003B3AFC"/>
    <w:rsid w:val="003B6033"/>
    <w:rsid w:val="003B6791"/>
    <w:rsid w:val="003B688C"/>
    <w:rsid w:val="003B69F4"/>
    <w:rsid w:val="003B6A69"/>
    <w:rsid w:val="003B7149"/>
    <w:rsid w:val="003C00BD"/>
    <w:rsid w:val="003C01D0"/>
    <w:rsid w:val="003C030F"/>
    <w:rsid w:val="003C0570"/>
    <w:rsid w:val="003C07E2"/>
    <w:rsid w:val="003C07EC"/>
    <w:rsid w:val="003C084C"/>
    <w:rsid w:val="003C10C2"/>
    <w:rsid w:val="003C16FF"/>
    <w:rsid w:val="003C1C2F"/>
    <w:rsid w:val="003C1C4C"/>
    <w:rsid w:val="003C2246"/>
    <w:rsid w:val="003C2729"/>
    <w:rsid w:val="003C3528"/>
    <w:rsid w:val="003C4138"/>
    <w:rsid w:val="003C44BC"/>
    <w:rsid w:val="003C4E94"/>
    <w:rsid w:val="003C5FF0"/>
    <w:rsid w:val="003C6801"/>
    <w:rsid w:val="003C69CA"/>
    <w:rsid w:val="003C6E5D"/>
    <w:rsid w:val="003C6E80"/>
    <w:rsid w:val="003C6E97"/>
    <w:rsid w:val="003C70BD"/>
    <w:rsid w:val="003C73C5"/>
    <w:rsid w:val="003C7443"/>
    <w:rsid w:val="003D0582"/>
    <w:rsid w:val="003D11A8"/>
    <w:rsid w:val="003D2035"/>
    <w:rsid w:val="003D2D78"/>
    <w:rsid w:val="003D443C"/>
    <w:rsid w:val="003D44AF"/>
    <w:rsid w:val="003D4524"/>
    <w:rsid w:val="003D4650"/>
    <w:rsid w:val="003D46CA"/>
    <w:rsid w:val="003D4732"/>
    <w:rsid w:val="003D48AF"/>
    <w:rsid w:val="003D512B"/>
    <w:rsid w:val="003D5292"/>
    <w:rsid w:val="003D55BE"/>
    <w:rsid w:val="003D59A6"/>
    <w:rsid w:val="003D5BAC"/>
    <w:rsid w:val="003D62C4"/>
    <w:rsid w:val="003D6662"/>
    <w:rsid w:val="003D75A2"/>
    <w:rsid w:val="003D79FF"/>
    <w:rsid w:val="003E1007"/>
    <w:rsid w:val="003E165B"/>
    <w:rsid w:val="003E24AE"/>
    <w:rsid w:val="003E2DE6"/>
    <w:rsid w:val="003E3FDB"/>
    <w:rsid w:val="003E4C02"/>
    <w:rsid w:val="003E53D7"/>
    <w:rsid w:val="003E5BA1"/>
    <w:rsid w:val="003E5C62"/>
    <w:rsid w:val="003E5C86"/>
    <w:rsid w:val="003E5F1F"/>
    <w:rsid w:val="003E60ED"/>
    <w:rsid w:val="003E6D95"/>
    <w:rsid w:val="003E7BFD"/>
    <w:rsid w:val="003E7FD5"/>
    <w:rsid w:val="003F06EE"/>
    <w:rsid w:val="003F084F"/>
    <w:rsid w:val="003F0D74"/>
    <w:rsid w:val="003F1170"/>
    <w:rsid w:val="003F1B21"/>
    <w:rsid w:val="003F230F"/>
    <w:rsid w:val="003F2372"/>
    <w:rsid w:val="003F3598"/>
    <w:rsid w:val="003F367F"/>
    <w:rsid w:val="003F38B7"/>
    <w:rsid w:val="003F3B51"/>
    <w:rsid w:val="003F40C6"/>
    <w:rsid w:val="003F4B2C"/>
    <w:rsid w:val="003F5573"/>
    <w:rsid w:val="003F569C"/>
    <w:rsid w:val="003F5E1F"/>
    <w:rsid w:val="003F655A"/>
    <w:rsid w:val="003F6A41"/>
    <w:rsid w:val="003F6CCF"/>
    <w:rsid w:val="003F72ED"/>
    <w:rsid w:val="003F7D4D"/>
    <w:rsid w:val="0040072F"/>
    <w:rsid w:val="004010EF"/>
    <w:rsid w:val="00401FFE"/>
    <w:rsid w:val="0040224B"/>
    <w:rsid w:val="004027FE"/>
    <w:rsid w:val="00402CA9"/>
    <w:rsid w:val="00403ACB"/>
    <w:rsid w:val="00403C9F"/>
    <w:rsid w:val="00404350"/>
    <w:rsid w:val="004043AD"/>
    <w:rsid w:val="0040497B"/>
    <w:rsid w:val="00404CC6"/>
    <w:rsid w:val="0040503D"/>
    <w:rsid w:val="0040514A"/>
    <w:rsid w:val="00405643"/>
    <w:rsid w:val="004058A5"/>
    <w:rsid w:val="00405AE5"/>
    <w:rsid w:val="00405D3A"/>
    <w:rsid w:val="00405E68"/>
    <w:rsid w:val="00406CAA"/>
    <w:rsid w:val="0040798A"/>
    <w:rsid w:val="00407F5B"/>
    <w:rsid w:val="004119A9"/>
    <w:rsid w:val="0041235F"/>
    <w:rsid w:val="004129EF"/>
    <w:rsid w:val="00413FA5"/>
    <w:rsid w:val="004143F7"/>
    <w:rsid w:val="00414873"/>
    <w:rsid w:val="00415A75"/>
    <w:rsid w:val="00416000"/>
    <w:rsid w:val="0042044F"/>
    <w:rsid w:val="004207C6"/>
    <w:rsid w:val="00420DE7"/>
    <w:rsid w:val="004218E0"/>
    <w:rsid w:val="00421B5D"/>
    <w:rsid w:val="0042201D"/>
    <w:rsid w:val="00422231"/>
    <w:rsid w:val="0042249E"/>
    <w:rsid w:val="00422C80"/>
    <w:rsid w:val="00422EBA"/>
    <w:rsid w:val="00422F81"/>
    <w:rsid w:val="00423548"/>
    <w:rsid w:val="0042393A"/>
    <w:rsid w:val="004246BD"/>
    <w:rsid w:val="00424DE0"/>
    <w:rsid w:val="00425005"/>
    <w:rsid w:val="004252B4"/>
    <w:rsid w:val="0042554B"/>
    <w:rsid w:val="00425756"/>
    <w:rsid w:val="0042587C"/>
    <w:rsid w:val="00425884"/>
    <w:rsid w:val="004261DF"/>
    <w:rsid w:val="004265DB"/>
    <w:rsid w:val="0042676E"/>
    <w:rsid w:val="00427C40"/>
    <w:rsid w:val="00427DE9"/>
    <w:rsid w:val="00430097"/>
    <w:rsid w:val="00430931"/>
    <w:rsid w:val="00431AA6"/>
    <w:rsid w:val="00432ACA"/>
    <w:rsid w:val="00433659"/>
    <w:rsid w:val="0043367A"/>
    <w:rsid w:val="0043406B"/>
    <w:rsid w:val="0043412E"/>
    <w:rsid w:val="00434259"/>
    <w:rsid w:val="00434F5C"/>
    <w:rsid w:val="0043592F"/>
    <w:rsid w:val="00435DF4"/>
    <w:rsid w:val="004361B1"/>
    <w:rsid w:val="004366D5"/>
    <w:rsid w:val="00436BBE"/>
    <w:rsid w:val="00436BDF"/>
    <w:rsid w:val="00436F22"/>
    <w:rsid w:val="00436FFE"/>
    <w:rsid w:val="004375BB"/>
    <w:rsid w:val="00440A95"/>
    <w:rsid w:val="00441038"/>
    <w:rsid w:val="00442123"/>
    <w:rsid w:val="00442124"/>
    <w:rsid w:val="004421EC"/>
    <w:rsid w:val="004422A7"/>
    <w:rsid w:val="00442678"/>
    <w:rsid w:val="004427F4"/>
    <w:rsid w:val="00442C61"/>
    <w:rsid w:val="0044395A"/>
    <w:rsid w:val="00444CB1"/>
    <w:rsid w:val="00444CF2"/>
    <w:rsid w:val="00444D39"/>
    <w:rsid w:val="00444EBA"/>
    <w:rsid w:val="00444EFB"/>
    <w:rsid w:val="00445514"/>
    <w:rsid w:val="00445E55"/>
    <w:rsid w:val="00446105"/>
    <w:rsid w:val="004463EA"/>
    <w:rsid w:val="004467B1"/>
    <w:rsid w:val="0044686E"/>
    <w:rsid w:val="00447595"/>
    <w:rsid w:val="00447A96"/>
    <w:rsid w:val="00447BD0"/>
    <w:rsid w:val="00447E43"/>
    <w:rsid w:val="00447FCC"/>
    <w:rsid w:val="00450197"/>
    <w:rsid w:val="004504D0"/>
    <w:rsid w:val="00450CF8"/>
    <w:rsid w:val="00450D19"/>
    <w:rsid w:val="00450E0F"/>
    <w:rsid w:val="00450FD0"/>
    <w:rsid w:val="00451290"/>
    <w:rsid w:val="004513D7"/>
    <w:rsid w:val="004522CB"/>
    <w:rsid w:val="0045246D"/>
    <w:rsid w:val="00453A2F"/>
    <w:rsid w:val="00453B33"/>
    <w:rsid w:val="00454050"/>
    <w:rsid w:val="00454640"/>
    <w:rsid w:val="00454890"/>
    <w:rsid w:val="00454A17"/>
    <w:rsid w:val="00454C96"/>
    <w:rsid w:val="004551FC"/>
    <w:rsid w:val="00455DB8"/>
    <w:rsid w:val="00456EF7"/>
    <w:rsid w:val="0045738B"/>
    <w:rsid w:val="0045781F"/>
    <w:rsid w:val="0045782D"/>
    <w:rsid w:val="00457D22"/>
    <w:rsid w:val="0046005F"/>
    <w:rsid w:val="00460873"/>
    <w:rsid w:val="00460958"/>
    <w:rsid w:val="00460BC4"/>
    <w:rsid w:val="00461C2E"/>
    <w:rsid w:val="00462004"/>
    <w:rsid w:val="0046221F"/>
    <w:rsid w:val="00462EE7"/>
    <w:rsid w:val="00462F7F"/>
    <w:rsid w:val="00463099"/>
    <w:rsid w:val="00463385"/>
    <w:rsid w:val="00465188"/>
    <w:rsid w:val="004659E9"/>
    <w:rsid w:val="00465C68"/>
    <w:rsid w:val="00465F8D"/>
    <w:rsid w:val="0046628C"/>
    <w:rsid w:val="004664AF"/>
    <w:rsid w:val="00466CB4"/>
    <w:rsid w:val="004676C1"/>
    <w:rsid w:val="00467723"/>
    <w:rsid w:val="00470E5C"/>
    <w:rsid w:val="004711A9"/>
    <w:rsid w:val="004711AD"/>
    <w:rsid w:val="00471935"/>
    <w:rsid w:val="004722DF"/>
    <w:rsid w:val="00472619"/>
    <w:rsid w:val="00472752"/>
    <w:rsid w:val="00473C0A"/>
    <w:rsid w:val="00474315"/>
    <w:rsid w:val="004745D9"/>
    <w:rsid w:val="004746A6"/>
    <w:rsid w:val="00474D14"/>
    <w:rsid w:val="00474DC4"/>
    <w:rsid w:val="00475094"/>
    <w:rsid w:val="0047529F"/>
    <w:rsid w:val="00475F3D"/>
    <w:rsid w:val="00476384"/>
    <w:rsid w:val="00476616"/>
    <w:rsid w:val="0047678E"/>
    <w:rsid w:val="00476BE4"/>
    <w:rsid w:val="00476C35"/>
    <w:rsid w:val="00476FCA"/>
    <w:rsid w:val="00477544"/>
    <w:rsid w:val="00480284"/>
    <w:rsid w:val="004810A2"/>
    <w:rsid w:val="00481784"/>
    <w:rsid w:val="0048207B"/>
    <w:rsid w:val="004822E8"/>
    <w:rsid w:val="00482744"/>
    <w:rsid w:val="00482ECD"/>
    <w:rsid w:val="004830A2"/>
    <w:rsid w:val="00483F38"/>
    <w:rsid w:val="0048426E"/>
    <w:rsid w:val="00484531"/>
    <w:rsid w:val="0048489A"/>
    <w:rsid w:val="00484BA4"/>
    <w:rsid w:val="00485043"/>
    <w:rsid w:val="0048580A"/>
    <w:rsid w:val="00485819"/>
    <w:rsid w:val="00485BCE"/>
    <w:rsid w:val="0048653C"/>
    <w:rsid w:val="00486C56"/>
    <w:rsid w:val="00486E94"/>
    <w:rsid w:val="00487699"/>
    <w:rsid w:val="004877F1"/>
    <w:rsid w:val="00487B3C"/>
    <w:rsid w:val="00490313"/>
    <w:rsid w:val="00490F02"/>
    <w:rsid w:val="004910E1"/>
    <w:rsid w:val="004913F4"/>
    <w:rsid w:val="00491892"/>
    <w:rsid w:val="00491A54"/>
    <w:rsid w:val="00491E32"/>
    <w:rsid w:val="00491F1C"/>
    <w:rsid w:val="00492B82"/>
    <w:rsid w:val="00492CB5"/>
    <w:rsid w:val="00492E87"/>
    <w:rsid w:val="00493898"/>
    <w:rsid w:val="00493B85"/>
    <w:rsid w:val="00493C74"/>
    <w:rsid w:val="00493DEC"/>
    <w:rsid w:val="0049424C"/>
    <w:rsid w:val="00495113"/>
    <w:rsid w:val="004954FE"/>
    <w:rsid w:val="0049634F"/>
    <w:rsid w:val="0049646B"/>
    <w:rsid w:val="0049650E"/>
    <w:rsid w:val="00496B07"/>
    <w:rsid w:val="00497348"/>
    <w:rsid w:val="0049764D"/>
    <w:rsid w:val="004A057D"/>
    <w:rsid w:val="004A0D02"/>
    <w:rsid w:val="004A1378"/>
    <w:rsid w:val="004A1A8D"/>
    <w:rsid w:val="004A1B53"/>
    <w:rsid w:val="004A2420"/>
    <w:rsid w:val="004A2D11"/>
    <w:rsid w:val="004A2E36"/>
    <w:rsid w:val="004A2E9F"/>
    <w:rsid w:val="004A336D"/>
    <w:rsid w:val="004A3CCB"/>
    <w:rsid w:val="004A4B2E"/>
    <w:rsid w:val="004A5D70"/>
    <w:rsid w:val="004A675A"/>
    <w:rsid w:val="004A6B17"/>
    <w:rsid w:val="004A719D"/>
    <w:rsid w:val="004A72F6"/>
    <w:rsid w:val="004A732C"/>
    <w:rsid w:val="004A7BDE"/>
    <w:rsid w:val="004B00CE"/>
    <w:rsid w:val="004B037D"/>
    <w:rsid w:val="004B0C80"/>
    <w:rsid w:val="004B26A9"/>
    <w:rsid w:val="004B2CB5"/>
    <w:rsid w:val="004B37EA"/>
    <w:rsid w:val="004B3B7D"/>
    <w:rsid w:val="004B4822"/>
    <w:rsid w:val="004B4846"/>
    <w:rsid w:val="004B4EFE"/>
    <w:rsid w:val="004B5859"/>
    <w:rsid w:val="004B5909"/>
    <w:rsid w:val="004B5A1C"/>
    <w:rsid w:val="004B6A73"/>
    <w:rsid w:val="004B6CE0"/>
    <w:rsid w:val="004B78AF"/>
    <w:rsid w:val="004C0A71"/>
    <w:rsid w:val="004C0AD5"/>
    <w:rsid w:val="004C156A"/>
    <w:rsid w:val="004C1CC6"/>
    <w:rsid w:val="004C1D49"/>
    <w:rsid w:val="004C22B7"/>
    <w:rsid w:val="004C237D"/>
    <w:rsid w:val="004C2B3D"/>
    <w:rsid w:val="004C3441"/>
    <w:rsid w:val="004C3446"/>
    <w:rsid w:val="004C3E65"/>
    <w:rsid w:val="004C454F"/>
    <w:rsid w:val="004C5065"/>
    <w:rsid w:val="004C5806"/>
    <w:rsid w:val="004C63A2"/>
    <w:rsid w:val="004C649F"/>
    <w:rsid w:val="004C655A"/>
    <w:rsid w:val="004C6617"/>
    <w:rsid w:val="004C6A6E"/>
    <w:rsid w:val="004C7091"/>
    <w:rsid w:val="004C7538"/>
    <w:rsid w:val="004C7642"/>
    <w:rsid w:val="004C7A75"/>
    <w:rsid w:val="004D0844"/>
    <w:rsid w:val="004D08CC"/>
    <w:rsid w:val="004D0C90"/>
    <w:rsid w:val="004D1C74"/>
    <w:rsid w:val="004D20CC"/>
    <w:rsid w:val="004D27EA"/>
    <w:rsid w:val="004D2FFE"/>
    <w:rsid w:val="004D3E20"/>
    <w:rsid w:val="004D4505"/>
    <w:rsid w:val="004D4582"/>
    <w:rsid w:val="004D53E8"/>
    <w:rsid w:val="004D5561"/>
    <w:rsid w:val="004D5663"/>
    <w:rsid w:val="004D567F"/>
    <w:rsid w:val="004D5A3E"/>
    <w:rsid w:val="004D5C8C"/>
    <w:rsid w:val="004D5E65"/>
    <w:rsid w:val="004D5F90"/>
    <w:rsid w:val="004D6CB6"/>
    <w:rsid w:val="004D6F47"/>
    <w:rsid w:val="004E00E0"/>
    <w:rsid w:val="004E019C"/>
    <w:rsid w:val="004E043B"/>
    <w:rsid w:val="004E0ADB"/>
    <w:rsid w:val="004E15AC"/>
    <w:rsid w:val="004E15C6"/>
    <w:rsid w:val="004E2252"/>
    <w:rsid w:val="004E2709"/>
    <w:rsid w:val="004E296E"/>
    <w:rsid w:val="004E29CB"/>
    <w:rsid w:val="004E2B46"/>
    <w:rsid w:val="004E2E60"/>
    <w:rsid w:val="004E38AB"/>
    <w:rsid w:val="004E3D15"/>
    <w:rsid w:val="004E5420"/>
    <w:rsid w:val="004E629B"/>
    <w:rsid w:val="004E6303"/>
    <w:rsid w:val="004E64C0"/>
    <w:rsid w:val="004E7181"/>
    <w:rsid w:val="004E786B"/>
    <w:rsid w:val="004E7D22"/>
    <w:rsid w:val="004F016F"/>
    <w:rsid w:val="004F06A4"/>
    <w:rsid w:val="004F090B"/>
    <w:rsid w:val="004F0A1B"/>
    <w:rsid w:val="004F0D8A"/>
    <w:rsid w:val="004F0DA7"/>
    <w:rsid w:val="004F0E9B"/>
    <w:rsid w:val="004F0EA0"/>
    <w:rsid w:val="004F10C6"/>
    <w:rsid w:val="004F12D3"/>
    <w:rsid w:val="004F136D"/>
    <w:rsid w:val="004F1A45"/>
    <w:rsid w:val="004F2133"/>
    <w:rsid w:val="004F2CCD"/>
    <w:rsid w:val="004F36A1"/>
    <w:rsid w:val="004F40CF"/>
    <w:rsid w:val="004F45E0"/>
    <w:rsid w:val="004F499C"/>
    <w:rsid w:val="004F4AF9"/>
    <w:rsid w:val="004F5135"/>
    <w:rsid w:val="004F56EA"/>
    <w:rsid w:val="004F6591"/>
    <w:rsid w:val="004F6B01"/>
    <w:rsid w:val="004F6C43"/>
    <w:rsid w:val="004F6C77"/>
    <w:rsid w:val="004F6D81"/>
    <w:rsid w:val="004F7848"/>
    <w:rsid w:val="004F7EA1"/>
    <w:rsid w:val="005005AE"/>
    <w:rsid w:val="0050122D"/>
    <w:rsid w:val="0050277B"/>
    <w:rsid w:val="005036A6"/>
    <w:rsid w:val="00503B33"/>
    <w:rsid w:val="00503CEB"/>
    <w:rsid w:val="00503F87"/>
    <w:rsid w:val="0050586C"/>
    <w:rsid w:val="00505A98"/>
    <w:rsid w:val="00505B10"/>
    <w:rsid w:val="00505C20"/>
    <w:rsid w:val="00506B87"/>
    <w:rsid w:val="00506BDD"/>
    <w:rsid w:val="00506BF0"/>
    <w:rsid w:val="00507329"/>
    <w:rsid w:val="00507761"/>
    <w:rsid w:val="00511C33"/>
    <w:rsid w:val="00511C5B"/>
    <w:rsid w:val="00512515"/>
    <w:rsid w:val="00512F18"/>
    <w:rsid w:val="0051314B"/>
    <w:rsid w:val="00513445"/>
    <w:rsid w:val="00513991"/>
    <w:rsid w:val="00513B15"/>
    <w:rsid w:val="005140A9"/>
    <w:rsid w:val="00514BB6"/>
    <w:rsid w:val="00514BC3"/>
    <w:rsid w:val="00514C24"/>
    <w:rsid w:val="0051558D"/>
    <w:rsid w:val="00516132"/>
    <w:rsid w:val="00516662"/>
    <w:rsid w:val="00516906"/>
    <w:rsid w:val="00516955"/>
    <w:rsid w:val="0051733D"/>
    <w:rsid w:val="00517904"/>
    <w:rsid w:val="00517DBA"/>
    <w:rsid w:val="0052008B"/>
    <w:rsid w:val="005208FC"/>
    <w:rsid w:val="00520B5C"/>
    <w:rsid w:val="00521326"/>
    <w:rsid w:val="00521C36"/>
    <w:rsid w:val="00521FE1"/>
    <w:rsid w:val="005221E1"/>
    <w:rsid w:val="00523291"/>
    <w:rsid w:val="00523532"/>
    <w:rsid w:val="00523705"/>
    <w:rsid w:val="0052420C"/>
    <w:rsid w:val="0052463B"/>
    <w:rsid w:val="00525090"/>
    <w:rsid w:val="005251CA"/>
    <w:rsid w:val="0052536A"/>
    <w:rsid w:val="00525453"/>
    <w:rsid w:val="005254E0"/>
    <w:rsid w:val="0052595A"/>
    <w:rsid w:val="00525C1F"/>
    <w:rsid w:val="00525F9B"/>
    <w:rsid w:val="00526622"/>
    <w:rsid w:val="00526BDB"/>
    <w:rsid w:val="005279E8"/>
    <w:rsid w:val="00530A7F"/>
    <w:rsid w:val="0053123A"/>
    <w:rsid w:val="00532374"/>
    <w:rsid w:val="00532520"/>
    <w:rsid w:val="00532BD8"/>
    <w:rsid w:val="00532FC5"/>
    <w:rsid w:val="005336BC"/>
    <w:rsid w:val="00534F34"/>
    <w:rsid w:val="00535151"/>
    <w:rsid w:val="00535D4E"/>
    <w:rsid w:val="00537494"/>
    <w:rsid w:val="00537EC5"/>
    <w:rsid w:val="00540889"/>
    <w:rsid w:val="00540A11"/>
    <w:rsid w:val="005414CB"/>
    <w:rsid w:val="00541649"/>
    <w:rsid w:val="00541E6E"/>
    <w:rsid w:val="0054217B"/>
    <w:rsid w:val="00542638"/>
    <w:rsid w:val="005426EF"/>
    <w:rsid w:val="00543131"/>
    <w:rsid w:val="005434FF"/>
    <w:rsid w:val="00543992"/>
    <w:rsid w:val="00543A05"/>
    <w:rsid w:val="005446DE"/>
    <w:rsid w:val="005448F4"/>
    <w:rsid w:val="005449B6"/>
    <w:rsid w:val="0054503F"/>
    <w:rsid w:val="005453C7"/>
    <w:rsid w:val="005454F7"/>
    <w:rsid w:val="00545B04"/>
    <w:rsid w:val="00546951"/>
    <w:rsid w:val="00546EF7"/>
    <w:rsid w:val="00547610"/>
    <w:rsid w:val="0055044E"/>
    <w:rsid w:val="00550D2F"/>
    <w:rsid w:val="005516D6"/>
    <w:rsid w:val="00552294"/>
    <w:rsid w:val="005522FE"/>
    <w:rsid w:val="00552A56"/>
    <w:rsid w:val="00552E2A"/>
    <w:rsid w:val="00553075"/>
    <w:rsid w:val="0055380D"/>
    <w:rsid w:val="005538A2"/>
    <w:rsid w:val="00553EEF"/>
    <w:rsid w:val="00553F9E"/>
    <w:rsid w:val="00553FEF"/>
    <w:rsid w:val="00554821"/>
    <w:rsid w:val="00554885"/>
    <w:rsid w:val="00554D10"/>
    <w:rsid w:val="00554D13"/>
    <w:rsid w:val="00555FEF"/>
    <w:rsid w:val="0055652A"/>
    <w:rsid w:val="00556962"/>
    <w:rsid w:val="00556A5D"/>
    <w:rsid w:val="0055740F"/>
    <w:rsid w:val="00557476"/>
    <w:rsid w:val="005574E7"/>
    <w:rsid w:val="00557AE0"/>
    <w:rsid w:val="00557AF7"/>
    <w:rsid w:val="00560500"/>
    <w:rsid w:val="005615C1"/>
    <w:rsid w:val="00561CF2"/>
    <w:rsid w:val="00562A12"/>
    <w:rsid w:val="0056319E"/>
    <w:rsid w:val="00563237"/>
    <w:rsid w:val="005633BB"/>
    <w:rsid w:val="005649AF"/>
    <w:rsid w:val="00564B03"/>
    <w:rsid w:val="00565E95"/>
    <w:rsid w:val="00566150"/>
    <w:rsid w:val="005663F3"/>
    <w:rsid w:val="0056653E"/>
    <w:rsid w:val="005665CE"/>
    <w:rsid w:val="0056682D"/>
    <w:rsid w:val="00567181"/>
    <w:rsid w:val="0056752A"/>
    <w:rsid w:val="00567A8D"/>
    <w:rsid w:val="00567B10"/>
    <w:rsid w:val="00567B4C"/>
    <w:rsid w:val="00571D52"/>
    <w:rsid w:val="00572276"/>
    <w:rsid w:val="005723FE"/>
    <w:rsid w:val="005734A2"/>
    <w:rsid w:val="005734DD"/>
    <w:rsid w:val="0057384B"/>
    <w:rsid w:val="0057410A"/>
    <w:rsid w:val="00574BF9"/>
    <w:rsid w:val="00574EB6"/>
    <w:rsid w:val="00575024"/>
    <w:rsid w:val="0057542D"/>
    <w:rsid w:val="00575493"/>
    <w:rsid w:val="00575A6D"/>
    <w:rsid w:val="0057631A"/>
    <w:rsid w:val="005763E8"/>
    <w:rsid w:val="005768FE"/>
    <w:rsid w:val="005774A0"/>
    <w:rsid w:val="005806D4"/>
    <w:rsid w:val="00580805"/>
    <w:rsid w:val="00580C54"/>
    <w:rsid w:val="00580E06"/>
    <w:rsid w:val="005813BE"/>
    <w:rsid w:val="0058217F"/>
    <w:rsid w:val="00582736"/>
    <w:rsid w:val="005836DE"/>
    <w:rsid w:val="00583CB8"/>
    <w:rsid w:val="00584715"/>
    <w:rsid w:val="005847EA"/>
    <w:rsid w:val="00585111"/>
    <w:rsid w:val="005856B9"/>
    <w:rsid w:val="005863A1"/>
    <w:rsid w:val="0058690E"/>
    <w:rsid w:val="00586EAD"/>
    <w:rsid w:val="005870D2"/>
    <w:rsid w:val="00590053"/>
    <w:rsid w:val="0059013A"/>
    <w:rsid w:val="00590189"/>
    <w:rsid w:val="005908AA"/>
    <w:rsid w:val="00590F33"/>
    <w:rsid w:val="00591AB0"/>
    <w:rsid w:val="00591DB2"/>
    <w:rsid w:val="0059202F"/>
    <w:rsid w:val="00592133"/>
    <w:rsid w:val="00592152"/>
    <w:rsid w:val="0059235C"/>
    <w:rsid w:val="00592870"/>
    <w:rsid w:val="00592903"/>
    <w:rsid w:val="00593039"/>
    <w:rsid w:val="0059354A"/>
    <w:rsid w:val="00593AD2"/>
    <w:rsid w:val="00594473"/>
    <w:rsid w:val="00594E2D"/>
    <w:rsid w:val="00594EEB"/>
    <w:rsid w:val="00594FB9"/>
    <w:rsid w:val="005954B5"/>
    <w:rsid w:val="0059608E"/>
    <w:rsid w:val="0059621C"/>
    <w:rsid w:val="005971AA"/>
    <w:rsid w:val="005973B1"/>
    <w:rsid w:val="005975E3"/>
    <w:rsid w:val="005976FF"/>
    <w:rsid w:val="005977D2"/>
    <w:rsid w:val="005977FC"/>
    <w:rsid w:val="005A0164"/>
    <w:rsid w:val="005A0266"/>
    <w:rsid w:val="005A03D5"/>
    <w:rsid w:val="005A1114"/>
    <w:rsid w:val="005A124B"/>
    <w:rsid w:val="005A190F"/>
    <w:rsid w:val="005A278B"/>
    <w:rsid w:val="005A2901"/>
    <w:rsid w:val="005A2EA0"/>
    <w:rsid w:val="005A3814"/>
    <w:rsid w:val="005A40E7"/>
    <w:rsid w:val="005A41E7"/>
    <w:rsid w:val="005A4988"/>
    <w:rsid w:val="005A5D60"/>
    <w:rsid w:val="005A609A"/>
    <w:rsid w:val="005A620B"/>
    <w:rsid w:val="005A6231"/>
    <w:rsid w:val="005A6934"/>
    <w:rsid w:val="005A6A81"/>
    <w:rsid w:val="005A6D9A"/>
    <w:rsid w:val="005A6FFA"/>
    <w:rsid w:val="005A709B"/>
    <w:rsid w:val="005A78C2"/>
    <w:rsid w:val="005A7DF2"/>
    <w:rsid w:val="005A7E1B"/>
    <w:rsid w:val="005B00CD"/>
    <w:rsid w:val="005B05C6"/>
    <w:rsid w:val="005B128D"/>
    <w:rsid w:val="005B13CF"/>
    <w:rsid w:val="005B15C6"/>
    <w:rsid w:val="005B29E3"/>
    <w:rsid w:val="005B3477"/>
    <w:rsid w:val="005B3DBC"/>
    <w:rsid w:val="005B3E3D"/>
    <w:rsid w:val="005B429C"/>
    <w:rsid w:val="005B42D3"/>
    <w:rsid w:val="005B4397"/>
    <w:rsid w:val="005B47FC"/>
    <w:rsid w:val="005B4941"/>
    <w:rsid w:val="005B4C4E"/>
    <w:rsid w:val="005B4C5B"/>
    <w:rsid w:val="005B5E2E"/>
    <w:rsid w:val="005B5EE6"/>
    <w:rsid w:val="005B6C78"/>
    <w:rsid w:val="005B7190"/>
    <w:rsid w:val="005B7578"/>
    <w:rsid w:val="005B7AAB"/>
    <w:rsid w:val="005B7D8A"/>
    <w:rsid w:val="005B7F3A"/>
    <w:rsid w:val="005C1157"/>
    <w:rsid w:val="005C1641"/>
    <w:rsid w:val="005C1C24"/>
    <w:rsid w:val="005C2C13"/>
    <w:rsid w:val="005C31AC"/>
    <w:rsid w:val="005C4332"/>
    <w:rsid w:val="005C4AA3"/>
    <w:rsid w:val="005C4B15"/>
    <w:rsid w:val="005C4E93"/>
    <w:rsid w:val="005C4F91"/>
    <w:rsid w:val="005C5BDA"/>
    <w:rsid w:val="005C6A53"/>
    <w:rsid w:val="005C7079"/>
    <w:rsid w:val="005C79D2"/>
    <w:rsid w:val="005D05A4"/>
    <w:rsid w:val="005D0E1C"/>
    <w:rsid w:val="005D193B"/>
    <w:rsid w:val="005D1FD2"/>
    <w:rsid w:val="005D1FE6"/>
    <w:rsid w:val="005D2DE5"/>
    <w:rsid w:val="005D2EBA"/>
    <w:rsid w:val="005D35C3"/>
    <w:rsid w:val="005D3D3A"/>
    <w:rsid w:val="005D3FA0"/>
    <w:rsid w:val="005D41BF"/>
    <w:rsid w:val="005D4987"/>
    <w:rsid w:val="005D4C68"/>
    <w:rsid w:val="005D7915"/>
    <w:rsid w:val="005D7B74"/>
    <w:rsid w:val="005D7CE9"/>
    <w:rsid w:val="005E06F7"/>
    <w:rsid w:val="005E1017"/>
    <w:rsid w:val="005E1FB1"/>
    <w:rsid w:val="005E2077"/>
    <w:rsid w:val="005E3838"/>
    <w:rsid w:val="005E40D8"/>
    <w:rsid w:val="005E411F"/>
    <w:rsid w:val="005E4F09"/>
    <w:rsid w:val="005E50B1"/>
    <w:rsid w:val="005E5CDF"/>
    <w:rsid w:val="005E5D4D"/>
    <w:rsid w:val="005E6A51"/>
    <w:rsid w:val="005E6B75"/>
    <w:rsid w:val="005E7A18"/>
    <w:rsid w:val="005F03E9"/>
    <w:rsid w:val="005F0A0E"/>
    <w:rsid w:val="005F10EE"/>
    <w:rsid w:val="005F12F9"/>
    <w:rsid w:val="005F1524"/>
    <w:rsid w:val="005F2E4D"/>
    <w:rsid w:val="005F37F2"/>
    <w:rsid w:val="005F3A8A"/>
    <w:rsid w:val="005F3C33"/>
    <w:rsid w:val="005F42B7"/>
    <w:rsid w:val="005F5B9F"/>
    <w:rsid w:val="005F5EF6"/>
    <w:rsid w:val="005F5EF8"/>
    <w:rsid w:val="005F6432"/>
    <w:rsid w:val="005F65A4"/>
    <w:rsid w:val="005F66A7"/>
    <w:rsid w:val="005F785E"/>
    <w:rsid w:val="005F78F9"/>
    <w:rsid w:val="005F7A09"/>
    <w:rsid w:val="005F7EBD"/>
    <w:rsid w:val="00600F0B"/>
    <w:rsid w:val="00601D5B"/>
    <w:rsid w:val="00601D88"/>
    <w:rsid w:val="00602CBB"/>
    <w:rsid w:val="00603A1F"/>
    <w:rsid w:val="00604872"/>
    <w:rsid w:val="00604890"/>
    <w:rsid w:val="006050E3"/>
    <w:rsid w:val="006051DD"/>
    <w:rsid w:val="00605815"/>
    <w:rsid w:val="00605985"/>
    <w:rsid w:val="00605C05"/>
    <w:rsid w:val="0060686F"/>
    <w:rsid w:val="00606BE9"/>
    <w:rsid w:val="00606D1F"/>
    <w:rsid w:val="006072AC"/>
    <w:rsid w:val="006072E3"/>
    <w:rsid w:val="006100BF"/>
    <w:rsid w:val="0061116D"/>
    <w:rsid w:val="006113A0"/>
    <w:rsid w:val="00611946"/>
    <w:rsid w:val="00611F48"/>
    <w:rsid w:val="00612AC8"/>
    <w:rsid w:val="00612CC0"/>
    <w:rsid w:val="00613097"/>
    <w:rsid w:val="00613398"/>
    <w:rsid w:val="006136E7"/>
    <w:rsid w:val="00613D22"/>
    <w:rsid w:val="00614435"/>
    <w:rsid w:val="00614A3D"/>
    <w:rsid w:val="00616549"/>
    <w:rsid w:val="00616BE5"/>
    <w:rsid w:val="00616DBB"/>
    <w:rsid w:val="006175C8"/>
    <w:rsid w:val="006177FD"/>
    <w:rsid w:val="00617EB9"/>
    <w:rsid w:val="00620751"/>
    <w:rsid w:val="00620C51"/>
    <w:rsid w:val="00621779"/>
    <w:rsid w:val="00621B46"/>
    <w:rsid w:val="00621EB5"/>
    <w:rsid w:val="0062350D"/>
    <w:rsid w:val="00623CDF"/>
    <w:rsid w:val="00623D5B"/>
    <w:rsid w:val="00624AB4"/>
    <w:rsid w:val="00624B0B"/>
    <w:rsid w:val="0062514B"/>
    <w:rsid w:val="00625247"/>
    <w:rsid w:val="00625DFE"/>
    <w:rsid w:val="00625E3B"/>
    <w:rsid w:val="006264F0"/>
    <w:rsid w:val="00626738"/>
    <w:rsid w:val="00626A06"/>
    <w:rsid w:val="006270BE"/>
    <w:rsid w:val="006271F7"/>
    <w:rsid w:val="006273B5"/>
    <w:rsid w:val="00627C7B"/>
    <w:rsid w:val="0063000A"/>
    <w:rsid w:val="00630178"/>
    <w:rsid w:val="006308D3"/>
    <w:rsid w:val="00630C6B"/>
    <w:rsid w:val="00630E66"/>
    <w:rsid w:val="00631095"/>
    <w:rsid w:val="006322A3"/>
    <w:rsid w:val="0063283F"/>
    <w:rsid w:val="00632944"/>
    <w:rsid w:val="006330C7"/>
    <w:rsid w:val="00633536"/>
    <w:rsid w:val="0063354B"/>
    <w:rsid w:val="00634527"/>
    <w:rsid w:val="00634560"/>
    <w:rsid w:val="00634C1B"/>
    <w:rsid w:val="0063521F"/>
    <w:rsid w:val="00635365"/>
    <w:rsid w:val="006359AC"/>
    <w:rsid w:val="00635C76"/>
    <w:rsid w:val="00636024"/>
    <w:rsid w:val="006361F4"/>
    <w:rsid w:val="00636264"/>
    <w:rsid w:val="006366F3"/>
    <w:rsid w:val="006370C3"/>
    <w:rsid w:val="00637330"/>
    <w:rsid w:val="00637571"/>
    <w:rsid w:val="0063757B"/>
    <w:rsid w:val="0063768A"/>
    <w:rsid w:val="006379DF"/>
    <w:rsid w:val="00637FC6"/>
    <w:rsid w:val="006401C4"/>
    <w:rsid w:val="006401E5"/>
    <w:rsid w:val="0064070E"/>
    <w:rsid w:val="00640FA8"/>
    <w:rsid w:val="00641027"/>
    <w:rsid w:val="006410EC"/>
    <w:rsid w:val="00641BF4"/>
    <w:rsid w:val="00641E68"/>
    <w:rsid w:val="006428C1"/>
    <w:rsid w:val="006428DD"/>
    <w:rsid w:val="00642C5A"/>
    <w:rsid w:val="0064358C"/>
    <w:rsid w:val="00643838"/>
    <w:rsid w:val="00643D47"/>
    <w:rsid w:val="006449D5"/>
    <w:rsid w:val="00644D56"/>
    <w:rsid w:val="00645925"/>
    <w:rsid w:val="00645AB4"/>
    <w:rsid w:val="00645B94"/>
    <w:rsid w:val="006462DC"/>
    <w:rsid w:val="006467F6"/>
    <w:rsid w:val="006467F9"/>
    <w:rsid w:val="006472C0"/>
    <w:rsid w:val="0064750B"/>
    <w:rsid w:val="006478A2"/>
    <w:rsid w:val="00650006"/>
    <w:rsid w:val="00650F10"/>
    <w:rsid w:val="006516D6"/>
    <w:rsid w:val="00651764"/>
    <w:rsid w:val="006518DF"/>
    <w:rsid w:val="006519B8"/>
    <w:rsid w:val="00651CEB"/>
    <w:rsid w:val="00651E85"/>
    <w:rsid w:val="00652455"/>
    <w:rsid w:val="0065276A"/>
    <w:rsid w:val="006528E8"/>
    <w:rsid w:val="0065361D"/>
    <w:rsid w:val="00653C49"/>
    <w:rsid w:val="00655B89"/>
    <w:rsid w:val="00655E05"/>
    <w:rsid w:val="00655EEE"/>
    <w:rsid w:val="006565BB"/>
    <w:rsid w:val="0065664E"/>
    <w:rsid w:val="00656F5E"/>
    <w:rsid w:val="00656FF5"/>
    <w:rsid w:val="00657B5D"/>
    <w:rsid w:val="00657FF9"/>
    <w:rsid w:val="0066056C"/>
    <w:rsid w:val="00660B9F"/>
    <w:rsid w:val="006612F2"/>
    <w:rsid w:val="006613B8"/>
    <w:rsid w:val="0066151E"/>
    <w:rsid w:val="00661F7F"/>
    <w:rsid w:val="00662390"/>
    <w:rsid w:val="00663550"/>
    <w:rsid w:val="0066386B"/>
    <w:rsid w:val="00663BED"/>
    <w:rsid w:val="00664687"/>
    <w:rsid w:val="00664ED3"/>
    <w:rsid w:val="00665875"/>
    <w:rsid w:val="00665CBF"/>
    <w:rsid w:val="00666499"/>
    <w:rsid w:val="00666903"/>
    <w:rsid w:val="00667069"/>
    <w:rsid w:val="006670BD"/>
    <w:rsid w:val="00670024"/>
    <w:rsid w:val="00670179"/>
    <w:rsid w:val="00670201"/>
    <w:rsid w:val="00670F12"/>
    <w:rsid w:val="006723F2"/>
    <w:rsid w:val="00672A86"/>
    <w:rsid w:val="0067346C"/>
    <w:rsid w:val="00673852"/>
    <w:rsid w:val="00673C74"/>
    <w:rsid w:val="006745A8"/>
    <w:rsid w:val="00674E56"/>
    <w:rsid w:val="00675788"/>
    <w:rsid w:val="00676074"/>
    <w:rsid w:val="006768F1"/>
    <w:rsid w:val="00677797"/>
    <w:rsid w:val="0068020A"/>
    <w:rsid w:val="0068034B"/>
    <w:rsid w:val="006804E8"/>
    <w:rsid w:val="006809CA"/>
    <w:rsid w:val="006815E6"/>
    <w:rsid w:val="00681DA7"/>
    <w:rsid w:val="00682E72"/>
    <w:rsid w:val="00683112"/>
    <w:rsid w:val="006833AC"/>
    <w:rsid w:val="006834CD"/>
    <w:rsid w:val="00683F40"/>
    <w:rsid w:val="00684709"/>
    <w:rsid w:val="00685648"/>
    <w:rsid w:val="00685A42"/>
    <w:rsid w:val="00685FA2"/>
    <w:rsid w:val="006861E3"/>
    <w:rsid w:val="006866A4"/>
    <w:rsid w:val="00687370"/>
    <w:rsid w:val="00690418"/>
    <w:rsid w:val="00690430"/>
    <w:rsid w:val="00691C3C"/>
    <w:rsid w:val="00691C84"/>
    <w:rsid w:val="00691FDA"/>
    <w:rsid w:val="0069215B"/>
    <w:rsid w:val="00692204"/>
    <w:rsid w:val="006928EB"/>
    <w:rsid w:val="00692A3E"/>
    <w:rsid w:val="00692E55"/>
    <w:rsid w:val="00692EA9"/>
    <w:rsid w:val="00693053"/>
    <w:rsid w:val="00693251"/>
    <w:rsid w:val="006936C4"/>
    <w:rsid w:val="00693E35"/>
    <w:rsid w:val="006950A8"/>
    <w:rsid w:val="00695F3C"/>
    <w:rsid w:val="00696013"/>
    <w:rsid w:val="00696657"/>
    <w:rsid w:val="00696816"/>
    <w:rsid w:val="006968B6"/>
    <w:rsid w:val="006970FD"/>
    <w:rsid w:val="00697B1C"/>
    <w:rsid w:val="00697D59"/>
    <w:rsid w:val="006A04C8"/>
    <w:rsid w:val="006A04F1"/>
    <w:rsid w:val="006A06E0"/>
    <w:rsid w:val="006A073A"/>
    <w:rsid w:val="006A0C2E"/>
    <w:rsid w:val="006A1A19"/>
    <w:rsid w:val="006A279F"/>
    <w:rsid w:val="006A31B0"/>
    <w:rsid w:val="006A32DE"/>
    <w:rsid w:val="006A381A"/>
    <w:rsid w:val="006A40F0"/>
    <w:rsid w:val="006A44F1"/>
    <w:rsid w:val="006A47C1"/>
    <w:rsid w:val="006A5450"/>
    <w:rsid w:val="006A581F"/>
    <w:rsid w:val="006A5926"/>
    <w:rsid w:val="006A59C6"/>
    <w:rsid w:val="006A5B2D"/>
    <w:rsid w:val="006A5CC2"/>
    <w:rsid w:val="006A61C7"/>
    <w:rsid w:val="006A703A"/>
    <w:rsid w:val="006A7839"/>
    <w:rsid w:val="006B045B"/>
    <w:rsid w:val="006B0763"/>
    <w:rsid w:val="006B0D0B"/>
    <w:rsid w:val="006B1412"/>
    <w:rsid w:val="006B15D9"/>
    <w:rsid w:val="006B1D78"/>
    <w:rsid w:val="006B208A"/>
    <w:rsid w:val="006B2799"/>
    <w:rsid w:val="006B2D4D"/>
    <w:rsid w:val="006B35D8"/>
    <w:rsid w:val="006B4030"/>
    <w:rsid w:val="006B4652"/>
    <w:rsid w:val="006B52FC"/>
    <w:rsid w:val="006B5597"/>
    <w:rsid w:val="006B5C9E"/>
    <w:rsid w:val="006B6152"/>
    <w:rsid w:val="006B64B9"/>
    <w:rsid w:val="006B6A3E"/>
    <w:rsid w:val="006B6F46"/>
    <w:rsid w:val="006C05DA"/>
    <w:rsid w:val="006C0F74"/>
    <w:rsid w:val="006C0F94"/>
    <w:rsid w:val="006C1A2A"/>
    <w:rsid w:val="006C2470"/>
    <w:rsid w:val="006C28DA"/>
    <w:rsid w:val="006C2E9B"/>
    <w:rsid w:val="006C3EEC"/>
    <w:rsid w:val="006C3F91"/>
    <w:rsid w:val="006C4B17"/>
    <w:rsid w:val="006C51A1"/>
    <w:rsid w:val="006C5296"/>
    <w:rsid w:val="006C572E"/>
    <w:rsid w:val="006C5861"/>
    <w:rsid w:val="006C6620"/>
    <w:rsid w:val="006C6A2B"/>
    <w:rsid w:val="006D07B6"/>
    <w:rsid w:val="006D080F"/>
    <w:rsid w:val="006D0A7A"/>
    <w:rsid w:val="006D0F9D"/>
    <w:rsid w:val="006D13A9"/>
    <w:rsid w:val="006D18D2"/>
    <w:rsid w:val="006D1E86"/>
    <w:rsid w:val="006D1FC2"/>
    <w:rsid w:val="006D241B"/>
    <w:rsid w:val="006D28F1"/>
    <w:rsid w:val="006D2C0D"/>
    <w:rsid w:val="006D301A"/>
    <w:rsid w:val="006D387A"/>
    <w:rsid w:val="006D3B3A"/>
    <w:rsid w:val="006D4364"/>
    <w:rsid w:val="006D526A"/>
    <w:rsid w:val="006D63B1"/>
    <w:rsid w:val="006D644E"/>
    <w:rsid w:val="006D7FD8"/>
    <w:rsid w:val="006E0E3B"/>
    <w:rsid w:val="006E0F26"/>
    <w:rsid w:val="006E1843"/>
    <w:rsid w:val="006E1D8E"/>
    <w:rsid w:val="006E2B72"/>
    <w:rsid w:val="006E3953"/>
    <w:rsid w:val="006E4226"/>
    <w:rsid w:val="006E43B7"/>
    <w:rsid w:val="006E4B9F"/>
    <w:rsid w:val="006E5788"/>
    <w:rsid w:val="006E5CB0"/>
    <w:rsid w:val="006E63D3"/>
    <w:rsid w:val="006E6711"/>
    <w:rsid w:val="006E67C1"/>
    <w:rsid w:val="006E6A56"/>
    <w:rsid w:val="006E7071"/>
    <w:rsid w:val="006F0FF6"/>
    <w:rsid w:val="006F219E"/>
    <w:rsid w:val="006F2A21"/>
    <w:rsid w:val="006F2CA2"/>
    <w:rsid w:val="006F330A"/>
    <w:rsid w:val="006F3EF4"/>
    <w:rsid w:val="006F3F1E"/>
    <w:rsid w:val="006F4E40"/>
    <w:rsid w:val="006F51B5"/>
    <w:rsid w:val="006F5247"/>
    <w:rsid w:val="006F52C2"/>
    <w:rsid w:val="006F598B"/>
    <w:rsid w:val="00700ADD"/>
    <w:rsid w:val="00700B1B"/>
    <w:rsid w:val="00700F45"/>
    <w:rsid w:val="00701FF3"/>
    <w:rsid w:val="00702559"/>
    <w:rsid w:val="00702851"/>
    <w:rsid w:val="007029EA"/>
    <w:rsid w:val="00702C11"/>
    <w:rsid w:val="007038E7"/>
    <w:rsid w:val="0070390D"/>
    <w:rsid w:val="00703B23"/>
    <w:rsid w:val="0070409B"/>
    <w:rsid w:val="00704659"/>
    <w:rsid w:val="00704989"/>
    <w:rsid w:val="00704A7B"/>
    <w:rsid w:val="00705C59"/>
    <w:rsid w:val="00706B13"/>
    <w:rsid w:val="00706EDA"/>
    <w:rsid w:val="00706F85"/>
    <w:rsid w:val="00707206"/>
    <w:rsid w:val="007073E8"/>
    <w:rsid w:val="00707442"/>
    <w:rsid w:val="0071069D"/>
    <w:rsid w:val="007107D3"/>
    <w:rsid w:val="00712D6D"/>
    <w:rsid w:val="00713235"/>
    <w:rsid w:val="00713F15"/>
    <w:rsid w:val="007140CA"/>
    <w:rsid w:val="00714CC8"/>
    <w:rsid w:val="00714E7C"/>
    <w:rsid w:val="00714F11"/>
    <w:rsid w:val="00715D04"/>
    <w:rsid w:val="00715D8E"/>
    <w:rsid w:val="007164D2"/>
    <w:rsid w:val="00716FFD"/>
    <w:rsid w:val="0071718F"/>
    <w:rsid w:val="00717516"/>
    <w:rsid w:val="007177D9"/>
    <w:rsid w:val="00717E86"/>
    <w:rsid w:val="007201C0"/>
    <w:rsid w:val="00720E32"/>
    <w:rsid w:val="007213A4"/>
    <w:rsid w:val="007213FC"/>
    <w:rsid w:val="0072145C"/>
    <w:rsid w:val="007219E7"/>
    <w:rsid w:val="00721BA4"/>
    <w:rsid w:val="00721C1F"/>
    <w:rsid w:val="00721E2E"/>
    <w:rsid w:val="00722216"/>
    <w:rsid w:val="007227AA"/>
    <w:rsid w:val="00722D1A"/>
    <w:rsid w:val="00722D88"/>
    <w:rsid w:val="007230DE"/>
    <w:rsid w:val="00723E12"/>
    <w:rsid w:val="00723EC1"/>
    <w:rsid w:val="00724616"/>
    <w:rsid w:val="00724B1B"/>
    <w:rsid w:val="00724BF7"/>
    <w:rsid w:val="00725210"/>
    <w:rsid w:val="007274CD"/>
    <w:rsid w:val="00727C61"/>
    <w:rsid w:val="00727D49"/>
    <w:rsid w:val="00727D8F"/>
    <w:rsid w:val="00727DBE"/>
    <w:rsid w:val="00730002"/>
    <w:rsid w:val="007306F7"/>
    <w:rsid w:val="00730CEB"/>
    <w:rsid w:val="0073103B"/>
    <w:rsid w:val="00731604"/>
    <w:rsid w:val="007338B0"/>
    <w:rsid w:val="00735198"/>
    <w:rsid w:val="0073549A"/>
    <w:rsid w:val="00735DEF"/>
    <w:rsid w:val="0073602D"/>
    <w:rsid w:val="007365E0"/>
    <w:rsid w:val="0073737C"/>
    <w:rsid w:val="00737A18"/>
    <w:rsid w:val="00737B29"/>
    <w:rsid w:val="00741305"/>
    <w:rsid w:val="00741611"/>
    <w:rsid w:val="00741819"/>
    <w:rsid w:val="00741D3A"/>
    <w:rsid w:val="00742AEE"/>
    <w:rsid w:val="00742D71"/>
    <w:rsid w:val="0074439C"/>
    <w:rsid w:val="0074483E"/>
    <w:rsid w:val="00744B8B"/>
    <w:rsid w:val="00745226"/>
    <w:rsid w:val="007453A8"/>
    <w:rsid w:val="007463DF"/>
    <w:rsid w:val="0075007C"/>
    <w:rsid w:val="00750145"/>
    <w:rsid w:val="0075053B"/>
    <w:rsid w:val="0075062E"/>
    <w:rsid w:val="0075141B"/>
    <w:rsid w:val="0075176F"/>
    <w:rsid w:val="00751BB5"/>
    <w:rsid w:val="007522BB"/>
    <w:rsid w:val="007529B6"/>
    <w:rsid w:val="00752C13"/>
    <w:rsid w:val="00753D81"/>
    <w:rsid w:val="00753E12"/>
    <w:rsid w:val="0075452C"/>
    <w:rsid w:val="00754D9D"/>
    <w:rsid w:val="00755419"/>
    <w:rsid w:val="00755536"/>
    <w:rsid w:val="007561ED"/>
    <w:rsid w:val="00756742"/>
    <w:rsid w:val="00756E79"/>
    <w:rsid w:val="0075799C"/>
    <w:rsid w:val="00757D35"/>
    <w:rsid w:val="00757F91"/>
    <w:rsid w:val="00760107"/>
    <w:rsid w:val="00760A97"/>
    <w:rsid w:val="00760E0F"/>
    <w:rsid w:val="007610FB"/>
    <w:rsid w:val="00761C04"/>
    <w:rsid w:val="00761D6C"/>
    <w:rsid w:val="00761F0A"/>
    <w:rsid w:val="00762E08"/>
    <w:rsid w:val="00763162"/>
    <w:rsid w:val="007635C8"/>
    <w:rsid w:val="00763646"/>
    <w:rsid w:val="007636D2"/>
    <w:rsid w:val="0076382A"/>
    <w:rsid w:val="00764C9D"/>
    <w:rsid w:val="00764F11"/>
    <w:rsid w:val="00765145"/>
    <w:rsid w:val="007656AD"/>
    <w:rsid w:val="00765AA6"/>
    <w:rsid w:val="00765BCF"/>
    <w:rsid w:val="007661A8"/>
    <w:rsid w:val="007663DE"/>
    <w:rsid w:val="00766902"/>
    <w:rsid w:val="00766A3E"/>
    <w:rsid w:val="00766B3E"/>
    <w:rsid w:val="007672C2"/>
    <w:rsid w:val="0076792A"/>
    <w:rsid w:val="00767A92"/>
    <w:rsid w:val="00767C58"/>
    <w:rsid w:val="00767F32"/>
    <w:rsid w:val="00770900"/>
    <w:rsid w:val="007710CF"/>
    <w:rsid w:val="00771335"/>
    <w:rsid w:val="00771ADB"/>
    <w:rsid w:val="007722B9"/>
    <w:rsid w:val="007731DE"/>
    <w:rsid w:val="007734D2"/>
    <w:rsid w:val="0077374F"/>
    <w:rsid w:val="00773E94"/>
    <w:rsid w:val="00774D3A"/>
    <w:rsid w:val="00774DE5"/>
    <w:rsid w:val="00775203"/>
    <w:rsid w:val="0077533B"/>
    <w:rsid w:val="0077545F"/>
    <w:rsid w:val="00775F8B"/>
    <w:rsid w:val="00776390"/>
    <w:rsid w:val="00777338"/>
    <w:rsid w:val="00777463"/>
    <w:rsid w:val="00777BDA"/>
    <w:rsid w:val="00777F6C"/>
    <w:rsid w:val="00780221"/>
    <w:rsid w:val="007803C9"/>
    <w:rsid w:val="007804E4"/>
    <w:rsid w:val="00780505"/>
    <w:rsid w:val="0078050F"/>
    <w:rsid w:val="00780538"/>
    <w:rsid w:val="00780818"/>
    <w:rsid w:val="00780B9A"/>
    <w:rsid w:val="00781012"/>
    <w:rsid w:val="007811D9"/>
    <w:rsid w:val="007812B4"/>
    <w:rsid w:val="0078146F"/>
    <w:rsid w:val="00781AED"/>
    <w:rsid w:val="007828C8"/>
    <w:rsid w:val="00783426"/>
    <w:rsid w:val="00783B36"/>
    <w:rsid w:val="00784171"/>
    <w:rsid w:val="00784B31"/>
    <w:rsid w:val="0078545C"/>
    <w:rsid w:val="007859FF"/>
    <w:rsid w:val="00785C19"/>
    <w:rsid w:val="00785C5D"/>
    <w:rsid w:val="00785E4A"/>
    <w:rsid w:val="00787B45"/>
    <w:rsid w:val="00791340"/>
    <w:rsid w:val="00792B26"/>
    <w:rsid w:val="00792D4B"/>
    <w:rsid w:val="00792ECD"/>
    <w:rsid w:val="007937E8"/>
    <w:rsid w:val="007940B3"/>
    <w:rsid w:val="007945BB"/>
    <w:rsid w:val="0079553C"/>
    <w:rsid w:val="00795F2F"/>
    <w:rsid w:val="00796187"/>
    <w:rsid w:val="0079628F"/>
    <w:rsid w:val="00796356"/>
    <w:rsid w:val="0079635E"/>
    <w:rsid w:val="007968D8"/>
    <w:rsid w:val="007A072D"/>
    <w:rsid w:val="007A16A1"/>
    <w:rsid w:val="007A1850"/>
    <w:rsid w:val="007A28F7"/>
    <w:rsid w:val="007A34E7"/>
    <w:rsid w:val="007A3783"/>
    <w:rsid w:val="007A3965"/>
    <w:rsid w:val="007A4308"/>
    <w:rsid w:val="007A4A92"/>
    <w:rsid w:val="007A4F3C"/>
    <w:rsid w:val="007A542D"/>
    <w:rsid w:val="007A5DA6"/>
    <w:rsid w:val="007A5E3D"/>
    <w:rsid w:val="007A649D"/>
    <w:rsid w:val="007A6880"/>
    <w:rsid w:val="007B1667"/>
    <w:rsid w:val="007B1C11"/>
    <w:rsid w:val="007B21D1"/>
    <w:rsid w:val="007B2B9F"/>
    <w:rsid w:val="007B2E1C"/>
    <w:rsid w:val="007B2F61"/>
    <w:rsid w:val="007B36D8"/>
    <w:rsid w:val="007B3F7C"/>
    <w:rsid w:val="007B418E"/>
    <w:rsid w:val="007B43C5"/>
    <w:rsid w:val="007B4539"/>
    <w:rsid w:val="007B4568"/>
    <w:rsid w:val="007B664E"/>
    <w:rsid w:val="007B7819"/>
    <w:rsid w:val="007C0D64"/>
    <w:rsid w:val="007C0D7D"/>
    <w:rsid w:val="007C185C"/>
    <w:rsid w:val="007C1CAF"/>
    <w:rsid w:val="007C1D71"/>
    <w:rsid w:val="007C2226"/>
    <w:rsid w:val="007C25B0"/>
    <w:rsid w:val="007C2B9E"/>
    <w:rsid w:val="007C34F8"/>
    <w:rsid w:val="007C3AD9"/>
    <w:rsid w:val="007C3D23"/>
    <w:rsid w:val="007C4216"/>
    <w:rsid w:val="007C4643"/>
    <w:rsid w:val="007C4664"/>
    <w:rsid w:val="007C5052"/>
    <w:rsid w:val="007C5950"/>
    <w:rsid w:val="007C61FA"/>
    <w:rsid w:val="007C682F"/>
    <w:rsid w:val="007D0148"/>
    <w:rsid w:val="007D06BF"/>
    <w:rsid w:val="007D06D7"/>
    <w:rsid w:val="007D07F9"/>
    <w:rsid w:val="007D131B"/>
    <w:rsid w:val="007D13A4"/>
    <w:rsid w:val="007D176E"/>
    <w:rsid w:val="007D1FAC"/>
    <w:rsid w:val="007D3131"/>
    <w:rsid w:val="007D3E3F"/>
    <w:rsid w:val="007D4D27"/>
    <w:rsid w:val="007D52C1"/>
    <w:rsid w:val="007D5471"/>
    <w:rsid w:val="007D5DB8"/>
    <w:rsid w:val="007D60AC"/>
    <w:rsid w:val="007D639E"/>
    <w:rsid w:val="007D6484"/>
    <w:rsid w:val="007D7192"/>
    <w:rsid w:val="007D71E7"/>
    <w:rsid w:val="007D798F"/>
    <w:rsid w:val="007D7E79"/>
    <w:rsid w:val="007E0311"/>
    <w:rsid w:val="007E0A4B"/>
    <w:rsid w:val="007E0F00"/>
    <w:rsid w:val="007E164C"/>
    <w:rsid w:val="007E1CF1"/>
    <w:rsid w:val="007E1E82"/>
    <w:rsid w:val="007E220E"/>
    <w:rsid w:val="007E22AD"/>
    <w:rsid w:val="007E25A9"/>
    <w:rsid w:val="007E2686"/>
    <w:rsid w:val="007E2777"/>
    <w:rsid w:val="007E2B1C"/>
    <w:rsid w:val="007E2D99"/>
    <w:rsid w:val="007E3638"/>
    <w:rsid w:val="007E381E"/>
    <w:rsid w:val="007E3FC2"/>
    <w:rsid w:val="007E43B0"/>
    <w:rsid w:val="007E58A7"/>
    <w:rsid w:val="007E5CF7"/>
    <w:rsid w:val="007E5EA4"/>
    <w:rsid w:val="007E60BF"/>
    <w:rsid w:val="007E66DB"/>
    <w:rsid w:val="007E6BF7"/>
    <w:rsid w:val="007E703F"/>
    <w:rsid w:val="007F17C2"/>
    <w:rsid w:val="007F1803"/>
    <w:rsid w:val="007F1F80"/>
    <w:rsid w:val="007F33C2"/>
    <w:rsid w:val="007F3FA8"/>
    <w:rsid w:val="007F4F24"/>
    <w:rsid w:val="007F5453"/>
    <w:rsid w:val="007F5A5B"/>
    <w:rsid w:val="007F6BF9"/>
    <w:rsid w:val="00800239"/>
    <w:rsid w:val="00800453"/>
    <w:rsid w:val="00801145"/>
    <w:rsid w:val="008030D1"/>
    <w:rsid w:val="00803257"/>
    <w:rsid w:val="00803292"/>
    <w:rsid w:val="0080383D"/>
    <w:rsid w:val="00803D74"/>
    <w:rsid w:val="00804CD8"/>
    <w:rsid w:val="008057B5"/>
    <w:rsid w:val="00805A92"/>
    <w:rsid w:val="00805AA0"/>
    <w:rsid w:val="0080609B"/>
    <w:rsid w:val="00806680"/>
    <w:rsid w:val="00806C69"/>
    <w:rsid w:val="00807357"/>
    <w:rsid w:val="0080739B"/>
    <w:rsid w:val="0080773C"/>
    <w:rsid w:val="008077BD"/>
    <w:rsid w:val="00807DC8"/>
    <w:rsid w:val="00807E53"/>
    <w:rsid w:val="0081038B"/>
    <w:rsid w:val="0081054B"/>
    <w:rsid w:val="00810E79"/>
    <w:rsid w:val="00811342"/>
    <w:rsid w:val="00811A8C"/>
    <w:rsid w:val="00811CF5"/>
    <w:rsid w:val="008121DC"/>
    <w:rsid w:val="008123DE"/>
    <w:rsid w:val="00812409"/>
    <w:rsid w:val="00813736"/>
    <w:rsid w:val="00814128"/>
    <w:rsid w:val="0081416F"/>
    <w:rsid w:val="008141A4"/>
    <w:rsid w:val="008141C8"/>
    <w:rsid w:val="00814414"/>
    <w:rsid w:val="00814E40"/>
    <w:rsid w:val="00815E88"/>
    <w:rsid w:val="00817DD7"/>
    <w:rsid w:val="00820E48"/>
    <w:rsid w:val="008211E4"/>
    <w:rsid w:val="0082298F"/>
    <w:rsid w:val="00823B2A"/>
    <w:rsid w:val="0082435D"/>
    <w:rsid w:val="00824769"/>
    <w:rsid w:val="00824C0B"/>
    <w:rsid w:val="00825239"/>
    <w:rsid w:val="008259AF"/>
    <w:rsid w:val="00825F52"/>
    <w:rsid w:val="008260D4"/>
    <w:rsid w:val="0082691D"/>
    <w:rsid w:val="00826A4A"/>
    <w:rsid w:val="00826C67"/>
    <w:rsid w:val="00826D1E"/>
    <w:rsid w:val="00826EC5"/>
    <w:rsid w:val="00827219"/>
    <w:rsid w:val="00827525"/>
    <w:rsid w:val="00830771"/>
    <w:rsid w:val="00830870"/>
    <w:rsid w:val="00830B01"/>
    <w:rsid w:val="00831047"/>
    <w:rsid w:val="008310CA"/>
    <w:rsid w:val="008317E5"/>
    <w:rsid w:val="00831B02"/>
    <w:rsid w:val="00831B86"/>
    <w:rsid w:val="00832340"/>
    <w:rsid w:val="008323C0"/>
    <w:rsid w:val="008326D1"/>
    <w:rsid w:val="008332DC"/>
    <w:rsid w:val="008334C0"/>
    <w:rsid w:val="0083391F"/>
    <w:rsid w:val="0083471B"/>
    <w:rsid w:val="00834A1D"/>
    <w:rsid w:val="00834BA2"/>
    <w:rsid w:val="00835085"/>
    <w:rsid w:val="00835264"/>
    <w:rsid w:val="008356DE"/>
    <w:rsid w:val="00835B15"/>
    <w:rsid w:val="00837A5C"/>
    <w:rsid w:val="00837CEE"/>
    <w:rsid w:val="00837D62"/>
    <w:rsid w:val="0084056A"/>
    <w:rsid w:val="00841310"/>
    <w:rsid w:val="00841BBE"/>
    <w:rsid w:val="00842463"/>
    <w:rsid w:val="00842AA9"/>
    <w:rsid w:val="00843853"/>
    <w:rsid w:val="00843A53"/>
    <w:rsid w:val="00843CED"/>
    <w:rsid w:val="0084439E"/>
    <w:rsid w:val="00844F1B"/>
    <w:rsid w:val="008453F4"/>
    <w:rsid w:val="008459DE"/>
    <w:rsid w:val="00845F0A"/>
    <w:rsid w:val="008464F4"/>
    <w:rsid w:val="00846942"/>
    <w:rsid w:val="00846AB0"/>
    <w:rsid w:val="00846CBC"/>
    <w:rsid w:val="00846EC5"/>
    <w:rsid w:val="00846F74"/>
    <w:rsid w:val="00847274"/>
    <w:rsid w:val="00847531"/>
    <w:rsid w:val="0085008A"/>
    <w:rsid w:val="00850149"/>
    <w:rsid w:val="0085030F"/>
    <w:rsid w:val="008510C3"/>
    <w:rsid w:val="00851FDF"/>
    <w:rsid w:val="00853165"/>
    <w:rsid w:val="00853A26"/>
    <w:rsid w:val="00853DA5"/>
    <w:rsid w:val="00853EAF"/>
    <w:rsid w:val="00853F5A"/>
    <w:rsid w:val="00854C3D"/>
    <w:rsid w:val="00854F4D"/>
    <w:rsid w:val="00855DE7"/>
    <w:rsid w:val="00855E3E"/>
    <w:rsid w:val="00856182"/>
    <w:rsid w:val="008562B9"/>
    <w:rsid w:val="008563EC"/>
    <w:rsid w:val="008565B7"/>
    <w:rsid w:val="008568DF"/>
    <w:rsid w:val="00856AAF"/>
    <w:rsid w:val="00856DB9"/>
    <w:rsid w:val="00856EA4"/>
    <w:rsid w:val="00856FAA"/>
    <w:rsid w:val="0085760A"/>
    <w:rsid w:val="008578A3"/>
    <w:rsid w:val="00857B16"/>
    <w:rsid w:val="00857D34"/>
    <w:rsid w:val="00861785"/>
    <w:rsid w:val="008621B1"/>
    <w:rsid w:val="0086267E"/>
    <w:rsid w:val="008629FC"/>
    <w:rsid w:val="00862B1D"/>
    <w:rsid w:val="00862F50"/>
    <w:rsid w:val="00863B9F"/>
    <w:rsid w:val="008646B5"/>
    <w:rsid w:val="00864958"/>
    <w:rsid w:val="00864DF9"/>
    <w:rsid w:val="0086540F"/>
    <w:rsid w:val="00865508"/>
    <w:rsid w:val="00865B0C"/>
    <w:rsid w:val="00865B48"/>
    <w:rsid w:val="00866602"/>
    <w:rsid w:val="00866D1C"/>
    <w:rsid w:val="00870105"/>
    <w:rsid w:val="00870E80"/>
    <w:rsid w:val="00870FEC"/>
    <w:rsid w:val="00871AC9"/>
    <w:rsid w:val="00872507"/>
    <w:rsid w:val="0087279C"/>
    <w:rsid w:val="00872C1B"/>
    <w:rsid w:val="008733ED"/>
    <w:rsid w:val="00873859"/>
    <w:rsid w:val="00874277"/>
    <w:rsid w:val="00875D2B"/>
    <w:rsid w:val="008769A1"/>
    <w:rsid w:val="00877EC2"/>
    <w:rsid w:val="00877F38"/>
    <w:rsid w:val="00877F47"/>
    <w:rsid w:val="00877FE9"/>
    <w:rsid w:val="00880007"/>
    <w:rsid w:val="00880319"/>
    <w:rsid w:val="0088086D"/>
    <w:rsid w:val="00880FC9"/>
    <w:rsid w:val="0088118F"/>
    <w:rsid w:val="0088229C"/>
    <w:rsid w:val="0088281B"/>
    <w:rsid w:val="008830B2"/>
    <w:rsid w:val="0088327E"/>
    <w:rsid w:val="0088329E"/>
    <w:rsid w:val="00884160"/>
    <w:rsid w:val="0088419C"/>
    <w:rsid w:val="0088444B"/>
    <w:rsid w:val="008844A5"/>
    <w:rsid w:val="00884AD2"/>
    <w:rsid w:val="00885125"/>
    <w:rsid w:val="0088578C"/>
    <w:rsid w:val="00885A9B"/>
    <w:rsid w:val="00885AA0"/>
    <w:rsid w:val="00885D78"/>
    <w:rsid w:val="00885FF3"/>
    <w:rsid w:val="0088648D"/>
    <w:rsid w:val="008868BA"/>
    <w:rsid w:val="00886E2F"/>
    <w:rsid w:val="00886F61"/>
    <w:rsid w:val="00887170"/>
    <w:rsid w:val="0088790D"/>
    <w:rsid w:val="00890921"/>
    <w:rsid w:val="008911BD"/>
    <w:rsid w:val="00891A3D"/>
    <w:rsid w:val="00891C21"/>
    <w:rsid w:val="0089277C"/>
    <w:rsid w:val="0089385B"/>
    <w:rsid w:val="0089399B"/>
    <w:rsid w:val="008939C8"/>
    <w:rsid w:val="008941DE"/>
    <w:rsid w:val="008944A4"/>
    <w:rsid w:val="008956CF"/>
    <w:rsid w:val="0089593B"/>
    <w:rsid w:val="00895D84"/>
    <w:rsid w:val="00895F31"/>
    <w:rsid w:val="00896BEA"/>
    <w:rsid w:val="00897154"/>
    <w:rsid w:val="00897741"/>
    <w:rsid w:val="00897D62"/>
    <w:rsid w:val="008A0465"/>
    <w:rsid w:val="008A0E01"/>
    <w:rsid w:val="008A1302"/>
    <w:rsid w:val="008A1AC6"/>
    <w:rsid w:val="008A1AE0"/>
    <w:rsid w:val="008A1BB7"/>
    <w:rsid w:val="008A32EA"/>
    <w:rsid w:val="008A3586"/>
    <w:rsid w:val="008A35BB"/>
    <w:rsid w:val="008A3C77"/>
    <w:rsid w:val="008A4303"/>
    <w:rsid w:val="008A4380"/>
    <w:rsid w:val="008A45DA"/>
    <w:rsid w:val="008A5047"/>
    <w:rsid w:val="008A527C"/>
    <w:rsid w:val="008A5A91"/>
    <w:rsid w:val="008A5BF7"/>
    <w:rsid w:val="008A5D0C"/>
    <w:rsid w:val="008A5E6E"/>
    <w:rsid w:val="008A5EEE"/>
    <w:rsid w:val="008A62F9"/>
    <w:rsid w:val="008A6418"/>
    <w:rsid w:val="008A6E02"/>
    <w:rsid w:val="008A6F64"/>
    <w:rsid w:val="008A79EB"/>
    <w:rsid w:val="008A7AFD"/>
    <w:rsid w:val="008A7E5E"/>
    <w:rsid w:val="008B0096"/>
    <w:rsid w:val="008B0AE0"/>
    <w:rsid w:val="008B0B47"/>
    <w:rsid w:val="008B190B"/>
    <w:rsid w:val="008B25D0"/>
    <w:rsid w:val="008B2696"/>
    <w:rsid w:val="008B288B"/>
    <w:rsid w:val="008B2A15"/>
    <w:rsid w:val="008B2CE8"/>
    <w:rsid w:val="008B2E52"/>
    <w:rsid w:val="008B31FB"/>
    <w:rsid w:val="008B391B"/>
    <w:rsid w:val="008B39EB"/>
    <w:rsid w:val="008B3E5E"/>
    <w:rsid w:val="008B41EB"/>
    <w:rsid w:val="008B42A7"/>
    <w:rsid w:val="008B50F1"/>
    <w:rsid w:val="008B55CE"/>
    <w:rsid w:val="008B6574"/>
    <w:rsid w:val="008B7055"/>
    <w:rsid w:val="008B7E19"/>
    <w:rsid w:val="008C0337"/>
    <w:rsid w:val="008C0C25"/>
    <w:rsid w:val="008C1337"/>
    <w:rsid w:val="008C2E0A"/>
    <w:rsid w:val="008C3386"/>
    <w:rsid w:val="008C4B36"/>
    <w:rsid w:val="008C506E"/>
    <w:rsid w:val="008C549F"/>
    <w:rsid w:val="008C5CA5"/>
    <w:rsid w:val="008C6636"/>
    <w:rsid w:val="008C6BEB"/>
    <w:rsid w:val="008C7F91"/>
    <w:rsid w:val="008D0947"/>
    <w:rsid w:val="008D0EA6"/>
    <w:rsid w:val="008D1656"/>
    <w:rsid w:val="008D222A"/>
    <w:rsid w:val="008D2E61"/>
    <w:rsid w:val="008D2EDA"/>
    <w:rsid w:val="008D3779"/>
    <w:rsid w:val="008D3D5E"/>
    <w:rsid w:val="008D3D86"/>
    <w:rsid w:val="008D3F6B"/>
    <w:rsid w:val="008D4C7D"/>
    <w:rsid w:val="008D5D37"/>
    <w:rsid w:val="008D5D58"/>
    <w:rsid w:val="008D69A5"/>
    <w:rsid w:val="008D6D9E"/>
    <w:rsid w:val="008D73B1"/>
    <w:rsid w:val="008D749D"/>
    <w:rsid w:val="008D76BA"/>
    <w:rsid w:val="008D7CFB"/>
    <w:rsid w:val="008D7DE3"/>
    <w:rsid w:val="008D7EC9"/>
    <w:rsid w:val="008E075C"/>
    <w:rsid w:val="008E17D2"/>
    <w:rsid w:val="008E18CA"/>
    <w:rsid w:val="008E1A41"/>
    <w:rsid w:val="008E34E4"/>
    <w:rsid w:val="008E367B"/>
    <w:rsid w:val="008E3B22"/>
    <w:rsid w:val="008E3D6C"/>
    <w:rsid w:val="008E48B0"/>
    <w:rsid w:val="008E4B9C"/>
    <w:rsid w:val="008E63E2"/>
    <w:rsid w:val="008E655D"/>
    <w:rsid w:val="008E663D"/>
    <w:rsid w:val="008E6BB8"/>
    <w:rsid w:val="008E6F4C"/>
    <w:rsid w:val="008E6F86"/>
    <w:rsid w:val="008E772E"/>
    <w:rsid w:val="008E78EE"/>
    <w:rsid w:val="008E7DA8"/>
    <w:rsid w:val="008E7F6A"/>
    <w:rsid w:val="008F03CF"/>
    <w:rsid w:val="008F0507"/>
    <w:rsid w:val="008F1B3D"/>
    <w:rsid w:val="008F1BA9"/>
    <w:rsid w:val="008F2944"/>
    <w:rsid w:val="008F2ECD"/>
    <w:rsid w:val="008F3A95"/>
    <w:rsid w:val="008F3BB4"/>
    <w:rsid w:val="008F4220"/>
    <w:rsid w:val="008F45A9"/>
    <w:rsid w:val="008F4F3E"/>
    <w:rsid w:val="008F591B"/>
    <w:rsid w:val="008F66BB"/>
    <w:rsid w:val="009002F8"/>
    <w:rsid w:val="00900FE8"/>
    <w:rsid w:val="009010C6"/>
    <w:rsid w:val="00901118"/>
    <w:rsid w:val="009016D6"/>
    <w:rsid w:val="009023A8"/>
    <w:rsid w:val="00902DEB"/>
    <w:rsid w:val="00903608"/>
    <w:rsid w:val="00903DE8"/>
    <w:rsid w:val="0090418D"/>
    <w:rsid w:val="00904B34"/>
    <w:rsid w:val="00904F46"/>
    <w:rsid w:val="00905378"/>
    <w:rsid w:val="009053A7"/>
    <w:rsid w:val="009057DE"/>
    <w:rsid w:val="00905A2E"/>
    <w:rsid w:val="00905AD6"/>
    <w:rsid w:val="00906585"/>
    <w:rsid w:val="00906D70"/>
    <w:rsid w:val="00907412"/>
    <w:rsid w:val="00907415"/>
    <w:rsid w:val="00907D69"/>
    <w:rsid w:val="0091050F"/>
    <w:rsid w:val="00910587"/>
    <w:rsid w:val="00912046"/>
    <w:rsid w:val="00912052"/>
    <w:rsid w:val="009123F6"/>
    <w:rsid w:val="009124DB"/>
    <w:rsid w:val="00913496"/>
    <w:rsid w:val="0091374A"/>
    <w:rsid w:val="00913E39"/>
    <w:rsid w:val="009142D0"/>
    <w:rsid w:val="00914500"/>
    <w:rsid w:val="00914B2A"/>
    <w:rsid w:val="009151CD"/>
    <w:rsid w:val="00915450"/>
    <w:rsid w:val="00916391"/>
    <w:rsid w:val="0091644F"/>
    <w:rsid w:val="00916D8F"/>
    <w:rsid w:val="009175D1"/>
    <w:rsid w:val="009176DF"/>
    <w:rsid w:val="00917FF0"/>
    <w:rsid w:val="0092040F"/>
    <w:rsid w:val="009206B5"/>
    <w:rsid w:val="0092108F"/>
    <w:rsid w:val="009216DD"/>
    <w:rsid w:val="00921C6E"/>
    <w:rsid w:val="00921CA2"/>
    <w:rsid w:val="009224A5"/>
    <w:rsid w:val="009238D7"/>
    <w:rsid w:val="00924165"/>
    <w:rsid w:val="009248B8"/>
    <w:rsid w:val="00924DBE"/>
    <w:rsid w:val="00925675"/>
    <w:rsid w:val="009262BC"/>
    <w:rsid w:val="00927469"/>
    <w:rsid w:val="00927538"/>
    <w:rsid w:val="00927602"/>
    <w:rsid w:val="009279D6"/>
    <w:rsid w:val="009307A7"/>
    <w:rsid w:val="009308B5"/>
    <w:rsid w:val="00930BB5"/>
    <w:rsid w:val="00930DD0"/>
    <w:rsid w:val="00931678"/>
    <w:rsid w:val="00931C79"/>
    <w:rsid w:val="00931E64"/>
    <w:rsid w:val="00932B57"/>
    <w:rsid w:val="00932BDD"/>
    <w:rsid w:val="00932E60"/>
    <w:rsid w:val="00935041"/>
    <w:rsid w:val="0093554A"/>
    <w:rsid w:val="009358BD"/>
    <w:rsid w:val="009358E4"/>
    <w:rsid w:val="00935985"/>
    <w:rsid w:val="00935A73"/>
    <w:rsid w:val="00935F50"/>
    <w:rsid w:val="009369D1"/>
    <w:rsid w:val="00936D4B"/>
    <w:rsid w:val="0093708A"/>
    <w:rsid w:val="009370E5"/>
    <w:rsid w:val="009375DD"/>
    <w:rsid w:val="00937ED1"/>
    <w:rsid w:val="00937F5B"/>
    <w:rsid w:val="0094005E"/>
    <w:rsid w:val="009404F2"/>
    <w:rsid w:val="0094054C"/>
    <w:rsid w:val="00940586"/>
    <w:rsid w:val="00940874"/>
    <w:rsid w:val="00940D45"/>
    <w:rsid w:val="0094231E"/>
    <w:rsid w:val="009424F8"/>
    <w:rsid w:val="00942F6E"/>
    <w:rsid w:val="00942FB2"/>
    <w:rsid w:val="00943722"/>
    <w:rsid w:val="00943B7F"/>
    <w:rsid w:val="00943B93"/>
    <w:rsid w:val="00943BBE"/>
    <w:rsid w:val="009444B8"/>
    <w:rsid w:val="009450F5"/>
    <w:rsid w:val="009462AD"/>
    <w:rsid w:val="009464F8"/>
    <w:rsid w:val="00946EF7"/>
    <w:rsid w:val="00947169"/>
    <w:rsid w:val="00947372"/>
    <w:rsid w:val="00947904"/>
    <w:rsid w:val="00947B6D"/>
    <w:rsid w:val="00947D0F"/>
    <w:rsid w:val="00947FB1"/>
    <w:rsid w:val="00950539"/>
    <w:rsid w:val="00950F37"/>
    <w:rsid w:val="00950FF2"/>
    <w:rsid w:val="009510BE"/>
    <w:rsid w:val="009512DE"/>
    <w:rsid w:val="00951A0A"/>
    <w:rsid w:val="00953202"/>
    <w:rsid w:val="009533C7"/>
    <w:rsid w:val="009535C9"/>
    <w:rsid w:val="00954287"/>
    <w:rsid w:val="009548A5"/>
    <w:rsid w:val="009550D4"/>
    <w:rsid w:val="00955514"/>
    <w:rsid w:val="009558F4"/>
    <w:rsid w:val="0095699D"/>
    <w:rsid w:val="00956AED"/>
    <w:rsid w:val="00956C36"/>
    <w:rsid w:val="00956E8A"/>
    <w:rsid w:val="00957066"/>
    <w:rsid w:val="009572B7"/>
    <w:rsid w:val="00957846"/>
    <w:rsid w:val="00957A91"/>
    <w:rsid w:val="0096019B"/>
    <w:rsid w:val="00960B03"/>
    <w:rsid w:val="00960B81"/>
    <w:rsid w:val="00960F95"/>
    <w:rsid w:val="0096186C"/>
    <w:rsid w:val="00962600"/>
    <w:rsid w:val="00962849"/>
    <w:rsid w:val="00962D78"/>
    <w:rsid w:val="009651EE"/>
    <w:rsid w:val="009656C9"/>
    <w:rsid w:val="0096598E"/>
    <w:rsid w:val="00966C22"/>
    <w:rsid w:val="00966EEC"/>
    <w:rsid w:val="00967636"/>
    <w:rsid w:val="00967ABB"/>
    <w:rsid w:val="00967EC7"/>
    <w:rsid w:val="0097033E"/>
    <w:rsid w:val="00970671"/>
    <w:rsid w:val="009706CE"/>
    <w:rsid w:val="009710BE"/>
    <w:rsid w:val="009714CB"/>
    <w:rsid w:val="00973020"/>
    <w:rsid w:val="00973A3E"/>
    <w:rsid w:val="009742AB"/>
    <w:rsid w:val="00974948"/>
    <w:rsid w:val="009752EC"/>
    <w:rsid w:val="009756A8"/>
    <w:rsid w:val="00977452"/>
    <w:rsid w:val="00980574"/>
    <w:rsid w:val="00980CF6"/>
    <w:rsid w:val="00982314"/>
    <w:rsid w:val="00983C2C"/>
    <w:rsid w:val="00983F60"/>
    <w:rsid w:val="00983F68"/>
    <w:rsid w:val="009840AA"/>
    <w:rsid w:val="00984543"/>
    <w:rsid w:val="009845F2"/>
    <w:rsid w:val="009849C8"/>
    <w:rsid w:val="009850E1"/>
    <w:rsid w:val="00985C66"/>
    <w:rsid w:val="00986216"/>
    <w:rsid w:val="0098627A"/>
    <w:rsid w:val="00986CE1"/>
    <w:rsid w:val="00986F55"/>
    <w:rsid w:val="009877B6"/>
    <w:rsid w:val="009877C4"/>
    <w:rsid w:val="00987E70"/>
    <w:rsid w:val="0099076A"/>
    <w:rsid w:val="00990ABA"/>
    <w:rsid w:val="00990E64"/>
    <w:rsid w:val="00991455"/>
    <w:rsid w:val="00991543"/>
    <w:rsid w:val="009916CD"/>
    <w:rsid w:val="0099182D"/>
    <w:rsid w:val="00991F41"/>
    <w:rsid w:val="00991FFE"/>
    <w:rsid w:val="00993BBB"/>
    <w:rsid w:val="00994A9E"/>
    <w:rsid w:val="00994D8B"/>
    <w:rsid w:val="00994EB9"/>
    <w:rsid w:val="00994FBD"/>
    <w:rsid w:val="009954FF"/>
    <w:rsid w:val="0099557B"/>
    <w:rsid w:val="009957AE"/>
    <w:rsid w:val="00996261"/>
    <w:rsid w:val="00996F0E"/>
    <w:rsid w:val="009A0B91"/>
    <w:rsid w:val="009A0E8E"/>
    <w:rsid w:val="009A13C4"/>
    <w:rsid w:val="009A27E9"/>
    <w:rsid w:val="009A2970"/>
    <w:rsid w:val="009A2FA3"/>
    <w:rsid w:val="009A2FDD"/>
    <w:rsid w:val="009A4E84"/>
    <w:rsid w:val="009A4FF6"/>
    <w:rsid w:val="009A5B0E"/>
    <w:rsid w:val="009A5FA6"/>
    <w:rsid w:val="009A6E6F"/>
    <w:rsid w:val="009B00C1"/>
    <w:rsid w:val="009B0792"/>
    <w:rsid w:val="009B0923"/>
    <w:rsid w:val="009B0FC0"/>
    <w:rsid w:val="009B1326"/>
    <w:rsid w:val="009B1886"/>
    <w:rsid w:val="009B1D6A"/>
    <w:rsid w:val="009B2950"/>
    <w:rsid w:val="009B364E"/>
    <w:rsid w:val="009B3E7C"/>
    <w:rsid w:val="009B4FD2"/>
    <w:rsid w:val="009B51F4"/>
    <w:rsid w:val="009B54D6"/>
    <w:rsid w:val="009B5F9F"/>
    <w:rsid w:val="009B6498"/>
    <w:rsid w:val="009B6DC4"/>
    <w:rsid w:val="009B70AA"/>
    <w:rsid w:val="009B77B2"/>
    <w:rsid w:val="009B7CA1"/>
    <w:rsid w:val="009C08D0"/>
    <w:rsid w:val="009C1423"/>
    <w:rsid w:val="009C1482"/>
    <w:rsid w:val="009C1ABB"/>
    <w:rsid w:val="009C1C8F"/>
    <w:rsid w:val="009C1CC2"/>
    <w:rsid w:val="009C28D8"/>
    <w:rsid w:val="009C28D9"/>
    <w:rsid w:val="009C2DE8"/>
    <w:rsid w:val="009C3AEE"/>
    <w:rsid w:val="009C40D9"/>
    <w:rsid w:val="009C43B4"/>
    <w:rsid w:val="009C463C"/>
    <w:rsid w:val="009C5D97"/>
    <w:rsid w:val="009C64D7"/>
    <w:rsid w:val="009C678B"/>
    <w:rsid w:val="009C6CAB"/>
    <w:rsid w:val="009C78E9"/>
    <w:rsid w:val="009C7ED4"/>
    <w:rsid w:val="009C7FA8"/>
    <w:rsid w:val="009D01D6"/>
    <w:rsid w:val="009D0452"/>
    <w:rsid w:val="009D1562"/>
    <w:rsid w:val="009D19A6"/>
    <w:rsid w:val="009D1ABE"/>
    <w:rsid w:val="009D2094"/>
    <w:rsid w:val="009D27C8"/>
    <w:rsid w:val="009D2BDC"/>
    <w:rsid w:val="009D38C1"/>
    <w:rsid w:val="009D39B0"/>
    <w:rsid w:val="009D42AC"/>
    <w:rsid w:val="009D4BC3"/>
    <w:rsid w:val="009D4F09"/>
    <w:rsid w:val="009D5C38"/>
    <w:rsid w:val="009D6291"/>
    <w:rsid w:val="009D667A"/>
    <w:rsid w:val="009D668A"/>
    <w:rsid w:val="009D6694"/>
    <w:rsid w:val="009D68F5"/>
    <w:rsid w:val="009D6E7F"/>
    <w:rsid w:val="009D70CF"/>
    <w:rsid w:val="009D70EF"/>
    <w:rsid w:val="009D730E"/>
    <w:rsid w:val="009D7641"/>
    <w:rsid w:val="009D776F"/>
    <w:rsid w:val="009D77FE"/>
    <w:rsid w:val="009D7D6B"/>
    <w:rsid w:val="009E040F"/>
    <w:rsid w:val="009E0488"/>
    <w:rsid w:val="009E0613"/>
    <w:rsid w:val="009E0967"/>
    <w:rsid w:val="009E0DD2"/>
    <w:rsid w:val="009E1D1B"/>
    <w:rsid w:val="009E247C"/>
    <w:rsid w:val="009E27CB"/>
    <w:rsid w:val="009E3262"/>
    <w:rsid w:val="009E353A"/>
    <w:rsid w:val="009E4354"/>
    <w:rsid w:val="009E4596"/>
    <w:rsid w:val="009E4E47"/>
    <w:rsid w:val="009E5046"/>
    <w:rsid w:val="009E53E6"/>
    <w:rsid w:val="009E55A9"/>
    <w:rsid w:val="009E56B4"/>
    <w:rsid w:val="009E5DEA"/>
    <w:rsid w:val="009E6016"/>
    <w:rsid w:val="009E6024"/>
    <w:rsid w:val="009E6099"/>
    <w:rsid w:val="009E6C0D"/>
    <w:rsid w:val="009E787A"/>
    <w:rsid w:val="009F0096"/>
    <w:rsid w:val="009F022E"/>
    <w:rsid w:val="009F02C4"/>
    <w:rsid w:val="009F0377"/>
    <w:rsid w:val="009F060E"/>
    <w:rsid w:val="009F0824"/>
    <w:rsid w:val="009F08C6"/>
    <w:rsid w:val="009F1210"/>
    <w:rsid w:val="009F13FC"/>
    <w:rsid w:val="009F1567"/>
    <w:rsid w:val="009F1D08"/>
    <w:rsid w:val="009F1FC7"/>
    <w:rsid w:val="009F2B15"/>
    <w:rsid w:val="009F2C7A"/>
    <w:rsid w:val="009F427B"/>
    <w:rsid w:val="009F4593"/>
    <w:rsid w:val="009F4B8A"/>
    <w:rsid w:val="009F4F35"/>
    <w:rsid w:val="009F5849"/>
    <w:rsid w:val="009F59AC"/>
    <w:rsid w:val="009F59F7"/>
    <w:rsid w:val="009F6A5F"/>
    <w:rsid w:val="009F7C90"/>
    <w:rsid w:val="00A00007"/>
    <w:rsid w:val="00A014C4"/>
    <w:rsid w:val="00A019A8"/>
    <w:rsid w:val="00A01B34"/>
    <w:rsid w:val="00A01CFA"/>
    <w:rsid w:val="00A029BE"/>
    <w:rsid w:val="00A03060"/>
    <w:rsid w:val="00A03495"/>
    <w:rsid w:val="00A04220"/>
    <w:rsid w:val="00A04939"/>
    <w:rsid w:val="00A049B1"/>
    <w:rsid w:val="00A051D0"/>
    <w:rsid w:val="00A054D6"/>
    <w:rsid w:val="00A05C9C"/>
    <w:rsid w:val="00A05D7F"/>
    <w:rsid w:val="00A0632E"/>
    <w:rsid w:val="00A06763"/>
    <w:rsid w:val="00A06777"/>
    <w:rsid w:val="00A06DB7"/>
    <w:rsid w:val="00A06E13"/>
    <w:rsid w:val="00A07A44"/>
    <w:rsid w:val="00A101AC"/>
    <w:rsid w:val="00A10C3F"/>
    <w:rsid w:val="00A1106A"/>
    <w:rsid w:val="00A115D4"/>
    <w:rsid w:val="00A11804"/>
    <w:rsid w:val="00A12552"/>
    <w:rsid w:val="00A125E2"/>
    <w:rsid w:val="00A138FB"/>
    <w:rsid w:val="00A139C2"/>
    <w:rsid w:val="00A143D2"/>
    <w:rsid w:val="00A1489E"/>
    <w:rsid w:val="00A14A5A"/>
    <w:rsid w:val="00A14B2E"/>
    <w:rsid w:val="00A15C4D"/>
    <w:rsid w:val="00A15D67"/>
    <w:rsid w:val="00A15EE4"/>
    <w:rsid w:val="00A16299"/>
    <w:rsid w:val="00A1638C"/>
    <w:rsid w:val="00A1729D"/>
    <w:rsid w:val="00A175F4"/>
    <w:rsid w:val="00A175F6"/>
    <w:rsid w:val="00A20B4E"/>
    <w:rsid w:val="00A20D99"/>
    <w:rsid w:val="00A20F30"/>
    <w:rsid w:val="00A2158F"/>
    <w:rsid w:val="00A21C38"/>
    <w:rsid w:val="00A21D45"/>
    <w:rsid w:val="00A21F55"/>
    <w:rsid w:val="00A22807"/>
    <w:rsid w:val="00A22862"/>
    <w:rsid w:val="00A228CB"/>
    <w:rsid w:val="00A2297C"/>
    <w:rsid w:val="00A22B1B"/>
    <w:rsid w:val="00A231FF"/>
    <w:rsid w:val="00A23347"/>
    <w:rsid w:val="00A243D2"/>
    <w:rsid w:val="00A24E88"/>
    <w:rsid w:val="00A25ACF"/>
    <w:rsid w:val="00A25B71"/>
    <w:rsid w:val="00A2657F"/>
    <w:rsid w:val="00A26848"/>
    <w:rsid w:val="00A26902"/>
    <w:rsid w:val="00A26A12"/>
    <w:rsid w:val="00A26B4F"/>
    <w:rsid w:val="00A26E72"/>
    <w:rsid w:val="00A271EB"/>
    <w:rsid w:val="00A272E3"/>
    <w:rsid w:val="00A27495"/>
    <w:rsid w:val="00A2758F"/>
    <w:rsid w:val="00A27E96"/>
    <w:rsid w:val="00A30920"/>
    <w:rsid w:val="00A309CD"/>
    <w:rsid w:val="00A319F8"/>
    <w:rsid w:val="00A32CBD"/>
    <w:rsid w:val="00A32CC2"/>
    <w:rsid w:val="00A32E05"/>
    <w:rsid w:val="00A32FC4"/>
    <w:rsid w:val="00A33090"/>
    <w:rsid w:val="00A337DA"/>
    <w:rsid w:val="00A33E0D"/>
    <w:rsid w:val="00A35079"/>
    <w:rsid w:val="00A35935"/>
    <w:rsid w:val="00A35AEB"/>
    <w:rsid w:val="00A369C8"/>
    <w:rsid w:val="00A36B72"/>
    <w:rsid w:val="00A374A8"/>
    <w:rsid w:val="00A378D0"/>
    <w:rsid w:val="00A40F2C"/>
    <w:rsid w:val="00A419AF"/>
    <w:rsid w:val="00A41E37"/>
    <w:rsid w:val="00A42BCC"/>
    <w:rsid w:val="00A43339"/>
    <w:rsid w:val="00A43521"/>
    <w:rsid w:val="00A435AA"/>
    <w:rsid w:val="00A43A23"/>
    <w:rsid w:val="00A440CB"/>
    <w:rsid w:val="00A44418"/>
    <w:rsid w:val="00A44927"/>
    <w:rsid w:val="00A44D39"/>
    <w:rsid w:val="00A451EA"/>
    <w:rsid w:val="00A461C6"/>
    <w:rsid w:val="00A46746"/>
    <w:rsid w:val="00A46CF4"/>
    <w:rsid w:val="00A4749E"/>
    <w:rsid w:val="00A47A6C"/>
    <w:rsid w:val="00A47C59"/>
    <w:rsid w:val="00A5052A"/>
    <w:rsid w:val="00A5082F"/>
    <w:rsid w:val="00A51E02"/>
    <w:rsid w:val="00A52518"/>
    <w:rsid w:val="00A5297D"/>
    <w:rsid w:val="00A52B09"/>
    <w:rsid w:val="00A52D5D"/>
    <w:rsid w:val="00A53C1E"/>
    <w:rsid w:val="00A53D21"/>
    <w:rsid w:val="00A546A0"/>
    <w:rsid w:val="00A54B6C"/>
    <w:rsid w:val="00A563E0"/>
    <w:rsid w:val="00A56744"/>
    <w:rsid w:val="00A573DA"/>
    <w:rsid w:val="00A5789C"/>
    <w:rsid w:val="00A57E05"/>
    <w:rsid w:val="00A60BFD"/>
    <w:rsid w:val="00A61D0E"/>
    <w:rsid w:val="00A62008"/>
    <w:rsid w:val="00A62684"/>
    <w:rsid w:val="00A62928"/>
    <w:rsid w:val="00A62B18"/>
    <w:rsid w:val="00A63B6C"/>
    <w:rsid w:val="00A648C5"/>
    <w:rsid w:val="00A64AAA"/>
    <w:rsid w:val="00A64DA6"/>
    <w:rsid w:val="00A65074"/>
    <w:rsid w:val="00A65A21"/>
    <w:rsid w:val="00A6608C"/>
    <w:rsid w:val="00A6628F"/>
    <w:rsid w:val="00A67700"/>
    <w:rsid w:val="00A67CD4"/>
    <w:rsid w:val="00A702D3"/>
    <w:rsid w:val="00A705C8"/>
    <w:rsid w:val="00A70A14"/>
    <w:rsid w:val="00A71360"/>
    <w:rsid w:val="00A71D8C"/>
    <w:rsid w:val="00A72BC5"/>
    <w:rsid w:val="00A730B6"/>
    <w:rsid w:val="00A730D7"/>
    <w:rsid w:val="00A7358C"/>
    <w:rsid w:val="00A741EC"/>
    <w:rsid w:val="00A7444C"/>
    <w:rsid w:val="00A74892"/>
    <w:rsid w:val="00A74EE5"/>
    <w:rsid w:val="00A753AF"/>
    <w:rsid w:val="00A75643"/>
    <w:rsid w:val="00A76220"/>
    <w:rsid w:val="00A762B5"/>
    <w:rsid w:val="00A7687D"/>
    <w:rsid w:val="00A76BE2"/>
    <w:rsid w:val="00A771D9"/>
    <w:rsid w:val="00A77B00"/>
    <w:rsid w:val="00A77C46"/>
    <w:rsid w:val="00A8017F"/>
    <w:rsid w:val="00A808E6"/>
    <w:rsid w:val="00A81252"/>
    <w:rsid w:val="00A8143A"/>
    <w:rsid w:val="00A814B2"/>
    <w:rsid w:val="00A81B9E"/>
    <w:rsid w:val="00A81BD6"/>
    <w:rsid w:val="00A82176"/>
    <w:rsid w:val="00A82C09"/>
    <w:rsid w:val="00A82D80"/>
    <w:rsid w:val="00A83107"/>
    <w:rsid w:val="00A832FD"/>
    <w:rsid w:val="00A8369F"/>
    <w:rsid w:val="00A84279"/>
    <w:rsid w:val="00A84286"/>
    <w:rsid w:val="00A847F7"/>
    <w:rsid w:val="00A84824"/>
    <w:rsid w:val="00A85382"/>
    <w:rsid w:val="00A85732"/>
    <w:rsid w:val="00A85A64"/>
    <w:rsid w:val="00A85B94"/>
    <w:rsid w:val="00A868AB"/>
    <w:rsid w:val="00A8697D"/>
    <w:rsid w:val="00A86CEC"/>
    <w:rsid w:val="00A86F18"/>
    <w:rsid w:val="00A90336"/>
    <w:rsid w:val="00A90DEF"/>
    <w:rsid w:val="00A9169F"/>
    <w:rsid w:val="00A91E25"/>
    <w:rsid w:val="00A927CA"/>
    <w:rsid w:val="00A928DE"/>
    <w:rsid w:val="00A930E8"/>
    <w:rsid w:val="00A93544"/>
    <w:rsid w:val="00A9367A"/>
    <w:rsid w:val="00A940AA"/>
    <w:rsid w:val="00A95615"/>
    <w:rsid w:val="00A9593B"/>
    <w:rsid w:val="00A95C93"/>
    <w:rsid w:val="00A9683A"/>
    <w:rsid w:val="00A96908"/>
    <w:rsid w:val="00A96A95"/>
    <w:rsid w:val="00A97AEA"/>
    <w:rsid w:val="00AA018F"/>
    <w:rsid w:val="00AA0995"/>
    <w:rsid w:val="00AA0D35"/>
    <w:rsid w:val="00AA1E13"/>
    <w:rsid w:val="00AA20C2"/>
    <w:rsid w:val="00AA2702"/>
    <w:rsid w:val="00AA34BC"/>
    <w:rsid w:val="00AA37E6"/>
    <w:rsid w:val="00AA3E3F"/>
    <w:rsid w:val="00AA5F56"/>
    <w:rsid w:val="00AA614B"/>
    <w:rsid w:val="00AA6235"/>
    <w:rsid w:val="00AA627D"/>
    <w:rsid w:val="00AA6C31"/>
    <w:rsid w:val="00AA707C"/>
    <w:rsid w:val="00AA716C"/>
    <w:rsid w:val="00AA71DD"/>
    <w:rsid w:val="00AA723E"/>
    <w:rsid w:val="00AA7784"/>
    <w:rsid w:val="00AA7832"/>
    <w:rsid w:val="00AA78F6"/>
    <w:rsid w:val="00AA791A"/>
    <w:rsid w:val="00AA7958"/>
    <w:rsid w:val="00AB03BE"/>
    <w:rsid w:val="00AB0B06"/>
    <w:rsid w:val="00AB1C5E"/>
    <w:rsid w:val="00AB22C4"/>
    <w:rsid w:val="00AB270D"/>
    <w:rsid w:val="00AB28BD"/>
    <w:rsid w:val="00AB2D7C"/>
    <w:rsid w:val="00AB2DAE"/>
    <w:rsid w:val="00AB3055"/>
    <w:rsid w:val="00AB313B"/>
    <w:rsid w:val="00AB3217"/>
    <w:rsid w:val="00AB355B"/>
    <w:rsid w:val="00AB37C7"/>
    <w:rsid w:val="00AB3B06"/>
    <w:rsid w:val="00AB3E2F"/>
    <w:rsid w:val="00AB4532"/>
    <w:rsid w:val="00AB5264"/>
    <w:rsid w:val="00AB59DA"/>
    <w:rsid w:val="00AB60D8"/>
    <w:rsid w:val="00AB638E"/>
    <w:rsid w:val="00AB6810"/>
    <w:rsid w:val="00AB6893"/>
    <w:rsid w:val="00AB6AD0"/>
    <w:rsid w:val="00AB6F9E"/>
    <w:rsid w:val="00AB7673"/>
    <w:rsid w:val="00AB76B4"/>
    <w:rsid w:val="00AB7F34"/>
    <w:rsid w:val="00AC01D0"/>
    <w:rsid w:val="00AC0308"/>
    <w:rsid w:val="00AC0325"/>
    <w:rsid w:val="00AC0626"/>
    <w:rsid w:val="00AC0EFF"/>
    <w:rsid w:val="00AC146C"/>
    <w:rsid w:val="00AC1ACE"/>
    <w:rsid w:val="00AC1DC8"/>
    <w:rsid w:val="00AC1FFD"/>
    <w:rsid w:val="00AC232A"/>
    <w:rsid w:val="00AC34CE"/>
    <w:rsid w:val="00AC3553"/>
    <w:rsid w:val="00AC370F"/>
    <w:rsid w:val="00AC47C7"/>
    <w:rsid w:val="00AC5BF8"/>
    <w:rsid w:val="00AC5FE0"/>
    <w:rsid w:val="00AC64DF"/>
    <w:rsid w:val="00AC6A6B"/>
    <w:rsid w:val="00AC6D77"/>
    <w:rsid w:val="00AC7610"/>
    <w:rsid w:val="00AC76C0"/>
    <w:rsid w:val="00AC7832"/>
    <w:rsid w:val="00AD0257"/>
    <w:rsid w:val="00AD0775"/>
    <w:rsid w:val="00AD0881"/>
    <w:rsid w:val="00AD0BE3"/>
    <w:rsid w:val="00AD0ED3"/>
    <w:rsid w:val="00AD1329"/>
    <w:rsid w:val="00AD14EA"/>
    <w:rsid w:val="00AD1734"/>
    <w:rsid w:val="00AD1C05"/>
    <w:rsid w:val="00AD2CFF"/>
    <w:rsid w:val="00AD343B"/>
    <w:rsid w:val="00AD46C3"/>
    <w:rsid w:val="00AD4F93"/>
    <w:rsid w:val="00AD52ED"/>
    <w:rsid w:val="00AD5509"/>
    <w:rsid w:val="00AD59A7"/>
    <w:rsid w:val="00AD5BFC"/>
    <w:rsid w:val="00AD5E86"/>
    <w:rsid w:val="00AD6BAC"/>
    <w:rsid w:val="00AD6DD6"/>
    <w:rsid w:val="00AD6F8A"/>
    <w:rsid w:val="00AD7553"/>
    <w:rsid w:val="00AD77D9"/>
    <w:rsid w:val="00AD7829"/>
    <w:rsid w:val="00AD7847"/>
    <w:rsid w:val="00AD7F58"/>
    <w:rsid w:val="00AE0609"/>
    <w:rsid w:val="00AE148D"/>
    <w:rsid w:val="00AE19E8"/>
    <w:rsid w:val="00AE1F2A"/>
    <w:rsid w:val="00AE20B2"/>
    <w:rsid w:val="00AE240C"/>
    <w:rsid w:val="00AE268D"/>
    <w:rsid w:val="00AE2847"/>
    <w:rsid w:val="00AE2EAF"/>
    <w:rsid w:val="00AE3159"/>
    <w:rsid w:val="00AE3666"/>
    <w:rsid w:val="00AE3CEE"/>
    <w:rsid w:val="00AE3E6F"/>
    <w:rsid w:val="00AE4197"/>
    <w:rsid w:val="00AE4573"/>
    <w:rsid w:val="00AE520E"/>
    <w:rsid w:val="00AE52C6"/>
    <w:rsid w:val="00AE605D"/>
    <w:rsid w:val="00AE6642"/>
    <w:rsid w:val="00AE6A61"/>
    <w:rsid w:val="00AE6EE8"/>
    <w:rsid w:val="00AE6F21"/>
    <w:rsid w:val="00AE6FA2"/>
    <w:rsid w:val="00AE6FE7"/>
    <w:rsid w:val="00AE7332"/>
    <w:rsid w:val="00AE7984"/>
    <w:rsid w:val="00AE7E17"/>
    <w:rsid w:val="00AF0105"/>
    <w:rsid w:val="00AF0507"/>
    <w:rsid w:val="00AF075D"/>
    <w:rsid w:val="00AF309E"/>
    <w:rsid w:val="00AF3813"/>
    <w:rsid w:val="00AF42F2"/>
    <w:rsid w:val="00AF4448"/>
    <w:rsid w:val="00AF4F70"/>
    <w:rsid w:val="00AF54B0"/>
    <w:rsid w:val="00AF586B"/>
    <w:rsid w:val="00AF5DCF"/>
    <w:rsid w:val="00AF7D73"/>
    <w:rsid w:val="00B00094"/>
    <w:rsid w:val="00B00604"/>
    <w:rsid w:val="00B01E93"/>
    <w:rsid w:val="00B0380E"/>
    <w:rsid w:val="00B03B39"/>
    <w:rsid w:val="00B04958"/>
    <w:rsid w:val="00B05346"/>
    <w:rsid w:val="00B0570F"/>
    <w:rsid w:val="00B05C8E"/>
    <w:rsid w:val="00B06D90"/>
    <w:rsid w:val="00B0770C"/>
    <w:rsid w:val="00B07CFD"/>
    <w:rsid w:val="00B07E5D"/>
    <w:rsid w:val="00B12C13"/>
    <w:rsid w:val="00B12D8C"/>
    <w:rsid w:val="00B12EB2"/>
    <w:rsid w:val="00B13110"/>
    <w:rsid w:val="00B13EBE"/>
    <w:rsid w:val="00B13F19"/>
    <w:rsid w:val="00B142C7"/>
    <w:rsid w:val="00B14795"/>
    <w:rsid w:val="00B1580C"/>
    <w:rsid w:val="00B15B8B"/>
    <w:rsid w:val="00B15EBD"/>
    <w:rsid w:val="00B15FBF"/>
    <w:rsid w:val="00B16EE5"/>
    <w:rsid w:val="00B170B0"/>
    <w:rsid w:val="00B1727A"/>
    <w:rsid w:val="00B17369"/>
    <w:rsid w:val="00B17E75"/>
    <w:rsid w:val="00B200FD"/>
    <w:rsid w:val="00B2034C"/>
    <w:rsid w:val="00B20558"/>
    <w:rsid w:val="00B21203"/>
    <w:rsid w:val="00B21FF9"/>
    <w:rsid w:val="00B22459"/>
    <w:rsid w:val="00B22BAB"/>
    <w:rsid w:val="00B22D09"/>
    <w:rsid w:val="00B23394"/>
    <w:rsid w:val="00B2378B"/>
    <w:rsid w:val="00B237C8"/>
    <w:rsid w:val="00B23917"/>
    <w:rsid w:val="00B23FD3"/>
    <w:rsid w:val="00B248A4"/>
    <w:rsid w:val="00B24C5B"/>
    <w:rsid w:val="00B24F85"/>
    <w:rsid w:val="00B25A11"/>
    <w:rsid w:val="00B25E78"/>
    <w:rsid w:val="00B2614E"/>
    <w:rsid w:val="00B26780"/>
    <w:rsid w:val="00B268E9"/>
    <w:rsid w:val="00B269DE"/>
    <w:rsid w:val="00B30A01"/>
    <w:rsid w:val="00B31039"/>
    <w:rsid w:val="00B31E86"/>
    <w:rsid w:val="00B32632"/>
    <w:rsid w:val="00B33FA6"/>
    <w:rsid w:val="00B3435F"/>
    <w:rsid w:val="00B3511F"/>
    <w:rsid w:val="00B35F3F"/>
    <w:rsid w:val="00B3660F"/>
    <w:rsid w:val="00B36995"/>
    <w:rsid w:val="00B36B93"/>
    <w:rsid w:val="00B37455"/>
    <w:rsid w:val="00B3760A"/>
    <w:rsid w:val="00B40493"/>
    <w:rsid w:val="00B406E7"/>
    <w:rsid w:val="00B40E09"/>
    <w:rsid w:val="00B444BA"/>
    <w:rsid w:val="00B44CFB"/>
    <w:rsid w:val="00B44E40"/>
    <w:rsid w:val="00B44FAA"/>
    <w:rsid w:val="00B45C76"/>
    <w:rsid w:val="00B45D53"/>
    <w:rsid w:val="00B46212"/>
    <w:rsid w:val="00B46B51"/>
    <w:rsid w:val="00B46D8A"/>
    <w:rsid w:val="00B46E74"/>
    <w:rsid w:val="00B47A25"/>
    <w:rsid w:val="00B47E95"/>
    <w:rsid w:val="00B50459"/>
    <w:rsid w:val="00B50503"/>
    <w:rsid w:val="00B51282"/>
    <w:rsid w:val="00B51A5B"/>
    <w:rsid w:val="00B5209D"/>
    <w:rsid w:val="00B524AE"/>
    <w:rsid w:val="00B52606"/>
    <w:rsid w:val="00B52896"/>
    <w:rsid w:val="00B52D5E"/>
    <w:rsid w:val="00B533D7"/>
    <w:rsid w:val="00B53C25"/>
    <w:rsid w:val="00B53E94"/>
    <w:rsid w:val="00B548AC"/>
    <w:rsid w:val="00B54AA2"/>
    <w:rsid w:val="00B54DE7"/>
    <w:rsid w:val="00B5524C"/>
    <w:rsid w:val="00B56090"/>
    <w:rsid w:val="00B565FA"/>
    <w:rsid w:val="00B567E1"/>
    <w:rsid w:val="00B56A0B"/>
    <w:rsid w:val="00B56AAF"/>
    <w:rsid w:val="00B57501"/>
    <w:rsid w:val="00B576E5"/>
    <w:rsid w:val="00B57F91"/>
    <w:rsid w:val="00B6029D"/>
    <w:rsid w:val="00B61053"/>
    <w:rsid w:val="00B61141"/>
    <w:rsid w:val="00B61580"/>
    <w:rsid w:val="00B619F5"/>
    <w:rsid w:val="00B625BE"/>
    <w:rsid w:val="00B644F6"/>
    <w:rsid w:val="00B647D8"/>
    <w:rsid w:val="00B64DAB"/>
    <w:rsid w:val="00B64EDE"/>
    <w:rsid w:val="00B6673D"/>
    <w:rsid w:val="00B66D1E"/>
    <w:rsid w:val="00B70376"/>
    <w:rsid w:val="00B705B7"/>
    <w:rsid w:val="00B712DB"/>
    <w:rsid w:val="00B7223E"/>
    <w:rsid w:val="00B727C8"/>
    <w:rsid w:val="00B735C4"/>
    <w:rsid w:val="00B735D6"/>
    <w:rsid w:val="00B7412F"/>
    <w:rsid w:val="00B74846"/>
    <w:rsid w:val="00B74B9D"/>
    <w:rsid w:val="00B74ED1"/>
    <w:rsid w:val="00B75161"/>
    <w:rsid w:val="00B75391"/>
    <w:rsid w:val="00B75D34"/>
    <w:rsid w:val="00B7617F"/>
    <w:rsid w:val="00B7622E"/>
    <w:rsid w:val="00B763C3"/>
    <w:rsid w:val="00B7642D"/>
    <w:rsid w:val="00B76631"/>
    <w:rsid w:val="00B7704B"/>
    <w:rsid w:val="00B77367"/>
    <w:rsid w:val="00B77A9C"/>
    <w:rsid w:val="00B800E5"/>
    <w:rsid w:val="00B80F79"/>
    <w:rsid w:val="00B81860"/>
    <w:rsid w:val="00B8296D"/>
    <w:rsid w:val="00B82C8F"/>
    <w:rsid w:val="00B82F9A"/>
    <w:rsid w:val="00B831ED"/>
    <w:rsid w:val="00B837AE"/>
    <w:rsid w:val="00B83B50"/>
    <w:rsid w:val="00B840BD"/>
    <w:rsid w:val="00B843A5"/>
    <w:rsid w:val="00B84557"/>
    <w:rsid w:val="00B8465D"/>
    <w:rsid w:val="00B85042"/>
    <w:rsid w:val="00B85A9A"/>
    <w:rsid w:val="00B8657D"/>
    <w:rsid w:val="00B86666"/>
    <w:rsid w:val="00B86E62"/>
    <w:rsid w:val="00B8753D"/>
    <w:rsid w:val="00B8795C"/>
    <w:rsid w:val="00B87DF4"/>
    <w:rsid w:val="00B907CF"/>
    <w:rsid w:val="00B90E04"/>
    <w:rsid w:val="00B90ED8"/>
    <w:rsid w:val="00B913DC"/>
    <w:rsid w:val="00B9163B"/>
    <w:rsid w:val="00B916F6"/>
    <w:rsid w:val="00B91CB2"/>
    <w:rsid w:val="00B91E8B"/>
    <w:rsid w:val="00B91EA3"/>
    <w:rsid w:val="00B9218A"/>
    <w:rsid w:val="00B9230B"/>
    <w:rsid w:val="00B92CD1"/>
    <w:rsid w:val="00B93BD2"/>
    <w:rsid w:val="00B946D1"/>
    <w:rsid w:val="00B94841"/>
    <w:rsid w:val="00B94B20"/>
    <w:rsid w:val="00B94DC9"/>
    <w:rsid w:val="00B962F1"/>
    <w:rsid w:val="00B96EB8"/>
    <w:rsid w:val="00B9748F"/>
    <w:rsid w:val="00B974DA"/>
    <w:rsid w:val="00B9759F"/>
    <w:rsid w:val="00B97BF0"/>
    <w:rsid w:val="00B97D91"/>
    <w:rsid w:val="00B97ED3"/>
    <w:rsid w:val="00BA022F"/>
    <w:rsid w:val="00BA0654"/>
    <w:rsid w:val="00BA1C67"/>
    <w:rsid w:val="00BA213F"/>
    <w:rsid w:val="00BA2388"/>
    <w:rsid w:val="00BA31B2"/>
    <w:rsid w:val="00BA359D"/>
    <w:rsid w:val="00BA4032"/>
    <w:rsid w:val="00BA489D"/>
    <w:rsid w:val="00BA4B61"/>
    <w:rsid w:val="00BA586E"/>
    <w:rsid w:val="00BA58BF"/>
    <w:rsid w:val="00BA5E9D"/>
    <w:rsid w:val="00BA6041"/>
    <w:rsid w:val="00BA615E"/>
    <w:rsid w:val="00BA689D"/>
    <w:rsid w:val="00BA6A80"/>
    <w:rsid w:val="00BA6B92"/>
    <w:rsid w:val="00BA7065"/>
    <w:rsid w:val="00BA706B"/>
    <w:rsid w:val="00BA734B"/>
    <w:rsid w:val="00BA755E"/>
    <w:rsid w:val="00BA7CE2"/>
    <w:rsid w:val="00BA7CE6"/>
    <w:rsid w:val="00BAFA01"/>
    <w:rsid w:val="00BB09F7"/>
    <w:rsid w:val="00BB0B90"/>
    <w:rsid w:val="00BB0D4D"/>
    <w:rsid w:val="00BB24F6"/>
    <w:rsid w:val="00BB2A98"/>
    <w:rsid w:val="00BB2CC4"/>
    <w:rsid w:val="00BB3012"/>
    <w:rsid w:val="00BB3860"/>
    <w:rsid w:val="00BB4578"/>
    <w:rsid w:val="00BB47E3"/>
    <w:rsid w:val="00BB4850"/>
    <w:rsid w:val="00BB50F9"/>
    <w:rsid w:val="00BB6532"/>
    <w:rsid w:val="00BB6ADC"/>
    <w:rsid w:val="00BB6C6C"/>
    <w:rsid w:val="00BB7915"/>
    <w:rsid w:val="00BC1764"/>
    <w:rsid w:val="00BC18E5"/>
    <w:rsid w:val="00BC1B14"/>
    <w:rsid w:val="00BC1E3D"/>
    <w:rsid w:val="00BC1EA3"/>
    <w:rsid w:val="00BC2277"/>
    <w:rsid w:val="00BC3804"/>
    <w:rsid w:val="00BC40AF"/>
    <w:rsid w:val="00BC45C6"/>
    <w:rsid w:val="00BC4B6F"/>
    <w:rsid w:val="00BC5151"/>
    <w:rsid w:val="00BC5BA9"/>
    <w:rsid w:val="00BC5BD2"/>
    <w:rsid w:val="00BC6113"/>
    <w:rsid w:val="00BC6861"/>
    <w:rsid w:val="00BC6B16"/>
    <w:rsid w:val="00BC707F"/>
    <w:rsid w:val="00BC7713"/>
    <w:rsid w:val="00BC7733"/>
    <w:rsid w:val="00BC78CF"/>
    <w:rsid w:val="00BD05A2"/>
    <w:rsid w:val="00BD0DE0"/>
    <w:rsid w:val="00BD1172"/>
    <w:rsid w:val="00BD3058"/>
    <w:rsid w:val="00BD463E"/>
    <w:rsid w:val="00BD48B2"/>
    <w:rsid w:val="00BD4B69"/>
    <w:rsid w:val="00BD4C09"/>
    <w:rsid w:val="00BD5174"/>
    <w:rsid w:val="00BD535E"/>
    <w:rsid w:val="00BD5D2B"/>
    <w:rsid w:val="00BD5DE3"/>
    <w:rsid w:val="00BD6202"/>
    <w:rsid w:val="00BD64B0"/>
    <w:rsid w:val="00BD6BC7"/>
    <w:rsid w:val="00BD6DFF"/>
    <w:rsid w:val="00BD79D4"/>
    <w:rsid w:val="00BD7F7F"/>
    <w:rsid w:val="00BE077B"/>
    <w:rsid w:val="00BE0A50"/>
    <w:rsid w:val="00BE0D43"/>
    <w:rsid w:val="00BE1748"/>
    <w:rsid w:val="00BE1B4B"/>
    <w:rsid w:val="00BE23A5"/>
    <w:rsid w:val="00BE23C4"/>
    <w:rsid w:val="00BE2447"/>
    <w:rsid w:val="00BE2514"/>
    <w:rsid w:val="00BE2B8A"/>
    <w:rsid w:val="00BE3256"/>
    <w:rsid w:val="00BE3584"/>
    <w:rsid w:val="00BE3B5D"/>
    <w:rsid w:val="00BE3C95"/>
    <w:rsid w:val="00BE4DD3"/>
    <w:rsid w:val="00BE5C2A"/>
    <w:rsid w:val="00BE69B5"/>
    <w:rsid w:val="00BE69BD"/>
    <w:rsid w:val="00BE7B8A"/>
    <w:rsid w:val="00BE7DFD"/>
    <w:rsid w:val="00BF06D1"/>
    <w:rsid w:val="00BF099C"/>
    <w:rsid w:val="00BF14F5"/>
    <w:rsid w:val="00BF224F"/>
    <w:rsid w:val="00BF2D90"/>
    <w:rsid w:val="00BF3780"/>
    <w:rsid w:val="00BF3E30"/>
    <w:rsid w:val="00BF4097"/>
    <w:rsid w:val="00BF4634"/>
    <w:rsid w:val="00BF6872"/>
    <w:rsid w:val="00BF6A4F"/>
    <w:rsid w:val="00BF79F4"/>
    <w:rsid w:val="00C0046C"/>
    <w:rsid w:val="00C01541"/>
    <w:rsid w:val="00C02647"/>
    <w:rsid w:val="00C02E72"/>
    <w:rsid w:val="00C033B5"/>
    <w:rsid w:val="00C034D6"/>
    <w:rsid w:val="00C03906"/>
    <w:rsid w:val="00C058DD"/>
    <w:rsid w:val="00C05906"/>
    <w:rsid w:val="00C05F09"/>
    <w:rsid w:val="00C070AD"/>
    <w:rsid w:val="00C0710F"/>
    <w:rsid w:val="00C07ED2"/>
    <w:rsid w:val="00C07F40"/>
    <w:rsid w:val="00C10CCB"/>
    <w:rsid w:val="00C10F61"/>
    <w:rsid w:val="00C119DB"/>
    <w:rsid w:val="00C11DD5"/>
    <w:rsid w:val="00C13128"/>
    <w:rsid w:val="00C13306"/>
    <w:rsid w:val="00C13332"/>
    <w:rsid w:val="00C134D4"/>
    <w:rsid w:val="00C144E0"/>
    <w:rsid w:val="00C158D3"/>
    <w:rsid w:val="00C15969"/>
    <w:rsid w:val="00C169BC"/>
    <w:rsid w:val="00C16E7D"/>
    <w:rsid w:val="00C174CE"/>
    <w:rsid w:val="00C17A35"/>
    <w:rsid w:val="00C17AAF"/>
    <w:rsid w:val="00C20199"/>
    <w:rsid w:val="00C201DC"/>
    <w:rsid w:val="00C206E8"/>
    <w:rsid w:val="00C21486"/>
    <w:rsid w:val="00C21F78"/>
    <w:rsid w:val="00C22296"/>
    <w:rsid w:val="00C22E05"/>
    <w:rsid w:val="00C231FE"/>
    <w:rsid w:val="00C23308"/>
    <w:rsid w:val="00C2352A"/>
    <w:rsid w:val="00C23AB2"/>
    <w:rsid w:val="00C242DA"/>
    <w:rsid w:val="00C2452B"/>
    <w:rsid w:val="00C247BB"/>
    <w:rsid w:val="00C24987"/>
    <w:rsid w:val="00C25825"/>
    <w:rsid w:val="00C26B12"/>
    <w:rsid w:val="00C271A0"/>
    <w:rsid w:val="00C2797C"/>
    <w:rsid w:val="00C30209"/>
    <w:rsid w:val="00C305CF"/>
    <w:rsid w:val="00C306CF"/>
    <w:rsid w:val="00C30E51"/>
    <w:rsid w:val="00C31320"/>
    <w:rsid w:val="00C318EB"/>
    <w:rsid w:val="00C32838"/>
    <w:rsid w:val="00C32A4B"/>
    <w:rsid w:val="00C32E09"/>
    <w:rsid w:val="00C3333D"/>
    <w:rsid w:val="00C33699"/>
    <w:rsid w:val="00C339F5"/>
    <w:rsid w:val="00C33E40"/>
    <w:rsid w:val="00C34121"/>
    <w:rsid w:val="00C35492"/>
    <w:rsid w:val="00C3562D"/>
    <w:rsid w:val="00C35737"/>
    <w:rsid w:val="00C35A9D"/>
    <w:rsid w:val="00C35AB6"/>
    <w:rsid w:val="00C36170"/>
    <w:rsid w:val="00C3635A"/>
    <w:rsid w:val="00C36505"/>
    <w:rsid w:val="00C36A47"/>
    <w:rsid w:val="00C36B0A"/>
    <w:rsid w:val="00C37B2E"/>
    <w:rsid w:val="00C40DF9"/>
    <w:rsid w:val="00C414E6"/>
    <w:rsid w:val="00C43362"/>
    <w:rsid w:val="00C438E2"/>
    <w:rsid w:val="00C43A9D"/>
    <w:rsid w:val="00C43B5F"/>
    <w:rsid w:val="00C43CF4"/>
    <w:rsid w:val="00C44E9D"/>
    <w:rsid w:val="00C458D2"/>
    <w:rsid w:val="00C462F3"/>
    <w:rsid w:val="00C46A3B"/>
    <w:rsid w:val="00C46C88"/>
    <w:rsid w:val="00C46CAA"/>
    <w:rsid w:val="00C47679"/>
    <w:rsid w:val="00C47E48"/>
    <w:rsid w:val="00C47ED9"/>
    <w:rsid w:val="00C50AAA"/>
    <w:rsid w:val="00C5178A"/>
    <w:rsid w:val="00C52306"/>
    <w:rsid w:val="00C52C9A"/>
    <w:rsid w:val="00C52CDF"/>
    <w:rsid w:val="00C52E26"/>
    <w:rsid w:val="00C52ED2"/>
    <w:rsid w:val="00C53A61"/>
    <w:rsid w:val="00C543C0"/>
    <w:rsid w:val="00C543C3"/>
    <w:rsid w:val="00C54C18"/>
    <w:rsid w:val="00C5550F"/>
    <w:rsid w:val="00C55F43"/>
    <w:rsid w:val="00C565FD"/>
    <w:rsid w:val="00C56D84"/>
    <w:rsid w:val="00C573AE"/>
    <w:rsid w:val="00C5774C"/>
    <w:rsid w:val="00C57E3E"/>
    <w:rsid w:val="00C57F1F"/>
    <w:rsid w:val="00C60B5F"/>
    <w:rsid w:val="00C61367"/>
    <w:rsid w:val="00C61482"/>
    <w:rsid w:val="00C61A1A"/>
    <w:rsid w:val="00C61A2B"/>
    <w:rsid w:val="00C61D5A"/>
    <w:rsid w:val="00C61DA6"/>
    <w:rsid w:val="00C623A3"/>
    <w:rsid w:val="00C62A3F"/>
    <w:rsid w:val="00C63B85"/>
    <w:rsid w:val="00C63EF3"/>
    <w:rsid w:val="00C640FA"/>
    <w:rsid w:val="00C643DF"/>
    <w:rsid w:val="00C65599"/>
    <w:rsid w:val="00C65B0D"/>
    <w:rsid w:val="00C65B27"/>
    <w:rsid w:val="00C66009"/>
    <w:rsid w:val="00C66E5B"/>
    <w:rsid w:val="00C700BB"/>
    <w:rsid w:val="00C7027D"/>
    <w:rsid w:val="00C704F6"/>
    <w:rsid w:val="00C708F7"/>
    <w:rsid w:val="00C70DEF"/>
    <w:rsid w:val="00C71861"/>
    <w:rsid w:val="00C72031"/>
    <w:rsid w:val="00C72A9B"/>
    <w:rsid w:val="00C72E27"/>
    <w:rsid w:val="00C7305A"/>
    <w:rsid w:val="00C74266"/>
    <w:rsid w:val="00C74438"/>
    <w:rsid w:val="00C748EA"/>
    <w:rsid w:val="00C74B77"/>
    <w:rsid w:val="00C755D4"/>
    <w:rsid w:val="00C758CE"/>
    <w:rsid w:val="00C75BA1"/>
    <w:rsid w:val="00C760A6"/>
    <w:rsid w:val="00C76159"/>
    <w:rsid w:val="00C7651C"/>
    <w:rsid w:val="00C80F9B"/>
    <w:rsid w:val="00C80FD5"/>
    <w:rsid w:val="00C81397"/>
    <w:rsid w:val="00C817BA"/>
    <w:rsid w:val="00C81AFB"/>
    <w:rsid w:val="00C8213E"/>
    <w:rsid w:val="00C8386B"/>
    <w:rsid w:val="00C84353"/>
    <w:rsid w:val="00C8454B"/>
    <w:rsid w:val="00C85ABA"/>
    <w:rsid w:val="00C85EF5"/>
    <w:rsid w:val="00C863DF"/>
    <w:rsid w:val="00C86632"/>
    <w:rsid w:val="00C872BD"/>
    <w:rsid w:val="00C873C4"/>
    <w:rsid w:val="00C873CF"/>
    <w:rsid w:val="00C877BE"/>
    <w:rsid w:val="00C879AB"/>
    <w:rsid w:val="00C87F63"/>
    <w:rsid w:val="00C908DE"/>
    <w:rsid w:val="00C90B47"/>
    <w:rsid w:val="00C90BE7"/>
    <w:rsid w:val="00C90DC3"/>
    <w:rsid w:val="00C91C84"/>
    <w:rsid w:val="00C91CF9"/>
    <w:rsid w:val="00C922EC"/>
    <w:rsid w:val="00C9267B"/>
    <w:rsid w:val="00C92940"/>
    <w:rsid w:val="00C92E07"/>
    <w:rsid w:val="00C93604"/>
    <w:rsid w:val="00C939B7"/>
    <w:rsid w:val="00C93BCE"/>
    <w:rsid w:val="00C93C34"/>
    <w:rsid w:val="00C93DD7"/>
    <w:rsid w:val="00C94141"/>
    <w:rsid w:val="00C94229"/>
    <w:rsid w:val="00C94360"/>
    <w:rsid w:val="00C956D8"/>
    <w:rsid w:val="00C957EF"/>
    <w:rsid w:val="00C95D0A"/>
    <w:rsid w:val="00C965ED"/>
    <w:rsid w:val="00C96717"/>
    <w:rsid w:val="00C96763"/>
    <w:rsid w:val="00C9719E"/>
    <w:rsid w:val="00C97333"/>
    <w:rsid w:val="00C97B5C"/>
    <w:rsid w:val="00C97EED"/>
    <w:rsid w:val="00CA013E"/>
    <w:rsid w:val="00CA07A2"/>
    <w:rsid w:val="00CA185A"/>
    <w:rsid w:val="00CA1CC9"/>
    <w:rsid w:val="00CA208A"/>
    <w:rsid w:val="00CA2376"/>
    <w:rsid w:val="00CA23B0"/>
    <w:rsid w:val="00CA2965"/>
    <w:rsid w:val="00CA3251"/>
    <w:rsid w:val="00CA34FE"/>
    <w:rsid w:val="00CA39B6"/>
    <w:rsid w:val="00CA3FEB"/>
    <w:rsid w:val="00CA4A8D"/>
    <w:rsid w:val="00CA5272"/>
    <w:rsid w:val="00CA5BF4"/>
    <w:rsid w:val="00CA65B3"/>
    <w:rsid w:val="00CA77E4"/>
    <w:rsid w:val="00CB04E2"/>
    <w:rsid w:val="00CB05EC"/>
    <w:rsid w:val="00CB0B84"/>
    <w:rsid w:val="00CB107A"/>
    <w:rsid w:val="00CB1B86"/>
    <w:rsid w:val="00CB2446"/>
    <w:rsid w:val="00CB26B9"/>
    <w:rsid w:val="00CB2823"/>
    <w:rsid w:val="00CB2E93"/>
    <w:rsid w:val="00CB2E9E"/>
    <w:rsid w:val="00CB312A"/>
    <w:rsid w:val="00CB33F1"/>
    <w:rsid w:val="00CB36B5"/>
    <w:rsid w:val="00CB37B2"/>
    <w:rsid w:val="00CB42CF"/>
    <w:rsid w:val="00CB448D"/>
    <w:rsid w:val="00CB46DF"/>
    <w:rsid w:val="00CB5892"/>
    <w:rsid w:val="00CB59E0"/>
    <w:rsid w:val="00CB5FD2"/>
    <w:rsid w:val="00CB6CE4"/>
    <w:rsid w:val="00CB72BA"/>
    <w:rsid w:val="00CB7362"/>
    <w:rsid w:val="00CB74E6"/>
    <w:rsid w:val="00CB7A73"/>
    <w:rsid w:val="00CC044D"/>
    <w:rsid w:val="00CC0494"/>
    <w:rsid w:val="00CC0653"/>
    <w:rsid w:val="00CC0997"/>
    <w:rsid w:val="00CC0E31"/>
    <w:rsid w:val="00CC10DA"/>
    <w:rsid w:val="00CC135D"/>
    <w:rsid w:val="00CC1940"/>
    <w:rsid w:val="00CC1A0C"/>
    <w:rsid w:val="00CC1D4F"/>
    <w:rsid w:val="00CC2E9C"/>
    <w:rsid w:val="00CC3189"/>
    <w:rsid w:val="00CC3219"/>
    <w:rsid w:val="00CC3E27"/>
    <w:rsid w:val="00CC3F9B"/>
    <w:rsid w:val="00CC4083"/>
    <w:rsid w:val="00CC4507"/>
    <w:rsid w:val="00CC4B73"/>
    <w:rsid w:val="00CC4C6C"/>
    <w:rsid w:val="00CC4E3A"/>
    <w:rsid w:val="00CC52E5"/>
    <w:rsid w:val="00CC54A2"/>
    <w:rsid w:val="00CC5B15"/>
    <w:rsid w:val="00CC5B41"/>
    <w:rsid w:val="00CC62A8"/>
    <w:rsid w:val="00CC6582"/>
    <w:rsid w:val="00CC7293"/>
    <w:rsid w:val="00CD0773"/>
    <w:rsid w:val="00CD10D4"/>
    <w:rsid w:val="00CD119A"/>
    <w:rsid w:val="00CD13C2"/>
    <w:rsid w:val="00CD151C"/>
    <w:rsid w:val="00CD1C8E"/>
    <w:rsid w:val="00CD206F"/>
    <w:rsid w:val="00CD2218"/>
    <w:rsid w:val="00CD28A4"/>
    <w:rsid w:val="00CD2B4C"/>
    <w:rsid w:val="00CD2E1F"/>
    <w:rsid w:val="00CD3079"/>
    <w:rsid w:val="00CD31F4"/>
    <w:rsid w:val="00CD3B12"/>
    <w:rsid w:val="00CD3E57"/>
    <w:rsid w:val="00CD4184"/>
    <w:rsid w:val="00CD4824"/>
    <w:rsid w:val="00CD4A75"/>
    <w:rsid w:val="00CD657E"/>
    <w:rsid w:val="00CD7472"/>
    <w:rsid w:val="00CD7A34"/>
    <w:rsid w:val="00CE00AD"/>
    <w:rsid w:val="00CE06FF"/>
    <w:rsid w:val="00CE0A79"/>
    <w:rsid w:val="00CE0B91"/>
    <w:rsid w:val="00CE0F6F"/>
    <w:rsid w:val="00CE1086"/>
    <w:rsid w:val="00CE1940"/>
    <w:rsid w:val="00CE2901"/>
    <w:rsid w:val="00CE2B19"/>
    <w:rsid w:val="00CE44C3"/>
    <w:rsid w:val="00CE4D96"/>
    <w:rsid w:val="00CE4ECC"/>
    <w:rsid w:val="00CE54EC"/>
    <w:rsid w:val="00CE58E5"/>
    <w:rsid w:val="00CE5A69"/>
    <w:rsid w:val="00CE5BC6"/>
    <w:rsid w:val="00CE5C88"/>
    <w:rsid w:val="00CE6342"/>
    <w:rsid w:val="00CE6686"/>
    <w:rsid w:val="00CE72EB"/>
    <w:rsid w:val="00CE7726"/>
    <w:rsid w:val="00CE7A0D"/>
    <w:rsid w:val="00CF0B59"/>
    <w:rsid w:val="00CF1715"/>
    <w:rsid w:val="00CF1802"/>
    <w:rsid w:val="00CF184C"/>
    <w:rsid w:val="00CF18DB"/>
    <w:rsid w:val="00CF2027"/>
    <w:rsid w:val="00CF269B"/>
    <w:rsid w:val="00CF3289"/>
    <w:rsid w:val="00CF3C8C"/>
    <w:rsid w:val="00CF42F8"/>
    <w:rsid w:val="00CF4E5F"/>
    <w:rsid w:val="00CF5101"/>
    <w:rsid w:val="00CF546C"/>
    <w:rsid w:val="00CF56C3"/>
    <w:rsid w:val="00CF5BEC"/>
    <w:rsid w:val="00CF62F6"/>
    <w:rsid w:val="00CF7032"/>
    <w:rsid w:val="00CF71EF"/>
    <w:rsid w:val="00D012CA"/>
    <w:rsid w:val="00D015E3"/>
    <w:rsid w:val="00D01B1C"/>
    <w:rsid w:val="00D0278E"/>
    <w:rsid w:val="00D02875"/>
    <w:rsid w:val="00D03113"/>
    <w:rsid w:val="00D0318A"/>
    <w:rsid w:val="00D0356C"/>
    <w:rsid w:val="00D03682"/>
    <w:rsid w:val="00D03BD1"/>
    <w:rsid w:val="00D03E6C"/>
    <w:rsid w:val="00D043EA"/>
    <w:rsid w:val="00D04DA1"/>
    <w:rsid w:val="00D0534A"/>
    <w:rsid w:val="00D06058"/>
    <w:rsid w:val="00D06BED"/>
    <w:rsid w:val="00D06D5D"/>
    <w:rsid w:val="00D06F5C"/>
    <w:rsid w:val="00D06FE2"/>
    <w:rsid w:val="00D07A0E"/>
    <w:rsid w:val="00D10632"/>
    <w:rsid w:val="00D10F67"/>
    <w:rsid w:val="00D115DC"/>
    <w:rsid w:val="00D11A43"/>
    <w:rsid w:val="00D13747"/>
    <w:rsid w:val="00D139D3"/>
    <w:rsid w:val="00D13C25"/>
    <w:rsid w:val="00D13C63"/>
    <w:rsid w:val="00D144B6"/>
    <w:rsid w:val="00D14B05"/>
    <w:rsid w:val="00D14C68"/>
    <w:rsid w:val="00D14DA9"/>
    <w:rsid w:val="00D14FF7"/>
    <w:rsid w:val="00D1540D"/>
    <w:rsid w:val="00D155FF"/>
    <w:rsid w:val="00D15FA0"/>
    <w:rsid w:val="00D1663C"/>
    <w:rsid w:val="00D1754D"/>
    <w:rsid w:val="00D17565"/>
    <w:rsid w:val="00D17E66"/>
    <w:rsid w:val="00D17E7A"/>
    <w:rsid w:val="00D20355"/>
    <w:rsid w:val="00D208DC"/>
    <w:rsid w:val="00D2098E"/>
    <w:rsid w:val="00D20BE3"/>
    <w:rsid w:val="00D21706"/>
    <w:rsid w:val="00D21FA7"/>
    <w:rsid w:val="00D224C6"/>
    <w:rsid w:val="00D227BF"/>
    <w:rsid w:val="00D22C24"/>
    <w:rsid w:val="00D22E1A"/>
    <w:rsid w:val="00D2318B"/>
    <w:rsid w:val="00D236AD"/>
    <w:rsid w:val="00D2534B"/>
    <w:rsid w:val="00D25586"/>
    <w:rsid w:val="00D25F23"/>
    <w:rsid w:val="00D26909"/>
    <w:rsid w:val="00D26E9E"/>
    <w:rsid w:val="00D2722C"/>
    <w:rsid w:val="00D27775"/>
    <w:rsid w:val="00D277E0"/>
    <w:rsid w:val="00D278CD"/>
    <w:rsid w:val="00D3062A"/>
    <w:rsid w:val="00D30C55"/>
    <w:rsid w:val="00D3152B"/>
    <w:rsid w:val="00D3286D"/>
    <w:rsid w:val="00D33418"/>
    <w:rsid w:val="00D338DA"/>
    <w:rsid w:val="00D3390B"/>
    <w:rsid w:val="00D339BC"/>
    <w:rsid w:val="00D34361"/>
    <w:rsid w:val="00D343A9"/>
    <w:rsid w:val="00D34EDD"/>
    <w:rsid w:val="00D35594"/>
    <w:rsid w:val="00D3749C"/>
    <w:rsid w:val="00D3752D"/>
    <w:rsid w:val="00D37580"/>
    <w:rsid w:val="00D377AD"/>
    <w:rsid w:val="00D37AC8"/>
    <w:rsid w:val="00D40302"/>
    <w:rsid w:val="00D40AB6"/>
    <w:rsid w:val="00D4158F"/>
    <w:rsid w:val="00D41C4A"/>
    <w:rsid w:val="00D41E90"/>
    <w:rsid w:val="00D420C4"/>
    <w:rsid w:val="00D42767"/>
    <w:rsid w:val="00D42935"/>
    <w:rsid w:val="00D435CC"/>
    <w:rsid w:val="00D43AC2"/>
    <w:rsid w:val="00D44016"/>
    <w:rsid w:val="00D44238"/>
    <w:rsid w:val="00D4428C"/>
    <w:rsid w:val="00D446D2"/>
    <w:rsid w:val="00D4473D"/>
    <w:rsid w:val="00D44AED"/>
    <w:rsid w:val="00D45573"/>
    <w:rsid w:val="00D472BE"/>
    <w:rsid w:val="00D47436"/>
    <w:rsid w:val="00D475C1"/>
    <w:rsid w:val="00D47CD9"/>
    <w:rsid w:val="00D47E9C"/>
    <w:rsid w:val="00D47EAF"/>
    <w:rsid w:val="00D50BC2"/>
    <w:rsid w:val="00D51467"/>
    <w:rsid w:val="00D51579"/>
    <w:rsid w:val="00D519EA"/>
    <w:rsid w:val="00D51FB5"/>
    <w:rsid w:val="00D535B2"/>
    <w:rsid w:val="00D53816"/>
    <w:rsid w:val="00D53A19"/>
    <w:rsid w:val="00D54377"/>
    <w:rsid w:val="00D54882"/>
    <w:rsid w:val="00D55858"/>
    <w:rsid w:val="00D564E2"/>
    <w:rsid w:val="00D56649"/>
    <w:rsid w:val="00D57E35"/>
    <w:rsid w:val="00D602B6"/>
    <w:rsid w:val="00D62113"/>
    <w:rsid w:val="00D62544"/>
    <w:rsid w:val="00D62807"/>
    <w:rsid w:val="00D62F7C"/>
    <w:rsid w:val="00D6303B"/>
    <w:rsid w:val="00D63ECE"/>
    <w:rsid w:val="00D640E8"/>
    <w:rsid w:val="00D64400"/>
    <w:rsid w:val="00D6474E"/>
    <w:rsid w:val="00D6509C"/>
    <w:rsid w:val="00D66749"/>
    <w:rsid w:val="00D66DA0"/>
    <w:rsid w:val="00D66F80"/>
    <w:rsid w:val="00D671CE"/>
    <w:rsid w:val="00D6735A"/>
    <w:rsid w:val="00D67E48"/>
    <w:rsid w:val="00D7002A"/>
    <w:rsid w:val="00D70AD8"/>
    <w:rsid w:val="00D70FA8"/>
    <w:rsid w:val="00D71476"/>
    <w:rsid w:val="00D7165B"/>
    <w:rsid w:val="00D71D36"/>
    <w:rsid w:val="00D71FCE"/>
    <w:rsid w:val="00D72737"/>
    <w:rsid w:val="00D72BA0"/>
    <w:rsid w:val="00D73094"/>
    <w:rsid w:val="00D736D0"/>
    <w:rsid w:val="00D7594F"/>
    <w:rsid w:val="00D75CC3"/>
    <w:rsid w:val="00D76045"/>
    <w:rsid w:val="00D763E7"/>
    <w:rsid w:val="00D76CA2"/>
    <w:rsid w:val="00D76F1B"/>
    <w:rsid w:val="00D77F50"/>
    <w:rsid w:val="00D806A6"/>
    <w:rsid w:val="00D80812"/>
    <w:rsid w:val="00D80D28"/>
    <w:rsid w:val="00D8121E"/>
    <w:rsid w:val="00D81278"/>
    <w:rsid w:val="00D81F3F"/>
    <w:rsid w:val="00D83AA7"/>
    <w:rsid w:val="00D840FF"/>
    <w:rsid w:val="00D8440E"/>
    <w:rsid w:val="00D8531F"/>
    <w:rsid w:val="00D86BAF"/>
    <w:rsid w:val="00D86D3C"/>
    <w:rsid w:val="00D86D4F"/>
    <w:rsid w:val="00D87115"/>
    <w:rsid w:val="00D87746"/>
    <w:rsid w:val="00D903E8"/>
    <w:rsid w:val="00D90503"/>
    <w:rsid w:val="00D90C62"/>
    <w:rsid w:val="00D91AA0"/>
    <w:rsid w:val="00D91E87"/>
    <w:rsid w:val="00D92122"/>
    <w:rsid w:val="00D92D58"/>
    <w:rsid w:val="00D92F8A"/>
    <w:rsid w:val="00D933C0"/>
    <w:rsid w:val="00D937D8"/>
    <w:rsid w:val="00D9418C"/>
    <w:rsid w:val="00D94331"/>
    <w:rsid w:val="00D94D80"/>
    <w:rsid w:val="00D953D2"/>
    <w:rsid w:val="00D95C68"/>
    <w:rsid w:val="00D96512"/>
    <w:rsid w:val="00D96575"/>
    <w:rsid w:val="00D97720"/>
    <w:rsid w:val="00DA095A"/>
    <w:rsid w:val="00DA0961"/>
    <w:rsid w:val="00DA1163"/>
    <w:rsid w:val="00DA1CB2"/>
    <w:rsid w:val="00DA38EA"/>
    <w:rsid w:val="00DA3A6F"/>
    <w:rsid w:val="00DA3CE4"/>
    <w:rsid w:val="00DA4589"/>
    <w:rsid w:val="00DA474F"/>
    <w:rsid w:val="00DA51C7"/>
    <w:rsid w:val="00DA5202"/>
    <w:rsid w:val="00DA5D6D"/>
    <w:rsid w:val="00DA6AA1"/>
    <w:rsid w:val="00DA7525"/>
    <w:rsid w:val="00DA76C7"/>
    <w:rsid w:val="00DB03C3"/>
    <w:rsid w:val="00DB0C66"/>
    <w:rsid w:val="00DB1436"/>
    <w:rsid w:val="00DB19DA"/>
    <w:rsid w:val="00DB1B67"/>
    <w:rsid w:val="00DB203C"/>
    <w:rsid w:val="00DB2073"/>
    <w:rsid w:val="00DB25BD"/>
    <w:rsid w:val="00DB2EE9"/>
    <w:rsid w:val="00DB32ED"/>
    <w:rsid w:val="00DB36D0"/>
    <w:rsid w:val="00DB394B"/>
    <w:rsid w:val="00DB39A9"/>
    <w:rsid w:val="00DB3D5E"/>
    <w:rsid w:val="00DB3DAB"/>
    <w:rsid w:val="00DB41D1"/>
    <w:rsid w:val="00DB46CE"/>
    <w:rsid w:val="00DB4EAB"/>
    <w:rsid w:val="00DB5161"/>
    <w:rsid w:val="00DB5E56"/>
    <w:rsid w:val="00DB6C79"/>
    <w:rsid w:val="00DB716D"/>
    <w:rsid w:val="00DB7624"/>
    <w:rsid w:val="00DB7718"/>
    <w:rsid w:val="00DB7EE4"/>
    <w:rsid w:val="00DC00ED"/>
    <w:rsid w:val="00DC0365"/>
    <w:rsid w:val="00DC0979"/>
    <w:rsid w:val="00DC09E2"/>
    <w:rsid w:val="00DC0BE5"/>
    <w:rsid w:val="00DC135D"/>
    <w:rsid w:val="00DC185C"/>
    <w:rsid w:val="00DC27E4"/>
    <w:rsid w:val="00DC3645"/>
    <w:rsid w:val="00DC3829"/>
    <w:rsid w:val="00DC431C"/>
    <w:rsid w:val="00DC45D1"/>
    <w:rsid w:val="00DC4992"/>
    <w:rsid w:val="00DC550F"/>
    <w:rsid w:val="00DC5B5A"/>
    <w:rsid w:val="00DC61FC"/>
    <w:rsid w:val="00DC650C"/>
    <w:rsid w:val="00DC699E"/>
    <w:rsid w:val="00DC6EEC"/>
    <w:rsid w:val="00DC722A"/>
    <w:rsid w:val="00DC7394"/>
    <w:rsid w:val="00DC7B4D"/>
    <w:rsid w:val="00DC7C52"/>
    <w:rsid w:val="00DC7FF2"/>
    <w:rsid w:val="00DD0054"/>
    <w:rsid w:val="00DD08FE"/>
    <w:rsid w:val="00DD0D89"/>
    <w:rsid w:val="00DD1018"/>
    <w:rsid w:val="00DD1B11"/>
    <w:rsid w:val="00DD1C31"/>
    <w:rsid w:val="00DD2200"/>
    <w:rsid w:val="00DD2C7E"/>
    <w:rsid w:val="00DD3F7D"/>
    <w:rsid w:val="00DD4475"/>
    <w:rsid w:val="00DD449C"/>
    <w:rsid w:val="00DD4F04"/>
    <w:rsid w:val="00DD57C6"/>
    <w:rsid w:val="00DD72D5"/>
    <w:rsid w:val="00DD74C6"/>
    <w:rsid w:val="00DD7D90"/>
    <w:rsid w:val="00DE0083"/>
    <w:rsid w:val="00DE030D"/>
    <w:rsid w:val="00DE04E7"/>
    <w:rsid w:val="00DE062E"/>
    <w:rsid w:val="00DE0C72"/>
    <w:rsid w:val="00DE145C"/>
    <w:rsid w:val="00DE1DF3"/>
    <w:rsid w:val="00DE321D"/>
    <w:rsid w:val="00DE3AB6"/>
    <w:rsid w:val="00DE4970"/>
    <w:rsid w:val="00DE4B20"/>
    <w:rsid w:val="00DE52EF"/>
    <w:rsid w:val="00DE58AC"/>
    <w:rsid w:val="00DE59A9"/>
    <w:rsid w:val="00DE5DBC"/>
    <w:rsid w:val="00DE634D"/>
    <w:rsid w:val="00DE6580"/>
    <w:rsid w:val="00DE6D19"/>
    <w:rsid w:val="00DE7328"/>
    <w:rsid w:val="00DE763E"/>
    <w:rsid w:val="00DE7744"/>
    <w:rsid w:val="00DE7B6E"/>
    <w:rsid w:val="00DE7EA5"/>
    <w:rsid w:val="00DF04C1"/>
    <w:rsid w:val="00DF0B4E"/>
    <w:rsid w:val="00DF1CF1"/>
    <w:rsid w:val="00DF28DD"/>
    <w:rsid w:val="00DF2BC1"/>
    <w:rsid w:val="00DF305E"/>
    <w:rsid w:val="00DF32F7"/>
    <w:rsid w:val="00DF43FB"/>
    <w:rsid w:val="00DF4CAD"/>
    <w:rsid w:val="00DF58A7"/>
    <w:rsid w:val="00DF5C49"/>
    <w:rsid w:val="00DF67A0"/>
    <w:rsid w:val="00DF6A53"/>
    <w:rsid w:val="00DF6DA2"/>
    <w:rsid w:val="00DF70A8"/>
    <w:rsid w:val="00DF7210"/>
    <w:rsid w:val="00DF77C4"/>
    <w:rsid w:val="00DF7A7C"/>
    <w:rsid w:val="00E00433"/>
    <w:rsid w:val="00E00E51"/>
    <w:rsid w:val="00E01927"/>
    <w:rsid w:val="00E0264E"/>
    <w:rsid w:val="00E026AE"/>
    <w:rsid w:val="00E02BA6"/>
    <w:rsid w:val="00E02CBF"/>
    <w:rsid w:val="00E035A2"/>
    <w:rsid w:val="00E036D6"/>
    <w:rsid w:val="00E03855"/>
    <w:rsid w:val="00E04150"/>
    <w:rsid w:val="00E04986"/>
    <w:rsid w:val="00E04990"/>
    <w:rsid w:val="00E04A34"/>
    <w:rsid w:val="00E0504A"/>
    <w:rsid w:val="00E05AA3"/>
    <w:rsid w:val="00E06DAF"/>
    <w:rsid w:val="00E06F05"/>
    <w:rsid w:val="00E0717C"/>
    <w:rsid w:val="00E07C6B"/>
    <w:rsid w:val="00E07D5E"/>
    <w:rsid w:val="00E10A79"/>
    <w:rsid w:val="00E10D54"/>
    <w:rsid w:val="00E11671"/>
    <w:rsid w:val="00E11C5B"/>
    <w:rsid w:val="00E1244D"/>
    <w:rsid w:val="00E1255E"/>
    <w:rsid w:val="00E1285E"/>
    <w:rsid w:val="00E12ABB"/>
    <w:rsid w:val="00E13187"/>
    <w:rsid w:val="00E13A82"/>
    <w:rsid w:val="00E142D2"/>
    <w:rsid w:val="00E1436F"/>
    <w:rsid w:val="00E14A44"/>
    <w:rsid w:val="00E15754"/>
    <w:rsid w:val="00E157C6"/>
    <w:rsid w:val="00E15801"/>
    <w:rsid w:val="00E15DFE"/>
    <w:rsid w:val="00E163BC"/>
    <w:rsid w:val="00E16DA9"/>
    <w:rsid w:val="00E16FB6"/>
    <w:rsid w:val="00E17AA1"/>
    <w:rsid w:val="00E17B7C"/>
    <w:rsid w:val="00E17C8C"/>
    <w:rsid w:val="00E17D34"/>
    <w:rsid w:val="00E200D8"/>
    <w:rsid w:val="00E20333"/>
    <w:rsid w:val="00E20496"/>
    <w:rsid w:val="00E2080D"/>
    <w:rsid w:val="00E20B90"/>
    <w:rsid w:val="00E20C46"/>
    <w:rsid w:val="00E20C68"/>
    <w:rsid w:val="00E20F81"/>
    <w:rsid w:val="00E21526"/>
    <w:rsid w:val="00E21AAB"/>
    <w:rsid w:val="00E220BF"/>
    <w:rsid w:val="00E234CE"/>
    <w:rsid w:val="00E23BAB"/>
    <w:rsid w:val="00E24079"/>
    <w:rsid w:val="00E243AC"/>
    <w:rsid w:val="00E24412"/>
    <w:rsid w:val="00E245DE"/>
    <w:rsid w:val="00E25645"/>
    <w:rsid w:val="00E26AA5"/>
    <w:rsid w:val="00E26BAA"/>
    <w:rsid w:val="00E27084"/>
    <w:rsid w:val="00E271E5"/>
    <w:rsid w:val="00E276F9"/>
    <w:rsid w:val="00E27749"/>
    <w:rsid w:val="00E30DBD"/>
    <w:rsid w:val="00E311E5"/>
    <w:rsid w:val="00E31637"/>
    <w:rsid w:val="00E319D7"/>
    <w:rsid w:val="00E31A22"/>
    <w:rsid w:val="00E321FD"/>
    <w:rsid w:val="00E3245E"/>
    <w:rsid w:val="00E32A0B"/>
    <w:rsid w:val="00E32CCD"/>
    <w:rsid w:val="00E32E9E"/>
    <w:rsid w:val="00E331B5"/>
    <w:rsid w:val="00E341A8"/>
    <w:rsid w:val="00E34207"/>
    <w:rsid w:val="00E346DB"/>
    <w:rsid w:val="00E348B1"/>
    <w:rsid w:val="00E355FD"/>
    <w:rsid w:val="00E35C38"/>
    <w:rsid w:val="00E35CD0"/>
    <w:rsid w:val="00E35D12"/>
    <w:rsid w:val="00E35D52"/>
    <w:rsid w:val="00E35E76"/>
    <w:rsid w:val="00E360D0"/>
    <w:rsid w:val="00E367B3"/>
    <w:rsid w:val="00E36B8B"/>
    <w:rsid w:val="00E36EC7"/>
    <w:rsid w:val="00E37613"/>
    <w:rsid w:val="00E37914"/>
    <w:rsid w:val="00E4025E"/>
    <w:rsid w:val="00E417A9"/>
    <w:rsid w:val="00E421A8"/>
    <w:rsid w:val="00E4254D"/>
    <w:rsid w:val="00E43914"/>
    <w:rsid w:val="00E43A4A"/>
    <w:rsid w:val="00E43BCD"/>
    <w:rsid w:val="00E44BE5"/>
    <w:rsid w:val="00E450C0"/>
    <w:rsid w:val="00E45275"/>
    <w:rsid w:val="00E45B8D"/>
    <w:rsid w:val="00E46968"/>
    <w:rsid w:val="00E46C40"/>
    <w:rsid w:val="00E51149"/>
    <w:rsid w:val="00E51653"/>
    <w:rsid w:val="00E51D79"/>
    <w:rsid w:val="00E51D8D"/>
    <w:rsid w:val="00E525D6"/>
    <w:rsid w:val="00E52610"/>
    <w:rsid w:val="00E52E7A"/>
    <w:rsid w:val="00E5305D"/>
    <w:rsid w:val="00E53F52"/>
    <w:rsid w:val="00E54127"/>
    <w:rsid w:val="00E546C5"/>
    <w:rsid w:val="00E55217"/>
    <w:rsid w:val="00E56382"/>
    <w:rsid w:val="00E563FD"/>
    <w:rsid w:val="00E5648C"/>
    <w:rsid w:val="00E568BB"/>
    <w:rsid w:val="00E56968"/>
    <w:rsid w:val="00E578B9"/>
    <w:rsid w:val="00E57D9F"/>
    <w:rsid w:val="00E60B5D"/>
    <w:rsid w:val="00E60DFD"/>
    <w:rsid w:val="00E61208"/>
    <w:rsid w:val="00E61E36"/>
    <w:rsid w:val="00E61EAC"/>
    <w:rsid w:val="00E62410"/>
    <w:rsid w:val="00E630DD"/>
    <w:rsid w:val="00E63323"/>
    <w:rsid w:val="00E639FD"/>
    <w:rsid w:val="00E642B4"/>
    <w:rsid w:val="00E668D3"/>
    <w:rsid w:val="00E66DAC"/>
    <w:rsid w:val="00E66DAF"/>
    <w:rsid w:val="00E704A9"/>
    <w:rsid w:val="00E70840"/>
    <w:rsid w:val="00E708C3"/>
    <w:rsid w:val="00E70A91"/>
    <w:rsid w:val="00E7134D"/>
    <w:rsid w:val="00E713C7"/>
    <w:rsid w:val="00E727B9"/>
    <w:rsid w:val="00E72A0E"/>
    <w:rsid w:val="00E734A8"/>
    <w:rsid w:val="00E74518"/>
    <w:rsid w:val="00E748BE"/>
    <w:rsid w:val="00E752E0"/>
    <w:rsid w:val="00E758B8"/>
    <w:rsid w:val="00E76109"/>
    <w:rsid w:val="00E76A7D"/>
    <w:rsid w:val="00E804F3"/>
    <w:rsid w:val="00E807F2"/>
    <w:rsid w:val="00E80B3C"/>
    <w:rsid w:val="00E80D05"/>
    <w:rsid w:val="00E81427"/>
    <w:rsid w:val="00E81B20"/>
    <w:rsid w:val="00E8216D"/>
    <w:rsid w:val="00E828E5"/>
    <w:rsid w:val="00E82BC8"/>
    <w:rsid w:val="00E82C92"/>
    <w:rsid w:val="00E83844"/>
    <w:rsid w:val="00E838D6"/>
    <w:rsid w:val="00E83A88"/>
    <w:rsid w:val="00E83ABD"/>
    <w:rsid w:val="00E84728"/>
    <w:rsid w:val="00E84BE8"/>
    <w:rsid w:val="00E84C55"/>
    <w:rsid w:val="00E8590F"/>
    <w:rsid w:val="00E85963"/>
    <w:rsid w:val="00E85A80"/>
    <w:rsid w:val="00E86290"/>
    <w:rsid w:val="00E865AB"/>
    <w:rsid w:val="00E86FF7"/>
    <w:rsid w:val="00E87318"/>
    <w:rsid w:val="00E90012"/>
    <w:rsid w:val="00E90704"/>
    <w:rsid w:val="00E914C9"/>
    <w:rsid w:val="00E916E3"/>
    <w:rsid w:val="00E91855"/>
    <w:rsid w:val="00E91B48"/>
    <w:rsid w:val="00E9258C"/>
    <w:rsid w:val="00E92A3A"/>
    <w:rsid w:val="00E932FE"/>
    <w:rsid w:val="00E93D75"/>
    <w:rsid w:val="00E93E34"/>
    <w:rsid w:val="00E94430"/>
    <w:rsid w:val="00E958D1"/>
    <w:rsid w:val="00E95C1F"/>
    <w:rsid w:val="00E97396"/>
    <w:rsid w:val="00E97EAD"/>
    <w:rsid w:val="00EA015A"/>
    <w:rsid w:val="00EA0DA0"/>
    <w:rsid w:val="00EA1029"/>
    <w:rsid w:val="00EA1570"/>
    <w:rsid w:val="00EA1722"/>
    <w:rsid w:val="00EA1C15"/>
    <w:rsid w:val="00EA209D"/>
    <w:rsid w:val="00EA2167"/>
    <w:rsid w:val="00EA2B50"/>
    <w:rsid w:val="00EA321E"/>
    <w:rsid w:val="00EA33C8"/>
    <w:rsid w:val="00EA42D4"/>
    <w:rsid w:val="00EA4563"/>
    <w:rsid w:val="00EA4596"/>
    <w:rsid w:val="00EA544B"/>
    <w:rsid w:val="00EA576E"/>
    <w:rsid w:val="00EA5978"/>
    <w:rsid w:val="00EA5EA5"/>
    <w:rsid w:val="00EA5F3E"/>
    <w:rsid w:val="00EA6C5C"/>
    <w:rsid w:val="00EA6CA2"/>
    <w:rsid w:val="00EA7961"/>
    <w:rsid w:val="00EA7ADD"/>
    <w:rsid w:val="00EA7DAC"/>
    <w:rsid w:val="00EB09C6"/>
    <w:rsid w:val="00EB143B"/>
    <w:rsid w:val="00EB2AD7"/>
    <w:rsid w:val="00EB2EE7"/>
    <w:rsid w:val="00EB2FE0"/>
    <w:rsid w:val="00EB3609"/>
    <w:rsid w:val="00EB3B43"/>
    <w:rsid w:val="00EB3F39"/>
    <w:rsid w:val="00EB3F3A"/>
    <w:rsid w:val="00EB4056"/>
    <w:rsid w:val="00EB40E1"/>
    <w:rsid w:val="00EB4532"/>
    <w:rsid w:val="00EB46AB"/>
    <w:rsid w:val="00EB4772"/>
    <w:rsid w:val="00EB4F3B"/>
    <w:rsid w:val="00EB5A56"/>
    <w:rsid w:val="00EB5FD2"/>
    <w:rsid w:val="00EB64DD"/>
    <w:rsid w:val="00EB6F80"/>
    <w:rsid w:val="00EB700F"/>
    <w:rsid w:val="00EB785F"/>
    <w:rsid w:val="00EB7C58"/>
    <w:rsid w:val="00EB7F29"/>
    <w:rsid w:val="00EC0AE5"/>
    <w:rsid w:val="00EC1382"/>
    <w:rsid w:val="00EC14C5"/>
    <w:rsid w:val="00EC1EBE"/>
    <w:rsid w:val="00EC1FB8"/>
    <w:rsid w:val="00EC45E1"/>
    <w:rsid w:val="00EC49BE"/>
    <w:rsid w:val="00EC4AE4"/>
    <w:rsid w:val="00EC4E55"/>
    <w:rsid w:val="00EC4FBA"/>
    <w:rsid w:val="00EC5661"/>
    <w:rsid w:val="00EC74C2"/>
    <w:rsid w:val="00ED0084"/>
    <w:rsid w:val="00ED0986"/>
    <w:rsid w:val="00ED0AD5"/>
    <w:rsid w:val="00ED12A1"/>
    <w:rsid w:val="00ED195F"/>
    <w:rsid w:val="00ED1AAE"/>
    <w:rsid w:val="00ED1EEA"/>
    <w:rsid w:val="00ED22B8"/>
    <w:rsid w:val="00ED2486"/>
    <w:rsid w:val="00ED2DAA"/>
    <w:rsid w:val="00ED3A4A"/>
    <w:rsid w:val="00ED40E1"/>
    <w:rsid w:val="00ED4803"/>
    <w:rsid w:val="00ED4843"/>
    <w:rsid w:val="00ED5578"/>
    <w:rsid w:val="00ED5718"/>
    <w:rsid w:val="00ED57AA"/>
    <w:rsid w:val="00ED5B37"/>
    <w:rsid w:val="00ED650B"/>
    <w:rsid w:val="00ED662E"/>
    <w:rsid w:val="00ED7938"/>
    <w:rsid w:val="00EE0DC9"/>
    <w:rsid w:val="00EE109C"/>
    <w:rsid w:val="00EE1729"/>
    <w:rsid w:val="00EE193B"/>
    <w:rsid w:val="00EE1CC6"/>
    <w:rsid w:val="00EE225B"/>
    <w:rsid w:val="00EE318B"/>
    <w:rsid w:val="00EE38B5"/>
    <w:rsid w:val="00EE3CD2"/>
    <w:rsid w:val="00EE4A72"/>
    <w:rsid w:val="00EE56C0"/>
    <w:rsid w:val="00EE587A"/>
    <w:rsid w:val="00EE5ECC"/>
    <w:rsid w:val="00EE60A6"/>
    <w:rsid w:val="00EE615A"/>
    <w:rsid w:val="00EE708E"/>
    <w:rsid w:val="00EE76C9"/>
    <w:rsid w:val="00EE76F4"/>
    <w:rsid w:val="00EE78E6"/>
    <w:rsid w:val="00EE7EE2"/>
    <w:rsid w:val="00EF048C"/>
    <w:rsid w:val="00EF0FE9"/>
    <w:rsid w:val="00EF1712"/>
    <w:rsid w:val="00EF185D"/>
    <w:rsid w:val="00EF2404"/>
    <w:rsid w:val="00EF2453"/>
    <w:rsid w:val="00EF29D6"/>
    <w:rsid w:val="00EF4EA3"/>
    <w:rsid w:val="00EF4F0C"/>
    <w:rsid w:val="00EF4F35"/>
    <w:rsid w:val="00EF5F31"/>
    <w:rsid w:val="00EF65E5"/>
    <w:rsid w:val="00EF6A30"/>
    <w:rsid w:val="00EF7235"/>
    <w:rsid w:val="00EF79E4"/>
    <w:rsid w:val="00F0002C"/>
    <w:rsid w:val="00F004F4"/>
    <w:rsid w:val="00F0054F"/>
    <w:rsid w:val="00F00B3E"/>
    <w:rsid w:val="00F00FD0"/>
    <w:rsid w:val="00F018B1"/>
    <w:rsid w:val="00F018DE"/>
    <w:rsid w:val="00F01AD8"/>
    <w:rsid w:val="00F02937"/>
    <w:rsid w:val="00F0331B"/>
    <w:rsid w:val="00F03390"/>
    <w:rsid w:val="00F0351B"/>
    <w:rsid w:val="00F03620"/>
    <w:rsid w:val="00F038CF"/>
    <w:rsid w:val="00F03F38"/>
    <w:rsid w:val="00F03FC0"/>
    <w:rsid w:val="00F0405B"/>
    <w:rsid w:val="00F044B7"/>
    <w:rsid w:val="00F05226"/>
    <w:rsid w:val="00F05BF7"/>
    <w:rsid w:val="00F05D50"/>
    <w:rsid w:val="00F0676E"/>
    <w:rsid w:val="00F078E9"/>
    <w:rsid w:val="00F07E90"/>
    <w:rsid w:val="00F10397"/>
    <w:rsid w:val="00F10F25"/>
    <w:rsid w:val="00F116D0"/>
    <w:rsid w:val="00F120B4"/>
    <w:rsid w:val="00F12409"/>
    <w:rsid w:val="00F12731"/>
    <w:rsid w:val="00F13338"/>
    <w:rsid w:val="00F14BCB"/>
    <w:rsid w:val="00F1506A"/>
    <w:rsid w:val="00F15355"/>
    <w:rsid w:val="00F156E0"/>
    <w:rsid w:val="00F158D8"/>
    <w:rsid w:val="00F17376"/>
    <w:rsid w:val="00F174A2"/>
    <w:rsid w:val="00F17E02"/>
    <w:rsid w:val="00F21125"/>
    <w:rsid w:val="00F213D6"/>
    <w:rsid w:val="00F2155D"/>
    <w:rsid w:val="00F21D06"/>
    <w:rsid w:val="00F21D3A"/>
    <w:rsid w:val="00F22CD5"/>
    <w:rsid w:val="00F24C86"/>
    <w:rsid w:val="00F25069"/>
    <w:rsid w:val="00F250AC"/>
    <w:rsid w:val="00F2517F"/>
    <w:rsid w:val="00F259BA"/>
    <w:rsid w:val="00F26847"/>
    <w:rsid w:val="00F2714E"/>
    <w:rsid w:val="00F271B6"/>
    <w:rsid w:val="00F277BA"/>
    <w:rsid w:val="00F279AB"/>
    <w:rsid w:val="00F306A6"/>
    <w:rsid w:val="00F30B85"/>
    <w:rsid w:val="00F31B46"/>
    <w:rsid w:val="00F32AA8"/>
    <w:rsid w:val="00F32D70"/>
    <w:rsid w:val="00F32E69"/>
    <w:rsid w:val="00F3300B"/>
    <w:rsid w:val="00F332BD"/>
    <w:rsid w:val="00F336E9"/>
    <w:rsid w:val="00F33868"/>
    <w:rsid w:val="00F345BD"/>
    <w:rsid w:val="00F34BD2"/>
    <w:rsid w:val="00F3545D"/>
    <w:rsid w:val="00F357B8"/>
    <w:rsid w:val="00F36D7D"/>
    <w:rsid w:val="00F37FBB"/>
    <w:rsid w:val="00F4005F"/>
    <w:rsid w:val="00F40FD3"/>
    <w:rsid w:val="00F411EF"/>
    <w:rsid w:val="00F41BD5"/>
    <w:rsid w:val="00F4298A"/>
    <w:rsid w:val="00F429EE"/>
    <w:rsid w:val="00F44597"/>
    <w:rsid w:val="00F448DE"/>
    <w:rsid w:val="00F44A9C"/>
    <w:rsid w:val="00F44CE0"/>
    <w:rsid w:val="00F44ED7"/>
    <w:rsid w:val="00F461B6"/>
    <w:rsid w:val="00F46698"/>
    <w:rsid w:val="00F46949"/>
    <w:rsid w:val="00F46951"/>
    <w:rsid w:val="00F46C2C"/>
    <w:rsid w:val="00F47507"/>
    <w:rsid w:val="00F47B79"/>
    <w:rsid w:val="00F50840"/>
    <w:rsid w:val="00F50D85"/>
    <w:rsid w:val="00F51538"/>
    <w:rsid w:val="00F51D41"/>
    <w:rsid w:val="00F52C73"/>
    <w:rsid w:val="00F53020"/>
    <w:rsid w:val="00F53594"/>
    <w:rsid w:val="00F54A60"/>
    <w:rsid w:val="00F55108"/>
    <w:rsid w:val="00F553F9"/>
    <w:rsid w:val="00F559A2"/>
    <w:rsid w:val="00F56A69"/>
    <w:rsid w:val="00F6020A"/>
    <w:rsid w:val="00F6080F"/>
    <w:rsid w:val="00F60BCD"/>
    <w:rsid w:val="00F611C0"/>
    <w:rsid w:val="00F614F7"/>
    <w:rsid w:val="00F61803"/>
    <w:rsid w:val="00F61CC9"/>
    <w:rsid w:val="00F62588"/>
    <w:rsid w:val="00F63483"/>
    <w:rsid w:val="00F6393A"/>
    <w:rsid w:val="00F63D34"/>
    <w:rsid w:val="00F645CC"/>
    <w:rsid w:val="00F6483F"/>
    <w:rsid w:val="00F651FC"/>
    <w:rsid w:val="00F65ED9"/>
    <w:rsid w:val="00F66004"/>
    <w:rsid w:val="00F663C4"/>
    <w:rsid w:val="00F66A02"/>
    <w:rsid w:val="00F672D1"/>
    <w:rsid w:val="00F67ACE"/>
    <w:rsid w:val="00F70113"/>
    <w:rsid w:val="00F7061C"/>
    <w:rsid w:val="00F711B3"/>
    <w:rsid w:val="00F72081"/>
    <w:rsid w:val="00F7261A"/>
    <w:rsid w:val="00F73811"/>
    <w:rsid w:val="00F73B6C"/>
    <w:rsid w:val="00F73D3A"/>
    <w:rsid w:val="00F74159"/>
    <w:rsid w:val="00F744B7"/>
    <w:rsid w:val="00F74887"/>
    <w:rsid w:val="00F74C0F"/>
    <w:rsid w:val="00F75333"/>
    <w:rsid w:val="00F7573D"/>
    <w:rsid w:val="00F75B0F"/>
    <w:rsid w:val="00F765B3"/>
    <w:rsid w:val="00F76C16"/>
    <w:rsid w:val="00F772C7"/>
    <w:rsid w:val="00F7749C"/>
    <w:rsid w:val="00F800F5"/>
    <w:rsid w:val="00F804FE"/>
    <w:rsid w:val="00F80620"/>
    <w:rsid w:val="00F8087C"/>
    <w:rsid w:val="00F809E0"/>
    <w:rsid w:val="00F80D69"/>
    <w:rsid w:val="00F80F04"/>
    <w:rsid w:val="00F8116A"/>
    <w:rsid w:val="00F817A2"/>
    <w:rsid w:val="00F8194B"/>
    <w:rsid w:val="00F82273"/>
    <w:rsid w:val="00F82B98"/>
    <w:rsid w:val="00F82F1B"/>
    <w:rsid w:val="00F83BD9"/>
    <w:rsid w:val="00F83D8E"/>
    <w:rsid w:val="00F83F82"/>
    <w:rsid w:val="00F8416A"/>
    <w:rsid w:val="00F84217"/>
    <w:rsid w:val="00F8434D"/>
    <w:rsid w:val="00F843F8"/>
    <w:rsid w:val="00F846A6"/>
    <w:rsid w:val="00F84719"/>
    <w:rsid w:val="00F84769"/>
    <w:rsid w:val="00F84905"/>
    <w:rsid w:val="00F8513D"/>
    <w:rsid w:val="00F85601"/>
    <w:rsid w:val="00F85747"/>
    <w:rsid w:val="00F85B42"/>
    <w:rsid w:val="00F86382"/>
    <w:rsid w:val="00F870C1"/>
    <w:rsid w:val="00F8740E"/>
    <w:rsid w:val="00F878BF"/>
    <w:rsid w:val="00F90416"/>
    <w:rsid w:val="00F9074B"/>
    <w:rsid w:val="00F9127A"/>
    <w:rsid w:val="00F9186A"/>
    <w:rsid w:val="00F91AFB"/>
    <w:rsid w:val="00F9296D"/>
    <w:rsid w:val="00F92B00"/>
    <w:rsid w:val="00F92DA7"/>
    <w:rsid w:val="00F92DFD"/>
    <w:rsid w:val="00F93285"/>
    <w:rsid w:val="00F938D0"/>
    <w:rsid w:val="00F93C04"/>
    <w:rsid w:val="00F9401E"/>
    <w:rsid w:val="00F940CD"/>
    <w:rsid w:val="00F94288"/>
    <w:rsid w:val="00F943EC"/>
    <w:rsid w:val="00F94658"/>
    <w:rsid w:val="00F9473A"/>
    <w:rsid w:val="00F956E3"/>
    <w:rsid w:val="00F96109"/>
    <w:rsid w:val="00F964F4"/>
    <w:rsid w:val="00F9661E"/>
    <w:rsid w:val="00F96D74"/>
    <w:rsid w:val="00F974E4"/>
    <w:rsid w:val="00F97759"/>
    <w:rsid w:val="00FA0643"/>
    <w:rsid w:val="00FA08C4"/>
    <w:rsid w:val="00FA1087"/>
    <w:rsid w:val="00FA10D6"/>
    <w:rsid w:val="00FA11AA"/>
    <w:rsid w:val="00FA1274"/>
    <w:rsid w:val="00FA146C"/>
    <w:rsid w:val="00FA14BF"/>
    <w:rsid w:val="00FA17F6"/>
    <w:rsid w:val="00FA215E"/>
    <w:rsid w:val="00FA2446"/>
    <w:rsid w:val="00FA26DE"/>
    <w:rsid w:val="00FA2718"/>
    <w:rsid w:val="00FA2782"/>
    <w:rsid w:val="00FA339F"/>
    <w:rsid w:val="00FA3804"/>
    <w:rsid w:val="00FA3B45"/>
    <w:rsid w:val="00FA4604"/>
    <w:rsid w:val="00FA4B89"/>
    <w:rsid w:val="00FA4E80"/>
    <w:rsid w:val="00FA5973"/>
    <w:rsid w:val="00FA5D22"/>
    <w:rsid w:val="00FA5DBC"/>
    <w:rsid w:val="00FA66BC"/>
    <w:rsid w:val="00FA6E08"/>
    <w:rsid w:val="00FA7A81"/>
    <w:rsid w:val="00FB05FC"/>
    <w:rsid w:val="00FB16CB"/>
    <w:rsid w:val="00FB1B5E"/>
    <w:rsid w:val="00FB20E3"/>
    <w:rsid w:val="00FB2CE9"/>
    <w:rsid w:val="00FB3023"/>
    <w:rsid w:val="00FB3104"/>
    <w:rsid w:val="00FB3AE1"/>
    <w:rsid w:val="00FB47DE"/>
    <w:rsid w:val="00FB4F60"/>
    <w:rsid w:val="00FB58F9"/>
    <w:rsid w:val="00FB5E27"/>
    <w:rsid w:val="00FB6F14"/>
    <w:rsid w:val="00FB77E1"/>
    <w:rsid w:val="00FC00FF"/>
    <w:rsid w:val="00FC09FA"/>
    <w:rsid w:val="00FC0DAC"/>
    <w:rsid w:val="00FC0F30"/>
    <w:rsid w:val="00FC1CD3"/>
    <w:rsid w:val="00FC2CB8"/>
    <w:rsid w:val="00FC2E84"/>
    <w:rsid w:val="00FC3479"/>
    <w:rsid w:val="00FC3965"/>
    <w:rsid w:val="00FC3B90"/>
    <w:rsid w:val="00FC42E2"/>
    <w:rsid w:val="00FC53BB"/>
    <w:rsid w:val="00FC610B"/>
    <w:rsid w:val="00FC64F8"/>
    <w:rsid w:val="00FC6E90"/>
    <w:rsid w:val="00FC71FE"/>
    <w:rsid w:val="00FC7DC6"/>
    <w:rsid w:val="00FD0095"/>
    <w:rsid w:val="00FD031B"/>
    <w:rsid w:val="00FD184D"/>
    <w:rsid w:val="00FD24B4"/>
    <w:rsid w:val="00FD2524"/>
    <w:rsid w:val="00FD2E0F"/>
    <w:rsid w:val="00FD37B7"/>
    <w:rsid w:val="00FD3E3F"/>
    <w:rsid w:val="00FD47FE"/>
    <w:rsid w:val="00FD521B"/>
    <w:rsid w:val="00FD52EF"/>
    <w:rsid w:val="00FD532B"/>
    <w:rsid w:val="00FD556E"/>
    <w:rsid w:val="00FD5676"/>
    <w:rsid w:val="00FD5AB2"/>
    <w:rsid w:val="00FD5F52"/>
    <w:rsid w:val="00FD6160"/>
    <w:rsid w:val="00FD6162"/>
    <w:rsid w:val="00FD6210"/>
    <w:rsid w:val="00FD6FD7"/>
    <w:rsid w:val="00FD7634"/>
    <w:rsid w:val="00FD7A7A"/>
    <w:rsid w:val="00FD7BAE"/>
    <w:rsid w:val="00FD7FBE"/>
    <w:rsid w:val="00FE0582"/>
    <w:rsid w:val="00FE082F"/>
    <w:rsid w:val="00FE0A3B"/>
    <w:rsid w:val="00FE0AAD"/>
    <w:rsid w:val="00FE0E80"/>
    <w:rsid w:val="00FE18B7"/>
    <w:rsid w:val="00FE1AD8"/>
    <w:rsid w:val="00FE245E"/>
    <w:rsid w:val="00FE266C"/>
    <w:rsid w:val="00FE28F9"/>
    <w:rsid w:val="00FE304E"/>
    <w:rsid w:val="00FE37BC"/>
    <w:rsid w:val="00FE45FC"/>
    <w:rsid w:val="00FE491F"/>
    <w:rsid w:val="00FE494C"/>
    <w:rsid w:val="00FE4FC7"/>
    <w:rsid w:val="00FE5621"/>
    <w:rsid w:val="00FE60B8"/>
    <w:rsid w:val="00FE660A"/>
    <w:rsid w:val="00FE69EA"/>
    <w:rsid w:val="00FE71B8"/>
    <w:rsid w:val="00FE7300"/>
    <w:rsid w:val="00FE756D"/>
    <w:rsid w:val="00FF00B9"/>
    <w:rsid w:val="00FF06AC"/>
    <w:rsid w:val="00FF14A0"/>
    <w:rsid w:val="00FF14E1"/>
    <w:rsid w:val="00FF1ABC"/>
    <w:rsid w:val="00FF23C3"/>
    <w:rsid w:val="00FF318A"/>
    <w:rsid w:val="00FF34CC"/>
    <w:rsid w:val="00FF3824"/>
    <w:rsid w:val="00FF4169"/>
    <w:rsid w:val="00FF45A4"/>
    <w:rsid w:val="00FF4EA5"/>
    <w:rsid w:val="00FF5009"/>
    <w:rsid w:val="00FF5068"/>
    <w:rsid w:val="00FF5BE0"/>
    <w:rsid w:val="00FF5F3F"/>
    <w:rsid w:val="00FF621F"/>
    <w:rsid w:val="00FF6E11"/>
    <w:rsid w:val="00FF7B39"/>
    <w:rsid w:val="00FF7C29"/>
    <w:rsid w:val="016C859E"/>
    <w:rsid w:val="019CAB94"/>
    <w:rsid w:val="019F3B97"/>
    <w:rsid w:val="023AE1F6"/>
    <w:rsid w:val="0243B9BB"/>
    <w:rsid w:val="0292B19F"/>
    <w:rsid w:val="02B54D3A"/>
    <w:rsid w:val="02B5DA79"/>
    <w:rsid w:val="032B50FA"/>
    <w:rsid w:val="0489D9BB"/>
    <w:rsid w:val="04D0F4A2"/>
    <w:rsid w:val="050980F9"/>
    <w:rsid w:val="0530AF1C"/>
    <w:rsid w:val="055E0A15"/>
    <w:rsid w:val="058A6964"/>
    <w:rsid w:val="05E35119"/>
    <w:rsid w:val="064ACBBD"/>
    <w:rsid w:val="06A62608"/>
    <w:rsid w:val="072879B7"/>
    <w:rsid w:val="081A71FC"/>
    <w:rsid w:val="083A3C58"/>
    <w:rsid w:val="08C09BE1"/>
    <w:rsid w:val="0957FE5B"/>
    <w:rsid w:val="0980C27B"/>
    <w:rsid w:val="09FC29B2"/>
    <w:rsid w:val="0A5F1485"/>
    <w:rsid w:val="0AEC4357"/>
    <w:rsid w:val="0AEC7227"/>
    <w:rsid w:val="0B6E67EA"/>
    <w:rsid w:val="0B98B7EA"/>
    <w:rsid w:val="0BF60F74"/>
    <w:rsid w:val="0C7BE351"/>
    <w:rsid w:val="0D1577BE"/>
    <w:rsid w:val="0D8E9007"/>
    <w:rsid w:val="0DAE73B3"/>
    <w:rsid w:val="0E3DE6D8"/>
    <w:rsid w:val="0EE72562"/>
    <w:rsid w:val="0F2A71E8"/>
    <w:rsid w:val="0F30C62C"/>
    <w:rsid w:val="0FCF7290"/>
    <w:rsid w:val="0FD0F351"/>
    <w:rsid w:val="0FF14C18"/>
    <w:rsid w:val="11360C79"/>
    <w:rsid w:val="116F1A5A"/>
    <w:rsid w:val="12B20B85"/>
    <w:rsid w:val="12CF0AF8"/>
    <w:rsid w:val="12E6F722"/>
    <w:rsid w:val="139EBBA5"/>
    <w:rsid w:val="14836FFA"/>
    <w:rsid w:val="14889395"/>
    <w:rsid w:val="15524DE4"/>
    <w:rsid w:val="157E91A5"/>
    <w:rsid w:val="15A9EF6F"/>
    <w:rsid w:val="15FE80BF"/>
    <w:rsid w:val="16B02DFB"/>
    <w:rsid w:val="18797092"/>
    <w:rsid w:val="18A9AE4E"/>
    <w:rsid w:val="18F3326A"/>
    <w:rsid w:val="19030173"/>
    <w:rsid w:val="195C76D4"/>
    <w:rsid w:val="19D9E1F6"/>
    <w:rsid w:val="1A221BA6"/>
    <w:rsid w:val="1A9BDAB6"/>
    <w:rsid w:val="1AD998CB"/>
    <w:rsid w:val="1B9B62B0"/>
    <w:rsid w:val="1BD7A121"/>
    <w:rsid w:val="1C1739E1"/>
    <w:rsid w:val="1C60192F"/>
    <w:rsid w:val="1C6DC9A1"/>
    <w:rsid w:val="1CA077FF"/>
    <w:rsid w:val="1CA08DD4"/>
    <w:rsid w:val="1CA3AF55"/>
    <w:rsid w:val="1CB3C4DB"/>
    <w:rsid w:val="1D2FE862"/>
    <w:rsid w:val="1D34C6D5"/>
    <w:rsid w:val="1D3936F9"/>
    <w:rsid w:val="1E67BD90"/>
    <w:rsid w:val="1F2DD1E6"/>
    <w:rsid w:val="1FB59600"/>
    <w:rsid w:val="200079A1"/>
    <w:rsid w:val="2039AE62"/>
    <w:rsid w:val="2088DB0C"/>
    <w:rsid w:val="20B3779C"/>
    <w:rsid w:val="20B4A4B3"/>
    <w:rsid w:val="214C6365"/>
    <w:rsid w:val="217AB87F"/>
    <w:rsid w:val="21BA6F45"/>
    <w:rsid w:val="21F57F0C"/>
    <w:rsid w:val="223360FC"/>
    <w:rsid w:val="2248BF0A"/>
    <w:rsid w:val="22563F8F"/>
    <w:rsid w:val="228FA1D4"/>
    <w:rsid w:val="22BA71CA"/>
    <w:rsid w:val="2392CDCD"/>
    <w:rsid w:val="23CD8E58"/>
    <w:rsid w:val="23F289D8"/>
    <w:rsid w:val="24C3E462"/>
    <w:rsid w:val="25231665"/>
    <w:rsid w:val="25820BA8"/>
    <w:rsid w:val="26E8A603"/>
    <w:rsid w:val="271CCCAD"/>
    <w:rsid w:val="2742B42C"/>
    <w:rsid w:val="277304E2"/>
    <w:rsid w:val="27860240"/>
    <w:rsid w:val="2803411D"/>
    <w:rsid w:val="281F56E3"/>
    <w:rsid w:val="29558B53"/>
    <w:rsid w:val="2974F100"/>
    <w:rsid w:val="29F33FEF"/>
    <w:rsid w:val="2A5DC4BB"/>
    <w:rsid w:val="2AC19EF5"/>
    <w:rsid w:val="2C359D02"/>
    <w:rsid w:val="2CECB860"/>
    <w:rsid w:val="2D2252B2"/>
    <w:rsid w:val="2D6F04F2"/>
    <w:rsid w:val="2D89449A"/>
    <w:rsid w:val="2E03D195"/>
    <w:rsid w:val="2EB2EB75"/>
    <w:rsid w:val="2ED00DB8"/>
    <w:rsid w:val="2FA4FFAD"/>
    <w:rsid w:val="2FCF4175"/>
    <w:rsid w:val="2FF110A6"/>
    <w:rsid w:val="302AB67F"/>
    <w:rsid w:val="30675027"/>
    <w:rsid w:val="3100F47B"/>
    <w:rsid w:val="315C27AE"/>
    <w:rsid w:val="316633BE"/>
    <w:rsid w:val="318BD06A"/>
    <w:rsid w:val="31910977"/>
    <w:rsid w:val="325FDBE7"/>
    <w:rsid w:val="3324BA4B"/>
    <w:rsid w:val="332BA755"/>
    <w:rsid w:val="334501DF"/>
    <w:rsid w:val="340E16D5"/>
    <w:rsid w:val="34574F88"/>
    <w:rsid w:val="34962D92"/>
    <w:rsid w:val="34F00C92"/>
    <w:rsid w:val="35AAC434"/>
    <w:rsid w:val="36D36091"/>
    <w:rsid w:val="36FA6387"/>
    <w:rsid w:val="37497446"/>
    <w:rsid w:val="375382D3"/>
    <w:rsid w:val="37A1404D"/>
    <w:rsid w:val="381B1E2F"/>
    <w:rsid w:val="3AFFE1B1"/>
    <w:rsid w:val="3C3328F2"/>
    <w:rsid w:val="3C653B63"/>
    <w:rsid w:val="3C98CB7D"/>
    <w:rsid w:val="3D977FB1"/>
    <w:rsid w:val="3DF5954B"/>
    <w:rsid w:val="3E21DB2A"/>
    <w:rsid w:val="3EC24FB9"/>
    <w:rsid w:val="3ED64080"/>
    <w:rsid w:val="3F24D88F"/>
    <w:rsid w:val="3F81A220"/>
    <w:rsid w:val="3FB3AADD"/>
    <w:rsid w:val="3FD9968E"/>
    <w:rsid w:val="41F34996"/>
    <w:rsid w:val="42B278DC"/>
    <w:rsid w:val="42E2AFF0"/>
    <w:rsid w:val="4310A63F"/>
    <w:rsid w:val="433DCAEB"/>
    <w:rsid w:val="4375C6C9"/>
    <w:rsid w:val="439E2FBA"/>
    <w:rsid w:val="447088C0"/>
    <w:rsid w:val="44DA815D"/>
    <w:rsid w:val="4575948D"/>
    <w:rsid w:val="457AC852"/>
    <w:rsid w:val="45D5E2B6"/>
    <w:rsid w:val="45E87D3C"/>
    <w:rsid w:val="463D3E72"/>
    <w:rsid w:val="465D42AF"/>
    <w:rsid w:val="4785EB22"/>
    <w:rsid w:val="485A505F"/>
    <w:rsid w:val="4882634C"/>
    <w:rsid w:val="495F0AAC"/>
    <w:rsid w:val="49676726"/>
    <w:rsid w:val="49B94099"/>
    <w:rsid w:val="4AD6972D"/>
    <w:rsid w:val="4AE6D2E4"/>
    <w:rsid w:val="4B2AC9A9"/>
    <w:rsid w:val="4B6AC251"/>
    <w:rsid w:val="4C18902D"/>
    <w:rsid w:val="4C2CD6F1"/>
    <w:rsid w:val="4CC5F654"/>
    <w:rsid w:val="4CE5DB8D"/>
    <w:rsid w:val="4CF5A878"/>
    <w:rsid w:val="4D3402D3"/>
    <w:rsid w:val="4D991E5A"/>
    <w:rsid w:val="4DE8E715"/>
    <w:rsid w:val="4E167E89"/>
    <w:rsid w:val="4E7F44E5"/>
    <w:rsid w:val="4E9671CF"/>
    <w:rsid w:val="4ED7BD58"/>
    <w:rsid w:val="4F93683F"/>
    <w:rsid w:val="4FEA0750"/>
    <w:rsid w:val="508ECC79"/>
    <w:rsid w:val="50B6E6DF"/>
    <w:rsid w:val="50CD1A90"/>
    <w:rsid w:val="50E76B61"/>
    <w:rsid w:val="50F8138F"/>
    <w:rsid w:val="5124D174"/>
    <w:rsid w:val="522C3EA1"/>
    <w:rsid w:val="52E76417"/>
    <w:rsid w:val="5317E6D4"/>
    <w:rsid w:val="53580800"/>
    <w:rsid w:val="53B73F3A"/>
    <w:rsid w:val="53C7372F"/>
    <w:rsid w:val="54096C6F"/>
    <w:rsid w:val="5469F63B"/>
    <w:rsid w:val="54E0575E"/>
    <w:rsid w:val="5588B021"/>
    <w:rsid w:val="55DE3B88"/>
    <w:rsid w:val="56B0AF84"/>
    <w:rsid w:val="57EC5A63"/>
    <w:rsid w:val="580983A3"/>
    <w:rsid w:val="5844BA42"/>
    <w:rsid w:val="59299C7D"/>
    <w:rsid w:val="5979DC9F"/>
    <w:rsid w:val="59FB8890"/>
    <w:rsid w:val="5A150ACA"/>
    <w:rsid w:val="5A5F18D6"/>
    <w:rsid w:val="5A6B9BC6"/>
    <w:rsid w:val="5ABF024B"/>
    <w:rsid w:val="5AC50E9B"/>
    <w:rsid w:val="5ACABEC9"/>
    <w:rsid w:val="5B201BD0"/>
    <w:rsid w:val="5B27A991"/>
    <w:rsid w:val="5B6D81FD"/>
    <w:rsid w:val="5C1CD2F1"/>
    <w:rsid w:val="5D1CEDEB"/>
    <w:rsid w:val="5D4B9FD4"/>
    <w:rsid w:val="5DF7E013"/>
    <w:rsid w:val="5E6323C4"/>
    <w:rsid w:val="5EE28FAC"/>
    <w:rsid w:val="5F4EBD04"/>
    <w:rsid w:val="5F5EDF1A"/>
    <w:rsid w:val="5FDE0296"/>
    <w:rsid w:val="600F8D04"/>
    <w:rsid w:val="60C9E4B6"/>
    <w:rsid w:val="61310301"/>
    <w:rsid w:val="61B4DEB4"/>
    <w:rsid w:val="62306055"/>
    <w:rsid w:val="62AB0FDB"/>
    <w:rsid w:val="636D373E"/>
    <w:rsid w:val="6388F70D"/>
    <w:rsid w:val="6418E48A"/>
    <w:rsid w:val="65392700"/>
    <w:rsid w:val="655D337D"/>
    <w:rsid w:val="657ACFBB"/>
    <w:rsid w:val="65D37DF3"/>
    <w:rsid w:val="65ECE17F"/>
    <w:rsid w:val="66393337"/>
    <w:rsid w:val="66C5A8F8"/>
    <w:rsid w:val="67749FD2"/>
    <w:rsid w:val="6805F7FA"/>
    <w:rsid w:val="68F25BA6"/>
    <w:rsid w:val="69263F9B"/>
    <w:rsid w:val="6A9049FA"/>
    <w:rsid w:val="6A92F83D"/>
    <w:rsid w:val="6AAD3951"/>
    <w:rsid w:val="6B3B1802"/>
    <w:rsid w:val="6B50966B"/>
    <w:rsid w:val="6CA14D41"/>
    <w:rsid w:val="6D0DB97B"/>
    <w:rsid w:val="6DBA8570"/>
    <w:rsid w:val="6EFBE1B8"/>
    <w:rsid w:val="6F4525CA"/>
    <w:rsid w:val="6F519C87"/>
    <w:rsid w:val="6F87494E"/>
    <w:rsid w:val="7018DBDD"/>
    <w:rsid w:val="70540292"/>
    <w:rsid w:val="7076CB7C"/>
    <w:rsid w:val="70931E2F"/>
    <w:rsid w:val="70972762"/>
    <w:rsid w:val="70B4077C"/>
    <w:rsid w:val="70CBA58C"/>
    <w:rsid w:val="7121C232"/>
    <w:rsid w:val="71A5D3A0"/>
    <w:rsid w:val="71B1E598"/>
    <w:rsid w:val="71FE8B03"/>
    <w:rsid w:val="721AFC8A"/>
    <w:rsid w:val="72349E09"/>
    <w:rsid w:val="7236ED93"/>
    <w:rsid w:val="72B83192"/>
    <w:rsid w:val="72CC44D5"/>
    <w:rsid w:val="73E446F1"/>
    <w:rsid w:val="74FF5893"/>
    <w:rsid w:val="75A0629C"/>
    <w:rsid w:val="7615A3A4"/>
    <w:rsid w:val="767B36E4"/>
    <w:rsid w:val="768C9493"/>
    <w:rsid w:val="76E15774"/>
    <w:rsid w:val="76EA5C65"/>
    <w:rsid w:val="7724B325"/>
    <w:rsid w:val="7740C93D"/>
    <w:rsid w:val="77564475"/>
    <w:rsid w:val="77A63C57"/>
    <w:rsid w:val="77D9A3E9"/>
    <w:rsid w:val="78AB225A"/>
    <w:rsid w:val="7935205D"/>
    <w:rsid w:val="7961F55A"/>
    <w:rsid w:val="797CB9C4"/>
    <w:rsid w:val="7A70F3DB"/>
    <w:rsid w:val="7A7C1C4A"/>
    <w:rsid w:val="7B1426AA"/>
    <w:rsid w:val="7B4EEACE"/>
    <w:rsid w:val="7B9CB68D"/>
    <w:rsid w:val="7C29491C"/>
    <w:rsid w:val="7C7B028C"/>
    <w:rsid w:val="7CB55ABF"/>
    <w:rsid w:val="7CE0DE60"/>
    <w:rsid w:val="7D298A60"/>
    <w:rsid w:val="7D98F1C7"/>
    <w:rsid w:val="7DAA88E1"/>
    <w:rsid w:val="7DDF76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D4D52"/>
  <w15:chartTrackingRefBased/>
  <w15:docId w15:val="{D61CC3A2-8BE0-4E09-9F5D-8460160DD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75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B2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2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References Text"/>
    <w:basedOn w:val="Normal"/>
    <w:next w:val="Normal"/>
    <w:link w:val="Heading3Char"/>
    <w:uiPriority w:val="9"/>
    <w:unhideWhenUsed/>
    <w:qFormat/>
    <w:rsid w:val="008B2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6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6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6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6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2696"/>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References Text Char"/>
    <w:basedOn w:val="DefaultParagraphFont"/>
    <w:link w:val="Heading3"/>
    <w:uiPriority w:val="9"/>
    <w:rsid w:val="008B2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696"/>
    <w:rPr>
      <w:rFonts w:eastAsiaTheme="majorEastAsia" w:cstheme="majorBidi"/>
      <w:color w:val="272727" w:themeColor="text1" w:themeTint="D8"/>
    </w:rPr>
  </w:style>
  <w:style w:type="paragraph" w:styleId="Title">
    <w:name w:val="Title"/>
    <w:basedOn w:val="Normal"/>
    <w:next w:val="Normal"/>
    <w:link w:val="TitleChar"/>
    <w:uiPriority w:val="10"/>
    <w:qFormat/>
    <w:rsid w:val="008B26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696"/>
    <w:pPr>
      <w:spacing w:before="160"/>
      <w:jc w:val="center"/>
    </w:pPr>
    <w:rPr>
      <w:i/>
      <w:iCs/>
      <w:color w:val="404040" w:themeColor="text1" w:themeTint="BF"/>
    </w:rPr>
  </w:style>
  <w:style w:type="character" w:customStyle="1" w:styleId="QuoteChar">
    <w:name w:val="Quote Char"/>
    <w:basedOn w:val="DefaultParagraphFont"/>
    <w:link w:val="Quote"/>
    <w:uiPriority w:val="29"/>
    <w:rsid w:val="008B2696"/>
    <w:rPr>
      <w:i/>
      <w:iCs/>
      <w:color w:val="404040" w:themeColor="text1" w:themeTint="BF"/>
    </w:rPr>
  </w:style>
  <w:style w:type="paragraph" w:styleId="ListParagraph">
    <w:name w:val="List Paragraph"/>
    <w:basedOn w:val="Normal"/>
    <w:uiPriority w:val="34"/>
    <w:qFormat/>
    <w:rsid w:val="008B2696"/>
    <w:pPr>
      <w:ind w:left="720"/>
      <w:contextualSpacing/>
    </w:pPr>
  </w:style>
  <w:style w:type="character" w:styleId="IntenseEmphasis">
    <w:name w:val="Intense Emphasis"/>
    <w:basedOn w:val="DefaultParagraphFont"/>
    <w:uiPriority w:val="21"/>
    <w:qFormat/>
    <w:rsid w:val="008B2696"/>
    <w:rPr>
      <w:i/>
      <w:iCs/>
      <w:color w:val="0F4761" w:themeColor="accent1" w:themeShade="BF"/>
    </w:rPr>
  </w:style>
  <w:style w:type="paragraph" w:styleId="IntenseQuote">
    <w:name w:val="Intense Quote"/>
    <w:basedOn w:val="Normal"/>
    <w:next w:val="Normal"/>
    <w:link w:val="IntenseQuoteChar"/>
    <w:uiPriority w:val="30"/>
    <w:qFormat/>
    <w:rsid w:val="008B2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696"/>
    <w:rPr>
      <w:i/>
      <w:iCs/>
      <w:color w:val="0F4761" w:themeColor="accent1" w:themeShade="BF"/>
    </w:rPr>
  </w:style>
  <w:style w:type="character" w:styleId="IntenseReference">
    <w:name w:val="Intense Reference"/>
    <w:basedOn w:val="DefaultParagraphFont"/>
    <w:uiPriority w:val="32"/>
    <w:qFormat/>
    <w:rsid w:val="008B2696"/>
    <w:rPr>
      <w:b/>
      <w:bCs/>
      <w:smallCaps/>
      <w:color w:val="0F4761" w:themeColor="accent1" w:themeShade="BF"/>
      <w:spacing w:val="5"/>
    </w:rPr>
  </w:style>
  <w:style w:type="paragraph" w:styleId="BodyTextIndent">
    <w:name w:val="Body Text Indent"/>
    <w:basedOn w:val="Normal"/>
    <w:link w:val="BodyTextIndentChar"/>
    <w:uiPriority w:val="99"/>
    <w:rsid w:val="00864958"/>
    <w:pPr>
      <w:ind w:firstLine="245"/>
      <w:jc w:val="both"/>
    </w:pPr>
  </w:style>
  <w:style w:type="character" w:customStyle="1" w:styleId="BodyTextIndentChar">
    <w:name w:val="Body Text Indent Char"/>
    <w:basedOn w:val="DefaultParagraphFont"/>
    <w:link w:val="BodyTextIndent"/>
    <w:uiPriority w:val="99"/>
    <w:rsid w:val="00864958"/>
    <w:rPr>
      <w:rFonts w:ascii="Times New Roman" w:eastAsia="Times New Roman" w:hAnsi="Times New Roman" w:cs="Times New Roman"/>
      <w:kern w:val="0"/>
      <w:sz w:val="20"/>
      <w:szCs w:val="20"/>
      <w14:ligatures w14:val="none"/>
    </w:rPr>
  </w:style>
  <w:style w:type="character" w:styleId="Hyperlink">
    <w:name w:val="Hyperlink"/>
    <w:uiPriority w:val="99"/>
    <w:rsid w:val="00864958"/>
    <w:rPr>
      <w:color w:val="0000FF"/>
      <w:u w:val="single"/>
    </w:rPr>
  </w:style>
  <w:style w:type="paragraph" w:styleId="Footer">
    <w:name w:val="footer"/>
    <w:basedOn w:val="Normal"/>
    <w:link w:val="FooterChar"/>
    <w:uiPriority w:val="99"/>
    <w:rsid w:val="00864958"/>
    <w:pPr>
      <w:tabs>
        <w:tab w:val="center" w:pos="4320"/>
        <w:tab w:val="right" w:pos="8640"/>
      </w:tabs>
    </w:pPr>
  </w:style>
  <w:style w:type="character" w:customStyle="1" w:styleId="FooterChar">
    <w:name w:val="Footer Char"/>
    <w:basedOn w:val="DefaultParagraphFont"/>
    <w:link w:val="Footer"/>
    <w:uiPriority w:val="99"/>
    <w:rsid w:val="00864958"/>
    <w:rPr>
      <w:rFonts w:ascii="Times New Roman" w:eastAsia="Times New Roman" w:hAnsi="Times New Roman" w:cs="Times New Roman"/>
      <w:kern w:val="0"/>
      <w:sz w:val="20"/>
      <w:szCs w:val="20"/>
      <w14:ligatures w14:val="none"/>
    </w:rPr>
  </w:style>
  <w:style w:type="paragraph" w:styleId="Caption">
    <w:name w:val="caption"/>
    <w:basedOn w:val="Normal"/>
    <w:next w:val="Normal"/>
    <w:uiPriority w:val="35"/>
    <w:qFormat/>
    <w:rsid w:val="00864958"/>
    <w:pPr>
      <w:spacing w:before="120" w:after="120"/>
    </w:pPr>
    <w:rPr>
      <w:bCs/>
      <w:smallCaps/>
    </w:rPr>
  </w:style>
  <w:style w:type="paragraph" w:customStyle="1" w:styleId="AuthorData">
    <w:name w:val="Author Data"/>
    <w:basedOn w:val="Normal"/>
    <w:autoRedefine/>
    <w:rsid w:val="00864958"/>
    <w:pPr>
      <w:widowControl w:val="0"/>
      <w:spacing w:after="240"/>
      <w:jc w:val="center"/>
    </w:pPr>
  </w:style>
  <w:style w:type="paragraph" w:customStyle="1" w:styleId="Abstract">
    <w:name w:val="Abstract"/>
    <w:basedOn w:val="BodyTextIndent2"/>
    <w:autoRedefine/>
    <w:rsid w:val="00864958"/>
    <w:pPr>
      <w:spacing w:after="0" w:line="240" w:lineRule="auto"/>
      <w:ind w:left="0"/>
      <w:jc w:val="both"/>
    </w:pPr>
    <w:rPr>
      <w:b/>
      <w:i/>
    </w:rPr>
  </w:style>
  <w:style w:type="paragraph" w:customStyle="1" w:styleId="papertitle">
    <w:name w:val="paper title"/>
    <w:next w:val="Normal"/>
    <w:rsid w:val="00864958"/>
    <w:pPr>
      <w:spacing w:after="360" w:line="240" w:lineRule="auto"/>
      <w:jc w:val="center"/>
    </w:pPr>
    <w:rPr>
      <w:rFonts w:ascii="Times New Roman" w:eastAsia="MS Mincho" w:hAnsi="Times New Roman" w:cs="Times New Roman"/>
      <w:noProof/>
      <w:kern w:val="0"/>
      <w:sz w:val="48"/>
      <w:szCs w:val="48"/>
      <w14:ligatures w14:val="none"/>
    </w:rPr>
  </w:style>
  <w:style w:type="character" w:styleId="SubtleEmphasis">
    <w:name w:val="Subtle Emphasis"/>
    <w:aliases w:val="Index Terms"/>
    <w:uiPriority w:val="19"/>
    <w:qFormat/>
    <w:rsid w:val="00864958"/>
    <w:rPr>
      <w:rFonts w:ascii="Times New Roman" w:hAnsi="Times New Roman"/>
      <w:i/>
      <w:sz w:val="18"/>
    </w:rPr>
  </w:style>
  <w:style w:type="paragraph" w:customStyle="1" w:styleId="TableHead">
    <w:name w:val="Table Head"/>
    <w:basedOn w:val="Normal"/>
    <w:link w:val="TableHeadChar"/>
    <w:qFormat/>
    <w:rsid w:val="00864958"/>
    <w:rPr>
      <w:b/>
    </w:rPr>
  </w:style>
  <w:style w:type="character" w:customStyle="1" w:styleId="TableHeadChar">
    <w:name w:val="Table Head Char"/>
    <w:link w:val="TableHead"/>
    <w:locked/>
    <w:rsid w:val="00864958"/>
    <w:rPr>
      <w:rFonts w:ascii="Times New Roman" w:eastAsia="Times New Roman" w:hAnsi="Times New Roman" w:cs="Times New Roman"/>
      <w:b/>
      <w:kern w:val="0"/>
      <w:sz w:val="20"/>
      <w:szCs w:val="20"/>
      <w14:ligatures w14:val="none"/>
    </w:rPr>
  </w:style>
  <w:style w:type="character" w:styleId="CommentReference">
    <w:name w:val="annotation reference"/>
    <w:rsid w:val="00864958"/>
    <w:rPr>
      <w:sz w:val="16"/>
      <w:szCs w:val="16"/>
    </w:rPr>
  </w:style>
  <w:style w:type="paragraph" w:styleId="CommentText">
    <w:name w:val="annotation text"/>
    <w:basedOn w:val="Normal"/>
    <w:link w:val="CommentTextChar"/>
    <w:rsid w:val="00864958"/>
  </w:style>
  <w:style w:type="character" w:customStyle="1" w:styleId="CommentTextChar">
    <w:name w:val="Comment Text Char"/>
    <w:basedOn w:val="DefaultParagraphFont"/>
    <w:link w:val="CommentText"/>
    <w:rsid w:val="00864958"/>
    <w:rPr>
      <w:rFonts w:ascii="Times New Roman" w:eastAsia="Times New Roman" w:hAnsi="Times New Roman" w:cs="Times New Roman"/>
      <w:kern w:val="0"/>
      <w:sz w:val="20"/>
      <w:szCs w:val="20"/>
      <w14:ligatures w14:val="none"/>
    </w:rPr>
  </w:style>
  <w:style w:type="character" w:customStyle="1" w:styleId="AuthorName">
    <w:name w:val="AuthorName"/>
    <w:uiPriority w:val="1"/>
    <w:qFormat/>
    <w:rsid w:val="00864958"/>
    <w:rPr>
      <w:b/>
    </w:rPr>
  </w:style>
  <w:style w:type="paragraph" w:customStyle="1" w:styleId="BulletList">
    <w:name w:val="BulletList"/>
    <w:basedOn w:val="BodyTextIndent"/>
    <w:autoRedefine/>
    <w:qFormat/>
    <w:rsid w:val="00864958"/>
    <w:pPr>
      <w:numPr>
        <w:numId w:val="1"/>
      </w:numPr>
      <w:ind w:left="720" w:hanging="432"/>
      <w:contextualSpacing/>
      <w:jc w:val="left"/>
    </w:pPr>
  </w:style>
  <w:style w:type="paragraph" w:customStyle="1" w:styleId="NumberedList">
    <w:name w:val="NumberedList"/>
    <w:basedOn w:val="BulletList"/>
    <w:autoRedefine/>
    <w:rsid w:val="00864958"/>
    <w:pPr>
      <w:numPr>
        <w:numId w:val="2"/>
      </w:numPr>
      <w:ind w:left="576" w:hanging="288"/>
    </w:pPr>
  </w:style>
  <w:style w:type="paragraph" w:customStyle="1" w:styleId="Source">
    <w:name w:val="Source"/>
    <w:basedOn w:val="Caption"/>
    <w:rsid w:val="00864958"/>
    <w:pPr>
      <w:spacing w:before="20"/>
    </w:pPr>
    <w:rPr>
      <w:smallCaps w:val="0"/>
      <w:sz w:val="18"/>
      <w:szCs w:val="18"/>
    </w:rPr>
  </w:style>
  <w:style w:type="paragraph" w:customStyle="1" w:styleId="Tabletext">
    <w:name w:val="Table text"/>
    <w:basedOn w:val="Normal"/>
    <w:rsid w:val="00864958"/>
  </w:style>
  <w:style w:type="paragraph" w:customStyle="1" w:styleId="BlockQuote">
    <w:name w:val="BlockQuote"/>
    <w:basedOn w:val="BodyTextIndent"/>
    <w:qFormat/>
    <w:rsid w:val="00864958"/>
    <w:pPr>
      <w:spacing w:after="240"/>
      <w:ind w:left="240" w:firstLine="0"/>
      <w:contextualSpacing/>
      <w:jc w:val="left"/>
    </w:pPr>
  </w:style>
  <w:style w:type="paragraph" w:styleId="BodyTextIndent2">
    <w:name w:val="Body Text Indent 2"/>
    <w:basedOn w:val="Normal"/>
    <w:link w:val="BodyTextIndent2Char"/>
    <w:uiPriority w:val="99"/>
    <w:semiHidden/>
    <w:unhideWhenUsed/>
    <w:rsid w:val="00864958"/>
    <w:pPr>
      <w:spacing w:after="120" w:line="480" w:lineRule="auto"/>
      <w:ind w:left="360"/>
    </w:pPr>
  </w:style>
  <w:style w:type="character" w:customStyle="1" w:styleId="BodyTextIndent2Char">
    <w:name w:val="Body Text Indent 2 Char"/>
    <w:basedOn w:val="DefaultParagraphFont"/>
    <w:link w:val="BodyTextIndent2"/>
    <w:uiPriority w:val="99"/>
    <w:semiHidden/>
    <w:rsid w:val="00864958"/>
    <w:rPr>
      <w:rFonts w:ascii="Times New Roman" w:eastAsia="Times New Roman" w:hAnsi="Times New Roman" w:cs="Times New Roman"/>
      <w:kern w:val="0"/>
      <w:sz w:val="20"/>
      <w:szCs w:val="20"/>
      <w14:ligatures w14:val="none"/>
    </w:rPr>
  </w:style>
  <w:style w:type="character" w:styleId="PlaceholderText">
    <w:name w:val="Placeholder Text"/>
    <w:basedOn w:val="DefaultParagraphFont"/>
    <w:uiPriority w:val="99"/>
    <w:semiHidden/>
    <w:rsid w:val="00F553F9"/>
    <w:rPr>
      <w:color w:val="666666"/>
    </w:rPr>
  </w:style>
  <w:style w:type="table" w:styleId="TableGrid">
    <w:name w:val="Table Grid"/>
    <w:basedOn w:val="TableNormal"/>
    <w:uiPriority w:val="39"/>
    <w:rsid w:val="00F22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15D4"/>
    <w:pPr>
      <w:tabs>
        <w:tab w:val="center" w:pos="4680"/>
        <w:tab w:val="right" w:pos="9360"/>
      </w:tabs>
    </w:pPr>
  </w:style>
  <w:style w:type="character" w:customStyle="1" w:styleId="HeaderChar">
    <w:name w:val="Header Char"/>
    <w:basedOn w:val="DefaultParagraphFont"/>
    <w:link w:val="Header"/>
    <w:uiPriority w:val="99"/>
    <w:rsid w:val="001E15D4"/>
    <w:rPr>
      <w:rFonts w:ascii="Times New Roman" w:eastAsia="Times New Roman" w:hAnsi="Times New Roman" w:cs="Times New Roman"/>
      <w:kern w:val="0"/>
      <w:sz w:val="20"/>
      <w:szCs w:val="20"/>
      <w14:ligatures w14:val="none"/>
    </w:rPr>
  </w:style>
  <w:style w:type="paragraph" w:styleId="Revision">
    <w:name w:val="Revision"/>
    <w:hidden/>
    <w:uiPriority w:val="99"/>
    <w:semiHidden/>
    <w:rsid w:val="00213F6D"/>
    <w:pPr>
      <w:spacing w:after="0" w:line="240" w:lineRule="auto"/>
    </w:pPr>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13F6D"/>
    <w:rPr>
      <w:b/>
      <w:bCs/>
    </w:rPr>
  </w:style>
  <w:style w:type="character" w:customStyle="1" w:styleId="CommentSubjectChar">
    <w:name w:val="Comment Subject Char"/>
    <w:basedOn w:val="CommentTextChar"/>
    <w:link w:val="CommentSubject"/>
    <w:uiPriority w:val="99"/>
    <w:semiHidden/>
    <w:rsid w:val="00213F6D"/>
    <w:rPr>
      <w:rFonts w:ascii="Times New Roman" w:eastAsia="Times New Roman" w:hAnsi="Times New Roman" w:cs="Times New Roman"/>
      <w:b/>
      <w:bCs/>
      <w:kern w:val="0"/>
      <w:sz w:val="20"/>
      <w:szCs w:val="20"/>
      <w14:ligatures w14:val="none"/>
    </w:rPr>
  </w:style>
  <w:style w:type="character" w:styleId="UnresolvedMention">
    <w:name w:val="Unresolved Mention"/>
    <w:basedOn w:val="DefaultParagraphFont"/>
    <w:uiPriority w:val="99"/>
    <w:semiHidden/>
    <w:unhideWhenUsed/>
    <w:rsid w:val="00213F6D"/>
    <w:rPr>
      <w:color w:val="605E5C"/>
      <w:shd w:val="clear" w:color="auto" w:fill="E1DFDD"/>
    </w:rPr>
  </w:style>
  <w:style w:type="character" w:styleId="Strong">
    <w:name w:val="Strong"/>
    <w:basedOn w:val="DefaultParagraphFont"/>
    <w:uiPriority w:val="22"/>
    <w:qFormat/>
    <w:rsid w:val="00C748EA"/>
    <w:rPr>
      <w:b/>
      <w:bCs/>
    </w:rPr>
  </w:style>
  <w:style w:type="character" w:styleId="Mention">
    <w:name w:val="Mention"/>
    <w:basedOn w:val="DefaultParagraphFont"/>
    <w:uiPriority w:val="99"/>
    <w:unhideWhenUsed/>
    <w:rsid w:val="001D6E64"/>
    <w:rPr>
      <w:color w:val="2B579A"/>
      <w:shd w:val="clear" w:color="auto" w:fill="E1DFDD"/>
    </w:rPr>
  </w:style>
  <w:style w:type="paragraph" w:styleId="NormalWeb">
    <w:name w:val="Normal (Web)"/>
    <w:basedOn w:val="Normal"/>
    <w:uiPriority w:val="99"/>
    <w:unhideWhenUsed/>
    <w:rsid w:val="0075062E"/>
    <w:pPr>
      <w:spacing w:before="100" w:beforeAutospacing="1" w:after="100" w:afterAutospacing="1"/>
    </w:pPr>
  </w:style>
  <w:style w:type="table" w:styleId="PlainTable2">
    <w:name w:val="Plain Table 2"/>
    <w:basedOn w:val="TableNormal"/>
    <w:uiPriority w:val="42"/>
    <w:rsid w:val="0075062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7506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081F0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DefaultParagraphFont"/>
    <w:rsid w:val="001657F0"/>
  </w:style>
  <w:style w:type="character" w:styleId="LineNumber">
    <w:name w:val="line number"/>
    <w:basedOn w:val="DefaultParagraphFont"/>
    <w:uiPriority w:val="99"/>
    <w:semiHidden/>
    <w:unhideWhenUsed/>
    <w:rsid w:val="00DC65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181">
      <w:marLeft w:val="480"/>
      <w:marRight w:val="0"/>
      <w:marTop w:val="0"/>
      <w:marBottom w:val="0"/>
      <w:divBdr>
        <w:top w:val="none" w:sz="0" w:space="0" w:color="auto"/>
        <w:left w:val="none" w:sz="0" w:space="0" w:color="auto"/>
        <w:bottom w:val="none" w:sz="0" w:space="0" w:color="auto"/>
        <w:right w:val="none" w:sz="0" w:space="0" w:color="auto"/>
      </w:divBdr>
    </w:div>
    <w:div w:id="1903200">
      <w:marLeft w:val="480"/>
      <w:marRight w:val="0"/>
      <w:marTop w:val="0"/>
      <w:marBottom w:val="0"/>
      <w:divBdr>
        <w:top w:val="none" w:sz="0" w:space="0" w:color="auto"/>
        <w:left w:val="none" w:sz="0" w:space="0" w:color="auto"/>
        <w:bottom w:val="none" w:sz="0" w:space="0" w:color="auto"/>
        <w:right w:val="none" w:sz="0" w:space="0" w:color="auto"/>
      </w:divBdr>
    </w:div>
    <w:div w:id="1931804">
      <w:marLeft w:val="480"/>
      <w:marRight w:val="0"/>
      <w:marTop w:val="0"/>
      <w:marBottom w:val="0"/>
      <w:divBdr>
        <w:top w:val="none" w:sz="0" w:space="0" w:color="auto"/>
        <w:left w:val="none" w:sz="0" w:space="0" w:color="auto"/>
        <w:bottom w:val="none" w:sz="0" w:space="0" w:color="auto"/>
        <w:right w:val="none" w:sz="0" w:space="0" w:color="auto"/>
      </w:divBdr>
    </w:div>
    <w:div w:id="2166701">
      <w:marLeft w:val="480"/>
      <w:marRight w:val="0"/>
      <w:marTop w:val="0"/>
      <w:marBottom w:val="0"/>
      <w:divBdr>
        <w:top w:val="none" w:sz="0" w:space="0" w:color="auto"/>
        <w:left w:val="none" w:sz="0" w:space="0" w:color="auto"/>
        <w:bottom w:val="none" w:sz="0" w:space="0" w:color="auto"/>
        <w:right w:val="none" w:sz="0" w:space="0" w:color="auto"/>
      </w:divBdr>
    </w:div>
    <w:div w:id="2246038">
      <w:marLeft w:val="480"/>
      <w:marRight w:val="0"/>
      <w:marTop w:val="0"/>
      <w:marBottom w:val="0"/>
      <w:divBdr>
        <w:top w:val="none" w:sz="0" w:space="0" w:color="auto"/>
        <w:left w:val="none" w:sz="0" w:space="0" w:color="auto"/>
        <w:bottom w:val="none" w:sz="0" w:space="0" w:color="auto"/>
        <w:right w:val="none" w:sz="0" w:space="0" w:color="auto"/>
      </w:divBdr>
    </w:div>
    <w:div w:id="2359794">
      <w:marLeft w:val="480"/>
      <w:marRight w:val="0"/>
      <w:marTop w:val="0"/>
      <w:marBottom w:val="0"/>
      <w:divBdr>
        <w:top w:val="none" w:sz="0" w:space="0" w:color="auto"/>
        <w:left w:val="none" w:sz="0" w:space="0" w:color="auto"/>
        <w:bottom w:val="none" w:sz="0" w:space="0" w:color="auto"/>
        <w:right w:val="none" w:sz="0" w:space="0" w:color="auto"/>
      </w:divBdr>
    </w:div>
    <w:div w:id="2515313">
      <w:marLeft w:val="480"/>
      <w:marRight w:val="0"/>
      <w:marTop w:val="0"/>
      <w:marBottom w:val="0"/>
      <w:divBdr>
        <w:top w:val="none" w:sz="0" w:space="0" w:color="auto"/>
        <w:left w:val="none" w:sz="0" w:space="0" w:color="auto"/>
        <w:bottom w:val="none" w:sz="0" w:space="0" w:color="auto"/>
        <w:right w:val="none" w:sz="0" w:space="0" w:color="auto"/>
      </w:divBdr>
    </w:div>
    <w:div w:id="2705502">
      <w:marLeft w:val="480"/>
      <w:marRight w:val="0"/>
      <w:marTop w:val="0"/>
      <w:marBottom w:val="0"/>
      <w:divBdr>
        <w:top w:val="none" w:sz="0" w:space="0" w:color="auto"/>
        <w:left w:val="none" w:sz="0" w:space="0" w:color="auto"/>
        <w:bottom w:val="none" w:sz="0" w:space="0" w:color="auto"/>
        <w:right w:val="none" w:sz="0" w:space="0" w:color="auto"/>
      </w:divBdr>
    </w:div>
    <w:div w:id="2754155">
      <w:marLeft w:val="480"/>
      <w:marRight w:val="0"/>
      <w:marTop w:val="0"/>
      <w:marBottom w:val="0"/>
      <w:divBdr>
        <w:top w:val="none" w:sz="0" w:space="0" w:color="auto"/>
        <w:left w:val="none" w:sz="0" w:space="0" w:color="auto"/>
        <w:bottom w:val="none" w:sz="0" w:space="0" w:color="auto"/>
        <w:right w:val="none" w:sz="0" w:space="0" w:color="auto"/>
      </w:divBdr>
    </w:div>
    <w:div w:id="3024239">
      <w:marLeft w:val="480"/>
      <w:marRight w:val="0"/>
      <w:marTop w:val="0"/>
      <w:marBottom w:val="0"/>
      <w:divBdr>
        <w:top w:val="none" w:sz="0" w:space="0" w:color="auto"/>
        <w:left w:val="none" w:sz="0" w:space="0" w:color="auto"/>
        <w:bottom w:val="none" w:sz="0" w:space="0" w:color="auto"/>
        <w:right w:val="none" w:sz="0" w:space="0" w:color="auto"/>
      </w:divBdr>
    </w:div>
    <w:div w:id="3165817">
      <w:marLeft w:val="480"/>
      <w:marRight w:val="0"/>
      <w:marTop w:val="0"/>
      <w:marBottom w:val="0"/>
      <w:divBdr>
        <w:top w:val="none" w:sz="0" w:space="0" w:color="auto"/>
        <w:left w:val="none" w:sz="0" w:space="0" w:color="auto"/>
        <w:bottom w:val="none" w:sz="0" w:space="0" w:color="auto"/>
        <w:right w:val="none" w:sz="0" w:space="0" w:color="auto"/>
      </w:divBdr>
    </w:div>
    <w:div w:id="3242654">
      <w:marLeft w:val="480"/>
      <w:marRight w:val="0"/>
      <w:marTop w:val="0"/>
      <w:marBottom w:val="0"/>
      <w:divBdr>
        <w:top w:val="none" w:sz="0" w:space="0" w:color="auto"/>
        <w:left w:val="none" w:sz="0" w:space="0" w:color="auto"/>
        <w:bottom w:val="none" w:sz="0" w:space="0" w:color="auto"/>
        <w:right w:val="none" w:sz="0" w:space="0" w:color="auto"/>
      </w:divBdr>
    </w:div>
    <w:div w:id="3437759">
      <w:marLeft w:val="480"/>
      <w:marRight w:val="0"/>
      <w:marTop w:val="0"/>
      <w:marBottom w:val="0"/>
      <w:divBdr>
        <w:top w:val="none" w:sz="0" w:space="0" w:color="auto"/>
        <w:left w:val="none" w:sz="0" w:space="0" w:color="auto"/>
        <w:bottom w:val="none" w:sz="0" w:space="0" w:color="auto"/>
        <w:right w:val="none" w:sz="0" w:space="0" w:color="auto"/>
      </w:divBdr>
    </w:div>
    <w:div w:id="3438721">
      <w:marLeft w:val="480"/>
      <w:marRight w:val="0"/>
      <w:marTop w:val="0"/>
      <w:marBottom w:val="0"/>
      <w:divBdr>
        <w:top w:val="none" w:sz="0" w:space="0" w:color="auto"/>
        <w:left w:val="none" w:sz="0" w:space="0" w:color="auto"/>
        <w:bottom w:val="none" w:sz="0" w:space="0" w:color="auto"/>
        <w:right w:val="none" w:sz="0" w:space="0" w:color="auto"/>
      </w:divBdr>
    </w:div>
    <w:div w:id="3479305">
      <w:marLeft w:val="480"/>
      <w:marRight w:val="0"/>
      <w:marTop w:val="0"/>
      <w:marBottom w:val="0"/>
      <w:divBdr>
        <w:top w:val="none" w:sz="0" w:space="0" w:color="auto"/>
        <w:left w:val="none" w:sz="0" w:space="0" w:color="auto"/>
        <w:bottom w:val="none" w:sz="0" w:space="0" w:color="auto"/>
        <w:right w:val="none" w:sz="0" w:space="0" w:color="auto"/>
      </w:divBdr>
    </w:div>
    <w:div w:id="4677312">
      <w:marLeft w:val="480"/>
      <w:marRight w:val="0"/>
      <w:marTop w:val="0"/>
      <w:marBottom w:val="0"/>
      <w:divBdr>
        <w:top w:val="none" w:sz="0" w:space="0" w:color="auto"/>
        <w:left w:val="none" w:sz="0" w:space="0" w:color="auto"/>
        <w:bottom w:val="none" w:sz="0" w:space="0" w:color="auto"/>
        <w:right w:val="none" w:sz="0" w:space="0" w:color="auto"/>
      </w:divBdr>
    </w:div>
    <w:div w:id="5984191">
      <w:marLeft w:val="480"/>
      <w:marRight w:val="0"/>
      <w:marTop w:val="0"/>
      <w:marBottom w:val="0"/>
      <w:divBdr>
        <w:top w:val="none" w:sz="0" w:space="0" w:color="auto"/>
        <w:left w:val="none" w:sz="0" w:space="0" w:color="auto"/>
        <w:bottom w:val="none" w:sz="0" w:space="0" w:color="auto"/>
        <w:right w:val="none" w:sz="0" w:space="0" w:color="auto"/>
      </w:divBdr>
    </w:div>
    <w:div w:id="5987520">
      <w:marLeft w:val="480"/>
      <w:marRight w:val="0"/>
      <w:marTop w:val="0"/>
      <w:marBottom w:val="0"/>
      <w:divBdr>
        <w:top w:val="none" w:sz="0" w:space="0" w:color="auto"/>
        <w:left w:val="none" w:sz="0" w:space="0" w:color="auto"/>
        <w:bottom w:val="none" w:sz="0" w:space="0" w:color="auto"/>
        <w:right w:val="none" w:sz="0" w:space="0" w:color="auto"/>
      </w:divBdr>
    </w:div>
    <w:div w:id="6056469">
      <w:marLeft w:val="480"/>
      <w:marRight w:val="0"/>
      <w:marTop w:val="0"/>
      <w:marBottom w:val="0"/>
      <w:divBdr>
        <w:top w:val="none" w:sz="0" w:space="0" w:color="auto"/>
        <w:left w:val="none" w:sz="0" w:space="0" w:color="auto"/>
        <w:bottom w:val="none" w:sz="0" w:space="0" w:color="auto"/>
        <w:right w:val="none" w:sz="0" w:space="0" w:color="auto"/>
      </w:divBdr>
    </w:div>
    <w:div w:id="6519972">
      <w:marLeft w:val="480"/>
      <w:marRight w:val="0"/>
      <w:marTop w:val="0"/>
      <w:marBottom w:val="0"/>
      <w:divBdr>
        <w:top w:val="none" w:sz="0" w:space="0" w:color="auto"/>
        <w:left w:val="none" w:sz="0" w:space="0" w:color="auto"/>
        <w:bottom w:val="none" w:sz="0" w:space="0" w:color="auto"/>
        <w:right w:val="none" w:sz="0" w:space="0" w:color="auto"/>
      </w:divBdr>
    </w:div>
    <w:div w:id="7101357">
      <w:marLeft w:val="480"/>
      <w:marRight w:val="0"/>
      <w:marTop w:val="0"/>
      <w:marBottom w:val="0"/>
      <w:divBdr>
        <w:top w:val="none" w:sz="0" w:space="0" w:color="auto"/>
        <w:left w:val="none" w:sz="0" w:space="0" w:color="auto"/>
        <w:bottom w:val="none" w:sz="0" w:space="0" w:color="auto"/>
        <w:right w:val="none" w:sz="0" w:space="0" w:color="auto"/>
      </w:divBdr>
    </w:div>
    <w:div w:id="8072713">
      <w:marLeft w:val="480"/>
      <w:marRight w:val="0"/>
      <w:marTop w:val="0"/>
      <w:marBottom w:val="0"/>
      <w:divBdr>
        <w:top w:val="none" w:sz="0" w:space="0" w:color="auto"/>
        <w:left w:val="none" w:sz="0" w:space="0" w:color="auto"/>
        <w:bottom w:val="none" w:sz="0" w:space="0" w:color="auto"/>
        <w:right w:val="none" w:sz="0" w:space="0" w:color="auto"/>
      </w:divBdr>
    </w:div>
    <w:div w:id="8871473">
      <w:marLeft w:val="480"/>
      <w:marRight w:val="0"/>
      <w:marTop w:val="0"/>
      <w:marBottom w:val="0"/>
      <w:divBdr>
        <w:top w:val="none" w:sz="0" w:space="0" w:color="auto"/>
        <w:left w:val="none" w:sz="0" w:space="0" w:color="auto"/>
        <w:bottom w:val="none" w:sz="0" w:space="0" w:color="auto"/>
        <w:right w:val="none" w:sz="0" w:space="0" w:color="auto"/>
      </w:divBdr>
    </w:div>
    <w:div w:id="9795017">
      <w:marLeft w:val="480"/>
      <w:marRight w:val="0"/>
      <w:marTop w:val="0"/>
      <w:marBottom w:val="0"/>
      <w:divBdr>
        <w:top w:val="none" w:sz="0" w:space="0" w:color="auto"/>
        <w:left w:val="none" w:sz="0" w:space="0" w:color="auto"/>
        <w:bottom w:val="none" w:sz="0" w:space="0" w:color="auto"/>
        <w:right w:val="none" w:sz="0" w:space="0" w:color="auto"/>
      </w:divBdr>
    </w:div>
    <w:div w:id="9839434">
      <w:marLeft w:val="480"/>
      <w:marRight w:val="0"/>
      <w:marTop w:val="0"/>
      <w:marBottom w:val="0"/>
      <w:divBdr>
        <w:top w:val="none" w:sz="0" w:space="0" w:color="auto"/>
        <w:left w:val="none" w:sz="0" w:space="0" w:color="auto"/>
        <w:bottom w:val="none" w:sz="0" w:space="0" w:color="auto"/>
        <w:right w:val="none" w:sz="0" w:space="0" w:color="auto"/>
      </w:divBdr>
    </w:div>
    <w:div w:id="10568233">
      <w:marLeft w:val="480"/>
      <w:marRight w:val="0"/>
      <w:marTop w:val="0"/>
      <w:marBottom w:val="0"/>
      <w:divBdr>
        <w:top w:val="none" w:sz="0" w:space="0" w:color="auto"/>
        <w:left w:val="none" w:sz="0" w:space="0" w:color="auto"/>
        <w:bottom w:val="none" w:sz="0" w:space="0" w:color="auto"/>
        <w:right w:val="none" w:sz="0" w:space="0" w:color="auto"/>
      </w:divBdr>
    </w:div>
    <w:div w:id="10575749">
      <w:marLeft w:val="480"/>
      <w:marRight w:val="0"/>
      <w:marTop w:val="0"/>
      <w:marBottom w:val="0"/>
      <w:divBdr>
        <w:top w:val="none" w:sz="0" w:space="0" w:color="auto"/>
        <w:left w:val="none" w:sz="0" w:space="0" w:color="auto"/>
        <w:bottom w:val="none" w:sz="0" w:space="0" w:color="auto"/>
        <w:right w:val="none" w:sz="0" w:space="0" w:color="auto"/>
      </w:divBdr>
    </w:div>
    <w:div w:id="10960994">
      <w:marLeft w:val="480"/>
      <w:marRight w:val="0"/>
      <w:marTop w:val="0"/>
      <w:marBottom w:val="0"/>
      <w:divBdr>
        <w:top w:val="none" w:sz="0" w:space="0" w:color="auto"/>
        <w:left w:val="none" w:sz="0" w:space="0" w:color="auto"/>
        <w:bottom w:val="none" w:sz="0" w:space="0" w:color="auto"/>
        <w:right w:val="none" w:sz="0" w:space="0" w:color="auto"/>
      </w:divBdr>
    </w:div>
    <w:div w:id="11498161">
      <w:marLeft w:val="480"/>
      <w:marRight w:val="0"/>
      <w:marTop w:val="0"/>
      <w:marBottom w:val="0"/>
      <w:divBdr>
        <w:top w:val="none" w:sz="0" w:space="0" w:color="auto"/>
        <w:left w:val="none" w:sz="0" w:space="0" w:color="auto"/>
        <w:bottom w:val="none" w:sz="0" w:space="0" w:color="auto"/>
        <w:right w:val="none" w:sz="0" w:space="0" w:color="auto"/>
      </w:divBdr>
    </w:div>
    <w:div w:id="11995096">
      <w:marLeft w:val="480"/>
      <w:marRight w:val="0"/>
      <w:marTop w:val="0"/>
      <w:marBottom w:val="0"/>
      <w:divBdr>
        <w:top w:val="none" w:sz="0" w:space="0" w:color="auto"/>
        <w:left w:val="none" w:sz="0" w:space="0" w:color="auto"/>
        <w:bottom w:val="none" w:sz="0" w:space="0" w:color="auto"/>
        <w:right w:val="none" w:sz="0" w:space="0" w:color="auto"/>
      </w:divBdr>
    </w:div>
    <w:div w:id="12147238">
      <w:marLeft w:val="480"/>
      <w:marRight w:val="0"/>
      <w:marTop w:val="0"/>
      <w:marBottom w:val="0"/>
      <w:divBdr>
        <w:top w:val="none" w:sz="0" w:space="0" w:color="auto"/>
        <w:left w:val="none" w:sz="0" w:space="0" w:color="auto"/>
        <w:bottom w:val="none" w:sz="0" w:space="0" w:color="auto"/>
        <w:right w:val="none" w:sz="0" w:space="0" w:color="auto"/>
      </w:divBdr>
    </w:div>
    <w:div w:id="12541891">
      <w:marLeft w:val="480"/>
      <w:marRight w:val="0"/>
      <w:marTop w:val="0"/>
      <w:marBottom w:val="0"/>
      <w:divBdr>
        <w:top w:val="none" w:sz="0" w:space="0" w:color="auto"/>
        <w:left w:val="none" w:sz="0" w:space="0" w:color="auto"/>
        <w:bottom w:val="none" w:sz="0" w:space="0" w:color="auto"/>
        <w:right w:val="none" w:sz="0" w:space="0" w:color="auto"/>
      </w:divBdr>
    </w:div>
    <w:div w:id="12612157">
      <w:marLeft w:val="480"/>
      <w:marRight w:val="0"/>
      <w:marTop w:val="0"/>
      <w:marBottom w:val="0"/>
      <w:divBdr>
        <w:top w:val="none" w:sz="0" w:space="0" w:color="auto"/>
        <w:left w:val="none" w:sz="0" w:space="0" w:color="auto"/>
        <w:bottom w:val="none" w:sz="0" w:space="0" w:color="auto"/>
        <w:right w:val="none" w:sz="0" w:space="0" w:color="auto"/>
      </w:divBdr>
    </w:div>
    <w:div w:id="12924640">
      <w:marLeft w:val="480"/>
      <w:marRight w:val="0"/>
      <w:marTop w:val="0"/>
      <w:marBottom w:val="0"/>
      <w:divBdr>
        <w:top w:val="none" w:sz="0" w:space="0" w:color="auto"/>
        <w:left w:val="none" w:sz="0" w:space="0" w:color="auto"/>
        <w:bottom w:val="none" w:sz="0" w:space="0" w:color="auto"/>
        <w:right w:val="none" w:sz="0" w:space="0" w:color="auto"/>
      </w:divBdr>
    </w:div>
    <w:div w:id="13649892">
      <w:marLeft w:val="480"/>
      <w:marRight w:val="0"/>
      <w:marTop w:val="0"/>
      <w:marBottom w:val="0"/>
      <w:divBdr>
        <w:top w:val="none" w:sz="0" w:space="0" w:color="auto"/>
        <w:left w:val="none" w:sz="0" w:space="0" w:color="auto"/>
        <w:bottom w:val="none" w:sz="0" w:space="0" w:color="auto"/>
        <w:right w:val="none" w:sz="0" w:space="0" w:color="auto"/>
      </w:divBdr>
    </w:div>
    <w:div w:id="13650493">
      <w:marLeft w:val="480"/>
      <w:marRight w:val="0"/>
      <w:marTop w:val="0"/>
      <w:marBottom w:val="0"/>
      <w:divBdr>
        <w:top w:val="none" w:sz="0" w:space="0" w:color="auto"/>
        <w:left w:val="none" w:sz="0" w:space="0" w:color="auto"/>
        <w:bottom w:val="none" w:sz="0" w:space="0" w:color="auto"/>
        <w:right w:val="none" w:sz="0" w:space="0" w:color="auto"/>
      </w:divBdr>
    </w:div>
    <w:div w:id="13961143">
      <w:marLeft w:val="480"/>
      <w:marRight w:val="0"/>
      <w:marTop w:val="0"/>
      <w:marBottom w:val="0"/>
      <w:divBdr>
        <w:top w:val="none" w:sz="0" w:space="0" w:color="auto"/>
        <w:left w:val="none" w:sz="0" w:space="0" w:color="auto"/>
        <w:bottom w:val="none" w:sz="0" w:space="0" w:color="auto"/>
        <w:right w:val="none" w:sz="0" w:space="0" w:color="auto"/>
      </w:divBdr>
    </w:div>
    <w:div w:id="14114684">
      <w:marLeft w:val="480"/>
      <w:marRight w:val="0"/>
      <w:marTop w:val="0"/>
      <w:marBottom w:val="0"/>
      <w:divBdr>
        <w:top w:val="none" w:sz="0" w:space="0" w:color="auto"/>
        <w:left w:val="none" w:sz="0" w:space="0" w:color="auto"/>
        <w:bottom w:val="none" w:sz="0" w:space="0" w:color="auto"/>
        <w:right w:val="none" w:sz="0" w:space="0" w:color="auto"/>
      </w:divBdr>
    </w:div>
    <w:div w:id="14618160">
      <w:marLeft w:val="480"/>
      <w:marRight w:val="0"/>
      <w:marTop w:val="0"/>
      <w:marBottom w:val="0"/>
      <w:divBdr>
        <w:top w:val="none" w:sz="0" w:space="0" w:color="auto"/>
        <w:left w:val="none" w:sz="0" w:space="0" w:color="auto"/>
        <w:bottom w:val="none" w:sz="0" w:space="0" w:color="auto"/>
        <w:right w:val="none" w:sz="0" w:space="0" w:color="auto"/>
      </w:divBdr>
    </w:div>
    <w:div w:id="15010264">
      <w:marLeft w:val="480"/>
      <w:marRight w:val="0"/>
      <w:marTop w:val="0"/>
      <w:marBottom w:val="0"/>
      <w:divBdr>
        <w:top w:val="none" w:sz="0" w:space="0" w:color="auto"/>
        <w:left w:val="none" w:sz="0" w:space="0" w:color="auto"/>
        <w:bottom w:val="none" w:sz="0" w:space="0" w:color="auto"/>
        <w:right w:val="none" w:sz="0" w:space="0" w:color="auto"/>
      </w:divBdr>
    </w:div>
    <w:div w:id="16123312">
      <w:marLeft w:val="480"/>
      <w:marRight w:val="0"/>
      <w:marTop w:val="0"/>
      <w:marBottom w:val="0"/>
      <w:divBdr>
        <w:top w:val="none" w:sz="0" w:space="0" w:color="auto"/>
        <w:left w:val="none" w:sz="0" w:space="0" w:color="auto"/>
        <w:bottom w:val="none" w:sz="0" w:space="0" w:color="auto"/>
        <w:right w:val="none" w:sz="0" w:space="0" w:color="auto"/>
      </w:divBdr>
    </w:div>
    <w:div w:id="16126839">
      <w:marLeft w:val="480"/>
      <w:marRight w:val="0"/>
      <w:marTop w:val="0"/>
      <w:marBottom w:val="0"/>
      <w:divBdr>
        <w:top w:val="none" w:sz="0" w:space="0" w:color="auto"/>
        <w:left w:val="none" w:sz="0" w:space="0" w:color="auto"/>
        <w:bottom w:val="none" w:sz="0" w:space="0" w:color="auto"/>
        <w:right w:val="none" w:sz="0" w:space="0" w:color="auto"/>
      </w:divBdr>
    </w:div>
    <w:div w:id="16473397">
      <w:marLeft w:val="480"/>
      <w:marRight w:val="0"/>
      <w:marTop w:val="0"/>
      <w:marBottom w:val="0"/>
      <w:divBdr>
        <w:top w:val="none" w:sz="0" w:space="0" w:color="auto"/>
        <w:left w:val="none" w:sz="0" w:space="0" w:color="auto"/>
        <w:bottom w:val="none" w:sz="0" w:space="0" w:color="auto"/>
        <w:right w:val="none" w:sz="0" w:space="0" w:color="auto"/>
      </w:divBdr>
    </w:div>
    <w:div w:id="16515145">
      <w:marLeft w:val="480"/>
      <w:marRight w:val="0"/>
      <w:marTop w:val="0"/>
      <w:marBottom w:val="0"/>
      <w:divBdr>
        <w:top w:val="none" w:sz="0" w:space="0" w:color="auto"/>
        <w:left w:val="none" w:sz="0" w:space="0" w:color="auto"/>
        <w:bottom w:val="none" w:sz="0" w:space="0" w:color="auto"/>
        <w:right w:val="none" w:sz="0" w:space="0" w:color="auto"/>
      </w:divBdr>
    </w:div>
    <w:div w:id="16931449">
      <w:marLeft w:val="480"/>
      <w:marRight w:val="0"/>
      <w:marTop w:val="0"/>
      <w:marBottom w:val="0"/>
      <w:divBdr>
        <w:top w:val="none" w:sz="0" w:space="0" w:color="auto"/>
        <w:left w:val="none" w:sz="0" w:space="0" w:color="auto"/>
        <w:bottom w:val="none" w:sz="0" w:space="0" w:color="auto"/>
        <w:right w:val="none" w:sz="0" w:space="0" w:color="auto"/>
      </w:divBdr>
    </w:div>
    <w:div w:id="17053461">
      <w:marLeft w:val="480"/>
      <w:marRight w:val="0"/>
      <w:marTop w:val="0"/>
      <w:marBottom w:val="0"/>
      <w:divBdr>
        <w:top w:val="none" w:sz="0" w:space="0" w:color="auto"/>
        <w:left w:val="none" w:sz="0" w:space="0" w:color="auto"/>
        <w:bottom w:val="none" w:sz="0" w:space="0" w:color="auto"/>
        <w:right w:val="none" w:sz="0" w:space="0" w:color="auto"/>
      </w:divBdr>
    </w:div>
    <w:div w:id="17707687">
      <w:marLeft w:val="480"/>
      <w:marRight w:val="0"/>
      <w:marTop w:val="0"/>
      <w:marBottom w:val="0"/>
      <w:divBdr>
        <w:top w:val="none" w:sz="0" w:space="0" w:color="auto"/>
        <w:left w:val="none" w:sz="0" w:space="0" w:color="auto"/>
        <w:bottom w:val="none" w:sz="0" w:space="0" w:color="auto"/>
        <w:right w:val="none" w:sz="0" w:space="0" w:color="auto"/>
      </w:divBdr>
    </w:div>
    <w:div w:id="17853779">
      <w:marLeft w:val="480"/>
      <w:marRight w:val="0"/>
      <w:marTop w:val="0"/>
      <w:marBottom w:val="0"/>
      <w:divBdr>
        <w:top w:val="none" w:sz="0" w:space="0" w:color="auto"/>
        <w:left w:val="none" w:sz="0" w:space="0" w:color="auto"/>
        <w:bottom w:val="none" w:sz="0" w:space="0" w:color="auto"/>
        <w:right w:val="none" w:sz="0" w:space="0" w:color="auto"/>
      </w:divBdr>
    </w:div>
    <w:div w:id="18627787">
      <w:marLeft w:val="480"/>
      <w:marRight w:val="0"/>
      <w:marTop w:val="0"/>
      <w:marBottom w:val="0"/>
      <w:divBdr>
        <w:top w:val="none" w:sz="0" w:space="0" w:color="auto"/>
        <w:left w:val="none" w:sz="0" w:space="0" w:color="auto"/>
        <w:bottom w:val="none" w:sz="0" w:space="0" w:color="auto"/>
        <w:right w:val="none" w:sz="0" w:space="0" w:color="auto"/>
      </w:divBdr>
    </w:div>
    <w:div w:id="18630324">
      <w:marLeft w:val="480"/>
      <w:marRight w:val="0"/>
      <w:marTop w:val="0"/>
      <w:marBottom w:val="0"/>
      <w:divBdr>
        <w:top w:val="none" w:sz="0" w:space="0" w:color="auto"/>
        <w:left w:val="none" w:sz="0" w:space="0" w:color="auto"/>
        <w:bottom w:val="none" w:sz="0" w:space="0" w:color="auto"/>
        <w:right w:val="none" w:sz="0" w:space="0" w:color="auto"/>
      </w:divBdr>
    </w:div>
    <w:div w:id="18826000">
      <w:marLeft w:val="480"/>
      <w:marRight w:val="0"/>
      <w:marTop w:val="0"/>
      <w:marBottom w:val="0"/>
      <w:divBdr>
        <w:top w:val="none" w:sz="0" w:space="0" w:color="auto"/>
        <w:left w:val="none" w:sz="0" w:space="0" w:color="auto"/>
        <w:bottom w:val="none" w:sz="0" w:space="0" w:color="auto"/>
        <w:right w:val="none" w:sz="0" w:space="0" w:color="auto"/>
      </w:divBdr>
    </w:div>
    <w:div w:id="19017762">
      <w:marLeft w:val="480"/>
      <w:marRight w:val="0"/>
      <w:marTop w:val="0"/>
      <w:marBottom w:val="0"/>
      <w:divBdr>
        <w:top w:val="none" w:sz="0" w:space="0" w:color="auto"/>
        <w:left w:val="none" w:sz="0" w:space="0" w:color="auto"/>
        <w:bottom w:val="none" w:sz="0" w:space="0" w:color="auto"/>
        <w:right w:val="none" w:sz="0" w:space="0" w:color="auto"/>
      </w:divBdr>
    </w:div>
    <w:div w:id="19168055">
      <w:marLeft w:val="480"/>
      <w:marRight w:val="0"/>
      <w:marTop w:val="0"/>
      <w:marBottom w:val="0"/>
      <w:divBdr>
        <w:top w:val="none" w:sz="0" w:space="0" w:color="auto"/>
        <w:left w:val="none" w:sz="0" w:space="0" w:color="auto"/>
        <w:bottom w:val="none" w:sz="0" w:space="0" w:color="auto"/>
        <w:right w:val="none" w:sz="0" w:space="0" w:color="auto"/>
      </w:divBdr>
    </w:div>
    <w:div w:id="20055332">
      <w:marLeft w:val="480"/>
      <w:marRight w:val="0"/>
      <w:marTop w:val="0"/>
      <w:marBottom w:val="0"/>
      <w:divBdr>
        <w:top w:val="none" w:sz="0" w:space="0" w:color="auto"/>
        <w:left w:val="none" w:sz="0" w:space="0" w:color="auto"/>
        <w:bottom w:val="none" w:sz="0" w:space="0" w:color="auto"/>
        <w:right w:val="none" w:sz="0" w:space="0" w:color="auto"/>
      </w:divBdr>
    </w:div>
    <w:div w:id="20403185">
      <w:marLeft w:val="480"/>
      <w:marRight w:val="0"/>
      <w:marTop w:val="0"/>
      <w:marBottom w:val="0"/>
      <w:divBdr>
        <w:top w:val="none" w:sz="0" w:space="0" w:color="auto"/>
        <w:left w:val="none" w:sz="0" w:space="0" w:color="auto"/>
        <w:bottom w:val="none" w:sz="0" w:space="0" w:color="auto"/>
        <w:right w:val="none" w:sz="0" w:space="0" w:color="auto"/>
      </w:divBdr>
    </w:div>
    <w:div w:id="20477439">
      <w:marLeft w:val="480"/>
      <w:marRight w:val="0"/>
      <w:marTop w:val="0"/>
      <w:marBottom w:val="0"/>
      <w:divBdr>
        <w:top w:val="none" w:sz="0" w:space="0" w:color="auto"/>
        <w:left w:val="none" w:sz="0" w:space="0" w:color="auto"/>
        <w:bottom w:val="none" w:sz="0" w:space="0" w:color="auto"/>
        <w:right w:val="none" w:sz="0" w:space="0" w:color="auto"/>
      </w:divBdr>
    </w:div>
    <w:div w:id="20863373">
      <w:marLeft w:val="480"/>
      <w:marRight w:val="0"/>
      <w:marTop w:val="0"/>
      <w:marBottom w:val="0"/>
      <w:divBdr>
        <w:top w:val="none" w:sz="0" w:space="0" w:color="auto"/>
        <w:left w:val="none" w:sz="0" w:space="0" w:color="auto"/>
        <w:bottom w:val="none" w:sz="0" w:space="0" w:color="auto"/>
        <w:right w:val="none" w:sz="0" w:space="0" w:color="auto"/>
      </w:divBdr>
    </w:div>
    <w:div w:id="20981208">
      <w:marLeft w:val="480"/>
      <w:marRight w:val="0"/>
      <w:marTop w:val="0"/>
      <w:marBottom w:val="0"/>
      <w:divBdr>
        <w:top w:val="none" w:sz="0" w:space="0" w:color="auto"/>
        <w:left w:val="none" w:sz="0" w:space="0" w:color="auto"/>
        <w:bottom w:val="none" w:sz="0" w:space="0" w:color="auto"/>
        <w:right w:val="none" w:sz="0" w:space="0" w:color="auto"/>
      </w:divBdr>
    </w:div>
    <w:div w:id="21324900">
      <w:marLeft w:val="480"/>
      <w:marRight w:val="0"/>
      <w:marTop w:val="0"/>
      <w:marBottom w:val="0"/>
      <w:divBdr>
        <w:top w:val="none" w:sz="0" w:space="0" w:color="auto"/>
        <w:left w:val="none" w:sz="0" w:space="0" w:color="auto"/>
        <w:bottom w:val="none" w:sz="0" w:space="0" w:color="auto"/>
        <w:right w:val="none" w:sz="0" w:space="0" w:color="auto"/>
      </w:divBdr>
    </w:div>
    <w:div w:id="21635732">
      <w:marLeft w:val="480"/>
      <w:marRight w:val="0"/>
      <w:marTop w:val="0"/>
      <w:marBottom w:val="0"/>
      <w:divBdr>
        <w:top w:val="none" w:sz="0" w:space="0" w:color="auto"/>
        <w:left w:val="none" w:sz="0" w:space="0" w:color="auto"/>
        <w:bottom w:val="none" w:sz="0" w:space="0" w:color="auto"/>
        <w:right w:val="none" w:sz="0" w:space="0" w:color="auto"/>
      </w:divBdr>
    </w:div>
    <w:div w:id="21979357">
      <w:marLeft w:val="480"/>
      <w:marRight w:val="0"/>
      <w:marTop w:val="0"/>
      <w:marBottom w:val="0"/>
      <w:divBdr>
        <w:top w:val="none" w:sz="0" w:space="0" w:color="auto"/>
        <w:left w:val="none" w:sz="0" w:space="0" w:color="auto"/>
        <w:bottom w:val="none" w:sz="0" w:space="0" w:color="auto"/>
        <w:right w:val="none" w:sz="0" w:space="0" w:color="auto"/>
      </w:divBdr>
    </w:div>
    <w:div w:id="22677474">
      <w:marLeft w:val="480"/>
      <w:marRight w:val="0"/>
      <w:marTop w:val="0"/>
      <w:marBottom w:val="0"/>
      <w:divBdr>
        <w:top w:val="none" w:sz="0" w:space="0" w:color="auto"/>
        <w:left w:val="none" w:sz="0" w:space="0" w:color="auto"/>
        <w:bottom w:val="none" w:sz="0" w:space="0" w:color="auto"/>
        <w:right w:val="none" w:sz="0" w:space="0" w:color="auto"/>
      </w:divBdr>
    </w:div>
    <w:div w:id="23334155">
      <w:marLeft w:val="480"/>
      <w:marRight w:val="0"/>
      <w:marTop w:val="0"/>
      <w:marBottom w:val="0"/>
      <w:divBdr>
        <w:top w:val="none" w:sz="0" w:space="0" w:color="auto"/>
        <w:left w:val="none" w:sz="0" w:space="0" w:color="auto"/>
        <w:bottom w:val="none" w:sz="0" w:space="0" w:color="auto"/>
        <w:right w:val="none" w:sz="0" w:space="0" w:color="auto"/>
      </w:divBdr>
    </w:div>
    <w:div w:id="23596988">
      <w:marLeft w:val="480"/>
      <w:marRight w:val="0"/>
      <w:marTop w:val="0"/>
      <w:marBottom w:val="0"/>
      <w:divBdr>
        <w:top w:val="none" w:sz="0" w:space="0" w:color="auto"/>
        <w:left w:val="none" w:sz="0" w:space="0" w:color="auto"/>
        <w:bottom w:val="none" w:sz="0" w:space="0" w:color="auto"/>
        <w:right w:val="none" w:sz="0" w:space="0" w:color="auto"/>
      </w:divBdr>
    </w:div>
    <w:div w:id="24065736">
      <w:marLeft w:val="480"/>
      <w:marRight w:val="0"/>
      <w:marTop w:val="0"/>
      <w:marBottom w:val="0"/>
      <w:divBdr>
        <w:top w:val="none" w:sz="0" w:space="0" w:color="auto"/>
        <w:left w:val="none" w:sz="0" w:space="0" w:color="auto"/>
        <w:bottom w:val="none" w:sz="0" w:space="0" w:color="auto"/>
        <w:right w:val="none" w:sz="0" w:space="0" w:color="auto"/>
      </w:divBdr>
    </w:div>
    <w:div w:id="24403836">
      <w:marLeft w:val="480"/>
      <w:marRight w:val="0"/>
      <w:marTop w:val="0"/>
      <w:marBottom w:val="0"/>
      <w:divBdr>
        <w:top w:val="none" w:sz="0" w:space="0" w:color="auto"/>
        <w:left w:val="none" w:sz="0" w:space="0" w:color="auto"/>
        <w:bottom w:val="none" w:sz="0" w:space="0" w:color="auto"/>
        <w:right w:val="none" w:sz="0" w:space="0" w:color="auto"/>
      </w:divBdr>
    </w:div>
    <w:div w:id="24603843">
      <w:marLeft w:val="480"/>
      <w:marRight w:val="0"/>
      <w:marTop w:val="0"/>
      <w:marBottom w:val="0"/>
      <w:divBdr>
        <w:top w:val="none" w:sz="0" w:space="0" w:color="auto"/>
        <w:left w:val="none" w:sz="0" w:space="0" w:color="auto"/>
        <w:bottom w:val="none" w:sz="0" w:space="0" w:color="auto"/>
        <w:right w:val="none" w:sz="0" w:space="0" w:color="auto"/>
      </w:divBdr>
    </w:div>
    <w:div w:id="26179361">
      <w:marLeft w:val="480"/>
      <w:marRight w:val="0"/>
      <w:marTop w:val="0"/>
      <w:marBottom w:val="0"/>
      <w:divBdr>
        <w:top w:val="none" w:sz="0" w:space="0" w:color="auto"/>
        <w:left w:val="none" w:sz="0" w:space="0" w:color="auto"/>
        <w:bottom w:val="none" w:sz="0" w:space="0" w:color="auto"/>
        <w:right w:val="none" w:sz="0" w:space="0" w:color="auto"/>
      </w:divBdr>
    </w:div>
    <w:div w:id="26413624">
      <w:marLeft w:val="480"/>
      <w:marRight w:val="0"/>
      <w:marTop w:val="0"/>
      <w:marBottom w:val="0"/>
      <w:divBdr>
        <w:top w:val="none" w:sz="0" w:space="0" w:color="auto"/>
        <w:left w:val="none" w:sz="0" w:space="0" w:color="auto"/>
        <w:bottom w:val="none" w:sz="0" w:space="0" w:color="auto"/>
        <w:right w:val="none" w:sz="0" w:space="0" w:color="auto"/>
      </w:divBdr>
    </w:div>
    <w:div w:id="26566353">
      <w:marLeft w:val="480"/>
      <w:marRight w:val="0"/>
      <w:marTop w:val="0"/>
      <w:marBottom w:val="0"/>
      <w:divBdr>
        <w:top w:val="none" w:sz="0" w:space="0" w:color="auto"/>
        <w:left w:val="none" w:sz="0" w:space="0" w:color="auto"/>
        <w:bottom w:val="none" w:sz="0" w:space="0" w:color="auto"/>
        <w:right w:val="none" w:sz="0" w:space="0" w:color="auto"/>
      </w:divBdr>
    </w:div>
    <w:div w:id="28653091">
      <w:marLeft w:val="480"/>
      <w:marRight w:val="0"/>
      <w:marTop w:val="0"/>
      <w:marBottom w:val="0"/>
      <w:divBdr>
        <w:top w:val="none" w:sz="0" w:space="0" w:color="auto"/>
        <w:left w:val="none" w:sz="0" w:space="0" w:color="auto"/>
        <w:bottom w:val="none" w:sz="0" w:space="0" w:color="auto"/>
        <w:right w:val="none" w:sz="0" w:space="0" w:color="auto"/>
      </w:divBdr>
    </w:div>
    <w:div w:id="28721284">
      <w:marLeft w:val="480"/>
      <w:marRight w:val="0"/>
      <w:marTop w:val="0"/>
      <w:marBottom w:val="0"/>
      <w:divBdr>
        <w:top w:val="none" w:sz="0" w:space="0" w:color="auto"/>
        <w:left w:val="none" w:sz="0" w:space="0" w:color="auto"/>
        <w:bottom w:val="none" w:sz="0" w:space="0" w:color="auto"/>
        <w:right w:val="none" w:sz="0" w:space="0" w:color="auto"/>
      </w:divBdr>
    </w:div>
    <w:div w:id="29571225">
      <w:marLeft w:val="480"/>
      <w:marRight w:val="0"/>
      <w:marTop w:val="0"/>
      <w:marBottom w:val="0"/>
      <w:divBdr>
        <w:top w:val="none" w:sz="0" w:space="0" w:color="auto"/>
        <w:left w:val="none" w:sz="0" w:space="0" w:color="auto"/>
        <w:bottom w:val="none" w:sz="0" w:space="0" w:color="auto"/>
        <w:right w:val="none" w:sz="0" w:space="0" w:color="auto"/>
      </w:divBdr>
    </w:div>
    <w:div w:id="29842275">
      <w:marLeft w:val="480"/>
      <w:marRight w:val="0"/>
      <w:marTop w:val="0"/>
      <w:marBottom w:val="0"/>
      <w:divBdr>
        <w:top w:val="none" w:sz="0" w:space="0" w:color="auto"/>
        <w:left w:val="none" w:sz="0" w:space="0" w:color="auto"/>
        <w:bottom w:val="none" w:sz="0" w:space="0" w:color="auto"/>
        <w:right w:val="none" w:sz="0" w:space="0" w:color="auto"/>
      </w:divBdr>
    </w:div>
    <w:div w:id="30307794">
      <w:marLeft w:val="480"/>
      <w:marRight w:val="0"/>
      <w:marTop w:val="0"/>
      <w:marBottom w:val="0"/>
      <w:divBdr>
        <w:top w:val="none" w:sz="0" w:space="0" w:color="auto"/>
        <w:left w:val="none" w:sz="0" w:space="0" w:color="auto"/>
        <w:bottom w:val="none" w:sz="0" w:space="0" w:color="auto"/>
        <w:right w:val="none" w:sz="0" w:space="0" w:color="auto"/>
      </w:divBdr>
    </w:div>
    <w:div w:id="30422957">
      <w:marLeft w:val="480"/>
      <w:marRight w:val="0"/>
      <w:marTop w:val="0"/>
      <w:marBottom w:val="0"/>
      <w:divBdr>
        <w:top w:val="none" w:sz="0" w:space="0" w:color="auto"/>
        <w:left w:val="none" w:sz="0" w:space="0" w:color="auto"/>
        <w:bottom w:val="none" w:sz="0" w:space="0" w:color="auto"/>
        <w:right w:val="none" w:sz="0" w:space="0" w:color="auto"/>
      </w:divBdr>
    </w:div>
    <w:div w:id="31350059">
      <w:marLeft w:val="480"/>
      <w:marRight w:val="0"/>
      <w:marTop w:val="0"/>
      <w:marBottom w:val="0"/>
      <w:divBdr>
        <w:top w:val="none" w:sz="0" w:space="0" w:color="auto"/>
        <w:left w:val="none" w:sz="0" w:space="0" w:color="auto"/>
        <w:bottom w:val="none" w:sz="0" w:space="0" w:color="auto"/>
        <w:right w:val="none" w:sz="0" w:space="0" w:color="auto"/>
      </w:divBdr>
    </w:div>
    <w:div w:id="32772132">
      <w:marLeft w:val="480"/>
      <w:marRight w:val="0"/>
      <w:marTop w:val="0"/>
      <w:marBottom w:val="0"/>
      <w:divBdr>
        <w:top w:val="none" w:sz="0" w:space="0" w:color="auto"/>
        <w:left w:val="none" w:sz="0" w:space="0" w:color="auto"/>
        <w:bottom w:val="none" w:sz="0" w:space="0" w:color="auto"/>
        <w:right w:val="none" w:sz="0" w:space="0" w:color="auto"/>
      </w:divBdr>
    </w:div>
    <w:div w:id="32778750">
      <w:marLeft w:val="480"/>
      <w:marRight w:val="0"/>
      <w:marTop w:val="0"/>
      <w:marBottom w:val="0"/>
      <w:divBdr>
        <w:top w:val="none" w:sz="0" w:space="0" w:color="auto"/>
        <w:left w:val="none" w:sz="0" w:space="0" w:color="auto"/>
        <w:bottom w:val="none" w:sz="0" w:space="0" w:color="auto"/>
        <w:right w:val="none" w:sz="0" w:space="0" w:color="auto"/>
      </w:divBdr>
    </w:div>
    <w:div w:id="32779162">
      <w:marLeft w:val="480"/>
      <w:marRight w:val="0"/>
      <w:marTop w:val="0"/>
      <w:marBottom w:val="0"/>
      <w:divBdr>
        <w:top w:val="none" w:sz="0" w:space="0" w:color="auto"/>
        <w:left w:val="none" w:sz="0" w:space="0" w:color="auto"/>
        <w:bottom w:val="none" w:sz="0" w:space="0" w:color="auto"/>
        <w:right w:val="none" w:sz="0" w:space="0" w:color="auto"/>
      </w:divBdr>
    </w:div>
    <w:div w:id="32780134">
      <w:marLeft w:val="480"/>
      <w:marRight w:val="0"/>
      <w:marTop w:val="0"/>
      <w:marBottom w:val="0"/>
      <w:divBdr>
        <w:top w:val="none" w:sz="0" w:space="0" w:color="auto"/>
        <w:left w:val="none" w:sz="0" w:space="0" w:color="auto"/>
        <w:bottom w:val="none" w:sz="0" w:space="0" w:color="auto"/>
        <w:right w:val="none" w:sz="0" w:space="0" w:color="auto"/>
      </w:divBdr>
    </w:div>
    <w:div w:id="32964616">
      <w:marLeft w:val="480"/>
      <w:marRight w:val="0"/>
      <w:marTop w:val="0"/>
      <w:marBottom w:val="0"/>
      <w:divBdr>
        <w:top w:val="none" w:sz="0" w:space="0" w:color="auto"/>
        <w:left w:val="none" w:sz="0" w:space="0" w:color="auto"/>
        <w:bottom w:val="none" w:sz="0" w:space="0" w:color="auto"/>
        <w:right w:val="none" w:sz="0" w:space="0" w:color="auto"/>
      </w:divBdr>
    </w:div>
    <w:div w:id="33848341">
      <w:marLeft w:val="480"/>
      <w:marRight w:val="0"/>
      <w:marTop w:val="0"/>
      <w:marBottom w:val="0"/>
      <w:divBdr>
        <w:top w:val="none" w:sz="0" w:space="0" w:color="auto"/>
        <w:left w:val="none" w:sz="0" w:space="0" w:color="auto"/>
        <w:bottom w:val="none" w:sz="0" w:space="0" w:color="auto"/>
        <w:right w:val="none" w:sz="0" w:space="0" w:color="auto"/>
      </w:divBdr>
    </w:div>
    <w:div w:id="33972388">
      <w:marLeft w:val="480"/>
      <w:marRight w:val="0"/>
      <w:marTop w:val="0"/>
      <w:marBottom w:val="0"/>
      <w:divBdr>
        <w:top w:val="none" w:sz="0" w:space="0" w:color="auto"/>
        <w:left w:val="none" w:sz="0" w:space="0" w:color="auto"/>
        <w:bottom w:val="none" w:sz="0" w:space="0" w:color="auto"/>
        <w:right w:val="none" w:sz="0" w:space="0" w:color="auto"/>
      </w:divBdr>
    </w:div>
    <w:div w:id="34090130">
      <w:marLeft w:val="480"/>
      <w:marRight w:val="0"/>
      <w:marTop w:val="0"/>
      <w:marBottom w:val="0"/>
      <w:divBdr>
        <w:top w:val="none" w:sz="0" w:space="0" w:color="auto"/>
        <w:left w:val="none" w:sz="0" w:space="0" w:color="auto"/>
        <w:bottom w:val="none" w:sz="0" w:space="0" w:color="auto"/>
        <w:right w:val="none" w:sz="0" w:space="0" w:color="auto"/>
      </w:divBdr>
    </w:div>
    <w:div w:id="34277666">
      <w:marLeft w:val="480"/>
      <w:marRight w:val="0"/>
      <w:marTop w:val="0"/>
      <w:marBottom w:val="0"/>
      <w:divBdr>
        <w:top w:val="none" w:sz="0" w:space="0" w:color="auto"/>
        <w:left w:val="none" w:sz="0" w:space="0" w:color="auto"/>
        <w:bottom w:val="none" w:sz="0" w:space="0" w:color="auto"/>
        <w:right w:val="none" w:sz="0" w:space="0" w:color="auto"/>
      </w:divBdr>
    </w:div>
    <w:div w:id="34697223">
      <w:marLeft w:val="480"/>
      <w:marRight w:val="0"/>
      <w:marTop w:val="0"/>
      <w:marBottom w:val="0"/>
      <w:divBdr>
        <w:top w:val="none" w:sz="0" w:space="0" w:color="auto"/>
        <w:left w:val="none" w:sz="0" w:space="0" w:color="auto"/>
        <w:bottom w:val="none" w:sz="0" w:space="0" w:color="auto"/>
        <w:right w:val="none" w:sz="0" w:space="0" w:color="auto"/>
      </w:divBdr>
    </w:div>
    <w:div w:id="34892990">
      <w:marLeft w:val="480"/>
      <w:marRight w:val="0"/>
      <w:marTop w:val="0"/>
      <w:marBottom w:val="0"/>
      <w:divBdr>
        <w:top w:val="none" w:sz="0" w:space="0" w:color="auto"/>
        <w:left w:val="none" w:sz="0" w:space="0" w:color="auto"/>
        <w:bottom w:val="none" w:sz="0" w:space="0" w:color="auto"/>
        <w:right w:val="none" w:sz="0" w:space="0" w:color="auto"/>
      </w:divBdr>
    </w:div>
    <w:div w:id="36129902">
      <w:marLeft w:val="480"/>
      <w:marRight w:val="0"/>
      <w:marTop w:val="0"/>
      <w:marBottom w:val="0"/>
      <w:divBdr>
        <w:top w:val="none" w:sz="0" w:space="0" w:color="auto"/>
        <w:left w:val="none" w:sz="0" w:space="0" w:color="auto"/>
        <w:bottom w:val="none" w:sz="0" w:space="0" w:color="auto"/>
        <w:right w:val="none" w:sz="0" w:space="0" w:color="auto"/>
      </w:divBdr>
    </w:div>
    <w:div w:id="38208078">
      <w:marLeft w:val="480"/>
      <w:marRight w:val="0"/>
      <w:marTop w:val="0"/>
      <w:marBottom w:val="0"/>
      <w:divBdr>
        <w:top w:val="none" w:sz="0" w:space="0" w:color="auto"/>
        <w:left w:val="none" w:sz="0" w:space="0" w:color="auto"/>
        <w:bottom w:val="none" w:sz="0" w:space="0" w:color="auto"/>
        <w:right w:val="none" w:sz="0" w:space="0" w:color="auto"/>
      </w:divBdr>
    </w:div>
    <w:div w:id="39063091">
      <w:marLeft w:val="480"/>
      <w:marRight w:val="0"/>
      <w:marTop w:val="0"/>
      <w:marBottom w:val="0"/>
      <w:divBdr>
        <w:top w:val="none" w:sz="0" w:space="0" w:color="auto"/>
        <w:left w:val="none" w:sz="0" w:space="0" w:color="auto"/>
        <w:bottom w:val="none" w:sz="0" w:space="0" w:color="auto"/>
        <w:right w:val="none" w:sz="0" w:space="0" w:color="auto"/>
      </w:divBdr>
    </w:div>
    <w:div w:id="39401616">
      <w:marLeft w:val="480"/>
      <w:marRight w:val="0"/>
      <w:marTop w:val="0"/>
      <w:marBottom w:val="0"/>
      <w:divBdr>
        <w:top w:val="none" w:sz="0" w:space="0" w:color="auto"/>
        <w:left w:val="none" w:sz="0" w:space="0" w:color="auto"/>
        <w:bottom w:val="none" w:sz="0" w:space="0" w:color="auto"/>
        <w:right w:val="none" w:sz="0" w:space="0" w:color="auto"/>
      </w:divBdr>
    </w:div>
    <w:div w:id="39403738">
      <w:marLeft w:val="480"/>
      <w:marRight w:val="0"/>
      <w:marTop w:val="0"/>
      <w:marBottom w:val="0"/>
      <w:divBdr>
        <w:top w:val="none" w:sz="0" w:space="0" w:color="auto"/>
        <w:left w:val="none" w:sz="0" w:space="0" w:color="auto"/>
        <w:bottom w:val="none" w:sz="0" w:space="0" w:color="auto"/>
        <w:right w:val="none" w:sz="0" w:space="0" w:color="auto"/>
      </w:divBdr>
    </w:div>
    <w:div w:id="39407674">
      <w:marLeft w:val="480"/>
      <w:marRight w:val="0"/>
      <w:marTop w:val="0"/>
      <w:marBottom w:val="0"/>
      <w:divBdr>
        <w:top w:val="none" w:sz="0" w:space="0" w:color="auto"/>
        <w:left w:val="none" w:sz="0" w:space="0" w:color="auto"/>
        <w:bottom w:val="none" w:sz="0" w:space="0" w:color="auto"/>
        <w:right w:val="none" w:sz="0" w:space="0" w:color="auto"/>
      </w:divBdr>
    </w:div>
    <w:div w:id="39598643">
      <w:marLeft w:val="480"/>
      <w:marRight w:val="0"/>
      <w:marTop w:val="0"/>
      <w:marBottom w:val="0"/>
      <w:divBdr>
        <w:top w:val="none" w:sz="0" w:space="0" w:color="auto"/>
        <w:left w:val="none" w:sz="0" w:space="0" w:color="auto"/>
        <w:bottom w:val="none" w:sz="0" w:space="0" w:color="auto"/>
        <w:right w:val="none" w:sz="0" w:space="0" w:color="auto"/>
      </w:divBdr>
    </w:div>
    <w:div w:id="39912633">
      <w:marLeft w:val="480"/>
      <w:marRight w:val="0"/>
      <w:marTop w:val="0"/>
      <w:marBottom w:val="0"/>
      <w:divBdr>
        <w:top w:val="none" w:sz="0" w:space="0" w:color="auto"/>
        <w:left w:val="none" w:sz="0" w:space="0" w:color="auto"/>
        <w:bottom w:val="none" w:sz="0" w:space="0" w:color="auto"/>
        <w:right w:val="none" w:sz="0" w:space="0" w:color="auto"/>
      </w:divBdr>
    </w:div>
    <w:div w:id="40135443">
      <w:marLeft w:val="480"/>
      <w:marRight w:val="0"/>
      <w:marTop w:val="0"/>
      <w:marBottom w:val="0"/>
      <w:divBdr>
        <w:top w:val="none" w:sz="0" w:space="0" w:color="auto"/>
        <w:left w:val="none" w:sz="0" w:space="0" w:color="auto"/>
        <w:bottom w:val="none" w:sz="0" w:space="0" w:color="auto"/>
        <w:right w:val="none" w:sz="0" w:space="0" w:color="auto"/>
      </w:divBdr>
    </w:div>
    <w:div w:id="40174349">
      <w:marLeft w:val="480"/>
      <w:marRight w:val="0"/>
      <w:marTop w:val="0"/>
      <w:marBottom w:val="0"/>
      <w:divBdr>
        <w:top w:val="none" w:sz="0" w:space="0" w:color="auto"/>
        <w:left w:val="none" w:sz="0" w:space="0" w:color="auto"/>
        <w:bottom w:val="none" w:sz="0" w:space="0" w:color="auto"/>
        <w:right w:val="none" w:sz="0" w:space="0" w:color="auto"/>
      </w:divBdr>
    </w:div>
    <w:div w:id="40524705">
      <w:marLeft w:val="480"/>
      <w:marRight w:val="0"/>
      <w:marTop w:val="0"/>
      <w:marBottom w:val="0"/>
      <w:divBdr>
        <w:top w:val="none" w:sz="0" w:space="0" w:color="auto"/>
        <w:left w:val="none" w:sz="0" w:space="0" w:color="auto"/>
        <w:bottom w:val="none" w:sz="0" w:space="0" w:color="auto"/>
        <w:right w:val="none" w:sz="0" w:space="0" w:color="auto"/>
      </w:divBdr>
    </w:div>
    <w:div w:id="40643408">
      <w:marLeft w:val="480"/>
      <w:marRight w:val="0"/>
      <w:marTop w:val="0"/>
      <w:marBottom w:val="0"/>
      <w:divBdr>
        <w:top w:val="none" w:sz="0" w:space="0" w:color="auto"/>
        <w:left w:val="none" w:sz="0" w:space="0" w:color="auto"/>
        <w:bottom w:val="none" w:sz="0" w:space="0" w:color="auto"/>
        <w:right w:val="none" w:sz="0" w:space="0" w:color="auto"/>
      </w:divBdr>
    </w:div>
    <w:div w:id="40712652">
      <w:marLeft w:val="480"/>
      <w:marRight w:val="0"/>
      <w:marTop w:val="0"/>
      <w:marBottom w:val="0"/>
      <w:divBdr>
        <w:top w:val="none" w:sz="0" w:space="0" w:color="auto"/>
        <w:left w:val="none" w:sz="0" w:space="0" w:color="auto"/>
        <w:bottom w:val="none" w:sz="0" w:space="0" w:color="auto"/>
        <w:right w:val="none" w:sz="0" w:space="0" w:color="auto"/>
      </w:divBdr>
    </w:div>
    <w:div w:id="41442058">
      <w:marLeft w:val="480"/>
      <w:marRight w:val="0"/>
      <w:marTop w:val="0"/>
      <w:marBottom w:val="0"/>
      <w:divBdr>
        <w:top w:val="none" w:sz="0" w:space="0" w:color="auto"/>
        <w:left w:val="none" w:sz="0" w:space="0" w:color="auto"/>
        <w:bottom w:val="none" w:sz="0" w:space="0" w:color="auto"/>
        <w:right w:val="none" w:sz="0" w:space="0" w:color="auto"/>
      </w:divBdr>
    </w:div>
    <w:div w:id="42406789">
      <w:marLeft w:val="480"/>
      <w:marRight w:val="0"/>
      <w:marTop w:val="0"/>
      <w:marBottom w:val="0"/>
      <w:divBdr>
        <w:top w:val="none" w:sz="0" w:space="0" w:color="auto"/>
        <w:left w:val="none" w:sz="0" w:space="0" w:color="auto"/>
        <w:bottom w:val="none" w:sz="0" w:space="0" w:color="auto"/>
        <w:right w:val="none" w:sz="0" w:space="0" w:color="auto"/>
      </w:divBdr>
    </w:div>
    <w:div w:id="42559061">
      <w:marLeft w:val="480"/>
      <w:marRight w:val="0"/>
      <w:marTop w:val="0"/>
      <w:marBottom w:val="0"/>
      <w:divBdr>
        <w:top w:val="none" w:sz="0" w:space="0" w:color="auto"/>
        <w:left w:val="none" w:sz="0" w:space="0" w:color="auto"/>
        <w:bottom w:val="none" w:sz="0" w:space="0" w:color="auto"/>
        <w:right w:val="none" w:sz="0" w:space="0" w:color="auto"/>
      </w:divBdr>
    </w:div>
    <w:div w:id="42876981">
      <w:marLeft w:val="480"/>
      <w:marRight w:val="0"/>
      <w:marTop w:val="0"/>
      <w:marBottom w:val="0"/>
      <w:divBdr>
        <w:top w:val="none" w:sz="0" w:space="0" w:color="auto"/>
        <w:left w:val="none" w:sz="0" w:space="0" w:color="auto"/>
        <w:bottom w:val="none" w:sz="0" w:space="0" w:color="auto"/>
        <w:right w:val="none" w:sz="0" w:space="0" w:color="auto"/>
      </w:divBdr>
    </w:div>
    <w:div w:id="43330664">
      <w:marLeft w:val="480"/>
      <w:marRight w:val="0"/>
      <w:marTop w:val="0"/>
      <w:marBottom w:val="0"/>
      <w:divBdr>
        <w:top w:val="none" w:sz="0" w:space="0" w:color="auto"/>
        <w:left w:val="none" w:sz="0" w:space="0" w:color="auto"/>
        <w:bottom w:val="none" w:sz="0" w:space="0" w:color="auto"/>
        <w:right w:val="none" w:sz="0" w:space="0" w:color="auto"/>
      </w:divBdr>
    </w:div>
    <w:div w:id="43452542">
      <w:marLeft w:val="480"/>
      <w:marRight w:val="0"/>
      <w:marTop w:val="0"/>
      <w:marBottom w:val="0"/>
      <w:divBdr>
        <w:top w:val="none" w:sz="0" w:space="0" w:color="auto"/>
        <w:left w:val="none" w:sz="0" w:space="0" w:color="auto"/>
        <w:bottom w:val="none" w:sz="0" w:space="0" w:color="auto"/>
        <w:right w:val="none" w:sz="0" w:space="0" w:color="auto"/>
      </w:divBdr>
    </w:div>
    <w:div w:id="44112268">
      <w:marLeft w:val="480"/>
      <w:marRight w:val="0"/>
      <w:marTop w:val="0"/>
      <w:marBottom w:val="0"/>
      <w:divBdr>
        <w:top w:val="none" w:sz="0" w:space="0" w:color="auto"/>
        <w:left w:val="none" w:sz="0" w:space="0" w:color="auto"/>
        <w:bottom w:val="none" w:sz="0" w:space="0" w:color="auto"/>
        <w:right w:val="none" w:sz="0" w:space="0" w:color="auto"/>
      </w:divBdr>
    </w:div>
    <w:div w:id="44185912">
      <w:marLeft w:val="480"/>
      <w:marRight w:val="0"/>
      <w:marTop w:val="0"/>
      <w:marBottom w:val="0"/>
      <w:divBdr>
        <w:top w:val="none" w:sz="0" w:space="0" w:color="auto"/>
        <w:left w:val="none" w:sz="0" w:space="0" w:color="auto"/>
        <w:bottom w:val="none" w:sz="0" w:space="0" w:color="auto"/>
        <w:right w:val="none" w:sz="0" w:space="0" w:color="auto"/>
      </w:divBdr>
    </w:div>
    <w:div w:id="44259462">
      <w:marLeft w:val="480"/>
      <w:marRight w:val="0"/>
      <w:marTop w:val="0"/>
      <w:marBottom w:val="0"/>
      <w:divBdr>
        <w:top w:val="none" w:sz="0" w:space="0" w:color="auto"/>
        <w:left w:val="none" w:sz="0" w:space="0" w:color="auto"/>
        <w:bottom w:val="none" w:sz="0" w:space="0" w:color="auto"/>
        <w:right w:val="none" w:sz="0" w:space="0" w:color="auto"/>
      </w:divBdr>
    </w:div>
    <w:div w:id="44764162">
      <w:marLeft w:val="480"/>
      <w:marRight w:val="0"/>
      <w:marTop w:val="0"/>
      <w:marBottom w:val="0"/>
      <w:divBdr>
        <w:top w:val="none" w:sz="0" w:space="0" w:color="auto"/>
        <w:left w:val="none" w:sz="0" w:space="0" w:color="auto"/>
        <w:bottom w:val="none" w:sz="0" w:space="0" w:color="auto"/>
        <w:right w:val="none" w:sz="0" w:space="0" w:color="auto"/>
      </w:divBdr>
    </w:div>
    <w:div w:id="44912129">
      <w:marLeft w:val="480"/>
      <w:marRight w:val="0"/>
      <w:marTop w:val="0"/>
      <w:marBottom w:val="0"/>
      <w:divBdr>
        <w:top w:val="none" w:sz="0" w:space="0" w:color="auto"/>
        <w:left w:val="none" w:sz="0" w:space="0" w:color="auto"/>
        <w:bottom w:val="none" w:sz="0" w:space="0" w:color="auto"/>
        <w:right w:val="none" w:sz="0" w:space="0" w:color="auto"/>
      </w:divBdr>
    </w:div>
    <w:div w:id="45105400">
      <w:marLeft w:val="480"/>
      <w:marRight w:val="0"/>
      <w:marTop w:val="0"/>
      <w:marBottom w:val="0"/>
      <w:divBdr>
        <w:top w:val="none" w:sz="0" w:space="0" w:color="auto"/>
        <w:left w:val="none" w:sz="0" w:space="0" w:color="auto"/>
        <w:bottom w:val="none" w:sz="0" w:space="0" w:color="auto"/>
        <w:right w:val="none" w:sz="0" w:space="0" w:color="auto"/>
      </w:divBdr>
    </w:div>
    <w:div w:id="45221575">
      <w:marLeft w:val="480"/>
      <w:marRight w:val="0"/>
      <w:marTop w:val="0"/>
      <w:marBottom w:val="0"/>
      <w:divBdr>
        <w:top w:val="none" w:sz="0" w:space="0" w:color="auto"/>
        <w:left w:val="none" w:sz="0" w:space="0" w:color="auto"/>
        <w:bottom w:val="none" w:sz="0" w:space="0" w:color="auto"/>
        <w:right w:val="none" w:sz="0" w:space="0" w:color="auto"/>
      </w:divBdr>
    </w:div>
    <w:div w:id="45691869">
      <w:marLeft w:val="480"/>
      <w:marRight w:val="0"/>
      <w:marTop w:val="0"/>
      <w:marBottom w:val="0"/>
      <w:divBdr>
        <w:top w:val="none" w:sz="0" w:space="0" w:color="auto"/>
        <w:left w:val="none" w:sz="0" w:space="0" w:color="auto"/>
        <w:bottom w:val="none" w:sz="0" w:space="0" w:color="auto"/>
        <w:right w:val="none" w:sz="0" w:space="0" w:color="auto"/>
      </w:divBdr>
    </w:div>
    <w:div w:id="46413661">
      <w:marLeft w:val="480"/>
      <w:marRight w:val="0"/>
      <w:marTop w:val="0"/>
      <w:marBottom w:val="0"/>
      <w:divBdr>
        <w:top w:val="none" w:sz="0" w:space="0" w:color="auto"/>
        <w:left w:val="none" w:sz="0" w:space="0" w:color="auto"/>
        <w:bottom w:val="none" w:sz="0" w:space="0" w:color="auto"/>
        <w:right w:val="none" w:sz="0" w:space="0" w:color="auto"/>
      </w:divBdr>
    </w:div>
    <w:div w:id="47074493">
      <w:marLeft w:val="480"/>
      <w:marRight w:val="0"/>
      <w:marTop w:val="0"/>
      <w:marBottom w:val="0"/>
      <w:divBdr>
        <w:top w:val="none" w:sz="0" w:space="0" w:color="auto"/>
        <w:left w:val="none" w:sz="0" w:space="0" w:color="auto"/>
        <w:bottom w:val="none" w:sz="0" w:space="0" w:color="auto"/>
        <w:right w:val="none" w:sz="0" w:space="0" w:color="auto"/>
      </w:divBdr>
    </w:div>
    <w:div w:id="48194650">
      <w:marLeft w:val="480"/>
      <w:marRight w:val="0"/>
      <w:marTop w:val="0"/>
      <w:marBottom w:val="0"/>
      <w:divBdr>
        <w:top w:val="none" w:sz="0" w:space="0" w:color="auto"/>
        <w:left w:val="none" w:sz="0" w:space="0" w:color="auto"/>
        <w:bottom w:val="none" w:sz="0" w:space="0" w:color="auto"/>
        <w:right w:val="none" w:sz="0" w:space="0" w:color="auto"/>
      </w:divBdr>
    </w:div>
    <w:div w:id="49036743">
      <w:marLeft w:val="480"/>
      <w:marRight w:val="0"/>
      <w:marTop w:val="0"/>
      <w:marBottom w:val="0"/>
      <w:divBdr>
        <w:top w:val="none" w:sz="0" w:space="0" w:color="auto"/>
        <w:left w:val="none" w:sz="0" w:space="0" w:color="auto"/>
        <w:bottom w:val="none" w:sz="0" w:space="0" w:color="auto"/>
        <w:right w:val="none" w:sz="0" w:space="0" w:color="auto"/>
      </w:divBdr>
    </w:div>
    <w:div w:id="49423158">
      <w:marLeft w:val="480"/>
      <w:marRight w:val="0"/>
      <w:marTop w:val="0"/>
      <w:marBottom w:val="0"/>
      <w:divBdr>
        <w:top w:val="none" w:sz="0" w:space="0" w:color="auto"/>
        <w:left w:val="none" w:sz="0" w:space="0" w:color="auto"/>
        <w:bottom w:val="none" w:sz="0" w:space="0" w:color="auto"/>
        <w:right w:val="none" w:sz="0" w:space="0" w:color="auto"/>
      </w:divBdr>
    </w:div>
    <w:div w:id="50085763">
      <w:marLeft w:val="480"/>
      <w:marRight w:val="0"/>
      <w:marTop w:val="0"/>
      <w:marBottom w:val="0"/>
      <w:divBdr>
        <w:top w:val="none" w:sz="0" w:space="0" w:color="auto"/>
        <w:left w:val="none" w:sz="0" w:space="0" w:color="auto"/>
        <w:bottom w:val="none" w:sz="0" w:space="0" w:color="auto"/>
        <w:right w:val="none" w:sz="0" w:space="0" w:color="auto"/>
      </w:divBdr>
    </w:div>
    <w:div w:id="50274685">
      <w:marLeft w:val="480"/>
      <w:marRight w:val="0"/>
      <w:marTop w:val="0"/>
      <w:marBottom w:val="0"/>
      <w:divBdr>
        <w:top w:val="none" w:sz="0" w:space="0" w:color="auto"/>
        <w:left w:val="none" w:sz="0" w:space="0" w:color="auto"/>
        <w:bottom w:val="none" w:sz="0" w:space="0" w:color="auto"/>
        <w:right w:val="none" w:sz="0" w:space="0" w:color="auto"/>
      </w:divBdr>
      <w:divsChild>
        <w:div w:id="524054288">
          <w:marLeft w:val="480"/>
          <w:marRight w:val="0"/>
          <w:marTop w:val="0"/>
          <w:marBottom w:val="0"/>
          <w:divBdr>
            <w:top w:val="none" w:sz="0" w:space="0" w:color="auto"/>
            <w:left w:val="none" w:sz="0" w:space="0" w:color="auto"/>
            <w:bottom w:val="none" w:sz="0" w:space="0" w:color="auto"/>
            <w:right w:val="none" w:sz="0" w:space="0" w:color="auto"/>
          </w:divBdr>
        </w:div>
        <w:div w:id="571937335">
          <w:marLeft w:val="480"/>
          <w:marRight w:val="0"/>
          <w:marTop w:val="0"/>
          <w:marBottom w:val="0"/>
          <w:divBdr>
            <w:top w:val="none" w:sz="0" w:space="0" w:color="auto"/>
            <w:left w:val="none" w:sz="0" w:space="0" w:color="auto"/>
            <w:bottom w:val="none" w:sz="0" w:space="0" w:color="auto"/>
            <w:right w:val="none" w:sz="0" w:space="0" w:color="auto"/>
          </w:divBdr>
        </w:div>
        <w:div w:id="609120319">
          <w:marLeft w:val="480"/>
          <w:marRight w:val="0"/>
          <w:marTop w:val="0"/>
          <w:marBottom w:val="0"/>
          <w:divBdr>
            <w:top w:val="none" w:sz="0" w:space="0" w:color="auto"/>
            <w:left w:val="none" w:sz="0" w:space="0" w:color="auto"/>
            <w:bottom w:val="none" w:sz="0" w:space="0" w:color="auto"/>
            <w:right w:val="none" w:sz="0" w:space="0" w:color="auto"/>
          </w:divBdr>
        </w:div>
        <w:div w:id="699280313">
          <w:marLeft w:val="480"/>
          <w:marRight w:val="0"/>
          <w:marTop w:val="0"/>
          <w:marBottom w:val="0"/>
          <w:divBdr>
            <w:top w:val="none" w:sz="0" w:space="0" w:color="auto"/>
            <w:left w:val="none" w:sz="0" w:space="0" w:color="auto"/>
            <w:bottom w:val="none" w:sz="0" w:space="0" w:color="auto"/>
            <w:right w:val="none" w:sz="0" w:space="0" w:color="auto"/>
          </w:divBdr>
        </w:div>
        <w:div w:id="716322505">
          <w:marLeft w:val="480"/>
          <w:marRight w:val="0"/>
          <w:marTop w:val="0"/>
          <w:marBottom w:val="0"/>
          <w:divBdr>
            <w:top w:val="none" w:sz="0" w:space="0" w:color="auto"/>
            <w:left w:val="none" w:sz="0" w:space="0" w:color="auto"/>
            <w:bottom w:val="none" w:sz="0" w:space="0" w:color="auto"/>
            <w:right w:val="none" w:sz="0" w:space="0" w:color="auto"/>
          </w:divBdr>
        </w:div>
        <w:div w:id="728695401">
          <w:marLeft w:val="480"/>
          <w:marRight w:val="0"/>
          <w:marTop w:val="0"/>
          <w:marBottom w:val="0"/>
          <w:divBdr>
            <w:top w:val="none" w:sz="0" w:space="0" w:color="auto"/>
            <w:left w:val="none" w:sz="0" w:space="0" w:color="auto"/>
            <w:bottom w:val="none" w:sz="0" w:space="0" w:color="auto"/>
            <w:right w:val="none" w:sz="0" w:space="0" w:color="auto"/>
          </w:divBdr>
        </w:div>
        <w:div w:id="859584543">
          <w:marLeft w:val="480"/>
          <w:marRight w:val="0"/>
          <w:marTop w:val="0"/>
          <w:marBottom w:val="0"/>
          <w:divBdr>
            <w:top w:val="none" w:sz="0" w:space="0" w:color="auto"/>
            <w:left w:val="none" w:sz="0" w:space="0" w:color="auto"/>
            <w:bottom w:val="none" w:sz="0" w:space="0" w:color="auto"/>
            <w:right w:val="none" w:sz="0" w:space="0" w:color="auto"/>
          </w:divBdr>
        </w:div>
        <w:div w:id="1486429842">
          <w:marLeft w:val="480"/>
          <w:marRight w:val="0"/>
          <w:marTop w:val="0"/>
          <w:marBottom w:val="0"/>
          <w:divBdr>
            <w:top w:val="none" w:sz="0" w:space="0" w:color="auto"/>
            <w:left w:val="none" w:sz="0" w:space="0" w:color="auto"/>
            <w:bottom w:val="none" w:sz="0" w:space="0" w:color="auto"/>
            <w:right w:val="none" w:sz="0" w:space="0" w:color="auto"/>
          </w:divBdr>
        </w:div>
        <w:div w:id="1730885683">
          <w:marLeft w:val="480"/>
          <w:marRight w:val="0"/>
          <w:marTop w:val="0"/>
          <w:marBottom w:val="0"/>
          <w:divBdr>
            <w:top w:val="none" w:sz="0" w:space="0" w:color="auto"/>
            <w:left w:val="none" w:sz="0" w:space="0" w:color="auto"/>
            <w:bottom w:val="none" w:sz="0" w:space="0" w:color="auto"/>
            <w:right w:val="none" w:sz="0" w:space="0" w:color="auto"/>
          </w:divBdr>
        </w:div>
        <w:div w:id="1777866013">
          <w:marLeft w:val="480"/>
          <w:marRight w:val="0"/>
          <w:marTop w:val="0"/>
          <w:marBottom w:val="0"/>
          <w:divBdr>
            <w:top w:val="none" w:sz="0" w:space="0" w:color="auto"/>
            <w:left w:val="none" w:sz="0" w:space="0" w:color="auto"/>
            <w:bottom w:val="none" w:sz="0" w:space="0" w:color="auto"/>
            <w:right w:val="none" w:sz="0" w:space="0" w:color="auto"/>
          </w:divBdr>
        </w:div>
        <w:div w:id="1781727522">
          <w:marLeft w:val="480"/>
          <w:marRight w:val="0"/>
          <w:marTop w:val="0"/>
          <w:marBottom w:val="0"/>
          <w:divBdr>
            <w:top w:val="none" w:sz="0" w:space="0" w:color="auto"/>
            <w:left w:val="none" w:sz="0" w:space="0" w:color="auto"/>
            <w:bottom w:val="none" w:sz="0" w:space="0" w:color="auto"/>
            <w:right w:val="none" w:sz="0" w:space="0" w:color="auto"/>
          </w:divBdr>
        </w:div>
        <w:div w:id="1930191063">
          <w:marLeft w:val="480"/>
          <w:marRight w:val="0"/>
          <w:marTop w:val="0"/>
          <w:marBottom w:val="0"/>
          <w:divBdr>
            <w:top w:val="none" w:sz="0" w:space="0" w:color="auto"/>
            <w:left w:val="none" w:sz="0" w:space="0" w:color="auto"/>
            <w:bottom w:val="none" w:sz="0" w:space="0" w:color="auto"/>
            <w:right w:val="none" w:sz="0" w:space="0" w:color="auto"/>
          </w:divBdr>
        </w:div>
        <w:div w:id="1942949894">
          <w:marLeft w:val="480"/>
          <w:marRight w:val="0"/>
          <w:marTop w:val="0"/>
          <w:marBottom w:val="0"/>
          <w:divBdr>
            <w:top w:val="none" w:sz="0" w:space="0" w:color="auto"/>
            <w:left w:val="none" w:sz="0" w:space="0" w:color="auto"/>
            <w:bottom w:val="none" w:sz="0" w:space="0" w:color="auto"/>
            <w:right w:val="none" w:sz="0" w:space="0" w:color="auto"/>
          </w:divBdr>
        </w:div>
        <w:div w:id="1943605478">
          <w:marLeft w:val="480"/>
          <w:marRight w:val="0"/>
          <w:marTop w:val="0"/>
          <w:marBottom w:val="0"/>
          <w:divBdr>
            <w:top w:val="none" w:sz="0" w:space="0" w:color="auto"/>
            <w:left w:val="none" w:sz="0" w:space="0" w:color="auto"/>
            <w:bottom w:val="none" w:sz="0" w:space="0" w:color="auto"/>
            <w:right w:val="none" w:sz="0" w:space="0" w:color="auto"/>
          </w:divBdr>
        </w:div>
        <w:div w:id="1993676384">
          <w:marLeft w:val="480"/>
          <w:marRight w:val="0"/>
          <w:marTop w:val="0"/>
          <w:marBottom w:val="0"/>
          <w:divBdr>
            <w:top w:val="none" w:sz="0" w:space="0" w:color="auto"/>
            <w:left w:val="none" w:sz="0" w:space="0" w:color="auto"/>
            <w:bottom w:val="none" w:sz="0" w:space="0" w:color="auto"/>
            <w:right w:val="none" w:sz="0" w:space="0" w:color="auto"/>
          </w:divBdr>
        </w:div>
        <w:div w:id="2016833411">
          <w:marLeft w:val="480"/>
          <w:marRight w:val="0"/>
          <w:marTop w:val="0"/>
          <w:marBottom w:val="0"/>
          <w:divBdr>
            <w:top w:val="none" w:sz="0" w:space="0" w:color="auto"/>
            <w:left w:val="none" w:sz="0" w:space="0" w:color="auto"/>
            <w:bottom w:val="none" w:sz="0" w:space="0" w:color="auto"/>
            <w:right w:val="none" w:sz="0" w:space="0" w:color="auto"/>
          </w:divBdr>
        </w:div>
        <w:div w:id="2027055261">
          <w:marLeft w:val="480"/>
          <w:marRight w:val="0"/>
          <w:marTop w:val="0"/>
          <w:marBottom w:val="0"/>
          <w:divBdr>
            <w:top w:val="none" w:sz="0" w:space="0" w:color="auto"/>
            <w:left w:val="none" w:sz="0" w:space="0" w:color="auto"/>
            <w:bottom w:val="none" w:sz="0" w:space="0" w:color="auto"/>
            <w:right w:val="none" w:sz="0" w:space="0" w:color="auto"/>
          </w:divBdr>
        </w:div>
        <w:div w:id="2078506620">
          <w:marLeft w:val="480"/>
          <w:marRight w:val="0"/>
          <w:marTop w:val="0"/>
          <w:marBottom w:val="0"/>
          <w:divBdr>
            <w:top w:val="none" w:sz="0" w:space="0" w:color="auto"/>
            <w:left w:val="none" w:sz="0" w:space="0" w:color="auto"/>
            <w:bottom w:val="none" w:sz="0" w:space="0" w:color="auto"/>
            <w:right w:val="none" w:sz="0" w:space="0" w:color="auto"/>
          </w:divBdr>
        </w:div>
      </w:divsChild>
    </w:div>
    <w:div w:id="50354158">
      <w:marLeft w:val="480"/>
      <w:marRight w:val="0"/>
      <w:marTop w:val="0"/>
      <w:marBottom w:val="0"/>
      <w:divBdr>
        <w:top w:val="none" w:sz="0" w:space="0" w:color="auto"/>
        <w:left w:val="none" w:sz="0" w:space="0" w:color="auto"/>
        <w:bottom w:val="none" w:sz="0" w:space="0" w:color="auto"/>
        <w:right w:val="none" w:sz="0" w:space="0" w:color="auto"/>
      </w:divBdr>
    </w:div>
    <w:div w:id="52197062">
      <w:marLeft w:val="480"/>
      <w:marRight w:val="0"/>
      <w:marTop w:val="0"/>
      <w:marBottom w:val="0"/>
      <w:divBdr>
        <w:top w:val="none" w:sz="0" w:space="0" w:color="auto"/>
        <w:left w:val="none" w:sz="0" w:space="0" w:color="auto"/>
        <w:bottom w:val="none" w:sz="0" w:space="0" w:color="auto"/>
        <w:right w:val="none" w:sz="0" w:space="0" w:color="auto"/>
      </w:divBdr>
    </w:div>
    <w:div w:id="52429952">
      <w:marLeft w:val="480"/>
      <w:marRight w:val="0"/>
      <w:marTop w:val="0"/>
      <w:marBottom w:val="0"/>
      <w:divBdr>
        <w:top w:val="none" w:sz="0" w:space="0" w:color="auto"/>
        <w:left w:val="none" w:sz="0" w:space="0" w:color="auto"/>
        <w:bottom w:val="none" w:sz="0" w:space="0" w:color="auto"/>
        <w:right w:val="none" w:sz="0" w:space="0" w:color="auto"/>
      </w:divBdr>
    </w:div>
    <w:div w:id="52512707">
      <w:marLeft w:val="480"/>
      <w:marRight w:val="0"/>
      <w:marTop w:val="0"/>
      <w:marBottom w:val="0"/>
      <w:divBdr>
        <w:top w:val="none" w:sz="0" w:space="0" w:color="auto"/>
        <w:left w:val="none" w:sz="0" w:space="0" w:color="auto"/>
        <w:bottom w:val="none" w:sz="0" w:space="0" w:color="auto"/>
        <w:right w:val="none" w:sz="0" w:space="0" w:color="auto"/>
      </w:divBdr>
    </w:div>
    <w:div w:id="52581369">
      <w:marLeft w:val="480"/>
      <w:marRight w:val="0"/>
      <w:marTop w:val="0"/>
      <w:marBottom w:val="0"/>
      <w:divBdr>
        <w:top w:val="none" w:sz="0" w:space="0" w:color="auto"/>
        <w:left w:val="none" w:sz="0" w:space="0" w:color="auto"/>
        <w:bottom w:val="none" w:sz="0" w:space="0" w:color="auto"/>
        <w:right w:val="none" w:sz="0" w:space="0" w:color="auto"/>
      </w:divBdr>
    </w:div>
    <w:div w:id="52698964">
      <w:marLeft w:val="480"/>
      <w:marRight w:val="0"/>
      <w:marTop w:val="0"/>
      <w:marBottom w:val="0"/>
      <w:divBdr>
        <w:top w:val="none" w:sz="0" w:space="0" w:color="auto"/>
        <w:left w:val="none" w:sz="0" w:space="0" w:color="auto"/>
        <w:bottom w:val="none" w:sz="0" w:space="0" w:color="auto"/>
        <w:right w:val="none" w:sz="0" w:space="0" w:color="auto"/>
      </w:divBdr>
    </w:div>
    <w:div w:id="52967794">
      <w:marLeft w:val="480"/>
      <w:marRight w:val="0"/>
      <w:marTop w:val="0"/>
      <w:marBottom w:val="0"/>
      <w:divBdr>
        <w:top w:val="none" w:sz="0" w:space="0" w:color="auto"/>
        <w:left w:val="none" w:sz="0" w:space="0" w:color="auto"/>
        <w:bottom w:val="none" w:sz="0" w:space="0" w:color="auto"/>
        <w:right w:val="none" w:sz="0" w:space="0" w:color="auto"/>
      </w:divBdr>
    </w:div>
    <w:div w:id="53938797">
      <w:marLeft w:val="480"/>
      <w:marRight w:val="0"/>
      <w:marTop w:val="0"/>
      <w:marBottom w:val="0"/>
      <w:divBdr>
        <w:top w:val="none" w:sz="0" w:space="0" w:color="auto"/>
        <w:left w:val="none" w:sz="0" w:space="0" w:color="auto"/>
        <w:bottom w:val="none" w:sz="0" w:space="0" w:color="auto"/>
        <w:right w:val="none" w:sz="0" w:space="0" w:color="auto"/>
      </w:divBdr>
    </w:div>
    <w:div w:id="54205363">
      <w:marLeft w:val="480"/>
      <w:marRight w:val="0"/>
      <w:marTop w:val="0"/>
      <w:marBottom w:val="0"/>
      <w:divBdr>
        <w:top w:val="none" w:sz="0" w:space="0" w:color="auto"/>
        <w:left w:val="none" w:sz="0" w:space="0" w:color="auto"/>
        <w:bottom w:val="none" w:sz="0" w:space="0" w:color="auto"/>
        <w:right w:val="none" w:sz="0" w:space="0" w:color="auto"/>
      </w:divBdr>
    </w:div>
    <w:div w:id="54282431">
      <w:marLeft w:val="480"/>
      <w:marRight w:val="0"/>
      <w:marTop w:val="0"/>
      <w:marBottom w:val="0"/>
      <w:divBdr>
        <w:top w:val="none" w:sz="0" w:space="0" w:color="auto"/>
        <w:left w:val="none" w:sz="0" w:space="0" w:color="auto"/>
        <w:bottom w:val="none" w:sz="0" w:space="0" w:color="auto"/>
        <w:right w:val="none" w:sz="0" w:space="0" w:color="auto"/>
      </w:divBdr>
    </w:div>
    <w:div w:id="54550523">
      <w:marLeft w:val="480"/>
      <w:marRight w:val="0"/>
      <w:marTop w:val="0"/>
      <w:marBottom w:val="0"/>
      <w:divBdr>
        <w:top w:val="none" w:sz="0" w:space="0" w:color="auto"/>
        <w:left w:val="none" w:sz="0" w:space="0" w:color="auto"/>
        <w:bottom w:val="none" w:sz="0" w:space="0" w:color="auto"/>
        <w:right w:val="none" w:sz="0" w:space="0" w:color="auto"/>
      </w:divBdr>
    </w:div>
    <w:div w:id="54552564">
      <w:marLeft w:val="480"/>
      <w:marRight w:val="0"/>
      <w:marTop w:val="0"/>
      <w:marBottom w:val="0"/>
      <w:divBdr>
        <w:top w:val="none" w:sz="0" w:space="0" w:color="auto"/>
        <w:left w:val="none" w:sz="0" w:space="0" w:color="auto"/>
        <w:bottom w:val="none" w:sz="0" w:space="0" w:color="auto"/>
        <w:right w:val="none" w:sz="0" w:space="0" w:color="auto"/>
      </w:divBdr>
    </w:div>
    <w:div w:id="54594301">
      <w:marLeft w:val="480"/>
      <w:marRight w:val="0"/>
      <w:marTop w:val="0"/>
      <w:marBottom w:val="0"/>
      <w:divBdr>
        <w:top w:val="none" w:sz="0" w:space="0" w:color="auto"/>
        <w:left w:val="none" w:sz="0" w:space="0" w:color="auto"/>
        <w:bottom w:val="none" w:sz="0" w:space="0" w:color="auto"/>
        <w:right w:val="none" w:sz="0" w:space="0" w:color="auto"/>
      </w:divBdr>
    </w:div>
    <w:div w:id="54622025">
      <w:marLeft w:val="480"/>
      <w:marRight w:val="0"/>
      <w:marTop w:val="0"/>
      <w:marBottom w:val="0"/>
      <w:divBdr>
        <w:top w:val="none" w:sz="0" w:space="0" w:color="auto"/>
        <w:left w:val="none" w:sz="0" w:space="0" w:color="auto"/>
        <w:bottom w:val="none" w:sz="0" w:space="0" w:color="auto"/>
        <w:right w:val="none" w:sz="0" w:space="0" w:color="auto"/>
      </w:divBdr>
    </w:div>
    <w:div w:id="54940891">
      <w:marLeft w:val="480"/>
      <w:marRight w:val="0"/>
      <w:marTop w:val="0"/>
      <w:marBottom w:val="0"/>
      <w:divBdr>
        <w:top w:val="none" w:sz="0" w:space="0" w:color="auto"/>
        <w:left w:val="none" w:sz="0" w:space="0" w:color="auto"/>
        <w:bottom w:val="none" w:sz="0" w:space="0" w:color="auto"/>
        <w:right w:val="none" w:sz="0" w:space="0" w:color="auto"/>
      </w:divBdr>
    </w:div>
    <w:div w:id="55319161">
      <w:marLeft w:val="480"/>
      <w:marRight w:val="0"/>
      <w:marTop w:val="0"/>
      <w:marBottom w:val="0"/>
      <w:divBdr>
        <w:top w:val="none" w:sz="0" w:space="0" w:color="auto"/>
        <w:left w:val="none" w:sz="0" w:space="0" w:color="auto"/>
        <w:bottom w:val="none" w:sz="0" w:space="0" w:color="auto"/>
        <w:right w:val="none" w:sz="0" w:space="0" w:color="auto"/>
      </w:divBdr>
    </w:div>
    <w:div w:id="55518850">
      <w:marLeft w:val="480"/>
      <w:marRight w:val="0"/>
      <w:marTop w:val="0"/>
      <w:marBottom w:val="0"/>
      <w:divBdr>
        <w:top w:val="none" w:sz="0" w:space="0" w:color="auto"/>
        <w:left w:val="none" w:sz="0" w:space="0" w:color="auto"/>
        <w:bottom w:val="none" w:sz="0" w:space="0" w:color="auto"/>
        <w:right w:val="none" w:sz="0" w:space="0" w:color="auto"/>
      </w:divBdr>
    </w:div>
    <w:div w:id="55662501">
      <w:marLeft w:val="480"/>
      <w:marRight w:val="0"/>
      <w:marTop w:val="0"/>
      <w:marBottom w:val="0"/>
      <w:divBdr>
        <w:top w:val="none" w:sz="0" w:space="0" w:color="auto"/>
        <w:left w:val="none" w:sz="0" w:space="0" w:color="auto"/>
        <w:bottom w:val="none" w:sz="0" w:space="0" w:color="auto"/>
        <w:right w:val="none" w:sz="0" w:space="0" w:color="auto"/>
      </w:divBdr>
    </w:div>
    <w:div w:id="55669536">
      <w:marLeft w:val="480"/>
      <w:marRight w:val="0"/>
      <w:marTop w:val="0"/>
      <w:marBottom w:val="0"/>
      <w:divBdr>
        <w:top w:val="none" w:sz="0" w:space="0" w:color="auto"/>
        <w:left w:val="none" w:sz="0" w:space="0" w:color="auto"/>
        <w:bottom w:val="none" w:sz="0" w:space="0" w:color="auto"/>
        <w:right w:val="none" w:sz="0" w:space="0" w:color="auto"/>
      </w:divBdr>
    </w:div>
    <w:div w:id="55863101">
      <w:marLeft w:val="480"/>
      <w:marRight w:val="0"/>
      <w:marTop w:val="0"/>
      <w:marBottom w:val="0"/>
      <w:divBdr>
        <w:top w:val="none" w:sz="0" w:space="0" w:color="auto"/>
        <w:left w:val="none" w:sz="0" w:space="0" w:color="auto"/>
        <w:bottom w:val="none" w:sz="0" w:space="0" w:color="auto"/>
        <w:right w:val="none" w:sz="0" w:space="0" w:color="auto"/>
      </w:divBdr>
    </w:div>
    <w:div w:id="56436141">
      <w:marLeft w:val="480"/>
      <w:marRight w:val="0"/>
      <w:marTop w:val="0"/>
      <w:marBottom w:val="0"/>
      <w:divBdr>
        <w:top w:val="none" w:sz="0" w:space="0" w:color="auto"/>
        <w:left w:val="none" w:sz="0" w:space="0" w:color="auto"/>
        <w:bottom w:val="none" w:sz="0" w:space="0" w:color="auto"/>
        <w:right w:val="none" w:sz="0" w:space="0" w:color="auto"/>
      </w:divBdr>
    </w:div>
    <w:div w:id="56973943">
      <w:marLeft w:val="480"/>
      <w:marRight w:val="0"/>
      <w:marTop w:val="0"/>
      <w:marBottom w:val="0"/>
      <w:divBdr>
        <w:top w:val="none" w:sz="0" w:space="0" w:color="auto"/>
        <w:left w:val="none" w:sz="0" w:space="0" w:color="auto"/>
        <w:bottom w:val="none" w:sz="0" w:space="0" w:color="auto"/>
        <w:right w:val="none" w:sz="0" w:space="0" w:color="auto"/>
      </w:divBdr>
    </w:div>
    <w:div w:id="57174155">
      <w:marLeft w:val="480"/>
      <w:marRight w:val="0"/>
      <w:marTop w:val="0"/>
      <w:marBottom w:val="0"/>
      <w:divBdr>
        <w:top w:val="none" w:sz="0" w:space="0" w:color="auto"/>
        <w:left w:val="none" w:sz="0" w:space="0" w:color="auto"/>
        <w:bottom w:val="none" w:sz="0" w:space="0" w:color="auto"/>
        <w:right w:val="none" w:sz="0" w:space="0" w:color="auto"/>
      </w:divBdr>
    </w:div>
    <w:div w:id="57483691">
      <w:marLeft w:val="480"/>
      <w:marRight w:val="0"/>
      <w:marTop w:val="0"/>
      <w:marBottom w:val="0"/>
      <w:divBdr>
        <w:top w:val="none" w:sz="0" w:space="0" w:color="auto"/>
        <w:left w:val="none" w:sz="0" w:space="0" w:color="auto"/>
        <w:bottom w:val="none" w:sz="0" w:space="0" w:color="auto"/>
        <w:right w:val="none" w:sz="0" w:space="0" w:color="auto"/>
      </w:divBdr>
    </w:div>
    <w:div w:id="57676627">
      <w:marLeft w:val="480"/>
      <w:marRight w:val="0"/>
      <w:marTop w:val="0"/>
      <w:marBottom w:val="0"/>
      <w:divBdr>
        <w:top w:val="none" w:sz="0" w:space="0" w:color="auto"/>
        <w:left w:val="none" w:sz="0" w:space="0" w:color="auto"/>
        <w:bottom w:val="none" w:sz="0" w:space="0" w:color="auto"/>
        <w:right w:val="none" w:sz="0" w:space="0" w:color="auto"/>
      </w:divBdr>
    </w:div>
    <w:div w:id="57944520">
      <w:marLeft w:val="480"/>
      <w:marRight w:val="0"/>
      <w:marTop w:val="0"/>
      <w:marBottom w:val="0"/>
      <w:divBdr>
        <w:top w:val="none" w:sz="0" w:space="0" w:color="auto"/>
        <w:left w:val="none" w:sz="0" w:space="0" w:color="auto"/>
        <w:bottom w:val="none" w:sz="0" w:space="0" w:color="auto"/>
        <w:right w:val="none" w:sz="0" w:space="0" w:color="auto"/>
      </w:divBdr>
    </w:div>
    <w:div w:id="58334248">
      <w:marLeft w:val="480"/>
      <w:marRight w:val="0"/>
      <w:marTop w:val="0"/>
      <w:marBottom w:val="0"/>
      <w:divBdr>
        <w:top w:val="none" w:sz="0" w:space="0" w:color="auto"/>
        <w:left w:val="none" w:sz="0" w:space="0" w:color="auto"/>
        <w:bottom w:val="none" w:sz="0" w:space="0" w:color="auto"/>
        <w:right w:val="none" w:sz="0" w:space="0" w:color="auto"/>
      </w:divBdr>
    </w:div>
    <w:div w:id="58676221">
      <w:marLeft w:val="480"/>
      <w:marRight w:val="0"/>
      <w:marTop w:val="0"/>
      <w:marBottom w:val="0"/>
      <w:divBdr>
        <w:top w:val="none" w:sz="0" w:space="0" w:color="auto"/>
        <w:left w:val="none" w:sz="0" w:space="0" w:color="auto"/>
        <w:bottom w:val="none" w:sz="0" w:space="0" w:color="auto"/>
        <w:right w:val="none" w:sz="0" w:space="0" w:color="auto"/>
      </w:divBdr>
    </w:div>
    <w:div w:id="58790735">
      <w:marLeft w:val="480"/>
      <w:marRight w:val="0"/>
      <w:marTop w:val="0"/>
      <w:marBottom w:val="0"/>
      <w:divBdr>
        <w:top w:val="none" w:sz="0" w:space="0" w:color="auto"/>
        <w:left w:val="none" w:sz="0" w:space="0" w:color="auto"/>
        <w:bottom w:val="none" w:sz="0" w:space="0" w:color="auto"/>
        <w:right w:val="none" w:sz="0" w:space="0" w:color="auto"/>
      </w:divBdr>
    </w:div>
    <w:div w:id="58872545">
      <w:marLeft w:val="480"/>
      <w:marRight w:val="0"/>
      <w:marTop w:val="0"/>
      <w:marBottom w:val="0"/>
      <w:divBdr>
        <w:top w:val="none" w:sz="0" w:space="0" w:color="auto"/>
        <w:left w:val="none" w:sz="0" w:space="0" w:color="auto"/>
        <w:bottom w:val="none" w:sz="0" w:space="0" w:color="auto"/>
        <w:right w:val="none" w:sz="0" w:space="0" w:color="auto"/>
      </w:divBdr>
    </w:div>
    <w:div w:id="59790473">
      <w:marLeft w:val="480"/>
      <w:marRight w:val="0"/>
      <w:marTop w:val="0"/>
      <w:marBottom w:val="0"/>
      <w:divBdr>
        <w:top w:val="none" w:sz="0" w:space="0" w:color="auto"/>
        <w:left w:val="none" w:sz="0" w:space="0" w:color="auto"/>
        <w:bottom w:val="none" w:sz="0" w:space="0" w:color="auto"/>
        <w:right w:val="none" w:sz="0" w:space="0" w:color="auto"/>
      </w:divBdr>
    </w:div>
    <w:div w:id="61488854">
      <w:marLeft w:val="480"/>
      <w:marRight w:val="0"/>
      <w:marTop w:val="0"/>
      <w:marBottom w:val="0"/>
      <w:divBdr>
        <w:top w:val="none" w:sz="0" w:space="0" w:color="auto"/>
        <w:left w:val="none" w:sz="0" w:space="0" w:color="auto"/>
        <w:bottom w:val="none" w:sz="0" w:space="0" w:color="auto"/>
        <w:right w:val="none" w:sz="0" w:space="0" w:color="auto"/>
      </w:divBdr>
    </w:div>
    <w:div w:id="61604638">
      <w:marLeft w:val="480"/>
      <w:marRight w:val="0"/>
      <w:marTop w:val="0"/>
      <w:marBottom w:val="0"/>
      <w:divBdr>
        <w:top w:val="none" w:sz="0" w:space="0" w:color="auto"/>
        <w:left w:val="none" w:sz="0" w:space="0" w:color="auto"/>
        <w:bottom w:val="none" w:sz="0" w:space="0" w:color="auto"/>
        <w:right w:val="none" w:sz="0" w:space="0" w:color="auto"/>
      </w:divBdr>
    </w:div>
    <w:div w:id="61684856">
      <w:marLeft w:val="480"/>
      <w:marRight w:val="0"/>
      <w:marTop w:val="0"/>
      <w:marBottom w:val="0"/>
      <w:divBdr>
        <w:top w:val="none" w:sz="0" w:space="0" w:color="auto"/>
        <w:left w:val="none" w:sz="0" w:space="0" w:color="auto"/>
        <w:bottom w:val="none" w:sz="0" w:space="0" w:color="auto"/>
        <w:right w:val="none" w:sz="0" w:space="0" w:color="auto"/>
      </w:divBdr>
    </w:div>
    <w:div w:id="61871974">
      <w:marLeft w:val="480"/>
      <w:marRight w:val="0"/>
      <w:marTop w:val="0"/>
      <w:marBottom w:val="0"/>
      <w:divBdr>
        <w:top w:val="none" w:sz="0" w:space="0" w:color="auto"/>
        <w:left w:val="none" w:sz="0" w:space="0" w:color="auto"/>
        <w:bottom w:val="none" w:sz="0" w:space="0" w:color="auto"/>
        <w:right w:val="none" w:sz="0" w:space="0" w:color="auto"/>
      </w:divBdr>
    </w:div>
    <w:div w:id="61880505">
      <w:marLeft w:val="480"/>
      <w:marRight w:val="0"/>
      <w:marTop w:val="0"/>
      <w:marBottom w:val="0"/>
      <w:divBdr>
        <w:top w:val="none" w:sz="0" w:space="0" w:color="auto"/>
        <w:left w:val="none" w:sz="0" w:space="0" w:color="auto"/>
        <w:bottom w:val="none" w:sz="0" w:space="0" w:color="auto"/>
        <w:right w:val="none" w:sz="0" w:space="0" w:color="auto"/>
      </w:divBdr>
    </w:div>
    <w:div w:id="61953136">
      <w:marLeft w:val="480"/>
      <w:marRight w:val="0"/>
      <w:marTop w:val="0"/>
      <w:marBottom w:val="0"/>
      <w:divBdr>
        <w:top w:val="none" w:sz="0" w:space="0" w:color="auto"/>
        <w:left w:val="none" w:sz="0" w:space="0" w:color="auto"/>
        <w:bottom w:val="none" w:sz="0" w:space="0" w:color="auto"/>
        <w:right w:val="none" w:sz="0" w:space="0" w:color="auto"/>
      </w:divBdr>
    </w:div>
    <w:div w:id="62024527">
      <w:marLeft w:val="480"/>
      <w:marRight w:val="0"/>
      <w:marTop w:val="0"/>
      <w:marBottom w:val="0"/>
      <w:divBdr>
        <w:top w:val="none" w:sz="0" w:space="0" w:color="auto"/>
        <w:left w:val="none" w:sz="0" w:space="0" w:color="auto"/>
        <w:bottom w:val="none" w:sz="0" w:space="0" w:color="auto"/>
        <w:right w:val="none" w:sz="0" w:space="0" w:color="auto"/>
      </w:divBdr>
    </w:div>
    <w:div w:id="62147240">
      <w:marLeft w:val="480"/>
      <w:marRight w:val="0"/>
      <w:marTop w:val="0"/>
      <w:marBottom w:val="0"/>
      <w:divBdr>
        <w:top w:val="none" w:sz="0" w:space="0" w:color="auto"/>
        <w:left w:val="none" w:sz="0" w:space="0" w:color="auto"/>
        <w:bottom w:val="none" w:sz="0" w:space="0" w:color="auto"/>
        <w:right w:val="none" w:sz="0" w:space="0" w:color="auto"/>
      </w:divBdr>
    </w:div>
    <w:div w:id="62222128">
      <w:marLeft w:val="480"/>
      <w:marRight w:val="0"/>
      <w:marTop w:val="0"/>
      <w:marBottom w:val="0"/>
      <w:divBdr>
        <w:top w:val="none" w:sz="0" w:space="0" w:color="auto"/>
        <w:left w:val="none" w:sz="0" w:space="0" w:color="auto"/>
        <w:bottom w:val="none" w:sz="0" w:space="0" w:color="auto"/>
        <w:right w:val="none" w:sz="0" w:space="0" w:color="auto"/>
      </w:divBdr>
    </w:div>
    <w:div w:id="62720424">
      <w:marLeft w:val="480"/>
      <w:marRight w:val="0"/>
      <w:marTop w:val="0"/>
      <w:marBottom w:val="0"/>
      <w:divBdr>
        <w:top w:val="none" w:sz="0" w:space="0" w:color="auto"/>
        <w:left w:val="none" w:sz="0" w:space="0" w:color="auto"/>
        <w:bottom w:val="none" w:sz="0" w:space="0" w:color="auto"/>
        <w:right w:val="none" w:sz="0" w:space="0" w:color="auto"/>
      </w:divBdr>
    </w:div>
    <w:div w:id="62873365">
      <w:marLeft w:val="480"/>
      <w:marRight w:val="0"/>
      <w:marTop w:val="0"/>
      <w:marBottom w:val="0"/>
      <w:divBdr>
        <w:top w:val="none" w:sz="0" w:space="0" w:color="auto"/>
        <w:left w:val="none" w:sz="0" w:space="0" w:color="auto"/>
        <w:bottom w:val="none" w:sz="0" w:space="0" w:color="auto"/>
        <w:right w:val="none" w:sz="0" w:space="0" w:color="auto"/>
      </w:divBdr>
    </w:div>
    <w:div w:id="63532294">
      <w:marLeft w:val="480"/>
      <w:marRight w:val="0"/>
      <w:marTop w:val="0"/>
      <w:marBottom w:val="0"/>
      <w:divBdr>
        <w:top w:val="none" w:sz="0" w:space="0" w:color="auto"/>
        <w:left w:val="none" w:sz="0" w:space="0" w:color="auto"/>
        <w:bottom w:val="none" w:sz="0" w:space="0" w:color="auto"/>
        <w:right w:val="none" w:sz="0" w:space="0" w:color="auto"/>
      </w:divBdr>
    </w:div>
    <w:div w:id="63570730">
      <w:marLeft w:val="480"/>
      <w:marRight w:val="0"/>
      <w:marTop w:val="0"/>
      <w:marBottom w:val="0"/>
      <w:divBdr>
        <w:top w:val="none" w:sz="0" w:space="0" w:color="auto"/>
        <w:left w:val="none" w:sz="0" w:space="0" w:color="auto"/>
        <w:bottom w:val="none" w:sz="0" w:space="0" w:color="auto"/>
        <w:right w:val="none" w:sz="0" w:space="0" w:color="auto"/>
      </w:divBdr>
    </w:div>
    <w:div w:id="63770624">
      <w:marLeft w:val="480"/>
      <w:marRight w:val="0"/>
      <w:marTop w:val="0"/>
      <w:marBottom w:val="0"/>
      <w:divBdr>
        <w:top w:val="none" w:sz="0" w:space="0" w:color="auto"/>
        <w:left w:val="none" w:sz="0" w:space="0" w:color="auto"/>
        <w:bottom w:val="none" w:sz="0" w:space="0" w:color="auto"/>
        <w:right w:val="none" w:sz="0" w:space="0" w:color="auto"/>
      </w:divBdr>
    </w:div>
    <w:div w:id="63838840">
      <w:marLeft w:val="480"/>
      <w:marRight w:val="0"/>
      <w:marTop w:val="0"/>
      <w:marBottom w:val="0"/>
      <w:divBdr>
        <w:top w:val="none" w:sz="0" w:space="0" w:color="auto"/>
        <w:left w:val="none" w:sz="0" w:space="0" w:color="auto"/>
        <w:bottom w:val="none" w:sz="0" w:space="0" w:color="auto"/>
        <w:right w:val="none" w:sz="0" w:space="0" w:color="auto"/>
      </w:divBdr>
    </w:div>
    <w:div w:id="64035545">
      <w:marLeft w:val="480"/>
      <w:marRight w:val="0"/>
      <w:marTop w:val="0"/>
      <w:marBottom w:val="0"/>
      <w:divBdr>
        <w:top w:val="none" w:sz="0" w:space="0" w:color="auto"/>
        <w:left w:val="none" w:sz="0" w:space="0" w:color="auto"/>
        <w:bottom w:val="none" w:sz="0" w:space="0" w:color="auto"/>
        <w:right w:val="none" w:sz="0" w:space="0" w:color="auto"/>
      </w:divBdr>
    </w:div>
    <w:div w:id="64225866">
      <w:marLeft w:val="480"/>
      <w:marRight w:val="0"/>
      <w:marTop w:val="0"/>
      <w:marBottom w:val="0"/>
      <w:divBdr>
        <w:top w:val="none" w:sz="0" w:space="0" w:color="auto"/>
        <w:left w:val="none" w:sz="0" w:space="0" w:color="auto"/>
        <w:bottom w:val="none" w:sz="0" w:space="0" w:color="auto"/>
        <w:right w:val="none" w:sz="0" w:space="0" w:color="auto"/>
      </w:divBdr>
    </w:div>
    <w:div w:id="64304406">
      <w:marLeft w:val="480"/>
      <w:marRight w:val="0"/>
      <w:marTop w:val="0"/>
      <w:marBottom w:val="0"/>
      <w:divBdr>
        <w:top w:val="none" w:sz="0" w:space="0" w:color="auto"/>
        <w:left w:val="none" w:sz="0" w:space="0" w:color="auto"/>
        <w:bottom w:val="none" w:sz="0" w:space="0" w:color="auto"/>
        <w:right w:val="none" w:sz="0" w:space="0" w:color="auto"/>
      </w:divBdr>
    </w:div>
    <w:div w:id="64963155">
      <w:marLeft w:val="480"/>
      <w:marRight w:val="0"/>
      <w:marTop w:val="0"/>
      <w:marBottom w:val="0"/>
      <w:divBdr>
        <w:top w:val="none" w:sz="0" w:space="0" w:color="auto"/>
        <w:left w:val="none" w:sz="0" w:space="0" w:color="auto"/>
        <w:bottom w:val="none" w:sz="0" w:space="0" w:color="auto"/>
        <w:right w:val="none" w:sz="0" w:space="0" w:color="auto"/>
      </w:divBdr>
    </w:div>
    <w:div w:id="65306445">
      <w:marLeft w:val="480"/>
      <w:marRight w:val="0"/>
      <w:marTop w:val="0"/>
      <w:marBottom w:val="0"/>
      <w:divBdr>
        <w:top w:val="none" w:sz="0" w:space="0" w:color="auto"/>
        <w:left w:val="none" w:sz="0" w:space="0" w:color="auto"/>
        <w:bottom w:val="none" w:sz="0" w:space="0" w:color="auto"/>
        <w:right w:val="none" w:sz="0" w:space="0" w:color="auto"/>
      </w:divBdr>
    </w:div>
    <w:div w:id="65420181">
      <w:marLeft w:val="480"/>
      <w:marRight w:val="0"/>
      <w:marTop w:val="0"/>
      <w:marBottom w:val="0"/>
      <w:divBdr>
        <w:top w:val="none" w:sz="0" w:space="0" w:color="auto"/>
        <w:left w:val="none" w:sz="0" w:space="0" w:color="auto"/>
        <w:bottom w:val="none" w:sz="0" w:space="0" w:color="auto"/>
        <w:right w:val="none" w:sz="0" w:space="0" w:color="auto"/>
      </w:divBdr>
    </w:div>
    <w:div w:id="65764940">
      <w:marLeft w:val="480"/>
      <w:marRight w:val="0"/>
      <w:marTop w:val="0"/>
      <w:marBottom w:val="0"/>
      <w:divBdr>
        <w:top w:val="none" w:sz="0" w:space="0" w:color="auto"/>
        <w:left w:val="none" w:sz="0" w:space="0" w:color="auto"/>
        <w:bottom w:val="none" w:sz="0" w:space="0" w:color="auto"/>
        <w:right w:val="none" w:sz="0" w:space="0" w:color="auto"/>
      </w:divBdr>
    </w:div>
    <w:div w:id="65955353">
      <w:marLeft w:val="480"/>
      <w:marRight w:val="0"/>
      <w:marTop w:val="0"/>
      <w:marBottom w:val="0"/>
      <w:divBdr>
        <w:top w:val="none" w:sz="0" w:space="0" w:color="auto"/>
        <w:left w:val="none" w:sz="0" w:space="0" w:color="auto"/>
        <w:bottom w:val="none" w:sz="0" w:space="0" w:color="auto"/>
        <w:right w:val="none" w:sz="0" w:space="0" w:color="auto"/>
      </w:divBdr>
    </w:div>
    <w:div w:id="65998694">
      <w:marLeft w:val="480"/>
      <w:marRight w:val="0"/>
      <w:marTop w:val="0"/>
      <w:marBottom w:val="0"/>
      <w:divBdr>
        <w:top w:val="none" w:sz="0" w:space="0" w:color="auto"/>
        <w:left w:val="none" w:sz="0" w:space="0" w:color="auto"/>
        <w:bottom w:val="none" w:sz="0" w:space="0" w:color="auto"/>
        <w:right w:val="none" w:sz="0" w:space="0" w:color="auto"/>
      </w:divBdr>
    </w:div>
    <w:div w:id="66268228">
      <w:marLeft w:val="480"/>
      <w:marRight w:val="0"/>
      <w:marTop w:val="0"/>
      <w:marBottom w:val="0"/>
      <w:divBdr>
        <w:top w:val="none" w:sz="0" w:space="0" w:color="auto"/>
        <w:left w:val="none" w:sz="0" w:space="0" w:color="auto"/>
        <w:bottom w:val="none" w:sz="0" w:space="0" w:color="auto"/>
        <w:right w:val="none" w:sz="0" w:space="0" w:color="auto"/>
      </w:divBdr>
    </w:div>
    <w:div w:id="66417117">
      <w:marLeft w:val="480"/>
      <w:marRight w:val="0"/>
      <w:marTop w:val="0"/>
      <w:marBottom w:val="0"/>
      <w:divBdr>
        <w:top w:val="none" w:sz="0" w:space="0" w:color="auto"/>
        <w:left w:val="none" w:sz="0" w:space="0" w:color="auto"/>
        <w:bottom w:val="none" w:sz="0" w:space="0" w:color="auto"/>
        <w:right w:val="none" w:sz="0" w:space="0" w:color="auto"/>
      </w:divBdr>
    </w:div>
    <w:div w:id="66729150">
      <w:marLeft w:val="480"/>
      <w:marRight w:val="0"/>
      <w:marTop w:val="0"/>
      <w:marBottom w:val="0"/>
      <w:divBdr>
        <w:top w:val="none" w:sz="0" w:space="0" w:color="auto"/>
        <w:left w:val="none" w:sz="0" w:space="0" w:color="auto"/>
        <w:bottom w:val="none" w:sz="0" w:space="0" w:color="auto"/>
        <w:right w:val="none" w:sz="0" w:space="0" w:color="auto"/>
      </w:divBdr>
    </w:div>
    <w:div w:id="66853834">
      <w:marLeft w:val="480"/>
      <w:marRight w:val="0"/>
      <w:marTop w:val="0"/>
      <w:marBottom w:val="0"/>
      <w:divBdr>
        <w:top w:val="none" w:sz="0" w:space="0" w:color="auto"/>
        <w:left w:val="none" w:sz="0" w:space="0" w:color="auto"/>
        <w:bottom w:val="none" w:sz="0" w:space="0" w:color="auto"/>
        <w:right w:val="none" w:sz="0" w:space="0" w:color="auto"/>
      </w:divBdr>
    </w:div>
    <w:div w:id="66997467">
      <w:marLeft w:val="480"/>
      <w:marRight w:val="0"/>
      <w:marTop w:val="0"/>
      <w:marBottom w:val="0"/>
      <w:divBdr>
        <w:top w:val="none" w:sz="0" w:space="0" w:color="auto"/>
        <w:left w:val="none" w:sz="0" w:space="0" w:color="auto"/>
        <w:bottom w:val="none" w:sz="0" w:space="0" w:color="auto"/>
        <w:right w:val="none" w:sz="0" w:space="0" w:color="auto"/>
      </w:divBdr>
    </w:div>
    <w:div w:id="67119880">
      <w:marLeft w:val="480"/>
      <w:marRight w:val="0"/>
      <w:marTop w:val="0"/>
      <w:marBottom w:val="0"/>
      <w:divBdr>
        <w:top w:val="none" w:sz="0" w:space="0" w:color="auto"/>
        <w:left w:val="none" w:sz="0" w:space="0" w:color="auto"/>
        <w:bottom w:val="none" w:sz="0" w:space="0" w:color="auto"/>
        <w:right w:val="none" w:sz="0" w:space="0" w:color="auto"/>
      </w:divBdr>
    </w:div>
    <w:div w:id="67188501">
      <w:marLeft w:val="480"/>
      <w:marRight w:val="0"/>
      <w:marTop w:val="0"/>
      <w:marBottom w:val="0"/>
      <w:divBdr>
        <w:top w:val="none" w:sz="0" w:space="0" w:color="auto"/>
        <w:left w:val="none" w:sz="0" w:space="0" w:color="auto"/>
        <w:bottom w:val="none" w:sz="0" w:space="0" w:color="auto"/>
        <w:right w:val="none" w:sz="0" w:space="0" w:color="auto"/>
      </w:divBdr>
    </w:div>
    <w:div w:id="67961892">
      <w:marLeft w:val="480"/>
      <w:marRight w:val="0"/>
      <w:marTop w:val="0"/>
      <w:marBottom w:val="0"/>
      <w:divBdr>
        <w:top w:val="none" w:sz="0" w:space="0" w:color="auto"/>
        <w:left w:val="none" w:sz="0" w:space="0" w:color="auto"/>
        <w:bottom w:val="none" w:sz="0" w:space="0" w:color="auto"/>
        <w:right w:val="none" w:sz="0" w:space="0" w:color="auto"/>
      </w:divBdr>
    </w:div>
    <w:div w:id="68042408">
      <w:marLeft w:val="480"/>
      <w:marRight w:val="0"/>
      <w:marTop w:val="0"/>
      <w:marBottom w:val="0"/>
      <w:divBdr>
        <w:top w:val="none" w:sz="0" w:space="0" w:color="auto"/>
        <w:left w:val="none" w:sz="0" w:space="0" w:color="auto"/>
        <w:bottom w:val="none" w:sz="0" w:space="0" w:color="auto"/>
        <w:right w:val="none" w:sz="0" w:space="0" w:color="auto"/>
      </w:divBdr>
    </w:div>
    <w:div w:id="68159093">
      <w:marLeft w:val="480"/>
      <w:marRight w:val="0"/>
      <w:marTop w:val="0"/>
      <w:marBottom w:val="0"/>
      <w:divBdr>
        <w:top w:val="none" w:sz="0" w:space="0" w:color="auto"/>
        <w:left w:val="none" w:sz="0" w:space="0" w:color="auto"/>
        <w:bottom w:val="none" w:sz="0" w:space="0" w:color="auto"/>
        <w:right w:val="none" w:sz="0" w:space="0" w:color="auto"/>
      </w:divBdr>
    </w:div>
    <w:div w:id="68310260">
      <w:marLeft w:val="480"/>
      <w:marRight w:val="0"/>
      <w:marTop w:val="0"/>
      <w:marBottom w:val="0"/>
      <w:divBdr>
        <w:top w:val="none" w:sz="0" w:space="0" w:color="auto"/>
        <w:left w:val="none" w:sz="0" w:space="0" w:color="auto"/>
        <w:bottom w:val="none" w:sz="0" w:space="0" w:color="auto"/>
        <w:right w:val="none" w:sz="0" w:space="0" w:color="auto"/>
      </w:divBdr>
    </w:div>
    <w:div w:id="68577694">
      <w:marLeft w:val="480"/>
      <w:marRight w:val="0"/>
      <w:marTop w:val="0"/>
      <w:marBottom w:val="0"/>
      <w:divBdr>
        <w:top w:val="none" w:sz="0" w:space="0" w:color="auto"/>
        <w:left w:val="none" w:sz="0" w:space="0" w:color="auto"/>
        <w:bottom w:val="none" w:sz="0" w:space="0" w:color="auto"/>
        <w:right w:val="none" w:sz="0" w:space="0" w:color="auto"/>
      </w:divBdr>
    </w:div>
    <w:div w:id="69347883">
      <w:marLeft w:val="480"/>
      <w:marRight w:val="0"/>
      <w:marTop w:val="0"/>
      <w:marBottom w:val="0"/>
      <w:divBdr>
        <w:top w:val="none" w:sz="0" w:space="0" w:color="auto"/>
        <w:left w:val="none" w:sz="0" w:space="0" w:color="auto"/>
        <w:bottom w:val="none" w:sz="0" w:space="0" w:color="auto"/>
        <w:right w:val="none" w:sz="0" w:space="0" w:color="auto"/>
      </w:divBdr>
    </w:div>
    <w:div w:id="69545463">
      <w:marLeft w:val="480"/>
      <w:marRight w:val="0"/>
      <w:marTop w:val="0"/>
      <w:marBottom w:val="0"/>
      <w:divBdr>
        <w:top w:val="none" w:sz="0" w:space="0" w:color="auto"/>
        <w:left w:val="none" w:sz="0" w:space="0" w:color="auto"/>
        <w:bottom w:val="none" w:sz="0" w:space="0" w:color="auto"/>
        <w:right w:val="none" w:sz="0" w:space="0" w:color="auto"/>
      </w:divBdr>
    </w:div>
    <w:div w:id="70155831">
      <w:marLeft w:val="480"/>
      <w:marRight w:val="0"/>
      <w:marTop w:val="0"/>
      <w:marBottom w:val="0"/>
      <w:divBdr>
        <w:top w:val="none" w:sz="0" w:space="0" w:color="auto"/>
        <w:left w:val="none" w:sz="0" w:space="0" w:color="auto"/>
        <w:bottom w:val="none" w:sz="0" w:space="0" w:color="auto"/>
        <w:right w:val="none" w:sz="0" w:space="0" w:color="auto"/>
      </w:divBdr>
    </w:div>
    <w:div w:id="70584289">
      <w:marLeft w:val="480"/>
      <w:marRight w:val="0"/>
      <w:marTop w:val="0"/>
      <w:marBottom w:val="0"/>
      <w:divBdr>
        <w:top w:val="none" w:sz="0" w:space="0" w:color="auto"/>
        <w:left w:val="none" w:sz="0" w:space="0" w:color="auto"/>
        <w:bottom w:val="none" w:sz="0" w:space="0" w:color="auto"/>
        <w:right w:val="none" w:sz="0" w:space="0" w:color="auto"/>
      </w:divBdr>
    </w:div>
    <w:div w:id="70662304">
      <w:marLeft w:val="480"/>
      <w:marRight w:val="0"/>
      <w:marTop w:val="0"/>
      <w:marBottom w:val="0"/>
      <w:divBdr>
        <w:top w:val="none" w:sz="0" w:space="0" w:color="auto"/>
        <w:left w:val="none" w:sz="0" w:space="0" w:color="auto"/>
        <w:bottom w:val="none" w:sz="0" w:space="0" w:color="auto"/>
        <w:right w:val="none" w:sz="0" w:space="0" w:color="auto"/>
      </w:divBdr>
    </w:div>
    <w:div w:id="71196583">
      <w:marLeft w:val="480"/>
      <w:marRight w:val="0"/>
      <w:marTop w:val="0"/>
      <w:marBottom w:val="0"/>
      <w:divBdr>
        <w:top w:val="none" w:sz="0" w:space="0" w:color="auto"/>
        <w:left w:val="none" w:sz="0" w:space="0" w:color="auto"/>
        <w:bottom w:val="none" w:sz="0" w:space="0" w:color="auto"/>
        <w:right w:val="none" w:sz="0" w:space="0" w:color="auto"/>
      </w:divBdr>
    </w:div>
    <w:div w:id="71850682">
      <w:marLeft w:val="480"/>
      <w:marRight w:val="0"/>
      <w:marTop w:val="0"/>
      <w:marBottom w:val="0"/>
      <w:divBdr>
        <w:top w:val="none" w:sz="0" w:space="0" w:color="auto"/>
        <w:left w:val="none" w:sz="0" w:space="0" w:color="auto"/>
        <w:bottom w:val="none" w:sz="0" w:space="0" w:color="auto"/>
        <w:right w:val="none" w:sz="0" w:space="0" w:color="auto"/>
      </w:divBdr>
    </w:div>
    <w:div w:id="72091287">
      <w:marLeft w:val="480"/>
      <w:marRight w:val="0"/>
      <w:marTop w:val="0"/>
      <w:marBottom w:val="0"/>
      <w:divBdr>
        <w:top w:val="none" w:sz="0" w:space="0" w:color="auto"/>
        <w:left w:val="none" w:sz="0" w:space="0" w:color="auto"/>
        <w:bottom w:val="none" w:sz="0" w:space="0" w:color="auto"/>
        <w:right w:val="none" w:sz="0" w:space="0" w:color="auto"/>
      </w:divBdr>
    </w:div>
    <w:div w:id="72121266">
      <w:marLeft w:val="480"/>
      <w:marRight w:val="0"/>
      <w:marTop w:val="0"/>
      <w:marBottom w:val="0"/>
      <w:divBdr>
        <w:top w:val="none" w:sz="0" w:space="0" w:color="auto"/>
        <w:left w:val="none" w:sz="0" w:space="0" w:color="auto"/>
        <w:bottom w:val="none" w:sz="0" w:space="0" w:color="auto"/>
        <w:right w:val="none" w:sz="0" w:space="0" w:color="auto"/>
      </w:divBdr>
    </w:div>
    <w:div w:id="72364840">
      <w:marLeft w:val="480"/>
      <w:marRight w:val="0"/>
      <w:marTop w:val="0"/>
      <w:marBottom w:val="0"/>
      <w:divBdr>
        <w:top w:val="none" w:sz="0" w:space="0" w:color="auto"/>
        <w:left w:val="none" w:sz="0" w:space="0" w:color="auto"/>
        <w:bottom w:val="none" w:sz="0" w:space="0" w:color="auto"/>
        <w:right w:val="none" w:sz="0" w:space="0" w:color="auto"/>
      </w:divBdr>
    </w:div>
    <w:div w:id="72509434">
      <w:marLeft w:val="480"/>
      <w:marRight w:val="0"/>
      <w:marTop w:val="0"/>
      <w:marBottom w:val="0"/>
      <w:divBdr>
        <w:top w:val="none" w:sz="0" w:space="0" w:color="auto"/>
        <w:left w:val="none" w:sz="0" w:space="0" w:color="auto"/>
        <w:bottom w:val="none" w:sz="0" w:space="0" w:color="auto"/>
        <w:right w:val="none" w:sz="0" w:space="0" w:color="auto"/>
      </w:divBdr>
    </w:div>
    <w:div w:id="73362137">
      <w:marLeft w:val="480"/>
      <w:marRight w:val="0"/>
      <w:marTop w:val="0"/>
      <w:marBottom w:val="0"/>
      <w:divBdr>
        <w:top w:val="none" w:sz="0" w:space="0" w:color="auto"/>
        <w:left w:val="none" w:sz="0" w:space="0" w:color="auto"/>
        <w:bottom w:val="none" w:sz="0" w:space="0" w:color="auto"/>
        <w:right w:val="none" w:sz="0" w:space="0" w:color="auto"/>
      </w:divBdr>
    </w:div>
    <w:div w:id="73672945">
      <w:marLeft w:val="480"/>
      <w:marRight w:val="0"/>
      <w:marTop w:val="0"/>
      <w:marBottom w:val="0"/>
      <w:divBdr>
        <w:top w:val="none" w:sz="0" w:space="0" w:color="auto"/>
        <w:left w:val="none" w:sz="0" w:space="0" w:color="auto"/>
        <w:bottom w:val="none" w:sz="0" w:space="0" w:color="auto"/>
        <w:right w:val="none" w:sz="0" w:space="0" w:color="auto"/>
      </w:divBdr>
    </w:div>
    <w:div w:id="74518547">
      <w:marLeft w:val="480"/>
      <w:marRight w:val="0"/>
      <w:marTop w:val="0"/>
      <w:marBottom w:val="0"/>
      <w:divBdr>
        <w:top w:val="none" w:sz="0" w:space="0" w:color="auto"/>
        <w:left w:val="none" w:sz="0" w:space="0" w:color="auto"/>
        <w:bottom w:val="none" w:sz="0" w:space="0" w:color="auto"/>
        <w:right w:val="none" w:sz="0" w:space="0" w:color="auto"/>
      </w:divBdr>
    </w:div>
    <w:div w:id="75791548">
      <w:marLeft w:val="480"/>
      <w:marRight w:val="0"/>
      <w:marTop w:val="0"/>
      <w:marBottom w:val="0"/>
      <w:divBdr>
        <w:top w:val="none" w:sz="0" w:space="0" w:color="auto"/>
        <w:left w:val="none" w:sz="0" w:space="0" w:color="auto"/>
        <w:bottom w:val="none" w:sz="0" w:space="0" w:color="auto"/>
        <w:right w:val="none" w:sz="0" w:space="0" w:color="auto"/>
      </w:divBdr>
    </w:div>
    <w:div w:id="75981839">
      <w:marLeft w:val="480"/>
      <w:marRight w:val="0"/>
      <w:marTop w:val="0"/>
      <w:marBottom w:val="0"/>
      <w:divBdr>
        <w:top w:val="none" w:sz="0" w:space="0" w:color="auto"/>
        <w:left w:val="none" w:sz="0" w:space="0" w:color="auto"/>
        <w:bottom w:val="none" w:sz="0" w:space="0" w:color="auto"/>
        <w:right w:val="none" w:sz="0" w:space="0" w:color="auto"/>
      </w:divBdr>
    </w:div>
    <w:div w:id="76291126">
      <w:marLeft w:val="480"/>
      <w:marRight w:val="0"/>
      <w:marTop w:val="0"/>
      <w:marBottom w:val="0"/>
      <w:divBdr>
        <w:top w:val="none" w:sz="0" w:space="0" w:color="auto"/>
        <w:left w:val="none" w:sz="0" w:space="0" w:color="auto"/>
        <w:bottom w:val="none" w:sz="0" w:space="0" w:color="auto"/>
        <w:right w:val="none" w:sz="0" w:space="0" w:color="auto"/>
      </w:divBdr>
    </w:div>
    <w:div w:id="76482730">
      <w:marLeft w:val="480"/>
      <w:marRight w:val="0"/>
      <w:marTop w:val="0"/>
      <w:marBottom w:val="0"/>
      <w:divBdr>
        <w:top w:val="none" w:sz="0" w:space="0" w:color="auto"/>
        <w:left w:val="none" w:sz="0" w:space="0" w:color="auto"/>
        <w:bottom w:val="none" w:sz="0" w:space="0" w:color="auto"/>
        <w:right w:val="none" w:sz="0" w:space="0" w:color="auto"/>
      </w:divBdr>
    </w:div>
    <w:div w:id="76906296">
      <w:marLeft w:val="480"/>
      <w:marRight w:val="0"/>
      <w:marTop w:val="0"/>
      <w:marBottom w:val="0"/>
      <w:divBdr>
        <w:top w:val="none" w:sz="0" w:space="0" w:color="auto"/>
        <w:left w:val="none" w:sz="0" w:space="0" w:color="auto"/>
        <w:bottom w:val="none" w:sz="0" w:space="0" w:color="auto"/>
        <w:right w:val="none" w:sz="0" w:space="0" w:color="auto"/>
      </w:divBdr>
    </w:div>
    <w:div w:id="77219202">
      <w:marLeft w:val="480"/>
      <w:marRight w:val="0"/>
      <w:marTop w:val="0"/>
      <w:marBottom w:val="0"/>
      <w:divBdr>
        <w:top w:val="none" w:sz="0" w:space="0" w:color="auto"/>
        <w:left w:val="none" w:sz="0" w:space="0" w:color="auto"/>
        <w:bottom w:val="none" w:sz="0" w:space="0" w:color="auto"/>
        <w:right w:val="none" w:sz="0" w:space="0" w:color="auto"/>
      </w:divBdr>
    </w:div>
    <w:div w:id="77288979">
      <w:marLeft w:val="480"/>
      <w:marRight w:val="0"/>
      <w:marTop w:val="0"/>
      <w:marBottom w:val="0"/>
      <w:divBdr>
        <w:top w:val="none" w:sz="0" w:space="0" w:color="auto"/>
        <w:left w:val="none" w:sz="0" w:space="0" w:color="auto"/>
        <w:bottom w:val="none" w:sz="0" w:space="0" w:color="auto"/>
        <w:right w:val="none" w:sz="0" w:space="0" w:color="auto"/>
      </w:divBdr>
    </w:div>
    <w:div w:id="77410207">
      <w:marLeft w:val="480"/>
      <w:marRight w:val="0"/>
      <w:marTop w:val="0"/>
      <w:marBottom w:val="0"/>
      <w:divBdr>
        <w:top w:val="none" w:sz="0" w:space="0" w:color="auto"/>
        <w:left w:val="none" w:sz="0" w:space="0" w:color="auto"/>
        <w:bottom w:val="none" w:sz="0" w:space="0" w:color="auto"/>
        <w:right w:val="none" w:sz="0" w:space="0" w:color="auto"/>
      </w:divBdr>
    </w:div>
    <w:div w:id="77991317">
      <w:marLeft w:val="480"/>
      <w:marRight w:val="0"/>
      <w:marTop w:val="0"/>
      <w:marBottom w:val="0"/>
      <w:divBdr>
        <w:top w:val="none" w:sz="0" w:space="0" w:color="auto"/>
        <w:left w:val="none" w:sz="0" w:space="0" w:color="auto"/>
        <w:bottom w:val="none" w:sz="0" w:space="0" w:color="auto"/>
        <w:right w:val="none" w:sz="0" w:space="0" w:color="auto"/>
      </w:divBdr>
    </w:div>
    <w:div w:id="78452059">
      <w:marLeft w:val="480"/>
      <w:marRight w:val="0"/>
      <w:marTop w:val="0"/>
      <w:marBottom w:val="0"/>
      <w:divBdr>
        <w:top w:val="none" w:sz="0" w:space="0" w:color="auto"/>
        <w:left w:val="none" w:sz="0" w:space="0" w:color="auto"/>
        <w:bottom w:val="none" w:sz="0" w:space="0" w:color="auto"/>
        <w:right w:val="none" w:sz="0" w:space="0" w:color="auto"/>
      </w:divBdr>
    </w:div>
    <w:div w:id="78605222">
      <w:marLeft w:val="480"/>
      <w:marRight w:val="0"/>
      <w:marTop w:val="0"/>
      <w:marBottom w:val="0"/>
      <w:divBdr>
        <w:top w:val="none" w:sz="0" w:space="0" w:color="auto"/>
        <w:left w:val="none" w:sz="0" w:space="0" w:color="auto"/>
        <w:bottom w:val="none" w:sz="0" w:space="0" w:color="auto"/>
        <w:right w:val="none" w:sz="0" w:space="0" w:color="auto"/>
      </w:divBdr>
    </w:div>
    <w:div w:id="79254478">
      <w:marLeft w:val="480"/>
      <w:marRight w:val="0"/>
      <w:marTop w:val="0"/>
      <w:marBottom w:val="0"/>
      <w:divBdr>
        <w:top w:val="none" w:sz="0" w:space="0" w:color="auto"/>
        <w:left w:val="none" w:sz="0" w:space="0" w:color="auto"/>
        <w:bottom w:val="none" w:sz="0" w:space="0" w:color="auto"/>
        <w:right w:val="none" w:sz="0" w:space="0" w:color="auto"/>
      </w:divBdr>
    </w:div>
    <w:div w:id="79721725">
      <w:marLeft w:val="480"/>
      <w:marRight w:val="0"/>
      <w:marTop w:val="0"/>
      <w:marBottom w:val="0"/>
      <w:divBdr>
        <w:top w:val="none" w:sz="0" w:space="0" w:color="auto"/>
        <w:left w:val="none" w:sz="0" w:space="0" w:color="auto"/>
        <w:bottom w:val="none" w:sz="0" w:space="0" w:color="auto"/>
        <w:right w:val="none" w:sz="0" w:space="0" w:color="auto"/>
      </w:divBdr>
    </w:div>
    <w:div w:id="80222992">
      <w:marLeft w:val="480"/>
      <w:marRight w:val="0"/>
      <w:marTop w:val="0"/>
      <w:marBottom w:val="0"/>
      <w:divBdr>
        <w:top w:val="none" w:sz="0" w:space="0" w:color="auto"/>
        <w:left w:val="none" w:sz="0" w:space="0" w:color="auto"/>
        <w:bottom w:val="none" w:sz="0" w:space="0" w:color="auto"/>
        <w:right w:val="none" w:sz="0" w:space="0" w:color="auto"/>
      </w:divBdr>
    </w:div>
    <w:div w:id="81294269">
      <w:marLeft w:val="480"/>
      <w:marRight w:val="0"/>
      <w:marTop w:val="0"/>
      <w:marBottom w:val="0"/>
      <w:divBdr>
        <w:top w:val="none" w:sz="0" w:space="0" w:color="auto"/>
        <w:left w:val="none" w:sz="0" w:space="0" w:color="auto"/>
        <w:bottom w:val="none" w:sz="0" w:space="0" w:color="auto"/>
        <w:right w:val="none" w:sz="0" w:space="0" w:color="auto"/>
      </w:divBdr>
    </w:div>
    <w:div w:id="81339817">
      <w:marLeft w:val="480"/>
      <w:marRight w:val="0"/>
      <w:marTop w:val="0"/>
      <w:marBottom w:val="0"/>
      <w:divBdr>
        <w:top w:val="none" w:sz="0" w:space="0" w:color="auto"/>
        <w:left w:val="none" w:sz="0" w:space="0" w:color="auto"/>
        <w:bottom w:val="none" w:sz="0" w:space="0" w:color="auto"/>
        <w:right w:val="none" w:sz="0" w:space="0" w:color="auto"/>
      </w:divBdr>
    </w:div>
    <w:div w:id="81533264">
      <w:marLeft w:val="480"/>
      <w:marRight w:val="0"/>
      <w:marTop w:val="0"/>
      <w:marBottom w:val="0"/>
      <w:divBdr>
        <w:top w:val="none" w:sz="0" w:space="0" w:color="auto"/>
        <w:left w:val="none" w:sz="0" w:space="0" w:color="auto"/>
        <w:bottom w:val="none" w:sz="0" w:space="0" w:color="auto"/>
        <w:right w:val="none" w:sz="0" w:space="0" w:color="auto"/>
      </w:divBdr>
    </w:div>
    <w:div w:id="81992825">
      <w:marLeft w:val="480"/>
      <w:marRight w:val="0"/>
      <w:marTop w:val="0"/>
      <w:marBottom w:val="0"/>
      <w:divBdr>
        <w:top w:val="none" w:sz="0" w:space="0" w:color="auto"/>
        <w:left w:val="none" w:sz="0" w:space="0" w:color="auto"/>
        <w:bottom w:val="none" w:sz="0" w:space="0" w:color="auto"/>
        <w:right w:val="none" w:sz="0" w:space="0" w:color="auto"/>
      </w:divBdr>
    </w:div>
    <w:div w:id="82072188">
      <w:marLeft w:val="480"/>
      <w:marRight w:val="0"/>
      <w:marTop w:val="0"/>
      <w:marBottom w:val="0"/>
      <w:divBdr>
        <w:top w:val="none" w:sz="0" w:space="0" w:color="auto"/>
        <w:left w:val="none" w:sz="0" w:space="0" w:color="auto"/>
        <w:bottom w:val="none" w:sz="0" w:space="0" w:color="auto"/>
        <w:right w:val="none" w:sz="0" w:space="0" w:color="auto"/>
      </w:divBdr>
    </w:div>
    <w:div w:id="82603814">
      <w:marLeft w:val="480"/>
      <w:marRight w:val="0"/>
      <w:marTop w:val="0"/>
      <w:marBottom w:val="0"/>
      <w:divBdr>
        <w:top w:val="none" w:sz="0" w:space="0" w:color="auto"/>
        <w:left w:val="none" w:sz="0" w:space="0" w:color="auto"/>
        <w:bottom w:val="none" w:sz="0" w:space="0" w:color="auto"/>
        <w:right w:val="none" w:sz="0" w:space="0" w:color="auto"/>
      </w:divBdr>
    </w:div>
    <w:div w:id="82603975">
      <w:marLeft w:val="480"/>
      <w:marRight w:val="0"/>
      <w:marTop w:val="0"/>
      <w:marBottom w:val="0"/>
      <w:divBdr>
        <w:top w:val="none" w:sz="0" w:space="0" w:color="auto"/>
        <w:left w:val="none" w:sz="0" w:space="0" w:color="auto"/>
        <w:bottom w:val="none" w:sz="0" w:space="0" w:color="auto"/>
        <w:right w:val="none" w:sz="0" w:space="0" w:color="auto"/>
      </w:divBdr>
    </w:div>
    <w:div w:id="82995076">
      <w:marLeft w:val="480"/>
      <w:marRight w:val="0"/>
      <w:marTop w:val="0"/>
      <w:marBottom w:val="0"/>
      <w:divBdr>
        <w:top w:val="none" w:sz="0" w:space="0" w:color="auto"/>
        <w:left w:val="none" w:sz="0" w:space="0" w:color="auto"/>
        <w:bottom w:val="none" w:sz="0" w:space="0" w:color="auto"/>
        <w:right w:val="none" w:sz="0" w:space="0" w:color="auto"/>
      </w:divBdr>
    </w:div>
    <w:div w:id="83262447">
      <w:marLeft w:val="480"/>
      <w:marRight w:val="0"/>
      <w:marTop w:val="0"/>
      <w:marBottom w:val="0"/>
      <w:divBdr>
        <w:top w:val="none" w:sz="0" w:space="0" w:color="auto"/>
        <w:left w:val="none" w:sz="0" w:space="0" w:color="auto"/>
        <w:bottom w:val="none" w:sz="0" w:space="0" w:color="auto"/>
        <w:right w:val="none" w:sz="0" w:space="0" w:color="auto"/>
      </w:divBdr>
    </w:div>
    <w:div w:id="83917946">
      <w:marLeft w:val="480"/>
      <w:marRight w:val="0"/>
      <w:marTop w:val="0"/>
      <w:marBottom w:val="0"/>
      <w:divBdr>
        <w:top w:val="none" w:sz="0" w:space="0" w:color="auto"/>
        <w:left w:val="none" w:sz="0" w:space="0" w:color="auto"/>
        <w:bottom w:val="none" w:sz="0" w:space="0" w:color="auto"/>
        <w:right w:val="none" w:sz="0" w:space="0" w:color="auto"/>
      </w:divBdr>
    </w:div>
    <w:div w:id="84151817">
      <w:marLeft w:val="480"/>
      <w:marRight w:val="0"/>
      <w:marTop w:val="0"/>
      <w:marBottom w:val="0"/>
      <w:divBdr>
        <w:top w:val="none" w:sz="0" w:space="0" w:color="auto"/>
        <w:left w:val="none" w:sz="0" w:space="0" w:color="auto"/>
        <w:bottom w:val="none" w:sz="0" w:space="0" w:color="auto"/>
        <w:right w:val="none" w:sz="0" w:space="0" w:color="auto"/>
      </w:divBdr>
    </w:div>
    <w:div w:id="84959945">
      <w:marLeft w:val="480"/>
      <w:marRight w:val="0"/>
      <w:marTop w:val="0"/>
      <w:marBottom w:val="0"/>
      <w:divBdr>
        <w:top w:val="none" w:sz="0" w:space="0" w:color="auto"/>
        <w:left w:val="none" w:sz="0" w:space="0" w:color="auto"/>
        <w:bottom w:val="none" w:sz="0" w:space="0" w:color="auto"/>
        <w:right w:val="none" w:sz="0" w:space="0" w:color="auto"/>
      </w:divBdr>
    </w:div>
    <w:div w:id="85618093">
      <w:marLeft w:val="480"/>
      <w:marRight w:val="0"/>
      <w:marTop w:val="0"/>
      <w:marBottom w:val="0"/>
      <w:divBdr>
        <w:top w:val="none" w:sz="0" w:space="0" w:color="auto"/>
        <w:left w:val="none" w:sz="0" w:space="0" w:color="auto"/>
        <w:bottom w:val="none" w:sz="0" w:space="0" w:color="auto"/>
        <w:right w:val="none" w:sz="0" w:space="0" w:color="auto"/>
      </w:divBdr>
    </w:div>
    <w:div w:id="85736850">
      <w:marLeft w:val="480"/>
      <w:marRight w:val="0"/>
      <w:marTop w:val="0"/>
      <w:marBottom w:val="0"/>
      <w:divBdr>
        <w:top w:val="none" w:sz="0" w:space="0" w:color="auto"/>
        <w:left w:val="none" w:sz="0" w:space="0" w:color="auto"/>
        <w:bottom w:val="none" w:sz="0" w:space="0" w:color="auto"/>
        <w:right w:val="none" w:sz="0" w:space="0" w:color="auto"/>
      </w:divBdr>
    </w:div>
    <w:div w:id="86191450">
      <w:marLeft w:val="480"/>
      <w:marRight w:val="0"/>
      <w:marTop w:val="0"/>
      <w:marBottom w:val="0"/>
      <w:divBdr>
        <w:top w:val="none" w:sz="0" w:space="0" w:color="auto"/>
        <w:left w:val="none" w:sz="0" w:space="0" w:color="auto"/>
        <w:bottom w:val="none" w:sz="0" w:space="0" w:color="auto"/>
        <w:right w:val="none" w:sz="0" w:space="0" w:color="auto"/>
      </w:divBdr>
    </w:div>
    <w:div w:id="86966883">
      <w:marLeft w:val="480"/>
      <w:marRight w:val="0"/>
      <w:marTop w:val="0"/>
      <w:marBottom w:val="0"/>
      <w:divBdr>
        <w:top w:val="none" w:sz="0" w:space="0" w:color="auto"/>
        <w:left w:val="none" w:sz="0" w:space="0" w:color="auto"/>
        <w:bottom w:val="none" w:sz="0" w:space="0" w:color="auto"/>
        <w:right w:val="none" w:sz="0" w:space="0" w:color="auto"/>
      </w:divBdr>
    </w:div>
    <w:div w:id="86969469">
      <w:marLeft w:val="480"/>
      <w:marRight w:val="0"/>
      <w:marTop w:val="0"/>
      <w:marBottom w:val="0"/>
      <w:divBdr>
        <w:top w:val="none" w:sz="0" w:space="0" w:color="auto"/>
        <w:left w:val="none" w:sz="0" w:space="0" w:color="auto"/>
        <w:bottom w:val="none" w:sz="0" w:space="0" w:color="auto"/>
        <w:right w:val="none" w:sz="0" w:space="0" w:color="auto"/>
      </w:divBdr>
    </w:div>
    <w:div w:id="87310894">
      <w:marLeft w:val="480"/>
      <w:marRight w:val="0"/>
      <w:marTop w:val="0"/>
      <w:marBottom w:val="0"/>
      <w:divBdr>
        <w:top w:val="none" w:sz="0" w:space="0" w:color="auto"/>
        <w:left w:val="none" w:sz="0" w:space="0" w:color="auto"/>
        <w:bottom w:val="none" w:sz="0" w:space="0" w:color="auto"/>
        <w:right w:val="none" w:sz="0" w:space="0" w:color="auto"/>
      </w:divBdr>
    </w:div>
    <w:div w:id="87431240">
      <w:marLeft w:val="480"/>
      <w:marRight w:val="0"/>
      <w:marTop w:val="0"/>
      <w:marBottom w:val="0"/>
      <w:divBdr>
        <w:top w:val="none" w:sz="0" w:space="0" w:color="auto"/>
        <w:left w:val="none" w:sz="0" w:space="0" w:color="auto"/>
        <w:bottom w:val="none" w:sz="0" w:space="0" w:color="auto"/>
        <w:right w:val="none" w:sz="0" w:space="0" w:color="auto"/>
      </w:divBdr>
    </w:div>
    <w:div w:id="87770831">
      <w:marLeft w:val="480"/>
      <w:marRight w:val="0"/>
      <w:marTop w:val="0"/>
      <w:marBottom w:val="0"/>
      <w:divBdr>
        <w:top w:val="none" w:sz="0" w:space="0" w:color="auto"/>
        <w:left w:val="none" w:sz="0" w:space="0" w:color="auto"/>
        <w:bottom w:val="none" w:sz="0" w:space="0" w:color="auto"/>
        <w:right w:val="none" w:sz="0" w:space="0" w:color="auto"/>
      </w:divBdr>
    </w:div>
    <w:div w:id="87971088">
      <w:marLeft w:val="480"/>
      <w:marRight w:val="0"/>
      <w:marTop w:val="0"/>
      <w:marBottom w:val="0"/>
      <w:divBdr>
        <w:top w:val="none" w:sz="0" w:space="0" w:color="auto"/>
        <w:left w:val="none" w:sz="0" w:space="0" w:color="auto"/>
        <w:bottom w:val="none" w:sz="0" w:space="0" w:color="auto"/>
        <w:right w:val="none" w:sz="0" w:space="0" w:color="auto"/>
      </w:divBdr>
    </w:div>
    <w:div w:id="88821136">
      <w:marLeft w:val="480"/>
      <w:marRight w:val="0"/>
      <w:marTop w:val="0"/>
      <w:marBottom w:val="0"/>
      <w:divBdr>
        <w:top w:val="none" w:sz="0" w:space="0" w:color="auto"/>
        <w:left w:val="none" w:sz="0" w:space="0" w:color="auto"/>
        <w:bottom w:val="none" w:sz="0" w:space="0" w:color="auto"/>
        <w:right w:val="none" w:sz="0" w:space="0" w:color="auto"/>
      </w:divBdr>
    </w:div>
    <w:div w:id="88892478">
      <w:marLeft w:val="480"/>
      <w:marRight w:val="0"/>
      <w:marTop w:val="0"/>
      <w:marBottom w:val="0"/>
      <w:divBdr>
        <w:top w:val="none" w:sz="0" w:space="0" w:color="auto"/>
        <w:left w:val="none" w:sz="0" w:space="0" w:color="auto"/>
        <w:bottom w:val="none" w:sz="0" w:space="0" w:color="auto"/>
        <w:right w:val="none" w:sz="0" w:space="0" w:color="auto"/>
      </w:divBdr>
    </w:div>
    <w:div w:id="89007523">
      <w:marLeft w:val="480"/>
      <w:marRight w:val="0"/>
      <w:marTop w:val="0"/>
      <w:marBottom w:val="0"/>
      <w:divBdr>
        <w:top w:val="none" w:sz="0" w:space="0" w:color="auto"/>
        <w:left w:val="none" w:sz="0" w:space="0" w:color="auto"/>
        <w:bottom w:val="none" w:sz="0" w:space="0" w:color="auto"/>
        <w:right w:val="none" w:sz="0" w:space="0" w:color="auto"/>
      </w:divBdr>
    </w:div>
    <w:div w:id="90050017">
      <w:marLeft w:val="480"/>
      <w:marRight w:val="0"/>
      <w:marTop w:val="0"/>
      <w:marBottom w:val="0"/>
      <w:divBdr>
        <w:top w:val="none" w:sz="0" w:space="0" w:color="auto"/>
        <w:left w:val="none" w:sz="0" w:space="0" w:color="auto"/>
        <w:bottom w:val="none" w:sz="0" w:space="0" w:color="auto"/>
        <w:right w:val="none" w:sz="0" w:space="0" w:color="auto"/>
      </w:divBdr>
    </w:div>
    <w:div w:id="90318280">
      <w:marLeft w:val="480"/>
      <w:marRight w:val="0"/>
      <w:marTop w:val="0"/>
      <w:marBottom w:val="0"/>
      <w:divBdr>
        <w:top w:val="none" w:sz="0" w:space="0" w:color="auto"/>
        <w:left w:val="none" w:sz="0" w:space="0" w:color="auto"/>
        <w:bottom w:val="none" w:sz="0" w:space="0" w:color="auto"/>
        <w:right w:val="none" w:sz="0" w:space="0" w:color="auto"/>
      </w:divBdr>
    </w:div>
    <w:div w:id="90325767">
      <w:marLeft w:val="480"/>
      <w:marRight w:val="0"/>
      <w:marTop w:val="0"/>
      <w:marBottom w:val="0"/>
      <w:divBdr>
        <w:top w:val="none" w:sz="0" w:space="0" w:color="auto"/>
        <w:left w:val="none" w:sz="0" w:space="0" w:color="auto"/>
        <w:bottom w:val="none" w:sz="0" w:space="0" w:color="auto"/>
        <w:right w:val="none" w:sz="0" w:space="0" w:color="auto"/>
      </w:divBdr>
    </w:div>
    <w:div w:id="90785204">
      <w:marLeft w:val="480"/>
      <w:marRight w:val="0"/>
      <w:marTop w:val="0"/>
      <w:marBottom w:val="0"/>
      <w:divBdr>
        <w:top w:val="none" w:sz="0" w:space="0" w:color="auto"/>
        <w:left w:val="none" w:sz="0" w:space="0" w:color="auto"/>
        <w:bottom w:val="none" w:sz="0" w:space="0" w:color="auto"/>
        <w:right w:val="none" w:sz="0" w:space="0" w:color="auto"/>
      </w:divBdr>
    </w:div>
    <w:div w:id="90860096">
      <w:marLeft w:val="480"/>
      <w:marRight w:val="0"/>
      <w:marTop w:val="0"/>
      <w:marBottom w:val="0"/>
      <w:divBdr>
        <w:top w:val="none" w:sz="0" w:space="0" w:color="auto"/>
        <w:left w:val="none" w:sz="0" w:space="0" w:color="auto"/>
        <w:bottom w:val="none" w:sz="0" w:space="0" w:color="auto"/>
        <w:right w:val="none" w:sz="0" w:space="0" w:color="auto"/>
      </w:divBdr>
    </w:div>
    <w:div w:id="91168314">
      <w:marLeft w:val="480"/>
      <w:marRight w:val="0"/>
      <w:marTop w:val="0"/>
      <w:marBottom w:val="0"/>
      <w:divBdr>
        <w:top w:val="none" w:sz="0" w:space="0" w:color="auto"/>
        <w:left w:val="none" w:sz="0" w:space="0" w:color="auto"/>
        <w:bottom w:val="none" w:sz="0" w:space="0" w:color="auto"/>
        <w:right w:val="none" w:sz="0" w:space="0" w:color="auto"/>
      </w:divBdr>
    </w:div>
    <w:div w:id="91359029">
      <w:marLeft w:val="480"/>
      <w:marRight w:val="0"/>
      <w:marTop w:val="0"/>
      <w:marBottom w:val="0"/>
      <w:divBdr>
        <w:top w:val="none" w:sz="0" w:space="0" w:color="auto"/>
        <w:left w:val="none" w:sz="0" w:space="0" w:color="auto"/>
        <w:bottom w:val="none" w:sz="0" w:space="0" w:color="auto"/>
        <w:right w:val="none" w:sz="0" w:space="0" w:color="auto"/>
      </w:divBdr>
    </w:div>
    <w:div w:id="91438010">
      <w:marLeft w:val="480"/>
      <w:marRight w:val="0"/>
      <w:marTop w:val="0"/>
      <w:marBottom w:val="0"/>
      <w:divBdr>
        <w:top w:val="none" w:sz="0" w:space="0" w:color="auto"/>
        <w:left w:val="none" w:sz="0" w:space="0" w:color="auto"/>
        <w:bottom w:val="none" w:sz="0" w:space="0" w:color="auto"/>
        <w:right w:val="none" w:sz="0" w:space="0" w:color="auto"/>
      </w:divBdr>
    </w:div>
    <w:div w:id="91710050">
      <w:marLeft w:val="480"/>
      <w:marRight w:val="0"/>
      <w:marTop w:val="0"/>
      <w:marBottom w:val="0"/>
      <w:divBdr>
        <w:top w:val="none" w:sz="0" w:space="0" w:color="auto"/>
        <w:left w:val="none" w:sz="0" w:space="0" w:color="auto"/>
        <w:bottom w:val="none" w:sz="0" w:space="0" w:color="auto"/>
        <w:right w:val="none" w:sz="0" w:space="0" w:color="auto"/>
      </w:divBdr>
    </w:div>
    <w:div w:id="91710910">
      <w:marLeft w:val="480"/>
      <w:marRight w:val="0"/>
      <w:marTop w:val="0"/>
      <w:marBottom w:val="0"/>
      <w:divBdr>
        <w:top w:val="none" w:sz="0" w:space="0" w:color="auto"/>
        <w:left w:val="none" w:sz="0" w:space="0" w:color="auto"/>
        <w:bottom w:val="none" w:sz="0" w:space="0" w:color="auto"/>
        <w:right w:val="none" w:sz="0" w:space="0" w:color="auto"/>
      </w:divBdr>
    </w:div>
    <w:div w:id="91822609">
      <w:marLeft w:val="480"/>
      <w:marRight w:val="0"/>
      <w:marTop w:val="0"/>
      <w:marBottom w:val="0"/>
      <w:divBdr>
        <w:top w:val="none" w:sz="0" w:space="0" w:color="auto"/>
        <w:left w:val="none" w:sz="0" w:space="0" w:color="auto"/>
        <w:bottom w:val="none" w:sz="0" w:space="0" w:color="auto"/>
        <w:right w:val="none" w:sz="0" w:space="0" w:color="auto"/>
      </w:divBdr>
    </w:div>
    <w:div w:id="92171510">
      <w:marLeft w:val="480"/>
      <w:marRight w:val="0"/>
      <w:marTop w:val="0"/>
      <w:marBottom w:val="0"/>
      <w:divBdr>
        <w:top w:val="none" w:sz="0" w:space="0" w:color="auto"/>
        <w:left w:val="none" w:sz="0" w:space="0" w:color="auto"/>
        <w:bottom w:val="none" w:sz="0" w:space="0" w:color="auto"/>
        <w:right w:val="none" w:sz="0" w:space="0" w:color="auto"/>
      </w:divBdr>
    </w:div>
    <w:div w:id="92285529">
      <w:marLeft w:val="480"/>
      <w:marRight w:val="0"/>
      <w:marTop w:val="0"/>
      <w:marBottom w:val="0"/>
      <w:divBdr>
        <w:top w:val="none" w:sz="0" w:space="0" w:color="auto"/>
        <w:left w:val="none" w:sz="0" w:space="0" w:color="auto"/>
        <w:bottom w:val="none" w:sz="0" w:space="0" w:color="auto"/>
        <w:right w:val="none" w:sz="0" w:space="0" w:color="auto"/>
      </w:divBdr>
    </w:div>
    <w:div w:id="92364394">
      <w:marLeft w:val="480"/>
      <w:marRight w:val="0"/>
      <w:marTop w:val="0"/>
      <w:marBottom w:val="0"/>
      <w:divBdr>
        <w:top w:val="none" w:sz="0" w:space="0" w:color="auto"/>
        <w:left w:val="none" w:sz="0" w:space="0" w:color="auto"/>
        <w:bottom w:val="none" w:sz="0" w:space="0" w:color="auto"/>
        <w:right w:val="none" w:sz="0" w:space="0" w:color="auto"/>
      </w:divBdr>
    </w:div>
    <w:div w:id="92478960">
      <w:marLeft w:val="480"/>
      <w:marRight w:val="0"/>
      <w:marTop w:val="0"/>
      <w:marBottom w:val="0"/>
      <w:divBdr>
        <w:top w:val="none" w:sz="0" w:space="0" w:color="auto"/>
        <w:left w:val="none" w:sz="0" w:space="0" w:color="auto"/>
        <w:bottom w:val="none" w:sz="0" w:space="0" w:color="auto"/>
        <w:right w:val="none" w:sz="0" w:space="0" w:color="auto"/>
      </w:divBdr>
    </w:div>
    <w:div w:id="92751807">
      <w:marLeft w:val="480"/>
      <w:marRight w:val="0"/>
      <w:marTop w:val="0"/>
      <w:marBottom w:val="0"/>
      <w:divBdr>
        <w:top w:val="none" w:sz="0" w:space="0" w:color="auto"/>
        <w:left w:val="none" w:sz="0" w:space="0" w:color="auto"/>
        <w:bottom w:val="none" w:sz="0" w:space="0" w:color="auto"/>
        <w:right w:val="none" w:sz="0" w:space="0" w:color="auto"/>
      </w:divBdr>
    </w:div>
    <w:div w:id="92871011">
      <w:marLeft w:val="480"/>
      <w:marRight w:val="0"/>
      <w:marTop w:val="0"/>
      <w:marBottom w:val="0"/>
      <w:divBdr>
        <w:top w:val="none" w:sz="0" w:space="0" w:color="auto"/>
        <w:left w:val="none" w:sz="0" w:space="0" w:color="auto"/>
        <w:bottom w:val="none" w:sz="0" w:space="0" w:color="auto"/>
        <w:right w:val="none" w:sz="0" w:space="0" w:color="auto"/>
      </w:divBdr>
    </w:div>
    <w:div w:id="93130806">
      <w:marLeft w:val="480"/>
      <w:marRight w:val="0"/>
      <w:marTop w:val="0"/>
      <w:marBottom w:val="0"/>
      <w:divBdr>
        <w:top w:val="none" w:sz="0" w:space="0" w:color="auto"/>
        <w:left w:val="none" w:sz="0" w:space="0" w:color="auto"/>
        <w:bottom w:val="none" w:sz="0" w:space="0" w:color="auto"/>
        <w:right w:val="none" w:sz="0" w:space="0" w:color="auto"/>
      </w:divBdr>
    </w:div>
    <w:div w:id="93328969">
      <w:marLeft w:val="480"/>
      <w:marRight w:val="0"/>
      <w:marTop w:val="0"/>
      <w:marBottom w:val="0"/>
      <w:divBdr>
        <w:top w:val="none" w:sz="0" w:space="0" w:color="auto"/>
        <w:left w:val="none" w:sz="0" w:space="0" w:color="auto"/>
        <w:bottom w:val="none" w:sz="0" w:space="0" w:color="auto"/>
        <w:right w:val="none" w:sz="0" w:space="0" w:color="auto"/>
      </w:divBdr>
    </w:div>
    <w:div w:id="93408732">
      <w:marLeft w:val="480"/>
      <w:marRight w:val="0"/>
      <w:marTop w:val="0"/>
      <w:marBottom w:val="0"/>
      <w:divBdr>
        <w:top w:val="none" w:sz="0" w:space="0" w:color="auto"/>
        <w:left w:val="none" w:sz="0" w:space="0" w:color="auto"/>
        <w:bottom w:val="none" w:sz="0" w:space="0" w:color="auto"/>
        <w:right w:val="none" w:sz="0" w:space="0" w:color="auto"/>
      </w:divBdr>
    </w:div>
    <w:div w:id="93867713">
      <w:marLeft w:val="480"/>
      <w:marRight w:val="0"/>
      <w:marTop w:val="0"/>
      <w:marBottom w:val="0"/>
      <w:divBdr>
        <w:top w:val="none" w:sz="0" w:space="0" w:color="auto"/>
        <w:left w:val="none" w:sz="0" w:space="0" w:color="auto"/>
        <w:bottom w:val="none" w:sz="0" w:space="0" w:color="auto"/>
        <w:right w:val="none" w:sz="0" w:space="0" w:color="auto"/>
      </w:divBdr>
    </w:div>
    <w:div w:id="94058941">
      <w:marLeft w:val="480"/>
      <w:marRight w:val="0"/>
      <w:marTop w:val="0"/>
      <w:marBottom w:val="0"/>
      <w:divBdr>
        <w:top w:val="none" w:sz="0" w:space="0" w:color="auto"/>
        <w:left w:val="none" w:sz="0" w:space="0" w:color="auto"/>
        <w:bottom w:val="none" w:sz="0" w:space="0" w:color="auto"/>
        <w:right w:val="none" w:sz="0" w:space="0" w:color="auto"/>
      </w:divBdr>
    </w:div>
    <w:div w:id="94059505">
      <w:marLeft w:val="480"/>
      <w:marRight w:val="0"/>
      <w:marTop w:val="0"/>
      <w:marBottom w:val="0"/>
      <w:divBdr>
        <w:top w:val="none" w:sz="0" w:space="0" w:color="auto"/>
        <w:left w:val="none" w:sz="0" w:space="0" w:color="auto"/>
        <w:bottom w:val="none" w:sz="0" w:space="0" w:color="auto"/>
        <w:right w:val="none" w:sz="0" w:space="0" w:color="auto"/>
      </w:divBdr>
    </w:div>
    <w:div w:id="94139182">
      <w:marLeft w:val="480"/>
      <w:marRight w:val="0"/>
      <w:marTop w:val="0"/>
      <w:marBottom w:val="0"/>
      <w:divBdr>
        <w:top w:val="none" w:sz="0" w:space="0" w:color="auto"/>
        <w:left w:val="none" w:sz="0" w:space="0" w:color="auto"/>
        <w:bottom w:val="none" w:sz="0" w:space="0" w:color="auto"/>
        <w:right w:val="none" w:sz="0" w:space="0" w:color="auto"/>
      </w:divBdr>
    </w:div>
    <w:div w:id="94373790">
      <w:marLeft w:val="480"/>
      <w:marRight w:val="0"/>
      <w:marTop w:val="0"/>
      <w:marBottom w:val="0"/>
      <w:divBdr>
        <w:top w:val="none" w:sz="0" w:space="0" w:color="auto"/>
        <w:left w:val="none" w:sz="0" w:space="0" w:color="auto"/>
        <w:bottom w:val="none" w:sz="0" w:space="0" w:color="auto"/>
        <w:right w:val="none" w:sz="0" w:space="0" w:color="auto"/>
      </w:divBdr>
    </w:div>
    <w:div w:id="94516428">
      <w:marLeft w:val="480"/>
      <w:marRight w:val="0"/>
      <w:marTop w:val="0"/>
      <w:marBottom w:val="0"/>
      <w:divBdr>
        <w:top w:val="none" w:sz="0" w:space="0" w:color="auto"/>
        <w:left w:val="none" w:sz="0" w:space="0" w:color="auto"/>
        <w:bottom w:val="none" w:sz="0" w:space="0" w:color="auto"/>
        <w:right w:val="none" w:sz="0" w:space="0" w:color="auto"/>
      </w:divBdr>
    </w:div>
    <w:div w:id="94862771">
      <w:marLeft w:val="480"/>
      <w:marRight w:val="0"/>
      <w:marTop w:val="0"/>
      <w:marBottom w:val="0"/>
      <w:divBdr>
        <w:top w:val="none" w:sz="0" w:space="0" w:color="auto"/>
        <w:left w:val="none" w:sz="0" w:space="0" w:color="auto"/>
        <w:bottom w:val="none" w:sz="0" w:space="0" w:color="auto"/>
        <w:right w:val="none" w:sz="0" w:space="0" w:color="auto"/>
      </w:divBdr>
    </w:div>
    <w:div w:id="97678300">
      <w:marLeft w:val="480"/>
      <w:marRight w:val="0"/>
      <w:marTop w:val="0"/>
      <w:marBottom w:val="0"/>
      <w:divBdr>
        <w:top w:val="none" w:sz="0" w:space="0" w:color="auto"/>
        <w:left w:val="none" w:sz="0" w:space="0" w:color="auto"/>
        <w:bottom w:val="none" w:sz="0" w:space="0" w:color="auto"/>
        <w:right w:val="none" w:sz="0" w:space="0" w:color="auto"/>
      </w:divBdr>
    </w:div>
    <w:div w:id="97987821">
      <w:marLeft w:val="480"/>
      <w:marRight w:val="0"/>
      <w:marTop w:val="0"/>
      <w:marBottom w:val="0"/>
      <w:divBdr>
        <w:top w:val="none" w:sz="0" w:space="0" w:color="auto"/>
        <w:left w:val="none" w:sz="0" w:space="0" w:color="auto"/>
        <w:bottom w:val="none" w:sz="0" w:space="0" w:color="auto"/>
        <w:right w:val="none" w:sz="0" w:space="0" w:color="auto"/>
      </w:divBdr>
    </w:div>
    <w:div w:id="98069344">
      <w:marLeft w:val="480"/>
      <w:marRight w:val="0"/>
      <w:marTop w:val="0"/>
      <w:marBottom w:val="0"/>
      <w:divBdr>
        <w:top w:val="none" w:sz="0" w:space="0" w:color="auto"/>
        <w:left w:val="none" w:sz="0" w:space="0" w:color="auto"/>
        <w:bottom w:val="none" w:sz="0" w:space="0" w:color="auto"/>
        <w:right w:val="none" w:sz="0" w:space="0" w:color="auto"/>
      </w:divBdr>
    </w:div>
    <w:div w:id="99033471">
      <w:marLeft w:val="480"/>
      <w:marRight w:val="0"/>
      <w:marTop w:val="0"/>
      <w:marBottom w:val="0"/>
      <w:divBdr>
        <w:top w:val="none" w:sz="0" w:space="0" w:color="auto"/>
        <w:left w:val="none" w:sz="0" w:space="0" w:color="auto"/>
        <w:bottom w:val="none" w:sz="0" w:space="0" w:color="auto"/>
        <w:right w:val="none" w:sz="0" w:space="0" w:color="auto"/>
      </w:divBdr>
    </w:div>
    <w:div w:id="99224524">
      <w:marLeft w:val="480"/>
      <w:marRight w:val="0"/>
      <w:marTop w:val="0"/>
      <w:marBottom w:val="0"/>
      <w:divBdr>
        <w:top w:val="none" w:sz="0" w:space="0" w:color="auto"/>
        <w:left w:val="none" w:sz="0" w:space="0" w:color="auto"/>
        <w:bottom w:val="none" w:sz="0" w:space="0" w:color="auto"/>
        <w:right w:val="none" w:sz="0" w:space="0" w:color="auto"/>
      </w:divBdr>
    </w:div>
    <w:div w:id="100034868">
      <w:marLeft w:val="480"/>
      <w:marRight w:val="0"/>
      <w:marTop w:val="0"/>
      <w:marBottom w:val="0"/>
      <w:divBdr>
        <w:top w:val="none" w:sz="0" w:space="0" w:color="auto"/>
        <w:left w:val="none" w:sz="0" w:space="0" w:color="auto"/>
        <w:bottom w:val="none" w:sz="0" w:space="0" w:color="auto"/>
        <w:right w:val="none" w:sz="0" w:space="0" w:color="auto"/>
      </w:divBdr>
    </w:div>
    <w:div w:id="100299952">
      <w:marLeft w:val="480"/>
      <w:marRight w:val="0"/>
      <w:marTop w:val="0"/>
      <w:marBottom w:val="0"/>
      <w:divBdr>
        <w:top w:val="none" w:sz="0" w:space="0" w:color="auto"/>
        <w:left w:val="none" w:sz="0" w:space="0" w:color="auto"/>
        <w:bottom w:val="none" w:sz="0" w:space="0" w:color="auto"/>
        <w:right w:val="none" w:sz="0" w:space="0" w:color="auto"/>
      </w:divBdr>
    </w:div>
    <w:div w:id="100302622">
      <w:marLeft w:val="480"/>
      <w:marRight w:val="0"/>
      <w:marTop w:val="0"/>
      <w:marBottom w:val="0"/>
      <w:divBdr>
        <w:top w:val="none" w:sz="0" w:space="0" w:color="auto"/>
        <w:left w:val="none" w:sz="0" w:space="0" w:color="auto"/>
        <w:bottom w:val="none" w:sz="0" w:space="0" w:color="auto"/>
        <w:right w:val="none" w:sz="0" w:space="0" w:color="auto"/>
      </w:divBdr>
    </w:div>
    <w:div w:id="100884556">
      <w:marLeft w:val="480"/>
      <w:marRight w:val="0"/>
      <w:marTop w:val="0"/>
      <w:marBottom w:val="0"/>
      <w:divBdr>
        <w:top w:val="none" w:sz="0" w:space="0" w:color="auto"/>
        <w:left w:val="none" w:sz="0" w:space="0" w:color="auto"/>
        <w:bottom w:val="none" w:sz="0" w:space="0" w:color="auto"/>
        <w:right w:val="none" w:sz="0" w:space="0" w:color="auto"/>
      </w:divBdr>
    </w:div>
    <w:div w:id="101343326">
      <w:marLeft w:val="480"/>
      <w:marRight w:val="0"/>
      <w:marTop w:val="0"/>
      <w:marBottom w:val="0"/>
      <w:divBdr>
        <w:top w:val="none" w:sz="0" w:space="0" w:color="auto"/>
        <w:left w:val="none" w:sz="0" w:space="0" w:color="auto"/>
        <w:bottom w:val="none" w:sz="0" w:space="0" w:color="auto"/>
        <w:right w:val="none" w:sz="0" w:space="0" w:color="auto"/>
      </w:divBdr>
    </w:div>
    <w:div w:id="102457335">
      <w:marLeft w:val="480"/>
      <w:marRight w:val="0"/>
      <w:marTop w:val="0"/>
      <w:marBottom w:val="0"/>
      <w:divBdr>
        <w:top w:val="none" w:sz="0" w:space="0" w:color="auto"/>
        <w:left w:val="none" w:sz="0" w:space="0" w:color="auto"/>
        <w:bottom w:val="none" w:sz="0" w:space="0" w:color="auto"/>
        <w:right w:val="none" w:sz="0" w:space="0" w:color="auto"/>
      </w:divBdr>
    </w:div>
    <w:div w:id="102574937">
      <w:marLeft w:val="480"/>
      <w:marRight w:val="0"/>
      <w:marTop w:val="0"/>
      <w:marBottom w:val="0"/>
      <w:divBdr>
        <w:top w:val="none" w:sz="0" w:space="0" w:color="auto"/>
        <w:left w:val="none" w:sz="0" w:space="0" w:color="auto"/>
        <w:bottom w:val="none" w:sz="0" w:space="0" w:color="auto"/>
        <w:right w:val="none" w:sz="0" w:space="0" w:color="auto"/>
      </w:divBdr>
    </w:div>
    <w:div w:id="102845007">
      <w:marLeft w:val="480"/>
      <w:marRight w:val="0"/>
      <w:marTop w:val="0"/>
      <w:marBottom w:val="0"/>
      <w:divBdr>
        <w:top w:val="none" w:sz="0" w:space="0" w:color="auto"/>
        <w:left w:val="none" w:sz="0" w:space="0" w:color="auto"/>
        <w:bottom w:val="none" w:sz="0" w:space="0" w:color="auto"/>
        <w:right w:val="none" w:sz="0" w:space="0" w:color="auto"/>
      </w:divBdr>
    </w:div>
    <w:div w:id="102923332">
      <w:marLeft w:val="480"/>
      <w:marRight w:val="0"/>
      <w:marTop w:val="0"/>
      <w:marBottom w:val="0"/>
      <w:divBdr>
        <w:top w:val="none" w:sz="0" w:space="0" w:color="auto"/>
        <w:left w:val="none" w:sz="0" w:space="0" w:color="auto"/>
        <w:bottom w:val="none" w:sz="0" w:space="0" w:color="auto"/>
        <w:right w:val="none" w:sz="0" w:space="0" w:color="auto"/>
      </w:divBdr>
    </w:div>
    <w:div w:id="104011125">
      <w:marLeft w:val="480"/>
      <w:marRight w:val="0"/>
      <w:marTop w:val="0"/>
      <w:marBottom w:val="0"/>
      <w:divBdr>
        <w:top w:val="none" w:sz="0" w:space="0" w:color="auto"/>
        <w:left w:val="none" w:sz="0" w:space="0" w:color="auto"/>
        <w:bottom w:val="none" w:sz="0" w:space="0" w:color="auto"/>
        <w:right w:val="none" w:sz="0" w:space="0" w:color="auto"/>
      </w:divBdr>
    </w:div>
    <w:div w:id="104662902">
      <w:marLeft w:val="480"/>
      <w:marRight w:val="0"/>
      <w:marTop w:val="0"/>
      <w:marBottom w:val="0"/>
      <w:divBdr>
        <w:top w:val="none" w:sz="0" w:space="0" w:color="auto"/>
        <w:left w:val="none" w:sz="0" w:space="0" w:color="auto"/>
        <w:bottom w:val="none" w:sz="0" w:space="0" w:color="auto"/>
        <w:right w:val="none" w:sz="0" w:space="0" w:color="auto"/>
      </w:divBdr>
    </w:div>
    <w:div w:id="104691697">
      <w:marLeft w:val="480"/>
      <w:marRight w:val="0"/>
      <w:marTop w:val="0"/>
      <w:marBottom w:val="0"/>
      <w:divBdr>
        <w:top w:val="none" w:sz="0" w:space="0" w:color="auto"/>
        <w:left w:val="none" w:sz="0" w:space="0" w:color="auto"/>
        <w:bottom w:val="none" w:sz="0" w:space="0" w:color="auto"/>
        <w:right w:val="none" w:sz="0" w:space="0" w:color="auto"/>
      </w:divBdr>
    </w:div>
    <w:div w:id="104732385">
      <w:marLeft w:val="480"/>
      <w:marRight w:val="0"/>
      <w:marTop w:val="0"/>
      <w:marBottom w:val="0"/>
      <w:divBdr>
        <w:top w:val="none" w:sz="0" w:space="0" w:color="auto"/>
        <w:left w:val="none" w:sz="0" w:space="0" w:color="auto"/>
        <w:bottom w:val="none" w:sz="0" w:space="0" w:color="auto"/>
        <w:right w:val="none" w:sz="0" w:space="0" w:color="auto"/>
      </w:divBdr>
    </w:div>
    <w:div w:id="104885299">
      <w:marLeft w:val="480"/>
      <w:marRight w:val="0"/>
      <w:marTop w:val="0"/>
      <w:marBottom w:val="0"/>
      <w:divBdr>
        <w:top w:val="none" w:sz="0" w:space="0" w:color="auto"/>
        <w:left w:val="none" w:sz="0" w:space="0" w:color="auto"/>
        <w:bottom w:val="none" w:sz="0" w:space="0" w:color="auto"/>
        <w:right w:val="none" w:sz="0" w:space="0" w:color="auto"/>
      </w:divBdr>
    </w:div>
    <w:div w:id="105008252">
      <w:marLeft w:val="480"/>
      <w:marRight w:val="0"/>
      <w:marTop w:val="0"/>
      <w:marBottom w:val="0"/>
      <w:divBdr>
        <w:top w:val="none" w:sz="0" w:space="0" w:color="auto"/>
        <w:left w:val="none" w:sz="0" w:space="0" w:color="auto"/>
        <w:bottom w:val="none" w:sz="0" w:space="0" w:color="auto"/>
        <w:right w:val="none" w:sz="0" w:space="0" w:color="auto"/>
      </w:divBdr>
    </w:div>
    <w:div w:id="105079395">
      <w:marLeft w:val="480"/>
      <w:marRight w:val="0"/>
      <w:marTop w:val="0"/>
      <w:marBottom w:val="0"/>
      <w:divBdr>
        <w:top w:val="none" w:sz="0" w:space="0" w:color="auto"/>
        <w:left w:val="none" w:sz="0" w:space="0" w:color="auto"/>
        <w:bottom w:val="none" w:sz="0" w:space="0" w:color="auto"/>
        <w:right w:val="none" w:sz="0" w:space="0" w:color="auto"/>
      </w:divBdr>
    </w:div>
    <w:div w:id="106198823">
      <w:marLeft w:val="480"/>
      <w:marRight w:val="0"/>
      <w:marTop w:val="0"/>
      <w:marBottom w:val="0"/>
      <w:divBdr>
        <w:top w:val="none" w:sz="0" w:space="0" w:color="auto"/>
        <w:left w:val="none" w:sz="0" w:space="0" w:color="auto"/>
        <w:bottom w:val="none" w:sz="0" w:space="0" w:color="auto"/>
        <w:right w:val="none" w:sz="0" w:space="0" w:color="auto"/>
      </w:divBdr>
    </w:div>
    <w:div w:id="106782389">
      <w:marLeft w:val="480"/>
      <w:marRight w:val="0"/>
      <w:marTop w:val="0"/>
      <w:marBottom w:val="0"/>
      <w:divBdr>
        <w:top w:val="none" w:sz="0" w:space="0" w:color="auto"/>
        <w:left w:val="none" w:sz="0" w:space="0" w:color="auto"/>
        <w:bottom w:val="none" w:sz="0" w:space="0" w:color="auto"/>
        <w:right w:val="none" w:sz="0" w:space="0" w:color="auto"/>
      </w:divBdr>
    </w:div>
    <w:div w:id="106974062">
      <w:marLeft w:val="480"/>
      <w:marRight w:val="0"/>
      <w:marTop w:val="0"/>
      <w:marBottom w:val="0"/>
      <w:divBdr>
        <w:top w:val="none" w:sz="0" w:space="0" w:color="auto"/>
        <w:left w:val="none" w:sz="0" w:space="0" w:color="auto"/>
        <w:bottom w:val="none" w:sz="0" w:space="0" w:color="auto"/>
        <w:right w:val="none" w:sz="0" w:space="0" w:color="auto"/>
      </w:divBdr>
    </w:div>
    <w:div w:id="107429809">
      <w:marLeft w:val="480"/>
      <w:marRight w:val="0"/>
      <w:marTop w:val="0"/>
      <w:marBottom w:val="0"/>
      <w:divBdr>
        <w:top w:val="none" w:sz="0" w:space="0" w:color="auto"/>
        <w:left w:val="none" w:sz="0" w:space="0" w:color="auto"/>
        <w:bottom w:val="none" w:sz="0" w:space="0" w:color="auto"/>
        <w:right w:val="none" w:sz="0" w:space="0" w:color="auto"/>
      </w:divBdr>
    </w:div>
    <w:div w:id="107773402">
      <w:marLeft w:val="480"/>
      <w:marRight w:val="0"/>
      <w:marTop w:val="0"/>
      <w:marBottom w:val="0"/>
      <w:divBdr>
        <w:top w:val="none" w:sz="0" w:space="0" w:color="auto"/>
        <w:left w:val="none" w:sz="0" w:space="0" w:color="auto"/>
        <w:bottom w:val="none" w:sz="0" w:space="0" w:color="auto"/>
        <w:right w:val="none" w:sz="0" w:space="0" w:color="auto"/>
      </w:divBdr>
    </w:div>
    <w:div w:id="108202450">
      <w:marLeft w:val="480"/>
      <w:marRight w:val="0"/>
      <w:marTop w:val="0"/>
      <w:marBottom w:val="0"/>
      <w:divBdr>
        <w:top w:val="none" w:sz="0" w:space="0" w:color="auto"/>
        <w:left w:val="none" w:sz="0" w:space="0" w:color="auto"/>
        <w:bottom w:val="none" w:sz="0" w:space="0" w:color="auto"/>
        <w:right w:val="none" w:sz="0" w:space="0" w:color="auto"/>
      </w:divBdr>
    </w:div>
    <w:div w:id="108355523">
      <w:marLeft w:val="480"/>
      <w:marRight w:val="0"/>
      <w:marTop w:val="0"/>
      <w:marBottom w:val="0"/>
      <w:divBdr>
        <w:top w:val="none" w:sz="0" w:space="0" w:color="auto"/>
        <w:left w:val="none" w:sz="0" w:space="0" w:color="auto"/>
        <w:bottom w:val="none" w:sz="0" w:space="0" w:color="auto"/>
        <w:right w:val="none" w:sz="0" w:space="0" w:color="auto"/>
      </w:divBdr>
    </w:div>
    <w:div w:id="108470548">
      <w:marLeft w:val="480"/>
      <w:marRight w:val="0"/>
      <w:marTop w:val="0"/>
      <w:marBottom w:val="0"/>
      <w:divBdr>
        <w:top w:val="none" w:sz="0" w:space="0" w:color="auto"/>
        <w:left w:val="none" w:sz="0" w:space="0" w:color="auto"/>
        <w:bottom w:val="none" w:sz="0" w:space="0" w:color="auto"/>
        <w:right w:val="none" w:sz="0" w:space="0" w:color="auto"/>
      </w:divBdr>
    </w:div>
    <w:div w:id="108545735">
      <w:marLeft w:val="480"/>
      <w:marRight w:val="0"/>
      <w:marTop w:val="0"/>
      <w:marBottom w:val="0"/>
      <w:divBdr>
        <w:top w:val="none" w:sz="0" w:space="0" w:color="auto"/>
        <w:left w:val="none" w:sz="0" w:space="0" w:color="auto"/>
        <w:bottom w:val="none" w:sz="0" w:space="0" w:color="auto"/>
        <w:right w:val="none" w:sz="0" w:space="0" w:color="auto"/>
      </w:divBdr>
    </w:div>
    <w:div w:id="108547948">
      <w:marLeft w:val="480"/>
      <w:marRight w:val="0"/>
      <w:marTop w:val="0"/>
      <w:marBottom w:val="0"/>
      <w:divBdr>
        <w:top w:val="none" w:sz="0" w:space="0" w:color="auto"/>
        <w:left w:val="none" w:sz="0" w:space="0" w:color="auto"/>
        <w:bottom w:val="none" w:sz="0" w:space="0" w:color="auto"/>
        <w:right w:val="none" w:sz="0" w:space="0" w:color="auto"/>
      </w:divBdr>
    </w:div>
    <w:div w:id="108932942">
      <w:marLeft w:val="480"/>
      <w:marRight w:val="0"/>
      <w:marTop w:val="0"/>
      <w:marBottom w:val="0"/>
      <w:divBdr>
        <w:top w:val="none" w:sz="0" w:space="0" w:color="auto"/>
        <w:left w:val="none" w:sz="0" w:space="0" w:color="auto"/>
        <w:bottom w:val="none" w:sz="0" w:space="0" w:color="auto"/>
        <w:right w:val="none" w:sz="0" w:space="0" w:color="auto"/>
      </w:divBdr>
    </w:div>
    <w:div w:id="109009068">
      <w:marLeft w:val="480"/>
      <w:marRight w:val="0"/>
      <w:marTop w:val="0"/>
      <w:marBottom w:val="0"/>
      <w:divBdr>
        <w:top w:val="none" w:sz="0" w:space="0" w:color="auto"/>
        <w:left w:val="none" w:sz="0" w:space="0" w:color="auto"/>
        <w:bottom w:val="none" w:sz="0" w:space="0" w:color="auto"/>
        <w:right w:val="none" w:sz="0" w:space="0" w:color="auto"/>
      </w:divBdr>
    </w:div>
    <w:div w:id="109475663">
      <w:marLeft w:val="480"/>
      <w:marRight w:val="0"/>
      <w:marTop w:val="0"/>
      <w:marBottom w:val="0"/>
      <w:divBdr>
        <w:top w:val="none" w:sz="0" w:space="0" w:color="auto"/>
        <w:left w:val="none" w:sz="0" w:space="0" w:color="auto"/>
        <w:bottom w:val="none" w:sz="0" w:space="0" w:color="auto"/>
        <w:right w:val="none" w:sz="0" w:space="0" w:color="auto"/>
      </w:divBdr>
    </w:div>
    <w:div w:id="109856250">
      <w:marLeft w:val="480"/>
      <w:marRight w:val="0"/>
      <w:marTop w:val="0"/>
      <w:marBottom w:val="0"/>
      <w:divBdr>
        <w:top w:val="none" w:sz="0" w:space="0" w:color="auto"/>
        <w:left w:val="none" w:sz="0" w:space="0" w:color="auto"/>
        <w:bottom w:val="none" w:sz="0" w:space="0" w:color="auto"/>
        <w:right w:val="none" w:sz="0" w:space="0" w:color="auto"/>
      </w:divBdr>
    </w:div>
    <w:div w:id="110901412">
      <w:marLeft w:val="480"/>
      <w:marRight w:val="0"/>
      <w:marTop w:val="0"/>
      <w:marBottom w:val="0"/>
      <w:divBdr>
        <w:top w:val="none" w:sz="0" w:space="0" w:color="auto"/>
        <w:left w:val="none" w:sz="0" w:space="0" w:color="auto"/>
        <w:bottom w:val="none" w:sz="0" w:space="0" w:color="auto"/>
        <w:right w:val="none" w:sz="0" w:space="0" w:color="auto"/>
      </w:divBdr>
    </w:div>
    <w:div w:id="111096665">
      <w:marLeft w:val="480"/>
      <w:marRight w:val="0"/>
      <w:marTop w:val="0"/>
      <w:marBottom w:val="0"/>
      <w:divBdr>
        <w:top w:val="none" w:sz="0" w:space="0" w:color="auto"/>
        <w:left w:val="none" w:sz="0" w:space="0" w:color="auto"/>
        <w:bottom w:val="none" w:sz="0" w:space="0" w:color="auto"/>
        <w:right w:val="none" w:sz="0" w:space="0" w:color="auto"/>
      </w:divBdr>
    </w:div>
    <w:div w:id="111100336">
      <w:marLeft w:val="480"/>
      <w:marRight w:val="0"/>
      <w:marTop w:val="0"/>
      <w:marBottom w:val="0"/>
      <w:divBdr>
        <w:top w:val="none" w:sz="0" w:space="0" w:color="auto"/>
        <w:left w:val="none" w:sz="0" w:space="0" w:color="auto"/>
        <w:bottom w:val="none" w:sz="0" w:space="0" w:color="auto"/>
        <w:right w:val="none" w:sz="0" w:space="0" w:color="auto"/>
      </w:divBdr>
    </w:div>
    <w:div w:id="111360485">
      <w:marLeft w:val="480"/>
      <w:marRight w:val="0"/>
      <w:marTop w:val="0"/>
      <w:marBottom w:val="0"/>
      <w:divBdr>
        <w:top w:val="none" w:sz="0" w:space="0" w:color="auto"/>
        <w:left w:val="none" w:sz="0" w:space="0" w:color="auto"/>
        <w:bottom w:val="none" w:sz="0" w:space="0" w:color="auto"/>
        <w:right w:val="none" w:sz="0" w:space="0" w:color="auto"/>
      </w:divBdr>
    </w:div>
    <w:div w:id="111438728">
      <w:marLeft w:val="480"/>
      <w:marRight w:val="0"/>
      <w:marTop w:val="0"/>
      <w:marBottom w:val="0"/>
      <w:divBdr>
        <w:top w:val="none" w:sz="0" w:space="0" w:color="auto"/>
        <w:left w:val="none" w:sz="0" w:space="0" w:color="auto"/>
        <w:bottom w:val="none" w:sz="0" w:space="0" w:color="auto"/>
        <w:right w:val="none" w:sz="0" w:space="0" w:color="auto"/>
      </w:divBdr>
    </w:div>
    <w:div w:id="111553612">
      <w:marLeft w:val="480"/>
      <w:marRight w:val="0"/>
      <w:marTop w:val="0"/>
      <w:marBottom w:val="0"/>
      <w:divBdr>
        <w:top w:val="none" w:sz="0" w:space="0" w:color="auto"/>
        <w:left w:val="none" w:sz="0" w:space="0" w:color="auto"/>
        <w:bottom w:val="none" w:sz="0" w:space="0" w:color="auto"/>
        <w:right w:val="none" w:sz="0" w:space="0" w:color="auto"/>
      </w:divBdr>
    </w:div>
    <w:div w:id="111557077">
      <w:marLeft w:val="480"/>
      <w:marRight w:val="0"/>
      <w:marTop w:val="0"/>
      <w:marBottom w:val="0"/>
      <w:divBdr>
        <w:top w:val="none" w:sz="0" w:space="0" w:color="auto"/>
        <w:left w:val="none" w:sz="0" w:space="0" w:color="auto"/>
        <w:bottom w:val="none" w:sz="0" w:space="0" w:color="auto"/>
        <w:right w:val="none" w:sz="0" w:space="0" w:color="auto"/>
      </w:divBdr>
    </w:div>
    <w:div w:id="112134290">
      <w:marLeft w:val="480"/>
      <w:marRight w:val="0"/>
      <w:marTop w:val="0"/>
      <w:marBottom w:val="0"/>
      <w:divBdr>
        <w:top w:val="none" w:sz="0" w:space="0" w:color="auto"/>
        <w:left w:val="none" w:sz="0" w:space="0" w:color="auto"/>
        <w:bottom w:val="none" w:sz="0" w:space="0" w:color="auto"/>
        <w:right w:val="none" w:sz="0" w:space="0" w:color="auto"/>
      </w:divBdr>
    </w:div>
    <w:div w:id="112795771">
      <w:marLeft w:val="480"/>
      <w:marRight w:val="0"/>
      <w:marTop w:val="0"/>
      <w:marBottom w:val="0"/>
      <w:divBdr>
        <w:top w:val="none" w:sz="0" w:space="0" w:color="auto"/>
        <w:left w:val="none" w:sz="0" w:space="0" w:color="auto"/>
        <w:bottom w:val="none" w:sz="0" w:space="0" w:color="auto"/>
        <w:right w:val="none" w:sz="0" w:space="0" w:color="auto"/>
      </w:divBdr>
    </w:div>
    <w:div w:id="112991408">
      <w:marLeft w:val="480"/>
      <w:marRight w:val="0"/>
      <w:marTop w:val="0"/>
      <w:marBottom w:val="0"/>
      <w:divBdr>
        <w:top w:val="none" w:sz="0" w:space="0" w:color="auto"/>
        <w:left w:val="none" w:sz="0" w:space="0" w:color="auto"/>
        <w:bottom w:val="none" w:sz="0" w:space="0" w:color="auto"/>
        <w:right w:val="none" w:sz="0" w:space="0" w:color="auto"/>
      </w:divBdr>
    </w:div>
    <w:div w:id="113061580">
      <w:marLeft w:val="480"/>
      <w:marRight w:val="0"/>
      <w:marTop w:val="0"/>
      <w:marBottom w:val="0"/>
      <w:divBdr>
        <w:top w:val="none" w:sz="0" w:space="0" w:color="auto"/>
        <w:left w:val="none" w:sz="0" w:space="0" w:color="auto"/>
        <w:bottom w:val="none" w:sz="0" w:space="0" w:color="auto"/>
        <w:right w:val="none" w:sz="0" w:space="0" w:color="auto"/>
      </w:divBdr>
    </w:div>
    <w:div w:id="113525682">
      <w:marLeft w:val="480"/>
      <w:marRight w:val="0"/>
      <w:marTop w:val="0"/>
      <w:marBottom w:val="0"/>
      <w:divBdr>
        <w:top w:val="none" w:sz="0" w:space="0" w:color="auto"/>
        <w:left w:val="none" w:sz="0" w:space="0" w:color="auto"/>
        <w:bottom w:val="none" w:sz="0" w:space="0" w:color="auto"/>
        <w:right w:val="none" w:sz="0" w:space="0" w:color="auto"/>
      </w:divBdr>
    </w:div>
    <w:div w:id="113866688">
      <w:marLeft w:val="480"/>
      <w:marRight w:val="0"/>
      <w:marTop w:val="0"/>
      <w:marBottom w:val="0"/>
      <w:divBdr>
        <w:top w:val="none" w:sz="0" w:space="0" w:color="auto"/>
        <w:left w:val="none" w:sz="0" w:space="0" w:color="auto"/>
        <w:bottom w:val="none" w:sz="0" w:space="0" w:color="auto"/>
        <w:right w:val="none" w:sz="0" w:space="0" w:color="auto"/>
      </w:divBdr>
    </w:div>
    <w:div w:id="114760188">
      <w:marLeft w:val="480"/>
      <w:marRight w:val="0"/>
      <w:marTop w:val="0"/>
      <w:marBottom w:val="0"/>
      <w:divBdr>
        <w:top w:val="none" w:sz="0" w:space="0" w:color="auto"/>
        <w:left w:val="none" w:sz="0" w:space="0" w:color="auto"/>
        <w:bottom w:val="none" w:sz="0" w:space="0" w:color="auto"/>
        <w:right w:val="none" w:sz="0" w:space="0" w:color="auto"/>
      </w:divBdr>
    </w:div>
    <w:div w:id="114913808">
      <w:marLeft w:val="480"/>
      <w:marRight w:val="0"/>
      <w:marTop w:val="0"/>
      <w:marBottom w:val="0"/>
      <w:divBdr>
        <w:top w:val="none" w:sz="0" w:space="0" w:color="auto"/>
        <w:left w:val="none" w:sz="0" w:space="0" w:color="auto"/>
        <w:bottom w:val="none" w:sz="0" w:space="0" w:color="auto"/>
        <w:right w:val="none" w:sz="0" w:space="0" w:color="auto"/>
      </w:divBdr>
    </w:div>
    <w:div w:id="115176280">
      <w:marLeft w:val="480"/>
      <w:marRight w:val="0"/>
      <w:marTop w:val="0"/>
      <w:marBottom w:val="0"/>
      <w:divBdr>
        <w:top w:val="none" w:sz="0" w:space="0" w:color="auto"/>
        <w:left w:val="none" w:sz="0" w:space="0" w:color="auto"/>
        <w:bottom w:val="none" w:sz="0" w:space="0" w:color="auto"/>
        <w:right w:val="none" w:sz="0" w:space="0" w:color="auto"/>
      </w:divBdr>
    </w:div>
    <w:div w:id="115567946">
      <w:marLeft w:val="480"/>
      <w:marRight w:val="0"/>
      <w:marTop w:val="0"/>
      <w:marBottom w:val="0"/>
      <w:divBdr>
        <w:top w:val="none" w:sz="0" w:space="0" w:color="auto"/>
        <w:left w:val="none" w:sz="0" w:space="0" w:color="auto"/>
        <w:bottom w:val="none" w:sz="0" w:space="0" w:color="auto"/>
        <w:right w:val="none" w:sz="0" w:space="0" w:color="auto"/>
      </w:divBdr>
    </w:div>
    <w:div w:id="115876340">
      <w:marLeft w:val="480"/>
      <w:marRight w:val="0"/>
      <w:marTop w:val="0"/>
      <w:marBottom w:val="0"/>
      <w:divBdr>
        <w:top w:val="none" w:sz="0" w:space="0" w:color="auto"/>
        <w:left w:val="none" w:sz="0" w:space="0" w:color="auto"/>
        <w:bottom w:val="none" w:sz="0" w:space="0" w:color="auto"/>
        <w:right w:val="none" w:sz="0" w:space="0" w:color="auto"/>
      </w:divBdr>
    </w:div>
    <w:div w:id="115876459">
      <w:marLeft w:val="480"/>
      <w:marRight w:val="0"/>
      <w:marTop w:val="0"/>
      <w:marBottom w:val="0"/>
      <w:divBdr>
        <w:top w:val="none" w:sz="0" w:space="0" w:color="auto"/>
        <w:left w:val="none" w:sz="0" w:space="0" w:color="auto"/>
        <w:bottom w:val="none" w:sz="0" w:space="0" w:color="auto"/>
        <w:right w:val="none" w:sz="0" w:space="0" w:color="auto"/>
      </w:divBdr>
    </w:div>
    <w:div w:id="116070042">
      <w:marLeft w:val="480"/>
      <w:marRight w:val="0"/>
      <w:marTop w:val="0"/>
      <w:marBottom w:val="0"/>
      <w:divBdr>
        <w:top w:val="none" w:sz="0" w:space="0" w:color="auto"/>
        <w:left w:val="none" w:sz="0" w:space="0" w:color="auto"/>
        <w:bottom w:val="none" w:sz="0" w:space="0" w:color="auto"/>
        <w:right w:val="none" w:sz="0" w:space="0" w:color="auto"/>
      </w:divBdr>
    </w:div>
    <w:div w:id="116140775">
      <w:marLeft w:val="480"/>
      <w:marRight w:val="0"/>
      <w:marTop w:val="0"/>
      <w:marBottom w:val="0"/>
      <w:divBdr>
        <w:top w:val="none" w:sz="0" w:space="0" w:color="auto"/>
        <w:left w:val="none" w:sz="0" w:space="0" w:color="auto"/>
        <w:bottom w:val="none" w:sz="0" w:space="0" w:color="auto"/>
        <w:right w:val="none" w:sz="0" w:space="0" w:color="auto"/>
      </w:divBdr>
    </w:div>
    <w:div w:id="116141442">
      <w:marLeft w:val="480"/>
      <w:marRight w:val="0"/>
      <w:marTop w:val="0"/>
      <w:marBottom w:val="0"/>
      <w:divBdr>
        <w:top w:val="none" w:sz="0" w:space="0" w:color="auto"/>
        <w:left w:val="none" w:sz="0" w:space="0" w:color="auto"/>
        <w:bottom w:val="none" w:sz="0" w:space="0" w:color="auto"/>
        <w:right w:val="none" w:sz="0" w:space="0" w:color="auto"/>
      </w:divBdr>
    </w:div>
    <w:div w:id="116729360">
      <w:marLeft w:val="480"/>
      <w:marRight w:val="0"/>
      <w:marTop w:val="0"/>
      <w:marBottom w:val="0"/>
      <w:divBdr>
        <w:top w:val="none" w:sz="0" w:space="0" w:color="auto"/>
        <w:left w:val="none" w:sz="0" w:space="0" w:color="auto"/>
        <w:bottom w:val="none" w:sz="0" w:space="0" w:color="auto"/>
        <w:right w:val="none" w:sz="0" w:space="0" w:color="auto"/>
      </w:divBdr>
    </w:div>
    <w:div w:id="116872808">
      <w:marLeft w:val="480"/>
      <w:marRight w:val="0"/>
      <w:marTop w:val="0"/>
      <w:marBottom w:val="0"/>
      <w:divBdr>
        <w:top w:val="none" w:sz="0" w:space="0" w:color="auto"/>
        <w:left w:val="none" w:sz="0" w:space="0" w:color="auto"/>
        <w:bottom w:val="none" w:sz="0" w:space="0" w:color="auto"/>
        <w:right w:val="none" w:sz="0" w:space="0" w:color="auto"/>
      </w:divBdr>
    </w:div>
    <w:div w:id="117189645">
      <w:marLeft w:val="480"/>
      <w:marRight w:val="0"/>
      <w:marTop w:val="0"/>
      <w:marBottom w:val="0"/>
      <w:divBdr>
        <w:top w:val="none" w:sz="0" w:space="0" w:color="auto"/>
        <w:left w:val="none" w:sz="0" w:space="0" w:color="auto"/>
        <w:bottom w:val="none" w:sz="0" w:space="0" w:color="auto"/>
        <w:right w:val="none" w:sz="0" w:space="0" w:color="auto"/>
      </w:divBdr>
    </w:div>
    <w:div w:id="117340179">
      <w:marLeft w:val="480"/>
      <w:marRight w:val="0"/>
      <w:marTop w:val="0"/>
      <w:marBottom w:val="0"/>
      <w:divBdr>
        <w:top w:val="none" w:sz="0" w:space="0" w:color="auto"/>
        <w:left w:val="none" w:sz="0" w:space="0" w:color="auto"/>
        <w:bottom w:val="none" w:sz="0" w:space="0" w:color="auto"/>
        <w:right w:val="none" w:sz="0" w:space="0" w:color="auto"/>
      </w:divBdr>
    </w:div>
    <w:div w:id="117577568">
      <w:marLeft w:val="480"/>
      <w:marRight w:val="0"/>
      <w:marTop w:val="0"/>
      <w:marBottom w:val="0"/>
      <w:divBdr>
        <w:top w:val="none" w:sz="0" w:space="0" w:color="auto"/>
        <w:left w:val="none" w:sz="0" w:space="0" w:color="auto"/>
        <w:bottom w:val="none" w:sz="0" w:space="0" w:color="auto"/>
        <w:right w:val="none" w:sz="0" w:space="0" w:color="auto"/>
      </w:divBdr>
    </w:div>
    <w:div w:id="118301563">
      <w:marLeft w:val="480"/>
      <w:marRight w:val="0"/>
      <w:marTop w:val="0"/>
      <w:marBottom w:val="0"/>
      <w:divBdr>
        <w:top w:val="none" w:sz="0" w:space="0" w:color="auto"/>
        <w:left w:val="none" w:sz="0" w:space="0" w:color="auto"/>
        <w:bottom w:val="none" w:sz="0" w:space="0" w:color="auto"/>
        <w:right w:val="none" w:sz="0" w:space="0" w:color="auto"/>
      </w:divBdr>
    </w:div>
    <w:div w:id="118455088">
      <w:marLeft w:val="480"/>
      <w:marRight w:val="0"/>
      <w:marTop w:val="0"/>
      <w:marBottom w:val="0"/>
      <w:divBdr>
        <w:top w:val="none" w:sz="0" w:space="0" w:color="auto"/>
        <w:left w:val="none" w:sz="0" w:space="0" w:color="auto"/>
        <w:bottom w:val="none" w:sz="0" w:space="0" w:color="auto"/>
        <w:right w:val="none" w:sz="0" w:space="0" w:color="auto"/>
      </w:divBdr>
    </w:div>
    <w:div w:id="118761621">
      <w:marLeft w:val="480"/>
      <w:marRight w:val="0"/>
      <w:marTop w:val="0"/>
      <w:marBottom w:val="0"/>
      <w:divBdr>
        <w:top w:val="none" w:sz="0" w:space="0" w:color="auto"/>
        <w:left w:val="none" w:sz="0" w:space="0" w:color="auto"/>
        <w:bottom w:val="none" w:sz="0" w:space="0" w:color="auto"/>
        <w:right w:val="none" w:sz="0" w:space="0" w:color="auto"/>
      </w:divBdr>
    </w:div>
    <w:div w:id="118764964">
      <w:marLeft w:val="480"/>
      <w:marRight w:val="0"/>
      <w:marTop w:val="0"/>
      <w:marBottom w:val="0"/>
      <w:divBdr>
        <w:top w:val="none" w:sz="0" w:space="0" w:color="auto"/>
        <w:left w:val="none" w:sz="0" w:space="0" w:color="auto"/>
        <w:bottom w:val="none" w:sz="0" w:space="0" w:color="auto"/>
        <w:right w:val="none" w:sz="0" w:space="0" w:color="auto"/>
      </w:divBdr>
    </w:div>
    <w:div w:id="119152787">
      <w:marLeft w:val="480"/>
      <w:marRight w:val="0"/>
      <w:marTop w:val="0"/>
      <w:marBottom w:val="0"/>
      <w:divBdr>
        <w:top w:val="none" w:sz="0" w:space="0" w:color="auto"/>
        <w:left w:val="none" w:sz="0" w:space="0" w:color="auto"/>
        <w:bottom w:val="none" w:sz="0" w:space="0" w:color="auto"/>
        <w:right w:val="none" w:sz="0" w:space="0" w:color="auto"/>
      </w:divBdr>
    </w:div>
    <w:div w:id="119341475">
      <w:marLeft w:val="480"/>
      <w:marRight w:val="0"/>
      <w:marTop w:val="0"/>
      <w:marBottom w:val="0"/>
      <w:divBdr>
        <w:top w:val="none" w:sz="0" w:space="0" w:color="auto"/>
        <w:left w:val="none" w:sz="0" w:space="0" w:color="auto"/>
        <w:bottom w:val="none" w:sz="0" w:space="0" w:color="auto"/>
        <w:right w:val="none" w:sz="0" w:space="0" w:color="auto"/>
      </w:divBdr>
    </w:div>
    <w:div w:id="119539726">
      <w:marLeft w:val="480"/>
      <w:marRight w:val="0"/>
      <w:marTop w:val="0"/>
      <w:marBottom w:val="0"/>
      <w:divBdr>
        <w:top w:val="none" w:sz="0" w:space="0" w:color="auto"/>
        <w:left w:val="none" w:sz="0" w:space="0" w:color="auto"/>
        <w:bottom w:val="none" w:sz="0" w:space="0" w:color="auto"/>
        <w:right w:val="none" w:sz="0" w:space="0" w:color="auto"/>
      </w:divBdr>
    </w:div>
    <w:div w:id="120610092">
      <w:marLeft w:val="480"/>
      <w:marRight w:val="0"/>
      <w:marTop w:val="0"/>
      <w:marBottom w:val="0"/>
      <w:divBdr>
        <w:top w:val="none" w:sz="0" w:space="0" w:color="auto"/>
        <w:left w:val="none" w:sz="0" w:space="0" w:color="auto"/>
        <w:bottom w:val="none" w:sz="0" w:space="0" w:color="auto"/>
        <w:right w:val="none" w:sz="0" w:space="0" w:color="auto"/>
      </w:divBdr>
    </w:div>
    <w:div w:id="120807919">
      <w:marLeft w:val="480"/>
      <w:marRight w:val="0"/>
      <w:marTop w:val="0"/>
      <w:marBottom w:val="0"/>
      <w:divBdr>
        <w:top w:val="none" w:sz="0" w:space="0" w:color="auto"/>
        <w:left w:val="none" w:sz="0" w:space="0" w:color="auto"/>
        <w:bottom w:val="none" w:sz="0" w:space="0" w:color="auto"/>
        <w:right w:val="none" w:sz="0" w:space="0" w:color="auto"/>
      </w:divBdr>
    </w:div>
    <w:div w:id="122047383">
      <w:marLeft w:val="480"/>
      <w:marRight w:val="0"/>
      <w:marTop w:val="0"/>
      <w:marBottom w:val="0"/>
      <w:divBdr>
        <w:top w:val="none" w:sz="0" w:space="0" w:color="auto"/>
        <w:left w:val="none" w:sz="0" w:space="0" w:color="auto"/>
        <w:bottom w:val="none" w:sz="0" w:space="0" w:color="auto"/>
        <w:right w:val="none" w:sz="0" w:space="0" w:color="auto"/>
      </w:divBdr>
    </w:div>
    <w:div w:id="123622558">
      <w:marLeft w:val="480"/>
      <w:marRight w:val="0"/>
      <w:marTop w:val="0"/>
      <w:marBottom w:val="0"/>
      <w:divBdr>
        <w:top w:val="none" w:sz="0" w:space="0" w:color="auto"/>
        <w:left w:val="none" w:sz="0" w:space="0" w:color="auto"/>
        <w:bottom w:val="none" w:sz="0" w:space="0" w:color="auto"/>
        <w:right w:val="none" w:sz="0" w:space="0" w:color="auto"/>
      </w:divBdr>
    </w:div>
    <w:div w:id="123744026">
      <w:marLeft w:val="480"/>
      <w:marRight w:val="0"/>
      <w:marTop w:val="0"/>
      <w:marBottom w:val="0"/>
      <w:divBdr>
        <w:top w:val="none" w:sz="0" w:space="0" w:color="auto"/>
        <w:left w:val="none" w:sz="0" w:space="0" w:color="auto"/>
        <w:bottom w:val="none" w:sz="0" w:space="0" w:color="auto"/>
        <w:right w:val="none" w:sz="0" w:space="0" w:color="auto"/>
      </w:divBdr>
    </w:div>
    <w:div w:id="124202712">
      <w:marLeft w:val="480"/>
      <w:marRight w:val="0"/>
      <w:marTop w:val="0"/>
      <w:marBottom w:val="0"/>
      <w:divBdr>
        <w:top w:val="none" w:sz="0" w:space="0" w:color="auto"/>
        <w:left w:val="none" w:sz="0" w:space="0" w:color="auto"/>
        <w:bottom w:val="none" w:sz="0" w:space="0" w:color="auto"/>
        <w:right w:val="none" w:sz="0" w:space="0" w:color="auto"/>
      </w:divBdr>
    </w:div>
    <w:div w:id="124394513">
      <w:marLeft w:val="480"/>
      <w:marRight w:val="0"/>
      <w:marTop w:val="0"/>
      <w:marBottom w:val="0"/>
      <w:divBdr>
        <w:top w:val="none" w:sz="0" w:space="0" w:color="auto"/>
        <w:left w:val="none" w:sz="0" w:space="0" w:color="auto"/>
        <w:bottom w:val="none" w:sz="0" w:space="0" w:color="auto"/>
        <w:right w:val="none" w:sz="0" w:space="0" w:color="auto"/>
      </w:divBdr>
    </w:div>
    <w:div w:id="124737645">
      <w:marLeft w:val="480"/>
      <w:marRight w:val="0"/>
      <w:marTop w:val="0"/>
      <w:marBottom w:val="0"/>
      <w:divBdr>
        <w:top w:val="none" w:sz="0" w:space="0" w:color="auto"/>
        <w:left w:val="none" w:sz="0" w:space="0" w:color="auto"/>
        <w:bottom w:val="none" w:sz="0" w:space="0" w:color="auto"/>
        <w:right w:val="none" w:sz="0" w:space="0" w:color="auto"/>
      </w:divBdr>
    </w:div>
    <w:div w:id="125318584">
      <w:marLeft w:val="480"/>
      <w:marRight w:val="0"/>
      <w:marTop w:val="0"/>
      <w:marBottom w:val="0"/>
      <w:divBdr>
        <w:top w:val="none" w:sz="0" w:space="0" w:color="auto"/>
        <w:left w:val="none" w:sz="0" w:space="0" w:color="auto"/>
        <w:bottom w:val="none" w:sz="0" w:space="0" w:color="auto"/>
        <w:right w:val="none" w:sz="0" w:space="0" w:color="auto"/>
      </w:divBdr>
    </w:div>
    <w:div w:id="125467679">
      <w:marLeft w:val="480"/>
      <w:marRight w:val="0"/>
      <w:marTop w:val="0"/>
      <w:marBottom w:val="0"/>
      <w:divBdr>
        <w:top w:val="none" w:sz="0" w:space="0" w:color="auto"/>
        <w:left w:val="none" w:sz="0" w:space="0" w:color="auto"/>
        <w:bottom w:val="none" w:sz="0" w:space="0" w:color="auto"/>
        <w:right w:val="none" w:sz="0" w:space="0" w:color="auto"/>
      </w:divBdr>
    </w:div>
    <w:div w:id="125777329">
      <w:marLeft w:val="480"/>
      <w:marRight w:val="0"/>
      <w:marTop w:val="0"/>
      <w:marBottom w:val="0"/>
      <w:divBdr>
        <w:top w:val="none" w:sz="0" w:space="0" w:color="auto"/>
        <w:left w:val="none" w:sz="0" w:space="0" w:color="auto"/>
        <w:bottom w:val="none" w:sz="0" w:space="0" w:color="auto"/>
        <w:right w:val="none" w:sz="0" w:space="0" w:color="auto"/>
      </w:divBdr>
    </w:div>
    <w:div w:id="125859469">
      <w:marLeft w:val="480"/>
      <w:marRight w:val="0"/>
      <w:marTop w:val="0"/>
      <w:marBottom w:val="0"/>
      <w:divBdr>
        <w:top w:val="none" w:sz="0" w:space="0" w:color="auto"/>
        <w:left w:val="none" w:sz="0" w:space="0" w:color="auto"/>
        <w:bottom w:val="none" w:sz="0" w:space="0" w:color="auto"/>
        <w:right w:val="none" w:sz="0" w:space="0" w:color="auto"/>
      </w:divBdr>
    </w:div>
    <w:div w:id="126506772">
      <w:marLeft w:val="480"/>
      <w:marRight w:val="0"/>
      <w:marTop w:val="0"/>
      <w:marBottom w:val="0"/>
      <w:divBdr>
        <w:top w:val="none" w:sz="0" w:space="0" w:color="auto"/>
        <w:left w:val="none" w:sz="0" w:space="0" w:color="auto"/>
        <w:bottom w:val="none" w:sz="0" w:space="0" w:color="auto"/>
        <w:right w:val="none" w:sz="0" w:space="0" w:color="auto"/>
      </w:divBdr>
    </w:div>
    <w:div w:id="127473707">
      <w:marLeft w:val="480"/>
      <w:marRight w:val="0"/>
      <w:marTop w:val="0"/>
      <w:marBottom w:val="0"/>
      <w:divBdr>
        <w:top w:val="none" w:sz="0" w:space="0" w:color="auto"/>
        <w:left w:val="none" w:sz="0" w:space="0" w:color="auto"/>
        <w:bottom w:val="none" w:sz="0" w:space="0" w:color="auto"/>
        <w:right w:val="none" w:sz="0" w:space="0" w:color="auto"/>
      </w:divBdr>
    </w:div>
    <w:div w:id="127630029">
      <w:marLeft w:val="480"/>
      <w:marRight w:val="0"/>
      <w:marTop w:val="0"/>
      <w:marBottom w:val="0"/>
      <w:divBdr>
        <w:top w:val="none" w:sz="0" w:space="0" w:color="auto"/>
        <w:left w:val="none" w:sz="0" w:space="0" w:color="auto"/>
        <w:bottom w:val="none" w:sz="0" w:space="0" w:color="auto"/>
        <w:right w:val="none" w:sz="0" w:space="0" w:color="auto"/>
      </w:divBdr>
    </w:div>
    <w:div w:id="128212968">
      <w:marLeft w:val="480"/>
      <w:marRight w:val="0"/>
      <w:marTop w:val="0"/>
      <w:marBottom w:val="0"/>
      <w:divBdr>
        <w:top w:val="none" w:sz="0" w:space="0" w:color="auto"/>
        <w:left w:val="none" w:sz="0" w:space="0" w:color="auto"/>
        <w:bottom w:val="none" w:sz="0" w:space="0" w:color="auto"/>
        <w:right w:val="none" w:sz="0" w:space="0" w:color="auto"/>
      </w:divBdr>
    </w:div>
    <w:div w:id="128326897">
      <w:marLeft w:val="480"/>
      <w:marRight w:val="0"/>
      <w:marTop w:val="0"/>
      <w:marBottom w:val="0"/>
      <w:divBdr>
        <w:top w:val="none" w:sz="0" w:space="0" w:color="auto"/>
        <w:left w:val="none" w:sz="0" w:space="0" w:color="auto"/>
        <w:bottom w:val="none" w:sz="0" w:space="0" w:color="auto"/>
        <w:right w:val="none" w:sz="0" w:space="0" w:color="auto"/>
      </w:divBdr>
    </w:div>
    <w:div w:id="128402912">
      <w:marLeft w:val="480"/>
      <w:marRight w:val="0"/>
      <w:marTop w:val="0"/>
      <w:marBottom w:val="0"/>
      <w:divBdr>
        <w:top w:val="none" w:sz="0" w:space="0" w:color="auto"/>
        <w:left w:val="none" w:sz="0" w:space="0" w:color="auto"/>
        <w:bottom w:val="none" w:sz="0" w:space="0" w:color="auto"/>
        <w:right w:val="none" w:sz="0" w:space="0" w:color="auto"/>
      </w:divBdr>
    </w:div>
    <w:div w:id="128938469">
      <w:marLeft w:val="480"/>
      <w:marRight w:val="0"/>
      <w:marTop w:val="0"/>
      <w:marBottom w:val="0"/>
      <w:divBdr>
        <w:top w:val="none" w:sz="0" w:space="0" w:color="auto"/>
        <w:left w:val="none" w:sz="0" w:space="0" w:color="auto"/>
        <w:bottom w:val="none" w:sz="0" w:space="0" w:color="auto"/>
        <w:right w:val="none" w:sz="0" w:space="0" w:color="auto"/>
      </w:divBdr>
    </w:div>
    <w:div w:id="129827671">
      <w:marLeft w:val="480"/>
      <w:marRight w:val="0"/>
      <w:marTop w:val="0"/>
      <w:marBottom w:val="0"/>
      <w:divBdr>
        <w:top w:val="none" w:sz="0" w:space="0" w:color="auto"/>
        <w:left w:val="none" w:sz="0" w:space="0" w:color="auto"/>
        <w:bottom w:val="none" w:sz="0" w:space="0" w:color="auto"/>
        <w:right w:val="none" w:sz="0" w:space="0" w:color="auto"/>
      </w:divBdr>
    </w:div>
    <w:div w:id="129832593">
      <w:marLeft w:val="480"/>
      <w:marRight w:val="0"/>
      <w:marTop w:val="0"/>
      <w:marBottom w:val="0"/>
      <w:divBdr>
        <w:top w:val="none" w:sz="0" w:space="0" w:color="auto"/>
        <w:left w:val="none" w:sz="0" w:space="0" w:color="auto"/>
        <w:bottom w:val="none" w:sz="0" w:space="0" w:color="auto"/>
        <w:right w:val="none" w:sz="0" w:space="0" w:color="auto"/>
      </w:divBdr>
    </w:div>
    <w:div w:id="129977195">
      <w:marLeft w:val="480"/>
      <w:marRight w:val="0"/>
      <w:marTop w:val="0"/>
      <w:marBottom w:val="0"/>
      <w:divBdr>
        <w:top w:val="none" w:sz="0" w:space="0" w:color="auto"/>
        <w:left w:val="none" w:sz="0" w:space="0" w:color="auto"/>
        <w:bottom w:val="none" w:sz="0" w:space="0" w:color="auto"/>
        <w:right w:val="none" w:sz="0" w:space="0" w:color="auto"/>
      </w:divBdr>
    </w:div>
    <w:div w:id="131484790">
      <w:marLeft w:val="480"/>
      <w:marRight w:val="0"/>
      <w:marTop w:val="0"/>
      <w:marBottom w:val="0"/>
      <w:divBdr>
        <w:top w:val="none" w:sz="0" w:space="0" w:color="auto"/>
        <w:left w:val="none" w:sz="0" w:space="0" w:color="auto"/>
        <w:bottom w:val="none" w:sz="0" w:space="0" w:color="auto"/>
        <w:right w:val="none" w:sz="0" w:space="0" w:color="auto"/>
      </w:divBdr>
    </w:div>
    <w:div w:id="131679840">
      <w:marLeft w:val="480"/>
      <w:marRight w:val="0"/>
      <w:marTop w:val="0"/>
      <w:marBottom w:val="0"/>
      <w:divBdr>
        <w:top w:val="none" w:sz="0" w:space="0" w:color="auto"/>
        <w:left w:val="none" w:sz="0" w:space="0" w:color="auto"/>
        <w:bottom w:val="none" w:sz="0" w:space="0" w:color="auto"/>
        <w:right w:val="none" w:sz="0" w:space="0" w:color="auto"/>
      </w:divBdr>
    </w:div>
    <w:div w:id="131749112">
      <w:marLeft w:val="480"/>
      <w:marRight w:val="0"/>
      <w:marTop w:val="0"/>
      <w:marBottom w:val="0"/>
      <w:divBdr>
        <w:top w:val="none" w:sz="0" w:space="0" w:color="auto"/>
        <w:left w:val="none" w:sz="0" w:space="0" w:color="auto"/>
        <w:bottom w:val="none" w:sz="0" w:space="0" w:color="auto"/>
        <w:right w:val="none" w:sz="0" w:space="0" w:color="auto"/>
      </w:divBdr>
    </w:div>
    <w:div w:id="131951707">
      <w:marLeft w:val="480"/>
      <w:marRight w:val="0"/>
      <w:marTop w:val="0"/>
      <w:marBottom w:val="0"/>
      <w:divBdr>
        <w:top w:val="none" w:sz="0" w:space="0" w:color="auto"/>
        <w:left w:val="none" w:sz="0" w:space="0" w:color="auto"/>
        <w:bottom w:val="none" w:sz="0" w:space="0" w:color="auto"/>
        <w:right w:val="none" w:sz="0" w:space="0" w:color="auto"/>
      </w:divBdr>
    </w:div>
    <w:div w:id="132212755">
      <w:marLeft w:val="480"/>
      <w:marRight w:val="0"/>
      <w:marTop w:val="0"/>
      <w:marBottom w:val="0"/>
      <w:divBdr>
        <w:top w:val="none" w:sz="0" w:space="0" w:color="auto"/>
        <w:left w:val="none" w:sz="0" w:space="0" w:color="auto"/>
        <w:bottom w:val="none" w:sz="0" w:space="0" w:color="auto"/>
        <w:right w:val="none" w:sz="0" w:space="0" w:color="auto"/>
      </w:divBdr>
    </w:div>
    <w:div w:id="132216230">
      <w:marLeft w:val="480"/>
      <w:marRight w:val="0"/>
      <w:marTop w:val="0"/>
      <w:marBottom w:val="0"/>
      <w:divBdr>
        <w:top w:val="none" w:sz="0" w:space="0" w:color="auto"/>
        <w:left w:val="none" w:sz="0" w:space="0" w:color="auto"/>
        <w:bottom w:val="none" w:sz="0" w:space="0" w:color="auto"/>
        <w:right w:val="none" w:sz="0" w:space="0" w:color="auto"/>
      </w:divBdr>
    </w:div>
    <w:div w:id="132645261">
      <w:marLeft w:val="480"/>
      <w:marRight w:val="0"/>
      <w:marTop w:val="0"/>
      <w:marBottom w:val="0"/>
      <w:divBdr>
        <w:top w:val="none" w:sz="0" w:space="0" w:color="auto"/>
        <w:left w:val="none" w:sz="0" w:space="0" w:color="auto"/>
        <w:bottom w:val="none" w:sz="0" w:space="0" w:color="auto"/>
        <w:right w:val="none" w:sz="0" w:space="0" w:color="auto"/>
      </w:divBdr>
    </w:div>
    <w:div w:id="132675392">
      <w:marLeft w:val="480"/>
      <w:marRight w:val="0"/>
      <w:marTop w:val="0"/>
      <w:marBottom w:val="0"/>
      <w:divBdr>
        <w:top w:val="none" w:sz="0" w:space="0" w:color="auto"/>
        <w:left w:val="none" w:sz="0" w:space="0" w:color="auto"/>
        <w:bottom w:val="none" w:sz="0" w:space="0" w:color="auto"/>
        <w:right w:val="none" w:sz="0" w:space="0" w:color="auto"/>
      </w:divBdr>
    </w:div>
    <w:div w:id="133912539">
      <w:marLeft w:val="480"/>
      <w:marRight w:val="0"/>
      <w:marTop w:val="0"/>
      <w:marBottom w:val="0"/>
      <w:divBdr>
        <w:top w:val="none" w:sz="0" w:space="0" w:color="auto"/>
        <w:left w:val="none" w:sz="0" w:space="0" w:color="auto"/>
        <w:bottom w:val="none" w:sz="0" w:space="0" w:color="auto"/>
        <w:right w:val="none" w:sz="0" w:space="0" w:color="auto"/>
      </w:divBdr>
    </w:div>
    <w:div w:id="134102861">
      <w:marLeft w:val="480"/>
      <w:marRight w:val="0"/>
      <w:marTop w:val="0"/>
      <w:marBottom w:val="0"/>
      <w:divBdr>
        <w:top w:val="none" w:sz="0" w:space="0" w:color="auto"/>
        <w:left w:val="none" w:sz="0" w:space="0" w:color="auto"/>
        <w:bottom w:val="none" w:sz="0" w:space="0" w:color="auto"/>
        <w:right w:val="none" w:sz="0" w:space="0" w:color="auto"/>
      </w:divBdr>
    </w:div>
    <w:div w:id="134220211">
      <w:marLeft w:val="480"/>
      <w:marRight w:val="0"/>
      <w:marTop w:val="0"/>
      <w:marBottom w:val="0"/>
      <w:divBdr>
        <w:top w:val="none" w:sz="0" w:space="0" w:color="auto"/>
        <w:left w:val="none" w:sz="0" w:space="0" w:color="auto"/>
        <w:bottom w:val="none" w:sz="0" w:space="0" w:color="auto"/>
        <w:right w:val="none" w:sz="0" w:space="0" w:color="auto"/>
      </w:divBdr>
    </w:div>
    <w:div w:id="134372453">
      <w:marLeft w:val="480"/>
      <w:marRight w:val="0"/>
      <w:marTop w:val="0"/>
      <w:marBottom w:val="0"/>
      <w:divBdr>
        <w:top w:val="none" w:sz="0" w:space="0" w:color="auto"/>
        <w:left w:val="none" w:sz="0" w:space="0" w:color="auto"/>
        <w:bottom w:val="none" w:sz="0" w:space="0" w:color="auto"/>
        <w:right w:val="none" w:sz="0" w:space="0" w:color="auto"/>
      </w:divBdr>
    </w:div>
    <w:div w:id="134419404">
      <w:marLeft w:val="480"/>
      <w:marRight w:val="0"/>
      <w:marTop w:val="0"/>
      <w:marBottom w:val="0"/>
      <w:divBdr>
        <w:top w:val="none" w:sz="0" w:space="0" w:color="auto"/>
        <w:left w:val="none" w:sz="0" w:space="0" w:color="auto"/>
        <w:bottom w:val="none" w:sz="0" w:space="0" w:color="auto"/>
        <w:right w:val="none" w:sz="0" w:space="0" w:color="auto"/>
      </w:divBdr>
    </w:div>
    <w:div w:id="134489957">
      <w:marLeft w:val="480"/>
      <w:marRight w:val="0"/>
      <w:marTop w:val="0"/>
      <w:marBottom w:val="0"/>
      <w:divBdr>
        <w:top w:val="none" w:sz="0" w:space="0" w:color="auto"/>
        <w:left w:val="none" w:sz="0" w:space="0" w:color="auto"/>
        <w:bottom w:val="none" w:sz="0" w:space="0" w:color="auto"/>
        <w:right w:val="none" w:sz="0" w:space="0" w:color="auto"/>
      </w:divBdr>
    </w:div>
    <w:div w:id="134764259">
      <w:marLeft w:val="480"/>
      <w:marRight w:val="0"/>
      <w:marTop w:val="0"/>
      <w:marBottom w:val="0"/>
      <w:divBdr>
        <w:top w:val="none" w:sz="0" w:space="0" w:color="auto"/>
        <w:left w:val="none" w:sz="0" w:space="0" w:color="auto"/>
        <w:bottom w:val="none" w:sz="0" w:space="0" w:color="auto"/>
        <w:right w:val="none" w:sz="0" w:space="0" w:color="auto"/>
      </w:divBdr>
    </w:div>
    <w:div w:id="135102012">
      <w:marLeft w:val="480"/>
      <w:marRight w:val="0"/>
      <w:marTop w:val="0"/>
      <w:marBottom w:val="0"/>
      <w:divBdr>
        <w:top w:val="none" w:sz="0" w:space="0" w:color="auto"/>
        <w:left w:val="none" w:sz="0" w:space="0" w:color="auto"/>
        <w:bottom w:val="none" w:sz="0" w:space="0" w:color="auto"/>
        <w:right w:val="none" w:sz="0" w:space="0" w:color="auto"/>
      </w:divBdr>
    </w:div>
    <w:div w:id="135339651">
      <w:marLeft w:val="480"/>
      <w:marRight w:val="0"/>
      <w:marTop w:val="0"/>
      <w:marBottom w:val="0"/>
      <w:divBdr>
        <w:top w:val="none" w:sz="0" w:space="0" w:color="auto"/>
        <w:left w:val="none" w:sz="0" w:space="0" w:color="auto"/>
        <w:bottom w:val="none" w:sz="0" w:space="0" w:color="auto"/>
        <w:right w:val="none" w:sz="0" w:space="0" w:color="auto"/>
      </w:divBdr>
    </w:div>
    <w:div w:id="135492188">
      <w:marLeft w:val="480"/>
      <w:marRight w:val="0"/>
      <w:marTop w:val="0"/>
      <w:marBottom w:val="0"/>
      <w:divBdr>
        <w:top w:val="none" w:sz="0" w:space="0" w:color="auto"/>
        <w:left w:val="none" w:sz="0" w:space="0" w:color="auto"/>
        <w:bottom w:val="none" w:sz="0" w:space="0" w:color="auto"/>
        <w:right w:val="none" w:sz="0" w:space="0" w:color="auto"/>
      </w:divBdr>
    </w:div>
    <w:div w:id="135881271">
      <w:marLeft w:val="480"/>
      <w:marRight w:val="0"/>
      <w:marTop w:val="0"/>
      <w:marBottom w:val="0"/>
      <w:divBdr>
        <w:top w:val="none" w:sz="0" w:space="0" w:color="auto"/>
        <w:left w:val="none" w:sz="0" w:space="0" w:color="auto"/>
        <w:bottom w:val="none" w:sz="0" w:space="0" w:color="auto"/>
        <w:right w:val="none" w:sz="0" w:space="0" w:color="auto"/>
      </w:divBdr>
    </w:div>
    <w:div w:id="136340447">
      <w:marLeft w:val="480"/>
      <w:marRight w:val="0"/>
      <w:marTop w:val="0"/>
      <w:marBottom w:val="0"/>
      <w:divBdr>
        <w:top w:val="none" w:sz="0" w:space="0" w:color="auto"/>
        <w:left w:val="none" w:sz="0" w:space="0" w:color="auto"/>
        <w:bottom w:val="none" w:sz="0" w:space="0" w:color="auto"/>
        <w:right w:val="none" w:sz="0" w:space="0" w:color="auto"/>
      </w:divBdr>
    </w:div>
    <w:div w:id="136382213">
      <w:marLeft w:val="480"/>
      <w:marRight w:val="0"/>
      <w:marTop w:val="0"/>
      <w:marBottom w:val="0"/>
      <w:divBdr>
        <w:top w:val="none" w:sz="0" w:space="0" w:color="auto"/>
        <w:left w:val="none" w:sz="0" w:space="0" w:color="auto"/>
        <w:bottom w:val="none" w:sz="0" w:space="0" w:color="auto"/>
        <w:right w:val="none" w:sz="0" w:space="0" w:color="auto"/>
      </w:divBdr>
    </w:div>
    <w:div w:id="136386700">
      <w:marLeft w:val="480"/>
      <w:marRight w:val="0"/>
      <w:marTop w:val="0"/>
      <w:marBottom w:val="0"/>
      <w:divBdr>
        <w:top w:val="none" w:sz="0" w:space="0" w:color="auto"/>
        <w:left w:val="none" w:sz="0" w:space="0" w:color="auto"/>
        <w:bottom w:val="none" w:sz="0" w:space="0" w:color="auto"/>
        <w:right w:val="none" w:sz="0" w:space="0" w:color="auto"/>
      </w:divBdr>
    </w:div>
    <w:div w:id="137233908">
      <w:marLeft w:val="480"/>
      <w:marRight w:val="0"/>
      <w:marTop w:val="0"/>
      <w:marBottom w:val="0"/>
      <w:divBdr>
        <w:top w:val="none" w:sz="0" w:space="0" w:color="auto"/>
        <w:left w:val="none" w:sz="0" w:space="0" w:color="auto"/>
        <w:bottom w:val="none" w:sz="0" w:space="0" w:color="auto"/>
        <w:right w:val="none" w:sz="0" w:space="0" w:color="auto"/>
      </w:divBdr>
    </w:div>
    <w:div w:id="137654702">
      <w:marLeft w:val="480"/>
      <w:marRight w:val="0"/>
      <w:marTop w:val="0"/>
      <w:marBottom w:val="0"/>
      <w:divBdr>
        <w:top w:val="none" w:sz="0" w:space="0" w:color="auto"/>
        <w:left w:val="none" w:sz="0" w:space="0" w:color="auto"/>
        <w:bottom w:val="none" w:sz="0" w:space="0" w:color="auto"/>
        <w:right w:val="none" w:sz="0" w:space="0" w:color="auto"/>
      </w:divBdr>
    </w:div>
    <w:div w:id="138422915">
      <w:marLeft w:val="480"/>
      <w:marRight w:val="0"/>
      <w:marTop w:val="0"/>
      <w:marBottom w:val="0"/>
      <w:divBdr>
        <w:top w:val="none" w:sz="0" w:space="0" w:color="auto"/>
        <w:left w:val="none" w:sz="0" w:space="0" w:color="auto"/>
        <w:bottom w:val="none" w:sz="0" w:space="0" w:color="auto"/>
        <w:right w:val="none" w:sz="0" w:space="0" w:color="auto"/>
      </w:divBdr>
    </w:div>
    <w:div w:id="139150426">
      <w:marLeft w:val="480"/>
      <w:marRight w:val="0"/>
      <w:marTop w:val="0"/>
      <w:marBottom w:val="0"/>
      <w:divBdr>
        <w:top w:val="none" w:sz="0" w:space="0" w:color="auto"/>
        <w:left w:val="none" w:sz="0" w:space="0" w:color="auto"/>
        <w:bottom w:val="none" w:sz="0" w:space="0" w:color="auto"/>
        <w:right w:val="none" w:sz="0" w:space="0" w:color="auto"/>
      </w:divBdr>
    </w:div>
    <w:div w:id="139427513">
      <w:marLeft w:val="480"/>
      <w:marRight w:val="0"/>
      <w:marTop w:val="0"/>
      <w:marBottom w:val="0"/>
      <w:divBdr>
        <w:top w:val="none" w:sz="0" w:space="0" w:color="auto"/>
        <w:left w:val="none" w:sz="0" w:space="0" w:color="auto"/>
        <w:bottom w:val="none" w:sz="0" w:space="0" w:color="auto"/>
        <w:right w:val="none" w:sz="0" w:space="0" w:color="auto"/>
      </w:divBdr>
    </w:div>
    <w:div w:id="139621292">
      <w:marLeft w:val="480"/>
      <w:marRight w:val="0"/>
      <w:marTop w:val="0"/>
      <w:marBottom w:val="0"/>
      <w:divBdr>
        <w:top w:val="none" w:sz="0" w:space="0" w:color="auto"/>
        <w:left w:val="none" w:sz="0" w:space="0" w:color="auto"/>
        <w:bottom w:val="none" w:sz="0" w:space="0" w:color="auto"/>
        <w:right w:val="none" w:sz="0" w:space="0" w:color="auto"/>
      </w:divBdr>
    </w:div>
    <w:div w:id="139932840">
      <w:marLeft w:val="480"/>
      <w:marRight w:val="0"/>
      <w:marTop w:val="0"/>
      <w:marBottom w:val="0"/>
      <w:divBdr>
        <w:top w:val="none" w:sz="0" w:space="0" w:color="auto"/>
        <w:left w:val="none" w:sz="0" w:space="0" w:color="auto"/>
        <w:bottom w:val="none" w:sz="0" w:space="0" w:color="auto"/>
        <w:right w:val="none" w:sz="0" w:space="0" w:color="auto"/>
      </w:divBdr>
    </w:div>
    <w:div w:id="140849857">
      <w:marLeft w:val="480"/>
      <w:marRight w:val="0"/>
      <w:marTop w:val="0"/>
      <w:marBottom w:val="0"/>
      <w:divBdr>
        <w:top w:val="none" w:sz="0" w:space="0" w:color="auto"/>
        <w:left w:val="none" w:sz="0" w:space="0" w:color="auto"/>
        <w:bottom w:val="none" w:sz="0" w:space="0" w:color="auto"/>
        <w:right w:val="none" w:sz="0" w:space="0" w:color="auto"/>
      </w:divBdr>
    </w:div>
    <w:div w:id="141317960">
      <w:marLeft w:val="480"/>
      <w:marRight w:val="0"/>
      <w:marTop w:val="0"/>
      <w:marBottom w:val="0"/>
      <w:divBdr>
        <w:top w:val="none" w:sz="0" w:space="0" w:color="auto"/>
        <w:left w:val="none" w:sz="0" w:space="0" w:color="auto"/>
        <w:bottom w:val="none" w:sz="0" w:space="0" w:color="auto"/>
        <w:right w:val="none" w:sz="0" w:space="0" w:color="auto"/>
      </w:divBdr>
    </w:div>
    <w:div w:id="141655983">
      <w:marLeft w:val="480"/>
      <w:marRight w:val="0"/>
      <w:marTop w:val="0"/>
      <w:marBottom w:val="0"/>
      <w:divBdr>
        <w:top w:val="none" w:sz="0" w:space="0" w:color="auto"/>
        <w:left w:val="none" w:sz="0" w:space="0" w:color="auto"/>
        <w:bottom w:val="none" w:sz="0" w:space="0" w:color="auto"/>
        <w:right w:val="none" w:sz="0" w:space="0" w:color="auto"/>
      </w:divBdr>
    </w:div>
    <w:div w:id="141889829">
      <w:marLeft w:val="480"/>
      <w:marRight w:val="0"/>
      <w:marTop w:val="0"/>
      <w:marBottom w:val="0"/>
      <w:divBdr>
        <w:top w:val="none" w:sz="0" w:space="0" w:color="auto"/>
        <w:left w:val="none" w:sz="0" w:space="0" w:color="auto"/>
        <w:bottom w:val="none" w:sz="0" w:space="0" w:color="auto"/>
        <w:right w:val="none" w:sz="0" w:space="0" w:color="auto"/>
      </w:divBdr>
    </w:div>
    <w:div w:id="142238681">
      <w:marLeft w:val="480"/>
      <w:marRight w:val="0"/>
      <w:marTop w:val="0"/>
      <w:marBottom w:val="0"/>
      <w:divBdr>
        <w:top w:val="none" w:sz="0" w:space="0" w:color="auto"/>
        <w:left w:val="none" w:sz="0" w:space="0" w:color="auto"/>
        <w:bottom w:val="none" w:sz="0" w:space="0" w:color="auto"/>
        <w:right w:val="none" w:sz="0" w:space="0" w:color="auto"/>
      </w:divBdr>
    </w:div>
    <w:div w:id="142311144">
      <w:marLeft w:val="480"/>
      <w:marRight w:val="0"/>
      <w:marTop w:val="0"/>
      <w:marBottom w:val="0"/>
      <w:divBdr>
        <w:top w:val="none" w:sz="0" w:space="0" w:color="auto"/>
        <w:left w:val="none" w:sz="0" w:space="0" w:color="auto"/>
        <w:bottom w:val="none" w:sz="0" w:space="0" w:color="auto"/>
        <w:right w:val="none" w:sz="0" w:space="0" w:color="auto"/>
      </w:divBdr>
    </w:div>
    <w:div w:id="142506029">
      <w:marLeft w:val="480"/>
      <w:marRight w:val="0"/>
      <w:marTop w:val="0"/>
      <w:marBottom w:val="0"/>
      <w:divBdr>
        <w:top w:val="none" w:sz="0" w:space="0" w:color="auto"/>
        <w:left w:val="none" w:sz="0" w:space="0" w:color="auto"/>
        <w:bottom w:val="none" w:sz="0" w:space="0" w:color="auto"/>
        <w:right w:val="none" w:sz="0" w:space="0" w:color="auto"/>
      </w:divBdr>
    </w:div>
    <w:div w:id="143089404">
      <w:marLeft w:val="480"/>
      <w:marRight w:val="0"/>
      <w:marTop w:val="0"/>
      <w:marBottom w:val="0"/>
      <w:divBdr>
        <w:top w:val="none" w:sz="0" w:space="0" w:color="auto"/>
        <w:left w:val="none" w:sz="0" w:space="0" w:color="auto"/>
        <w:bottom w:val="none" w:sz="0" w:space="0" w:color="auto"/>
        <w:right w:val="none" w:sz="0" w:space="0" w:color="auto"/>
      </w:divBdr>
    </w:div>
    <w:div w:id="143398782">
      <w:marLeft w:val="480"/>
      <w:marRight w:val="0"/>
      <w:marTop w:val="0"/>
      <w:marBottom w:val="0"/>
      <w:divBdr>
        <w:top w:val="none" w:sz="0" w:space="0" w:color="auto"/>
        <w:left w:val="none" w:sz="0" w:space="0" w:color="auto"/>
        <w:bottom w:val="none" w:sz="0" w:space="0" w:color="auto"/>
        <w:right w:val="none" w:sz="0" w:space="0" w:color="auto"/>
      </w:divBdr>
    </w:div>
    <w:div w:id="143816092">
      <w:marLeft w:val="480"/>
      <w:marRight w:val="0"/>
      <w:marTop w:val="0"/>
      <w:marBottom w:val="0"/>
      <w:divBdr>
        <w:top w:val="none" w:sz="0" w:space="0" w:color="auto"/>
        <w:left w:val="none" w:sz="0" w:space="0" w:color="auto"/>
        <w:bottom w:val="none" w:sz="0" w:space="0" w:color="auto"/>
        <w:right w:val="none" w:sz="0" w:space="0" w:color="auto"/>
      </w:divBdr>
    </w:div>
    <w:div w:id="143937885">
      <w:marLeft w:val="480"/>
      <w:marRight w:val="0"/>
      <w:marTop w:val="0"/>
      <w:marBottom w:val="0"/>
      <w:divBdr>
        <w:top w:val="none" w:sz="0" w:space="0" w:color="auto"/>
        <w:left w:val="none" w:sz="0" w:space="0" w:color="auto"/>
        <w:bottom w:val="none" w:sz="0" w:space="0" w:color="auto"/>
        <w:right w:val="none" w:sz="0" w:space="0" w:color="auto"/>
      </w:divBdr>
    </w:div>
    <w:div w:id="143939054">
      <w:marLeft w:val="480"/>
      <w:marRight w:val="0"/>
      <w:marTop w:val="0"/>
      <w:marBottom w:val="0"/>
      <w:divBdr>
        <w:top w:val="none" w:sz="0" w:space="0" w:color="auto"/>
        <w:left w:val="none" w:sz="0" w:space="0" w:color="auto"/>
        <w:bottom w:val="none" w:sz="0" w:space="0" w:color="auto"/>
        <w:right w:val="none" w:sz="0" w:space="0" w:color="auto"/>
      </w:divBdr>
    </w:div>
    <w:div w:id="144204964">
      <w:marLeft w:val="480"/>
      <w:marRight w:val="0"/>
      <w:marTop w:val="0"/>
      <w:marBottom w:val="0"/>
      <w:divBdr>
        <w:top w:val="none" w:sz="0" w:space="0" w:color="auto"/>
        <w:left w:val="none" w:sz="0" w:space="0" w:color="auto"/>
        <w:bottom w:val="none" w:sz="0" w:space="0" w:color="auto"/>
        <w:right w:val="none" w:sz="0" w:space="0" w:color="auto"/>
      </w:divBdr>
    </w:div>
    <w:div w:id="144316945">
      <w:marLeft w:val="480"/>
      <w:marRight w:val="0"/>
      <w:marTop w:val="0"/>
      <w:marBottom w:val="0"/>
      <w:divBdr>
        <w:top w:val="none" w:sz="0" w:space="0" w:color="auto"/>
        <w:left w:val="none" w:sz="0" w:space="0" w:color="auto"/>
        <w:bottom w:val="none" w:sz="0" w:space="0" w:color="auto"/>
        <w:right w:val="none" w:sz="0" w:space="0" w:color="auto"/>
      </w:divBdr>
    </w:div>
    <w:div w:id="144860282">
      <w:marLeft w:val="480"/>
      <w:marRight w:val="0"/>
      <w:marTop w:val="0"/>
      <w:marBottom w:val="0"/>
      <w:divBdr>
        <w:top w:val="none" w:sz="0" w:space="0" w:color="auto"/>
        <w:left w:val="none" w:sz="0" w:space="0" w:color="auto"/>
        <w:bottom w:val="none" w:sz="0" w:space="0" w:color="auto"/>
        <w:right w:val="none" w:sz="0" w:space="0" w:color="auto"/>
      </w:divBdr>
    </w:div>
    <w:div w:id="145098652">
      <w:marLeft w:val="480"/>
      <w:marRight w:val="0"/>
      <w:marTop w:val="0"/>
      <w:marBottom w:val="0"/>
      <w:divBdr>
        <w:top w:val="none" w:sz="0" w:space="0" w:color="auto"/>
        <w:left w:val="none" w:sz="0" w:space="0" w:color="auto"/>
        <w:bottom w:val="none" w:sz="0" w:space="0" w:color="auto"/>
        <w:right w:val="none" w:sz="0" w:space="0" w:color="auto"/>
      </w:divBdr>
    </w:div>
    <w:div w:id="145779474">
      <w:marLeft w:val="480"/>
      <w:marRight w:val="0"/>
      <w:marTop w:val="0"/>
      <w:marBottom w:val="0"/>
      <w:divBdr>
        <w:top w:val="none" w:sz="0" w:space="0" w:color="auto"/>
        <w:left w:val="none" w:sz="0" w:space="0" w:color="auto"/>
        <w:bottom w:val="none" w:sz="0" w:space="0" w:color="auto"/>
        <w:right w:val="none" w:sz="0" w:space="0" w:color="auto"/>
      </w:divBdr>
    </w:div>
    <w:div w:id="145977533">
      <w:marLeft w:val="480"/>
      <w:marRight w:val="0"/>
      <w:marTop w:val="0"/>
      <w:marBottom w:val="0"/>
      <w:divBdr>
        <w:top w:val="none" w:sz="0" w:space="0" w:color="auto"/>
        <w:left w:val="none" w:sz="0" w:space="0" w:color="auto"/>
        <w:bottom w:val="none" w:sz="0" w:space="0" w:color="auto"/>
        <w:right w:val="none" w:sz="0" w:space="0" w:color="auto"/>
      </w:divBdr>
    </w:div>
    <w:div w:id="146098107">
      <w:marLeft w:val="480"/>
      <w:marRight w:val="0"/>
      <w:marTop w:val="0"/>
      <w:marBottom w:val="0"/>
      <w:divBdr>
        <w:top w:val="none" w:sz="0" w:space="0" w:color="auto"/>
        <w:left w:val="none" w:sz="0" w:space="0" w:color="auto"/>
        <w:bottom w:val="none" w:sz="0" w:space="0" w:color="auto"/>
        <w:right w:val="none" w:sz="0" w:space="0" w:color="auto"/>
      </w:divBdr>
    </w:div>
    <w:div w:id="147327513">
      <w:marLeft w:val="480"/>
      <w:marRight w:val="0"/>
      <w:marTop w:val="0"/>
      <w:marBottom w:val="0"/>
      <w:divBdr>
        <w:top w:val="none" w:sz="0" w:space="0" w:color="auto"/>
        <w:left w:val="none" w:sz="0" w:space="0" w:color="auto"/>
        <w:bottom w:val="none" w:sz="0" w:space="0" w:color="auto"/>
        <w:right w:val="none" w:sz="0" w:space="0" w:color="auto"/>
      </w:divBdr>
    </w:div>
    <w:div w:id="147405894">
      <w:marLeft w:val="480"/>
      <w:marRight w:val="0"/>
      <w:marTop w:val="0"/>
      <w:marBottom w:val="0"/>
      <w:divBdr>
        <w:top w:val="none" w:sz="0" w:space="0" w:color="auto"/>
        <w:left w:val="none" w:sz="0" w:space="0" w:color="auto"/>
        <w:bottom w:val="none" w:sz="0" w:space="0" w:color="auto"/>
        <w:right w:val="none" w:sz="0" w:space="0" w:color="auto"/>
      </w:divBdr>
    </w:div>
    <w:div w:id="147787787">
      <w:marLeft w:val="480"/>
      <w:marRight w:val="0"/>
      <w:marTop w:val="0"/>
      <w:marBottom w:val="0"/>
      <w:divBdr>
        <w:top w:val="none" w:sz="0" w:space="0" w:color="auto"/>
        <w:left w:val="none" w:sz="0" w:space="0" w:color="auto"/>
        <w:bottom w:val="none" w:sz="0" w:space="0" w:color="auto"/>
        <w:right w:val="none" w:sz="0" w:space="0" w:color="auto"/>
      </w:divBdr>
    </w:div>
    <w:div w:id="148056683">
      <w:marLeft w:val="480"/>
      <w:marRight w:val="0"/>
      <w:marTop w:val="0"/>
      <w:marBottom w:val="0"/>
      <w:divBdr>
        <w:top w:val="none" w:sz="0" w:space="0" w:color="auto"/>
        <w:left w:val="none" w:sz="0" w:space="0" w:color="auto"/>
        <w:bottom w:val="none" w:sz="0" w:space="0" w:color="auto"/>
        <w:right w:val="none" w:sz="0" w:space="0" w:color="auto"/>
      </w:divBdr>
    </w:div>
    <w:div w:id="148404754">
      <w:marLeft w:val="480"/>
      <w:marRight w:val="0"/>
      <w:marTop w:val="0"/>
      <w:marBottom w:val="0"/>
      <w:divBdr>
        <w:top w:val="none" w:sz="0" w:space="0" w:color="auto"/>
        <w:left w:val="none" w:sz="0" w:space="0" w:color="auto"/>
        <w:bottom w:val="none" w:sz="0" w:space="0" w:color="auto"/>
        <w:right w:val="none" w:sz="0" w:space="0" w:color="auto"/>
      </w:divBdr>
    </w:div>
    <w:div w:id="148644721">
      <w:marLeft w:val="480"/>
      <w:marRight w:val="0"/>
      <w:marTop w:val="0"/>
      <w:marBottom w:val="0"/>
      <w:divBdr>
        <w:top w:val="none" w:sz="0" w:space="0" w:color="auto"/>
        <w:left w:val="none" w:sz="0" w:space="0" w:color="auto"/>
        <w:bottom w:val="none" w:sz="0" w:space="0" w:color="auto"/>
        <w:right w:val="none" w:sz="0" w:space="0" w:color="auto"/>
      </w:divBdr>
    </w:div>
    <w:div w:id="149755089">
      <w:marLeft w:val="480"/>
      <w:marRight w:val="0"/>
      <w:marTop w:val="0"/>
      <w:marBottom w:val="0"/>
      <w:divBdr>
        <w:top w:val="none" w:sz="0" w:space="0" w:color="auto"/>
        <w:left w:val="none" w:sz="0" w:space="0" w:color="auto"/>
        <w:bottom w:val="none" w:sz="0" w:space="0" w:color="auto"/>
        <w:right w:val="none" w:sz="0" w:space="0" w:color="auto"/>
      </w:divBdr>
    </w:div>
    <w:div w:id="150371185">
      <w:marLeft w:val="480"/>
      <w:marRight w:val="0"/>
      <w:marTop w:val="0"/>
      <w:marBottom w:val="0"/>
      <w:divBdr>
        <w:top w:val="none" w:sz="0" w:space="0" w:color="auto"/>
        <w:left w:val="none" w:sz="0" w:space="0" w:color="auto"/>
        <w:bottom w:val="none" w:sz="0" w:space="0" w:color="auto"/>
        <w:right w:val="none" w:sz="0" w:space="0" w:color="auto"/>
      </w:divBdr>
    </w:div>
    <w:div w:id="151455677">
      <w:marLeft w:val="480"/>
      <w:marRight w:val="0"/>
      <w:marTop w:val="0"/>
      <w:marBottom w:val="0"/>
      <w:divBdr>
        <w:top w:val="none" w:sz="0" w:space="0" w:color="auto"/>
        <w:left w:val="none" w:sz="0" w:space="0" w:color="auto"/>
        <w:bottom w:val="none" w:sz="0" w:space="0" w:color="auto"/>
        <w:right w:val="none" w:sz="0" w:space="0" w:color="auto"/>
      </w:divBdr>
    </w:div>
    <w:div w:id="151456673">
      <w:marLeft w:val="480"/>
      <w:marRight w:val="0"/>
      <w:marTop w:val="0"/>
      <w:marBottom w:val="0"/>
      <w:divBdr>
        <w:top w:val="none" w:sz="0" w:space="0" w:color="auto"/>
        <w:left w:val="none" w:sz="0" w:space="0" w:color="auto"/>
        <w:bottom w:val="none" w:sz="0" w:space="0" w:color="auto"/>
        <w:right w:val="none" w:sz="0" w:space="0" w:color="auto"/>
      </w:divBdr>
    </w:div>
    <w:div w:id="151681262">
      <w:marLeft w:val="480"/>
      <w:marRight w:val="0"/>
      <w:marTop w:val="0"/>
      <w:marBottom w:val="0"/>
      <w:divBdr>
        <w:top w:val="none" w:sz="0" w:space="0" w:color="auto"/>
        <w:left w:val="none" w:sz="0" w:space="0" w:color="auto"/>
        <w:bottom w:val="none" w:sz="0" w:space="0" w:color="auto"/>
        <w:right w:val="none" w:sz="0" w:space="0" w:color="auto"/>
      </w:divBdr>
    </w:div>
    <w:div w:id="152332866">
      <w:marLeft w:val="480"/>
      <w:marRight w:val="0"/>
      <w:marTop w:val="0"/>
      <w:marBottom w:val="0"/>
      <w:divBdr>
        <w:top w:val="none" w:sz="0" w:space="0" w:color="auto"/>
        <w:left w:val="none" w:sz="0" w:space="0" w:color="auto"/>
        <w:bottom w:val="none" w:sz="0" w:space="0" w:color="auto"/>
        <w:right w:val="none" w:sz="0" w:space="0" w:color="auto"/>
      </w:divBdr>
    </w:div>
    <w:div w:id="153499921">
      <w:marLeft w:val="480"/>
      <w:marRight w:val="0"/>
      <w:marTop w:val="0"/>
      <w:marBottom w:val="0"/>
      <w:divBdr>
        <w:top w:val="none" w:sz="0" w:space="0" w:color="auto"/>
        <w:left w:val="none" w:sz="0" w:space="0" w:color="auto"/>
        <w:bottom w:val="none" w:sz="0" w:space="0" w:color="auto"/>
        <w:right w:val="none" w:sz="0" w:space="0" w:color="auto"/>
      </w:divBdr>
    </w:div>
    <w:div w:id="153841380">
      <w:marLeft w:val="480"/>
      <w:marRight w:val="0"/>
      <w:marTop w:val="0"/>
      <w:marBottom w:val="0"/>
      <w:divBdr>
        <w:top w:val="none" w:sz="0" w:space="0" w:color="auto"/>
        <w:left w:val="none" w:sz="0" w:space="0" w:color="auto"/>
        <w:bottom w:val="none" w:sz="0" w:space="0" w:color="auto"/>
        <w:right w:val="none" w:sz="0" w:space="0" w:color="auto"/>
      </w:divBdr>
    </w:div>
    <w:div w:id="154104337">
      <w:marLeft w:val="480"/>
      <w:marRight w:val="0"/>
      <w:marTop w:val="0"/>
      <w:marBottom w:val="0"/>
      <w:divBdr>
        <w:top w:val="none" w:sz="0" w:space="0" w:color="auto"/>
        <w:left w:val="none" w:sz="0" w:space="0" w:color="auto"/>
        <w:bottom w:val="none" w:sz="0" w:space="0" w:color="auto"/>
        <w:right w:val="none" w:sz="0" w:space="0" w:color="auto"/>
      </w:divBdr>
    </w:div>
    <w:div w:id="154534003">
      <w:marLeft w:val="480"/>
      <w:marRight w:val="0"/>
      <w:marTop w:val="0"/>
      <w:marBottom w:val="0"/>
      <w:divBdr>
        <w:top w:val="none" w:sz="0" w:space="0" w:color="auto"/>
        <w:left w:val="none" w:sz="0" w:space="0" w:color="auto"/>
        <w:bottom w:val="none" w:sz="0" w:space="0" w:color="auto"/>
        <w:right w:val="none" w:sz="0" w:space="0" w:color="auto"/>
      </w:divBdr>
    </w:div>
    <w:div w:id="154735373">
      <w:marLeft w:val="480"/>
      <w:marRight w:val="0"/>
      <w:marTop w:val="0"/>
      <w:marBottom w:val="0"/>
      <w:divBdr>
        <w:top w:val="none" w:sz="0" w:space="0" w:color="auto"/>
        <w:left w:val="none" w:sz="0" w:space="0" w:color="auto"/>
        <w:bottom w:val="none" w:sz="0" w:space="0" w:color="auto"/>
        <w:right w:val="none" w:sz="0" w:space="0" w:color="auto"/>
      </w:divBdr>
    </w:div>
    <w:div w:id="154996383">
      <w:marLeft w:val="480"/>
      <w:marRight w:val="0"/>
      <w:marTop w:val="0"/>
      <w:marBottom w:val="0"/>
      <w:divBdr>
        <w:top w:val="none" w:sz="0" w:space="0" w:color="auto"/>
        <w:left w:val="none" w:sz="0" w:space="0" w:color="auto"/>
        <w:bottom w:val="none" w:sz="0" w:space="0" w:color="auto"/>
        <w:right w:val="none" w:sz="0" w:space="0" w:color="auto"/>
      </w:divBdr>
    </w:div>
    <w:div w:id="155000000">
      <w:marLeft w:val="480"/>
      <w:marRight w:val="0"/>
      <w:marTop w:val="0"/>
      <w:marBottom w:val="0"/>
      <w:divBdr>
        <w:top w:val="none" w:sz="0" w:space="0" w:color="auto"/>
        <w:left w:val="none" w:sz="0" w:space="0" w:color="auto"/>
        <w:bottom w:val="none" w:sz="0" w:space="0" w:color="auto"/>
        <w:right w:val="none" w:sz="0" w:space="0" w:color="auto"/>
      </w:divBdr>
    </w:div>
    <w:div w:id="155612524">
      <w:marLeft w:val="480"/>
      <w:marRight w:val="0"/>
      <w:marTop w:val="0"/>
      <w:marBottom w:val="0"/>
      <w:divBdr>
        <w:top w:val="none" w:sz="0" w:space="0" w:color="auto"/>
        <w:left w:val="none" w:sz="0" w:space="0" w:color="auto"/>
        <w:bottom w:val="none" w:sz="0" w:space="0" w:color="auto"/>
        <w:right w:val="none" w:sz="0" w:space="0" w:color="auto"/>
      </w:divBdr>
    </w:div>
    <w:div w:id="155803775">
      <w:marLeft w:val="480"/>
      <w:marRight w:val="0"/>
      <w:marTop w:val="0"/>
      <w:marBottom w:val="0"/>
      <w:divBdr>
        <w:top w:val="none" w:sz="0" w:space="0" w:color="auto"/>
        <w:left w:val="none" w:sz="0" w:space="0" w:color="auto"/>
        <w:bottom w:val="none" w:sz="0" w:space="0" w:color="auto"/>
        <w:right w:val="none" w:sz="0" w:space="0" w:color="auto"/>
      </w:divBdr>
    </w:div>
    <w:div w:id="156116885">
      <w:marLeft w:val="480"/>
      <w:marRight w:val="0"/>
      <w:marTop w:val="0"/>
      <w:marBottom w:val="0"/>
      <w:divBdr>
        <w:top w:val="none" w:sz="0" w:space="0" w:color="auto"/>
        <w:left w:val="none" w:sz="0" w:space="0" w:color="auto"/>
        <w:bottom w:val="none" w:sz="0" w:space="0" w:color="auto"/>
        <w:right w:val="none" w:sz="0" w:space="0" w:color="auto"/>
      </w:divBdr>
    </w:div>
    <w:div w:id="156187512">
      <w:marLeft w:val="480"/>
      <w:marRight w:val="0"/>
      <w:marTop w:val="0"/>
      <w:marBottom w:val="0"/>
      <w:divBdr>
        <w:top w:val="none" w:sz="0" w:space="0" w:color="auto"/>
        <w:left w:val="none" w:sz="0" w:space="0" w:color="auto"/>
        <w:bottom w:val="none" w:sz="0" w:space="0" w:color="auto"/>
        <w:right w:val="none" w:sz="0" w:space="0" w:color="auto"/>
      </w:divBdr>
    </w:div>
    <w:div w:id="156380744">
      <w:marLeft w:val="480"/>
      <w:marRight w:val="0"/>
      <w:marTop w:val="0"/>
      <w:marBottom w:val="0"/>
      <w:divBdr>
        <w:top w:val="none" w:sz="0" w:space="0" w:color="auto"/>
        <w:left w:val="none" w:sz="0" w:space="0" w:color="auto"/>
        <w:bottom w:val="none" w:sz="0" w:space="0" w:color="auto"/>
        <w:right w:val="none" w:sz="0" w:space="0" w:color="auto"/>
      </w:divBdr>
    </w:div>
    <w:div w:id="156382327">
      <w:marLeft w:val="480"/>
      <w:marRight w:val="0"/>
      <w:marTop w:val="0"/>
      <w:marBottom w:val="0"/>
      <w:divBdr>
        <w:top w:val="none" w:sz="0" w:space="0" w:color="auto"/>
        <w:left w:val="none" w:sz="0" w:space="0" w:color="auto"/>
        <w:bottom w:val="none" w:sz="0" w:space="0" w:color="auto"/>
        <w:right w:val="none" w:sz="0" w:space="0" w:color="auto"/>
      </w:divBdr>
    </w:div>
    <w:div w:id="157187621">
      <w:marLeft w:val="480"/>
      <w:marRight w:val="0"/>
      <w:marTop w:val="0"/>
      <w:marBottom w:val="0"/>
      <w:divBdr>
        <w:top w:val="none" w:sz="0" w:space="0" w:color="auto"/>
        <w:left w:val="none" w:sz="0" w:space="0" w:color="auto"/>
        <w:bottom w:val="none" w:sz="0" w:space="0" w:color="auto"/>
        <w:right w:val="none" w:sz="0" w:space="0" w:color="auto"/>
      </w:divBdr>
    </w:div>
    <w:div w:id="157305768">
      <w:marLeft w:val="480"/>
      <w:marRight w:val="0"/>
      <w:marTop w:val="0"/>
      <w:marBottom w:val="0"/>
      <w:divBdr>
        <w:top w:val="none" w:sz="0" w:space="0" w:color="auto"/>
        <w:left w:val="none" w:sz="0" w:space="0" w:color="auto"/>
        <w:bottom w:val="none" w:sz="0" w:space="0" w:color="auto"/>
        <w:right w:val="none" w:sz="0" w:space="0" w:color="auto"/>
      </w:divBdr>
    </w:div>
    <w:div w:id="157694808">
      <w:marLeft w:val="480"/>
      <w:marRight w:val="0"/>
      <w:marTop w:val="0"/>
      <w:marBottom w:val="0"/>
      <w:divBdr>
        <w:top w:val="none" w:sz="0" w:space="0" w:color="auto"/>
        <w:left w:val="none" w:sz="0" w:space="0" w:color="auto"/>
        <w:bottom w:val="none" w:sz="0" w:space="0" w:color="auto"/>
        <w:right w:val="none" w:sz="0" w:space="0" w:color="auto"/>
      </w:divBdr>
    </w:div>
    <w:div w:id="157964510">
      <w:marLeft w:val="480"/>
      <w:marRight w:val="0"/>
      <w:marTop w:val="0"/>
      <w:marBottom w:val="0"/>
      <w:divBdr>
        <w:top w:val="none" w:sz="0" w:space="0" w:color="auto"/>
        <w:left w:val="none" w:sz="0" w:space="0" w:color="auto"/>
        <w:bottom w:val="none" w:sz="0" w:space="0" w:color="auto"/>
        <w:right w:val="none" w:sz="0" w:space="0" w:color="auto"/>
      </w:divBdr>
    </w:div>
    <w:div w:id="158236490">
      <w:marLeft w:val="480"/>
      <w:marRight w:val="0"/>
      <w:marTop w:val="0"/>
      <w:marBottom w:val="0"/>
      <w:divBdr>
        <w:top w:val="none" w:sz="0" w:space="0" w:color="auto"/>
        <w:left w:val="none" w:sz="0" w:space="0" w:color="auto"/>
        <w:bottom w:val="none" w:sz="0" w:space="0" w:color="auto"/>
        <w:right w:val="none" w:sz="0" w:space="0" w:color="auto"/>
      </w:divBdr>
    </w:div>
    <w:div w:id="158469975">
      <w:marLeft w:val="480"/>
      <w:marRight w:val="0"/>
      <w:marTop w:val="0"/>
      <w:marBottom w:val="0"/>
      <w:divBdr>
        <w:top w:val="none" w:sz="0" w:space="0" w:color="auto"/>
        <w:left w:val="none" w:sz="0" w:space="0" w:color="auto"/>
        <w:bottom w:val="none" w:sz="0" w:space="0" w:color="auto"/>
        <w:right w:val="none" w:sz="0" w:space="0" w:color="auto"/>
      </w:divBdr>
    </w:div>
    <w:div w:id="158735266">
      <w:marLeft w:val="480"/>
      <w:marRight w:val="0"/>
      <w:marTop w:val="0"/>
      <w:marBottom w:val="0"/>
      <w:divBdr>
        <w:top w:val="none" w:sz="0" w:space="0" w:color="auto"/>
        <w:left w:val="none" w:sz="0" w:space="0" w:color="auto"/>
        <w:bottom w:val="none" w:sz="0" w:space="0" w:color="auto"/>
        <w:right w:val="none" w:sz="0" w:space="0" w:color="auto"/>
      </w:divBdr>
    </w:div>
    <w:div w:id="158815422">
      <w:marLeft w:val="480"/>
      <w:marRight w:val="0"/>
      <w:marTop w:val="0"/>
      <w:marBottom w:val="0"/>
      <w:divBdr>
        <w:top w:val="none" w:sz="0" w:space="0" w:color="auto"/>
        <w:left w:val="none" w:sz="0" w:space="0" w:color="auto"/>
        <w:bottom w:val="none" w:sz="0" w:space="0" w:color="auto"/>
        <w:right w:val="none" w:sz="0" w:space="0" w:color="auto"/>
      </w:divBdr>
    </w:div>
    <w:div w:id="158885293">
      <w:marLeft w:val="480"/>
      <w:marRight w:val="0"/>
      <w:marTop w:val="0"/>
      <w:marBottom w:val="0"/>
      <w:divBdr>
        <w:top w:val="none" w:sz="0" w:space="0" w:color="auto"/>
        <w:left w:val="none" w:sz="0" w:space="0" w:color="auto"/>
        <w:bottom w:val="none" w:sz="0" w:space="0" w:color="auto"/>
        <w:right w:val="none" w:sz="0" w:space="0" w:color="auto"/>
      </w:divBdr>
    </w:div>
    <w:div w:id="159084702">
      <w:marLeft w:val="480"/>
      <w:marRight w:val="0"/>
      <w:marTop w:val="0"/>
      <w:marBottom w:val="0"/>
      <w:divBdr>
        <w:top w:val="none" w:sz="0" w:space="0" w:color="auto"/>
        <w:left w:val="none" w:sz="0" w:space="0" w:color="auto"/>
        <w:bottom w:val="none" w:sz="0" w:space="0" w:color="auto"/>
        <w:right w:val="none" w:sz="0" w:space="0" w:color="auto"/>
      </w:divBdr>
    </w:div>
    <w:div w:id="159086424">
      <w:marLeft w:val="480"/>
      <w:marRight w:val="0"/>
      <w:marTop w:val="0"/>
      <w:marBottom w:val="0"/>
      <w:divBdr>
        <w:top w:val="none" w:sz="0" w:space="0" w:color="auto"/>
        <w:left w:val="none" w:sz="0" w:space="0" w:color="auto"/>
        <w:bottom w:val="none" w:sz="0" w:space="0" w:color="auto"/>
        <w:right w:val="none" w:sz="0" w:space="0" w:color="auto"/>
      </w:divBdr>
    </w:div>
    <w:div w:id="159279024">
      <w:marLeft w:val="480"/>
      <w:marRight w:val="0"/>
      <w:marTop w:val="0"/>
      <w:marBottom w:val="0"/>
      <w:divBdr>
        <w:top w:val="none" w:sz="0" w:space="0" w:color="auto"/>
        <w:left w:val="none" w:sz="0" w:space="0" w:color="auto"/>
        <w:bottom w:val="none" w:sz="0" w:space="0" w:color="auto"/>
        <w:right w:val="none" w:sz="0" w:space="0" w:color="auto"/>
      </w:divBdr>
    </w:div>
    <w:div w:id="159319247">
      <w:marLeft w:val="480"/>
      <w:marRight w:val="0"/>
      <w:marTop w:val="0"/>
      <w:marBottom w:val="0"/>
      <w:divBdr>
        <w:top w:val="none" w:sz="0" w:space="0" w:color="auto"/>
        <w:left w:val="none" w:sz="0" w:space="0" w:color="auto"/>
        <w:bottom w:val="none" w:sz="0" w:space="0" w:color="auto"/>
        <w:right w:val="none" w:sz="0" w:space="0" w:color="auto"/>
      </w:divBdr>
    </w:div>
    <w:div w:id="160432934">
      <w:marLeft w:val="480"/>
      <w:marRight w:val="0"/>
      <w:marTop w:val="0"/>
      <w:marBottom w:val="0"/>
      <w:divBdr>
        <w:top w:val="none" w:sz="0" w:space="0" w:color="auto"/>
        <w:left w:val="none" w:sz="0" w:space="0" w:color="auto"/>
        <w:bottom w:val="none" w:sz="0" w:space="0" w:color="auto"/>
        <w:right w:val="none" w:sz="0" w:space="0" w:color="auto"/>
      </w:divBdr>
    </w:div>
    <w:div w:id="160658453">
      <w:marLeft w:val="480"/>
      <w:marRight w:val="0"/>
      <w:marTop w:val="0"/>
      <w:marBottom w:val="0"/>
      <w:divBdr>
        <w:top w:val="none" w:sz="0" w:space="0" w:color="auto"/>
        <w:left w:val="none" w:sz="0" w:space="0" w:color="auto"/>
        <w:bottom w:val="none" w:sz="0" w:space="0" w:color="auto"/>
        <w:right w:val="none" w:sz="0" w:space="0" w:color="auto"/>
      </w:divBdr>
    </w:div>
    <w:div w:id="161051172">
      <w:marLeft w:val="480"/>
      <w:marRight w:val="0"/>
      <w:marTop w:val="0"/>
      <w:marBottom w:val="0"/>
      <w:divBdr>
        <w:top w:val="none" w:sz="0" w:space="0" w:color="auto"/>
        <w:left w:val="none" w:sz="0" w:space="0" w:color="auto"/>
        <w:bottom w:val="none" w:sz="0" w:space="0" w:color="auto"/>
        <w:right w:val="none" w:sz="0" w:space="0" w:color="auto"/>
      </w:divBdr>
    </w:div>
    <w:div w:id="161245577">
      <w:marLeft w:val="480"/>
      <w:marRight w:val="0"/>
      <w:marTop w:val="0"/>
      <w:marBottom w:val="0"/>
      <w:divBdr>
        <w:top w:val="none" w:sz="0" w:space="0" w:color="auto"/>
        <w:left w:val="none" w:sz="0" w:space="0" w:color="auto"/>
        <w:bottom w:val="none" w:sz="0" w:space="0" w:color="auto"/>
        <w:right w:val="none" w:sz="0" w:space="0" w:color="auto"/>
      </w:divBdr>
    </w:div>
    <w:div w:id="161821367">
      <w:marLeft w:val="480"/>
      <w:marRight w:val="0"/>
      <w:marTop w:val="0"/>
      <w:marBottom w:val="0"/>
      <w:divBdr>
        <w:top w:val="none" w:sz="0" w:space="0" w:color="auto"/>
        <w:left w:val="none" w:sz="0" w:space="0" w:color="auto"/>
        <w:bottom w:val="none" w:sz="0" w:space="0" w:color="auto"/>
        <w:right w:val="none" w:sz="0" w:space="0" w:color="auto"/>
      </w:divBdr>
    </w:div>
    <w:div w:id="162284258">
      <w:marLeft w:val="480"/>
      <w:marRight w:val="0"/>
      <w:marTop w:val="0"/>
      <w:marBottom w:val="0"/>
      <w:divBdr>
        <w:top w:val="none" w:sz="0" w:space="0" w:color="auto"/>
        <w:left w:val="none" w:sz="0" w:space="0" w:color="auto"/>
        <w:bottom w:val="none" w:sz="0" w:space="0" w:color="auto"/>
        <w:right w:val="none" w:sz="0" w:space="0" w:color="auto"/>
      </w:divBdr>
    </w:div>
    <w:div w:id="162817276">
      <w:marLeft w:val="480"/>
      <w:marRight w:val="0"/>
      <w:marTop w:val="0"/>
      <w:marBottom w:val="0"/>
      <w:divBdr>
        <w:top w:val="none" w:sz="0" w:space="0" w:color="auto"/>
        <w:left w:val="none" w:sz="0" w:space="0" w:color="auto"/>
        <w:bottom w:val="none" w:sz="0" w:space="0" w:color="auto"/>
        <w:right w:val="none" w:sz="0" w:space="0" w:color="auto"/>
      </w:divBdr>
    </w:div>
    <w:div w:id="163473371">
      <w:marLeft w:val="480"/>
      <w:marRight w:val="0"/>
      <w:marTop w:val="0"/>
      <w:marBottom w:val="0"/>
      <w:divBdr>
        <w:top w:val="none" w:sz="0" w:space="0" w:color="auto"/>
        <w:left w:val="none" w:sz="0" w:space="0" w:color="auto"/>
        <w:bottom w:val="none" w:sz="0" w:space="0" w:color="auto"/>
        <w:right w:val="none" w:sz="0" w:space="0" w:color="auto"/>
      </w:divBdr>
    </w:div>
    <w:div w:id="163593045">
      <w:marLeft w:val="480"/>
      <w:marRight w:val="0"/>
      <w:marTop w:val="0"/>
      <w:marBottom w:val="0"/>
      <w:divBdr>
        <w:top w:val="none" w:sz="0" w:space="0" w:color="auto"/>
        <w:left w:val="none" w:sz="0" w:space="0" w:color="auto"/>
        <w:bottom w:val="none" w:sz="0" w:space="0" w:color="auto"/>
        <w:right w:val="none" w:sz="0" w:space="0" w:color="auto"/>
      </w:divBdr>
    </w:div>
    <w:div w:id="164168585">
      <w:marLeft w:val="480"/>
      <w:marRight w:val="0"/>
      <w:marTop w:val="0"/>
      <w:marBottom w:val="0"/>
      <w:divBdr>
        <w:top w:val="none" w:sz="0" w:space="0" w:color="auto"/>
        <w:left w:val="none" w:sz="0" w:space="0" w:color="auto"/>
        <w:bottom w:val="none" w:sz="0" w:space="0" w:color="auto"/>
        <w:right w:val="none" w:sz="0" w:space="0" w:color="auto"/>
      </w:divBdr>
    </w:div>
    <w:div w:id="164177046">
      <w:marLeft w:val="480"/>
      <w:marRight w:val="0"/>
      <w:marTop w:val="0"/>
      <w:marBottom w:val="0"/>
      <w:divBdr>
        <w:top w:val="none" w:sz="0" w:space="0" w:color="auto"/>
        <w:left w:val="none" w:sz="0" w:space="0" w:color="auto"/>
        <w:bottom w:val="none" w:sz="0" w:space="0" w:color="auto"/>
        <w:right w:val="none" w:sz="0" w:space="0" w:color="auto"/>
      </w:divBdr>
    </w:div>
    <w:div w:id="164828667">
      <w:marLeft w:val="480"/>
      <w:marRight w:val="0"/>
      <w:marTop w:val="0"/>
      <w:marBottom w:val="0"/>
      <w:divBdr>
        <w:top w:val="none" w:sz="0" w:space="0" w:color="auto"/>
        <w:left w:val="none" w:sz="0" w:space="0" w:color="auto"/>
        <w:bottom w:val="none" w:sz="0" w:space="0" w:color="auto"/>
        <w:right w:val="none" w:sz="0" w:space="0" w:color="auto"/>
      </w:divBdr>
    </w:div>
    <w:div w:id="165484806">
      <w:marLeft w:val="480"/>
      <w:marRight w:val="0"/>
      <w:marTop w:val="0"/>
      <w:marBottom w:val="0"/>
      <w:divBdr>
        <w:top w:val="none" w:sz="0" w:space="0" w:color="auto"/>
        <w:left w:val="none" w:sz="0" w:space="0" w:color="auto"/>
        <w:bottom w:val="none" w:sz="0" w:space="0" w:color="auto"/>
        <w:right w:val="none" w:sz="0" w:space="0" w:color="auto"/>
      </w:divBdr>
    </w:div>
    <w:div w:id="166019050">
      <w:marLeft w:val="480"/>
      <w:marRight w:val="0"/>
      <w:marTop w:val="0"/>
      <w:marBottom w:val="0"/>
      <w:divBdr>
        <w:top w:val="none" w:sz="0" w:space="0" w:color="auto"/>
        <w:left w:val="none" w:sz="0" w:space="0" w:color="auto"/>
        <w:bottom w:val="none" w:sz="0" w:space="0" w:color="auto"/>
        <w:right w:val="none" w:sz="0" w:space="0" w:color="auto"/>
      </w:divBdr>
    </w:div>
    <w:div w:id="166360177">
      <w:marLeft w:val="480"/>
      <w:marRight w:val="0"/>
      <w:marTop w:val="0"/>
      <w:marBottom w:val="0"/>
      <w:divBdr>
        <w:top w:val="none" w:sz="0" w:space="0" w:color="auto"/>
        <w:left w:val="none" w:sz="0" w:space="0" w:color="auto"/>
        <w:bottom w:val="none" w:sz="0" w:space="0" w:color="auto"/>
        <w:right w:val="none" w:sz="0" w:space="0" w:color="auto"/>
      </w:divBdr>
    </w:div>
    <w:div w:id="166483785">
      <w:marLeft w:val="480"/>
      <w:marRight w:val="0"/>
      <w:marTop w:val="0"/>
      <w:marBottom w:val="0"/>
      <w:divBdr>
        <w:top w:val="none" w:sz="0" w:space="0" w:color="auto"/>
        <w:left w:val="none" w:sz="0" w:space="0" w:color="auto"/>
        <w:bottom w:val="none" w:sz="0" w:space="0" w:color="auto"/>
        <w:right w:val="none" w:sz="0" w:space="0" w:color="auto"/>
      </w:divBdr>
    </w:div>
    <w:div w:id="166986051">
      <w:marLeft w:val="480"/>
      <w:marRight w:val="0"/>
      <w:marTop w:val="0"/>
      <w:marBottom w:val="0"/>
      <w:divBdr>
        <w:top w:val="none" w:sz="0" w:space="0" w:color="auto"/>
        <w:left w:val="none" w:sz="0" w:space="0" w:color="auto"/>
        <w:bottom w:val="none" w:sz="0" w:space="0" w:color="auto"/>
        <w:right w:val="none" w:sz="0" w:space="0" w:color="auto"/>
      </w:divBdr>
    </w:div>
    <w:div w:id="167721753">
      <w:marLeft w:val="480"/>
      <w:marRight w:val="0"/>
      <w:marTop w:val="0"/>
      <w:marBottom w:val="0"/>
      <w:divBdr>
        <w:top w:val="none" w:sz="0" w:space="0" w:color="auto"/>
        <w:left w:val="none" w:sz="0" w:space="0" w:color="auto"/>
        <w:bottom w:val="none" w:sz="0" w:space="0" w:color="auto"/>
        <w:right w:val="none" w:sz="0" w:space="0" w:color="auto"/>
      </w:divBdr>
    </w:div>
    <w:div w:id="168059111">
      <w:marLeft w:val="480"/>
      <w:marRight w:val="0"/>
      <w:marTop w:val="0"/>
      <w:marBottom w:val="0"/>
      <w:divBdr>
        <w:top w:val="none" w:sz="0" w:space="0" w:color="auto"/>
        <w:left w:val="none" w:sz="0" w:space="0" w:color="auto"/>
        <w:bottom w:val="none" w:sz="0" w:space="0" w:color="auto"/>
        <w:right w:val="none" w:sz="0" w:space="0" w:color="auto"/>
      </w:divBdr>
    </w:div>
    <w:div w:id="169099254">
      <w:marLeft w:val="480"/>
      <w:marRight w:val="0"/>
      <w:marTop w:val="0"/>
      <w:marBottom w:val="0"/>
      <w:divBdr>
        <w:top w:val="none" w:sz="0" w:space="0" w:color="auto"/>
        <w:left w:val="none" w:sz="0" w:space="0" w:color="auto"/>
        <w:bottom w:val="none" w:sz="0" w:space="0" w:color="auto"/>
        <w:right w:val="none" w:sz="0" w:space="0" w:color="auto"/>
      </w:divBdr>
    </w:div>
    <w:div w:id="169412518">
      <w:marLeft w:val="480"/>
      <w:marRight w:val="0"/>
      <w:marTop w:val="0"/>
      <w:marBottom w:val="0"/>
      <w:divBdr>
        <w:top w:val="none" w:sz="0" w:space="0" w:color="auto"/>
        <w:left w:val="none" w:sz="0" w:space="0" w:color="auto"/>
        <w:bottom w:val="none" w:sz="0" w:space="0" w:color="auto"/>
        <w:right w:val="none" w:sz="0" w:space="0" w:color="auto"/>
      </w:divBdr>
    </w:div>
    <w:div w:id="169835085">
      <w:marLeft w:val="480"/>
      <w:marRight w:val="0"/>
      <w:marTop w:val="0"/>
      <w:marBottom w:val="0"/>
      <w:divBdr>
        <w:top w:val="none" w:sz="0" w:space="0" w:color="auto"/>
        <w:left w:val="none" w:sz="0" w:space="0" w:color="auto"/>
        <w:bottom w:val="none" w:sz="0" w:space="0" w:color="auto"/>
        <w:right w:val="none" w:sz="0" w:space="0" w:color="auto"/>
      </w:divBdr>
    </w:div>
    <w:div w:id="170878581">
      <w:marLeft w:val="480"/>
      <w:marRight w:val="0"/>
      <w:marTop w:val="0"/>
      <w:marBottom w:val="0"/>
      <w:divBdr>
        <w:top w:val="none" w:sz="0" w:space="0" w:color="auto"/>
        <w:left w:val="none" w:sz="0" w:space="0" w:color="auto"/>
        <w:bottom w:val="none" w:sz="0" w:space="0" w:color="auto"/>
        <w:right w:val="none" w:sz="0" w:space="0" w:color="auto"/>
      </w:divBdr>
    </w:div>
    <w:div w:id="171456779">
      <w:marLeft w:val="480"/>
      <w:marRight w:val="0"/>
      <w:marTop w:val="0"/>
      <w:marBottom w:val="0"/>
      <w:divBdr>
        <w:top w:val="none" w:sz="0" w:space="0" w:color="auto"/>
        <w:left w:val="none" w:sz="0" w:space="0" w:color="auto"/>
        <w:bottom w:val="none" w:sz="0" w:space="0" w:color="auto"/>
        <w:right w:val="none" w:sz="0" w:space="0" w:color="auto"/>
      </w:divBdr>
    </w:div>
    <w:div w:id="171578663">
      <w:marLeft w:val="480"/>
      <w:marRight w:val="0"/>
      <w:marTop w:val="0"/>
      <w:marBottom w:val="0"/>
      <w:divBdr>
        <w:top w:val="none" w:sz="0" w:space="0" w:color="auto"/>
        <w:left w:val="none" w:sz="0" w:space="0" w:color="auto"/>
        <w:bottom w:val="none" w:sz="0" w:space="0" w:color="auto"/>
        <w:right w:val="none" w:sz="0" w:space="0" w:color="auto"/>
      </w:divBdr>
    </w:div>
    <w:div w:id="171605902">
      <w:marLeft w:val="480"/>
      <w:marRight w:val="0"/>
      <w:marTop w:val="0"/>
      <w:marBottom w:val="0"/>
      <w:divBdr>
        <w:top w:val="none" w:sz="0" w:space="0" w:color="auto"/>
        <w:left w:val="none" w:sz="0" w:space="0" w:color="auto"/>
        <w:bottom w:val="none" w:sz="0" w:space="0" w:color="auto"/>
        <w:right w:val="none" w:sz="0" w:space="0" w:color="auto"/>
      </w:divBdr>
    </w:div>
    <w:div w:id="172261316">
      <w:marLeft w:val="480"/>
      <w:marRight w:val="0"/>
      <w:marTop w:val="0"/>
      <w:marBottom w:val="0"/>
      <w:divBdr>
        <w:top w:val="none" w:sz="0" w:space="0" w:color="auto"/>
        <w:left w:val="none" w:sz="0" w:space="0" w:color="auto"/>
        <w:bottom w:val="none" w:sz="0" w:space="0" w:color="auto"/>
        <w:right w:val="none" w:sz="0" w:space="0" w:color="auto"/>
      </w:divBdr>
    </w:div>
    <w:div w:id="172301488">
      <w:marLeft w:val="480"/>
      <w:marRight w:val="0"/>
      <w:marTop w:val="0"/>
      <w:marBottom w:val="0"/>
      <w:divBdr>
        <w:top w:val="none" w:sz="0" w:space="0" w:color="auto"/>
        <w:left w:val="none" w:sz="0" w:space="0" w:color="auto"/>
        <w:bottom w:val="none" w:sz="0" w:space="0" w:color="auto"/>
        <w:right w:val="none" w:sz="0" w:space="0" w:color="auto"/>
      </w:divBdr>
    </w:div>
    <w:div w:id="172385230">
      <w:marLeft w:val="480"/>
      <w:marRight w:val="0"/>
      <w:marTop w:val="0"/>
      <w:marBottom w:val="0"/>
      <w:divBdr>
        <w:top w:val="none" w:sz="0" w:space="0" w:color="auto"/>
        <w:left w:val="none" w:sz="0" w:space="0" w:color="auto"/>
        <w:bottom w:val="none" w:sz="0" w:space="0" w:color="auto"/>
        <w:right w:val="none" w:sz="0" w:space="0" w:color="auto"/>
      </w:divBdr>
    </w:div>
    <w:div w:id="173809155">
      <w:marLeft w:val="480"/>
      <w:marRight w:val="0"/>
      <w:marTop w:val="0"/>
      <w:marBottom w:val="0"/>
      <w:divBdr>
        <w:top w:val="none" w:sz="0" w:space="0" w:color="auto"/>
        <w:left w:val="none" w:sz="0" w:space="0" w:color="auto"/>
        <w:bottom w:val="none" w:sz="0" w:space="0" w:color="auto"/>
        <w:right w:val="none" w:sz="0" w:space="0" w:color="auto"/>
      </w:divBdr>
    </w:div>
    <w:div w:id="174350661">
      <w:marLeft w:val="480"/>
      <w:marRight w:val="0"/>
      <w:marTop w:val="0"/>
      <w:marBottom w:val="0"/>
      <w:divBdr>
        <w:top w:val="none" w:sz="0" w:space="0" w:color="auto"/>
        <w:left w:val="none" w:sz="0" w:space="0" w:color="auto"/>
        <w:bottom w:val="none" w:sz="0" w:space="0" w:color="auto"/>
        <w:right w:val="none" w:sz="0" w:space="0" w:color="auto"/>
      </w:divBdr>
    </w:div>
    <w:div w:id="174811978">
      <w:marLeft w:val="480"/>
      <w:marRight w:val="0"/>
      <w:marTop w:val="0"/>
      <w:marBottom w:val="0"/>
      <w:divBdr>
        <w:top w:val="none" w:sz="0" w:space="0" w:color="auto"/>
        <w:left w:val="none" w:sz="0" w:space="0" w:color="auto"/>
        <w:bottom w:val="none" w:sz="0" w:space="0" w:color="auto"/>
        <w:right w:val="none" w:sz="0" w:space="0" w:color="auto"/>
      </w:divBdr>
    </w:div>
    <w:div w:id="175122791">
      <w:marLeft w:val="480"/>
      <w:marRight w:val="0"/>
      <w:marTop w:val="0"/>
      <w:marBottom w:val="0"/>
      <w:divBdr>
        <w:top w:val="none" w:sz="0" w:space="0" w:color="auto"/>
        <w:left w:val="none" w:sz="0" w:space="0" w:color="auto"/>
        <w:bottom w:val="none" w:sz="0" w:space="0" w:color="auto"/>
        <w:right w:val="none" w:sz="0" w:space="0" w:color="auto"/>
      </w:divBdr>
    </w:div>
    <w:div w:id="175576931">
      <w:marLeft w:val="480"/>
      <w:marRight w:val="0"/>
      <w:marTop w:val="0"/>
      <w:marBottom w:val="0"/>
      <w:divBdr>
        <w:top w:val="none" w:sz="0" w:space="0" w:color="auto"/>
        <w:left w:val="none" w:sz="0" w:space="0" w:color="auto"/>
        <w:bottom w:val="none" w:sz="0" w:space="0" w:color="auto"/>
        <w:right w:val="none" w:sz="0" w:space="0" w:color="auto"/>
      </w:divBdr>
    </w:div>
    <w:div w:id="176161818">
      <w:marLeft w:val="480"/>
      <w:marRight w:val="0"/>
      <w:marTop w:val="0"/>
      <w:marBottom w:val="0"/>
      <w:divBdr>
        <w:top w:val="none" w:sz="0" w:space="0" w:color="auto"/>
        <w:left w:val="none" w:sz="0" w:space="0" w:color="auto"/>
        <w:bottom w:val="none" w:sz="0" w:space="0" w:color="auto"/>
        <w:right w:val="none" w:sz="0" w:space="0" w:color="auto"/>
      </w:divBdr>
    </w:div>
    <w:div w:id="176583860">
      <w:marLeft w:val="480"/>
      <w:marRight w:val="0"/>
      <w:marTop w:val="0"/>
      <w:marBottom w:val="0"/>
      <w:divBdr>
        <w:top w:val="none" w:sz="0" w:space="0" w:color="auto"/>
        <w:left w:val="none" w:sz="0" w:space="0" w:color="auto"/>
        <w:bottom w:val="none" w:sz="0" w:space="0" w:color="auto"/>
        <w:right w:val="none" w:sz="0" w:space="0" w:color="auto"/>
      </w:divBdr>
    </w:div>
    <w:div w:id="176774755">
      <w:marLeft w:val="480"/>
      <w:marRight w:val="0"/>
      <w:marTop w:val="0"/>
      <w:marBottom w:val="0"/>
      <w:divBdr>
        <w:top w:val="none" w:sz="0" w:space="0" w:color="auto"/>
        <w:left w:val="none" w:sz="0" w:space="0" w:color="auto"/>
        <w:bottom w:val="none" w:sz="0" w:space="0" w:color="auto"/>
        <w:right w:val="none" w:sz="0" w:space="0" w:color="auto"/>
      </w:divBdr>
    </w:div>
    <w:div w:id="176820114">
      <w:marLeft w:val="480"/>
      <w:marRight w:val="0"/>
      <w:marTop w:val="0"/>
      <w:marBottom w:val="0"/>
      <w:divBdr>
        <w:top w:val="none" w:sz="0" w:space="0" w:color="auto"/>
        <w:left w:val="none" w:sz="0" w:space="0" w:color="auto"/>
        <w:bottom w:val="none" w:sz="0" w:space="0" w:color="auto"/>
        <w:right w:val="none" w:sz="0" w:space="0" w:color="auto"/>
      </w:divBdr>
    </w:div>
    <w:div w:id="177040385">
      <w:marLeft w:val="480"/>
      <w:marRight w:val="0"/>
      <w:marTop w:val="0"/>
      <w:marBottom w:val="0"/>
      <w:divBdr>
        <w:top w:val="none" w:sz="0" w:space="0" w:color="auto"/>
        <w:left w:val="none" w:sz="0" w:space="0" w:color="auto"/>
        <w:bottom w:val="none" w:sz="0" w:space="0" w:color="auto"/>
        <w:right w:val="none" w:sz="0" w:space="0" w:color="auto"/>
      </w:divBdr>
    </w:div>
    <w:div w:id="177431799">
      <w:marLeft w:val="480"/>
      <w:marRight w:val="0"/>
      <w:marTop w:val="0"/>
      <w:marBottom w:val="0"/>
      <w:divBdr>
        <w:top w:val="none" w:sz="0" w:space="0" w:color="auto"/>
        <w:left w:val="none" w:sz="0" w:space="0" w:color="auto"/>
        <w:bottom w:val="none" w:sz="0" w:space="0" w:color="auto"/>
        <w:right w:val="none" w:sz="0" w:space="0" w:color="auto"/>
      </w:divBdr>
    </w:div>
    <w:div w:id="177475097">
      <w:marLeft w:val="480"/>
      <w:marRight w:val="0"/>
      <w:marTop w:val="0"/>
      <w:marBottom w:val="0"/>
      <w:divBdr>
        <w:top w:val="none" w:sz="0" w:space="0" w:color="auto"/>
        <w:left w:val="none" w:sz="0" w:space="0" w:color="auto"/>
        <w:bottom w:val="none" w:sz="0" w:space="0" w:color="auto"/>
        <w:right w:val="none" w:sz="0" w:space="0" w:color="auto"/>
      </w:divBdr>
    </w:div>
    <w:div w:id="177547861">
      <w:marLeft w:val="480"/>
      <w:marRight w:val="0"/>
      <w:marTop w:val="0"/>
      <w:marBottom w:val="0"/>
      <w:divBdr>
        <w:top w:val="none" w:sz="0" w:space="0" w:color="auto"/>
        <w:left w:val="none" w:sz="0" w:space="0" w:color="auto"/>
        <w:bottom w:val="none" w:sz="0" w:space="0" w:color="auto"/>
        <w:right w:val="none" w:sz="0" w:space="0" w:color="auto"/>
      </w:divBdr>
    </w:div>
    <w:div w:id="178203325">
      <w:marLeft w:val="480"/>
      <w:marRight w:val="0"/>
      <w:marTop w:val="0"/>
      <w:marBottom w:val="0"/>
      <w:divBdr>
        <w:top w:val="none" w:sz="0" w:space="0" w:color="auto"/>
        <w:left w:val="none" w:sz="0" w:space="0" w:color="auto"/>
        <w:bottom w:val="none" w:sz="0" w:space="0" w:color="auto"/>
        <w:right w:val="none" w:sz="0" w:space="0" w:color="auto"/>
      </w:divBdr>
    </w:div>
    <w:div w:id="178739997">
      <w:marLeft w:val="480"/>
      <w:marRight w:val="0"/>
      <w:marTop w:val="0"/>
      <w:marBottom w:val="0"/>
      <w:divBdr>
        <w:top w:val="none" w:sz="0" w:space="0" w:color="auto"/>
        <w:left w:val="none" w:sz="0" w:space="0" w:color="auto"/>
        <w:bottom w:val="none" w:sz="0" w:space="0" w:color="auto"/>
        <w:right w:val="none" w:sz="0" w:space="0" w:color="auto"/>
      </w:divBdr>
    </w:div>
    <w:div w:id="178743623">
      <w:marLeft w:val="480"/>
      <w:marRight w:val="0"/>
      <w:marTop w:val="0"/>
      <w:marBottom w:val="0"/>
      <w:divBdr>
        <w:top w:val="none" w:sz="0" w:space="0" w:color="auto"/>
        <w:left w:val="none" w:sz="0" w:space="0" w:color="auto"/>
        <w:bottom w:val="none" w:sz="0" w:space="0" w:color="auto"/>
        <w:right w:val="none" w:sz="0" w:space="0" w:color="auto"/>
      </w:divBdr>
    </w:div>
    <w:div w:id="178855116">
      <w:marLeft w:val="480"/>
      <w:marRight w:val="0"/>
      <w:marTop w:val="0"/>
      <w:marBottom w:val="0"/>
      <w:divBdr>
        <w:top w:val="none" w:sz="0" w:space="0" w:color="auto"/>
        <w:left w:val="none" w:sz="0" w:space="0" w:color="auto"/>
        <w:bottom w:val="none" w:sz="0" w:space="0" w:color="auto"/>
        <w:right w:val="none" w:sz="0" w:space="0" w:color="auto"/>
      </w:divBdr>
    </w:div>
    <w:div w:id="179005219">
      <w:marLeft w:val="480"/>
      <w:marRight w:val="0"/>
      <w:marTop w:val="0"/>
      <w:marBottom w:val="0"/>
      <w:divBdr>
        <w:top w:val="none" w:sz="0" w:space="0" w:color="auto"/>
        <w:left w:val="none" w:sz="0" w:space="0" w:color="auto"/>
        <w:bottom w:val="none" w:sz="0" w:space="0" w:color="auto"/>
        <w:right w:val="none" w:sz="0" w:space="0" w:color="auto"/>
      </w:divBdr>
    </w:div>
    <w:div w:id="179244146">
      <w:marLeft w:val="480"/>
      <w:marRight w:val="0"/>
      <w:marTop w:val="0"/>
      <w:marBottom w:val="0"/>
      <w:divBdr>
        <w:top w:val="none" w:sz="0" w:space="0" w:color="auto"/>
        <w:left w:val="none" w:sz="0" w:space="0" w:color="auto"/>
        <w:bottom w:val="none" w:sz="0" w:space="0" w:color="auto"/>
        <w:right w:val="none" w:sz="0" w:space="0" w:color="auto"/>
      </w:divBdr>
    </w:div>
    <w:div w:id="179702582">
      <w:marLeft w:val="480"/>
      <w:marRight w:val="0"/>
      <w:marTop w:val="0"/>
      <w:marBottom w:val="0"/>
      <w:divBdr>
        <w:top w:val="none" w:sz="0" w:space="0" w:color="auto"/>
        <w:left w:val="none" w:sz="0" w:space="0" w:color="auto"/>
        <w:bottom w:val="none" w:sz="0" w:space="0" w:color="auto"/>
        <w:right w:val="none" w:sz="0" w:space="0" w:color="auto"/>
      </w:divBdr>
    </w:div>
    <w:div w:id="179857505">
      <w:marLeft w:val="480"/>
      <w:marRight w:val="0"/>
      <w:marTop w:val="0"/>
      <w:marBottom w:val="0"/>
      <w:divBdr>
        <w:top w:val="none" w:sz="0" w:space="0" w:color="auto"/>
        <w:left w:val="none" w:sz="0" w:space="0" w:color="auto"/>
        <w:bottom w:val="none" w:sz="0" w:space="0" w:color="auto"/>
        <w:right w:val="none" w:sz="0" w:space="0" w:color="auto"/>
      </w:divBdr>
    </w:div>
    <w:div w:id="180362288">
      <w:marLeft w:val="480"/>
      <w:marRight w:val="0"/>
      <w:marTop w:val="0"/>
      <w:marBottom w:val="0"/>
      <w:divBdr>
        <w:top w:val="none" w:sz="0" w:space="0" w:color="auto"/>
        <w:left w:val="none" w:sz="0" w:space="0" w:color="auto"/>
        <w:bottom w:val="none" w:sz="0" w:space="0" w:color="auto"/>
        <w:right w:val="none" w:sz="0" w:space="0" w:color="auto"/>
      </w:divBdr>
    </w:div>
    <w:div w:id="180826244">
      <w:marLeft w:val="480"/>
      <w:marRight w:val="0"/>
      <w:marTop w:val="0"/>
      <w:marBottom w:val="0"/>
      <w:divBdr>
        <w:top w:val="none" w:sz="0" w:space="0" w:color="auto"/>
        <w:left w:val="none" w:sz="0" w:space="0" w:color="auto"/>
        <w:bottom w:val="none" w:sz="0" w:space="0" w:color="auto"/>
        <w:right w:val="none" w:sz="0" w:space="0" w:color="auto"/>
      </w:divBdr>
    </w:div>
    <w:div w:id="180897036">
      <w:marLeft w:val="480"/>
      <w:marRight w:val="0"/>
      <w:marTop w:val="0"/>
      <w:marBottom w:val="0"/>
      <w:divBdr>
        <w:top w:val="none" w:sz="0" w:space="0" w:color="auto"/>
        <w:left w:val="none" w:sz="0" w:space="0" w:color="auto"/>
        <w:bottom w:val="none" w:sz="0" w:space="0" w:color="auto"/>
        <w:right w:val="none" w:sz="0" w:space="0" w:color="auto"/>
      </w:divBdr>
    </w:div>
    <w:div w:id="180976802">
      <w:marLeft w:val="480"/>
      <w:marRight w:val="0"/>
      <w:marTop w:val="0"/>
      <w:marBottom w:val="0"/>
      <w:divBdr>
        <w:top w:val="none" w:sz="0" w:space="0" w:color="auto"/>
        <w:left w:val="none" w:sz="0" w:space="0" w:color="auto"/>
        <w:bottom w:val="none" w:sz="0" w:space="0" w:color="auto"/>
        <w:right w:val="none" w:sz="0" w:space="0" w:color="auto"/>
      </w:divBdr>
    </w:div>
    <w:div w:id="181552593">
      <w:marLeft w:val="480"/>
      <w:marRight w:val="0"/>
      <w:marTop w:val="0"/>
      <w:marBottom w:val="0"/>
      <w:divBdr>
        <w:top w:val="none" w:sz="0" w:space="0" w:color="auto"/>
        <w:left w:val="none" w:sz="0" w:space="0" w:color="auto"/>
        <w:bottom w:val="none" w:sz="0" w:space="0" w:color="auto"/>
        <w:right w:val="none" w:sz="0" w:space="0" w:color="auto"/>
      </w:divBdr>
    </w:div>
    <w:div w:id="181669009">
      <w:marLeft w:val="480"/>
      <w:marRight w:val="0"/>
      <w:marTop w:val="0"/>
      <w:marBottom w:val="0"/>
      <w:divBdr>
        <w:top w:val="none" w:sz="0" w:space="0" w:color="auto"/>
        <w:left w:val="none" w:sz="0" w:space="0" w:color="auto"/>
        <w:bottom w:val="none" w:sz="0" w:space="0" w:color="auto"/>
        <w:right w:val="none" w:sz="0" w:space="0" w:color="auto"/>
      </w:divBdr>
    </w:div>
    <w:div w:id="181866709">
      <w:marLeft w:val="480"/>
      <w:marRight w:val="0"/>
      <w:marTop w:val="0"/>
      <w:marBottom w:val="0"/>
      <w:divBdr>
        <w:top w:val="none" w:sz="0" w:space="0" w:color="auto"/>
        <w:left w:val="none" w:sz="0" w:space="0" w:color="auto"/>
        <w:bottom w:val="none" w:sz="0" w:space="0" w:color="auto"/>
        <w:right w:val="none" w:sz="0" w:space="0" w:color="auto"/>
      </w:divBdr>
    </w:div>
    <w:div w:id="182473821">
      <w:marLeft w:val="480"/>
      <w:marRight w:val="0"/>
      <w:marTop w:val="0"/>
      <w:marBottom w:val="0"/>
      <w:divBdr>
        <w:top w:val="none" w:sz="0" w:space="0" w:color="auto"/>
        <w:left w:val="none" w:sz="0" w:space="0" w:color="auto"/>
        <w:bottom w:val="none" w:sz="0" w:space="0" w:color="auto"/>
        <w:right w:val="none" w:sz="0" w:space="0" w:color="auto"/>
      </w:divBdr>
    </w:div>
    <w:div w:id="182866750">
      <w:marLeft w:val="480"/>
      <w:marRight w:val="0"/>
      <w:marTop w:val="0"/>
      <w:marBottom w:val="0"/>
      <w:divBdr>
        <w:top w:val="none" w:sz="0" w:space="0" w:color="auto"/>
        <w:left w:val="none" w:sz="0" w:space="0" w:color="auto"/>
        <w:bottom w:val="none" w:sz="0" w:space="0" w:color="auto"/>
        <w:right w:val="none" w:sz="0" w:space="0" w:color="auto"/>
      </w:divBdr>
    </w:div>
    <w:div w:id="183136041">
      <w:marLeft w:val="480"/>
      <w:marRight w:val="0"/>
      <w:marTop w:val="0"/>
      <w:marBottom w:val="0"/>
      <w:divBdr>
        <w:top w:val="none" w:sz="0" w:space="0" w:color="auto"/>
        <w:left w:val="none" w:sz="0" w:space="0" w:color="auto"/>
        <w:bottom w:val="none" w:sz="0" w:space="0" w:color="auto"/>
        <w:right w:val="none" w:sz="0" w:space="0" w:color="auto"/>
      </w:divBdr>
    </w:div>
    <w:div w:id="183174935">
      <w:marLeft w:val="480"/>
      <w:marRight w:val="0"/>
      <w:marTop w:val="0"/>
      <w:marBottom w:val="0"/>
      <w:divBdr>
        <w:top w:val="none" w:sz="0" w:space="0" w:color="auto"/>
        <w:left w:val="none" w:sz="0" w:space="0" w:color="auto"/>
        <w:bottom w:val="none" w:sz="0" w:space="0" w:color="auto"/>
        <w:right w:val="none" w:sz="0" w:space="0" w:color="auto"/>
      </w:divBdr>
    </w:div>
    <w:div w:id="183641531">
      <w:marLeft w:val="480"/>
      <w:marRight w:val="0"/>
      <w:marTop w:val="0"/>
      <w:marBottom w:val="0"/>
      <w:divBdr>
        <w:top w:val="none" w:sz="0" w:space="0" w:color="auto"/>
        <w:left w:val="none" w:sz="0" w:space="0" w:color="auto"/>
        <w:bottom w:val="none" w:sz="0" w:space="0" w:color="auto"/>
        <w:right w:val="none" w:sz="0" w:space="0" w:color="auto"/>
      </w:divBdr>
    </w:div>
    <w:div w:id="183984975">
      <w:marLeft w:val="480"/>
      <w:marRight w:val="0"/>
      <w:marTop w:val="0"/>
      <w:marBottom w:val="0"/>
      <w:divBdr>
        <w:top w:val="none" w:sz="0" w:space="0" w:color="auto"/>
        <w:left w:val="none" w:sz="0" w:space="0" w:color="auto"/>
        <w:bottom w:val="none" w:sz="0" w:space="0" w:color="auto"/>
        <w:right w:val="none" w:sz="0" w:space="0" w:color="auto"/>
      </w:divBdr>
    </w:div>
    <w:div w:id="184487051">
      <w:marLeft w:val="480"/>
      <w:marRight w:val="0"/>
      <w:marTop w:val="0"/>
      <w:marBottom w:val="0"/>
      <w:divBdr>
        <w:top w:val="none" w:sz="0" w:space="0" w:color="auto"/>
        <w:left w:val="none" w:sz="0" w:space="0" w:color="auto"/>
        <w:bottom w:val="none" w:sz="0" w:space="0" w:color="auto"/>
        <w:right w:val="none" w:sz="0" w:space="0" w:color="auto"/>
      </w:divBdr>
    </w:div>
    <w:div w:id="184566196">
      <w:marLeft w:val="480"/>
      <w:marRight w:val="0"/>
      <w:marTop w:val="0"/>
      <w:marBottom w:val="0"/>
      <w:divBdr>
        <w:top w:val="none" w:sz="0" w:space="0" w:color="auto"/>
        <w:left w:val="none" w:sz="0" w:space="0" w:color="auto"/>
        <w:bottom w:val="none" w:sz="0" w:space="0" w:color="auto"/>
        <w:right w:val="none" w:sz="0" w:space="0" w:color="auto"/>
      </w:divBdr>
    </w:div>
    <w:div w:id="184637418">
      <w:marLeft w:val="480"/>
      <w:marRight w:val="0"/>
      <w:marTop w:val="0"/>
      <w:marBottom w:val="0"/>
      <w:divBdr>
        <w:top w:val="none" w:sz="0" w:space="0" w:color="auto"/>
        <w:left w:val="none" w:sz="0" w:space="0" w:color="auto"/>
        <w:bottom w:val="none" w:sz="0" w:space="0" w:color="auto"/>
        <w:right w:val="none" w:sz="0" w:space="0" w:color="auto"/>
      </w:divBdr>
    </w:div>
    <w:div w:id="184711706">
      <w:marLeft w:val="480"/>
      <w:marRight w:val="0"/>
      <w:marTop w:val="0"/>
      <w:marBottom w:val="0"/>
      <w:divBdr>
        <w:top w:val="none" w:sz="0" w:space="0" w:color="auto"/>
        <w:left w:val="none" w:sz="0" w:space="0" w:color="auto"/>
        <w:bottom w:val="none" w:sz="0" w:space="0" w:color="auto"/>
        <w:right w:val="none" w:sz="0" w:space="0" w:color="auto"/>
      </w:divBdr>
    </w:div>
    <w:div w:id="184877511">
      <w:marLeft w:val="480"/>
      <w:marRight w:val="0"/>
      <w:marTop w:val="0"/>
      <w:marBottom w:val="0"/>
      <w:divBdr>
        <w:top w:val="none" w:sz="0" w:space="0" w:color="auto"/>
        <w:left w:val="none" w:sz="0" w:space="0" w:color="auto"/>
        <w:bottom w:val="none" w:sz="0" w:space="0" w:color="auto"/>
        <w:right w:val="none" w:sz="0" w:space="0" w:color="auto"/>
      </w:divBdr>
    </w:div>
    <w:div w:id="184943648">
      <w:marLeft w:val="480"/>
      <w:marRight w:val="0"/>
      <w:marTop w:val="0"/>
      <w:marBottom w:val="0"/>
      <w:divBdr>
        <w:top w:val="none" w:sz="0" w:space="0" w:color="auto"/>
        <w:left w:val="none" w:sz="0" w:space="0" w:color="auto"/>
        <w:bottom w:val="none" w:sz="0" w:space="0" w:color="auto"/>
        <w:right w:val="none" w:sz="0" w:space="0" w:color="auto"/>
      </w:divBdr>
    </w:div>
    <w:div w:id="185018922">
      <w:marLeft w:val="480"/>
      <w:marRight w:val="0"/>
      <w:marTop w:val="0"/>
      <w:marBottom w:val="0"/>
      <w:divBdr>
        <w:top w:val="none" w:sz="0" w:space="0" w:color="auto"/>
        <w:left w:val="none" w:sz="0" w:space="0" w:color="auto"/>
        <w:bottom w:val="none" w:sz="0" w:space="0" w:color="auto"/>
        <w:right w:val="none" w:sz="0" w:space="0" w:color="auto"/>
      </w:divBdr>
    </w:div>
    <w:div w:id="185948931">
      <w:marLeft w:val="480"/>
      <w:marRight w:val="0"/>
      <w:marTop w:val="0"/>
      <w:marBottom w:val="0"/>
      <w:divBdr>
        <w:top w:val="none" w:sz="0" w:space="0" w:color="auto"/>
        <w:left w:val="none" w:sz="0" w:space="0" w:color="auto"/>
        <w:bottom w:val="none" w:sz="0" w:space="0" w:color="auto"/>
        <w:right w:val="none" w:sz="0" w:space="0" w:color="auto"/>
      </w:divBdr>
    </w:div>
    <w:div w:id="185951197">
      <w:marLeft w:val="480"/>
      <w:marRight w:val="0"/>
      <w:marTop w:val="0"/>
      <w:marBottom w:val="0"/>
      <w:divBdr>
        <w:top w:val="none" w:sz="0" w:space="0" w:color="auto"/>
        <w:left w:val="none" w:sz="0" w:space="0" w:color="auto"/>
        <w:bottom w:val="none" w:sz="0" w:space="0" w:color="auto"/>
        <w:right w:val="none" w:sz="0" w:space="0" w:color="auto"/>
      </w:divBdr>
    </w:div>
    <w:div w:id="186798655">
      <w:marLeft w:val="480"/>
      <w:marRight w:val="0"/>
      <w:marTop w:val="0"/>
      <w:marBottom w:val="0"/>
      <w:divBdr>
        <w:top w:val="none" w:sz="0" w:space="0" w:color="auto"/>
        <w:left w:val="none" w:sz="0" w:space="0" w:color="auto"/>
        <w:bottom w:val="none" w:sz="0" w:space="0" w:color="auto"/>
        <w:right w:val="none" w:sz="0" w:space="0" w:color="auto"/>
      </w:divBdr>
    </w:div>
    <w:div w:id="187068853">
      <w:marLeft w:val="480"/>
      <w:marRight w:val="0"/>
      <w:marTop w:val="0"/>
      <w:marBottom w:val="0"/>
      <w:divBdr>
        <w:top w:val="none" w:sz="0" w:space="0" w:color="auto"/>
        <w:left w:val="none" w:sz="0" w:space="0" w:color="auto"/>
        <w:bottom w:val="none" w:sz="0" w:space="0" w:color="auto"/>
        <w:right w:val="none" w:sz="0" w:space="0" w:color="auto"/>
      </w:divBdr>
    </w:div>
    <w:div w:id="187184695">
      <w:marLeft w:val="480"/>
      <w:marRight w:val="0"/>
      <w:marTop w:val="0"/>
      <w:marBottom w:val="0"/>
      <w:divBdr>
        <w:top w:val="none" w:sz="0" w:space="0" w:color="auto"/>
        <w:left w:val="none" w:sz="0" w:space="0" w:color="auto"/>
        <w:bottom w:val="none" w:sz="0" w:space="0" w:color="auto"/>
        <w:right w:val="none" w:sz="0" w:space="0" w:color="auto"/>
      </w:divBdr>
    </w:div>
    <w:div w:id="187305379">
      <w:marLeft w:val="480"/>
      <w:marRight w:val="0"/>
      <w:marTop w:val="0"/>
      <w:marBottom w:val="0"/>
      <w:divBdr>
        <w:top w:val="none" w:sz="0" w:space="0" w:color="auto"/>
        <w:left w:val="none" w:sz="0" w:space="0" w:color="auto"/>
        <w:bottom w:val="none" w:sz="0" w:space="0" w:color="auto"/>
        <w:right w:val="none" w:sz="0" w:space="0" w:color="auto"/>
      </w:divBdr>
    </w:div>
    <w:div w:id="187376083">
      <w:marLeft w:val="480"/>
      <w:marRight w:val="0"/>
      <w:marTop w:val="0"/>
      <w:marBottom w:val="0"/>
      <w:divBdr>
        <w:top w:val="none" w:sz="0" w:space="0" w:color="auto"/>
        <w:left w:val="none" w:sz="0" w:space="0" w:color="auto"/>
        <w:bottom w:val="none" w:sz="0" w:space="0" w:color="auto"/>
        <w:right w:val="none" w:sz="0" w:space="0" w:color="auto"/>
      </w:divBdr>
    </w:div>
    <w:div w:id="187565847">
      <w:marLeft w:val="480"/>
      <w:marRight w:val="0"/>
      <w:marTop w:val="0"/>
      <w:marBottom w:val="0"/>
      <w:divBdr>
        <w:top w:val="none" w:sz="0" w:space="0" w:color="auto"/>
        <w:left w:val="none" w:sz="0" w:space="0" w:color="auto"/>
        <w:bottom w:val="none" w:sz="0" w:space="0" w:color="auto"/>
        <w:right w:val="none" w:sz="0" w:space="0" w:color="auto"/>
      </w:divBdr>
    </w:div>
    <w:div w:id="188185121">
      <w:marLeft w:val="480"/>
      <w:marRight w:val="0"/>
      <w:marTop w:val="0"/>
      <w:marBottom w:val="0"/>
      <w:divBdr>
        <w:top w:val="none" w:sz="0" w:space="0" w:color="auto"/>
        <w:left w:val="none" w:sz="0" w:space="0" w:color="auto"/>
        <w:bottom w:val="none" w:sz="0" w:space="0" w:color="auto"/>
        <w:right w:val="none" w:sz="0" w:space="0" w:color="auto"/>
      </w:divBdr>
    </w:div>
    <w:div w:id="188494440">
      <w:marLeft w:val="480"/>
      <w:marRight w:val="0"/>
      <w:marTop w:val="0"/>
      <w:marBottom w:val="0"/>
      <w:divBdr>
        <w:top w:val="none" w:sz="0" w:space="0" w:color="auto"/>
        <w:left w:val="none" w:sz="0" w:space="0" w:color="auto"/>
        <w:bottom w:val="none" w:sz="0" w:space="0" w:color="auto"/>
        <w:right w:val="none" w:sz="0" w:space="0" w:color="auto"/>
      </w:divBdr>
    </w:div>
    <w:div w:id="189225154">
      <w:marLeft w:val="480"/>
      <w:marRight w:val="0"/>
      <w:marTop w:val="0"/>
      <w:marBottom w:val="0"/>
      <w:divBdr>
        <w:top w:val="none" w:sz="0" w:space="0" w:color="auto"/>
        <w:left w:val="none" w:sz="0" w:space="0" w:color="auto"/>
        <w:bottom w:val="none" w:sz="0" w:space="0" w:color="auto"/>
        <w:right w:val="none" w:sz="0" w:space="0" w:color="auto"/>
      </w:divBdr>
    </w:div>
    <w:div w:id="189683487">
      <w:marLeft w:val="480"/>
      <w:marRight w:val="0"/>
      <w:marTop w:val="0"/>
      <w:marBottom w:val="0"/>
      <w:divBdr>
        <w:top w:val="none" w:sz="0" w:space="0" w:color="auto"/>
        <w:left w:val="none" w:sz="0" w:space="0" w:color="auto"/>
        <w:bottom w:val="none" w:sz="0" w:space="0" w:color="auto"/>
        <w:right w:val="none" w:sz="0" w:space="0" w:color="auto"/>
      </w:divBdr>
    </w:div>
    <w:div w:id="189806047">
      <w:marLeft w:val="480"/>
      <w:marRight w:val="0"/>
      <w:marTop w:val="0"/>
      <w:marBottom w:val="0"/>
      <w:divBdr>
        <w:top w:val="none" w:sz="0" w:space="0" w:color="auto"/>
        <w:left w:val="none" w:sz="0" w:space="0" w:color="auto"/>
        <w:bottom w:val="none" w:sz="0" w:space="0" w:color="auto"/>
        <w:right w:val="none" w:sz="0" w:space="0" w:color="auto"/>
      </w:divBdr>
    </w:div>
    <w:div w:id="190150331">
      <w:marLeft w:val="480"/>
      <w:marRight w:val="0"/>
      <w:marTop w:val="0"/>
      <w:marBottom w:val="0"/>
      <w:divBdr>
        <w:top w:val="none" w:sz="0" w:space="0" w:color="auto"/>
        <w:left w:val="none" w:sz="0" w:space="0" w:color="auto"/>
        <w:bottom w:val="none" w:sz="0" w:space="0" w:color="auto"/>
        <w:right w:val="none" w:sz="0" w:space="0" w:color="auto"/>
      </w:divBdr>
    </w:div>
    <w:div w:id="190269252">
      <w:marLeft w:val="480"/>
      <w:marRight w:val="0"/>
      <w:marTop w:val="0"/>
      <w:marBottom w:val="0"/>
      <w:divBdr>
        <w:top w:val="none" w:sz="0" w:space="0" w:color="auto"/>
        <w:left w:val="none" w:sz="0" w:space="0" w:color="auto"/>
        <w:bottom w:val="none" w:sz="0" w:space="0" w:color="auto"/>
        <w:right w:val="none" w:sz="0" w:space="0" w:color="auto"/>
      </w:divBdr>
    </w:div>
    <w:div w:id="190850021">
      <w:marLeft w:val="480"/>
      <w:marRight w:val="0"/>
      <w:marTop w:val="0"/>
      <w:marBottom w:val="0"/>
      <w:divBdr>
        <w:top w:val="none" w:sz="0" w:space="0" w:color="auto"/>
        <w:left w:val="none" w:sz="0" w:space="0" w:color="auto"/>
        <w:bottom w:val="none" w:sz="0" w:space="0" w:color="auto"/>
        <w:right w:val="none" w:sz="0" w:space="0" w:color="auto"/>
      </w:divBdr>
    </w:div>
    <w:div w:id="191386880">
      <w:marLeft w:val="480"/>
      <w:marRight w:val="0"/>
      <w:marTop w:val="0"/>
      <w:marBottom w:val="0"/>
      <w:divBdr>
        <w:top w:val="none" w:sz="0" w:space="0" w:color="auto"/>
        <w:left w:val="none" w:sz="0" w:space="0" w:color="auto"/>
        <w:bottom w:val="none" w:sz="0" w:space="0" w:color="auto"/>
        <w:right w:val="none" w:sz="0" w:space="0" w:color="auto"/>
      </w:divBdr>
    </w:div>
    <w:div w:id="191575982">
      <w:marLeft w:val="480"/>
      <w:marRight w:val="0"/>
      <w:marTop w:val="0"/>
      <w:marBottom w:val="0"/>
      <w:divBdr>
        <w:top w:val="none" w:sz="0" w:space="0" w:color="auto"/>
        <w:left w:val="none" w:sz="0" w:space="0" w:color="auto"/>
        <w:bottom w:val="none" w:sz="0" w:space="0" w:color="auto"/>
        <w:right w:val="none" w:sz="0" w:space="0" w:color="auto"/>
      </w:divBdr>
    </w:div>
    <w:div w:id="191842045">
      <w:marLeft w:val="480"/>
      <w:marRight w:val="0"/>
      <w:marTop w:val="0"/>
      <w:marBottom w:val="0"/>
      <w:divBdr>
        <w:top w:val="none" w:sz="0" w:space="0" w:color="auto"/>
        <w:left w:val="none" w:sz="0" w:space="0" w:color="auto"/>
        <w:bottom w:val="none" w:sz="0" w:space="0" w:color="auto"/>
        <w:right w:val="none" w:sz="0" w:space="0" w:color="auto"/>
      </w:divBdr>
    </w:div>
    <w:div w:id="191848792">
      <w:marLeft w:val="480"/>
      <w:marRight w:val="0"/>
      <w:marTop w:val="0"/>
      <w:marBottom w:val="0"/>
      <w:divBdr>
        <w:top w:val="none" w:sz="0" w:space="0" w:color="auto"/>
        <w:left w:val="none" w:sz="0" w:space="0" w:color="auto"/>
        <w:bottom w:val="none" w:sz="0" w:space="0" w:color="auto"/>
        <w:right w:val="none" w:sz="0" w:space="0" w:color="auto"/>
      </w:divBdr>
    </w:div>
    <w:div w:id="191892353">
      <w:marLeft w:val="480"/>
      <w:marRight w:val="0"/>
      <w:marTop w:val="0"/>
      <w:marBottom w:val="0"/>
      <w:divBdr>
        <w:top w:val="none" w:sz="0" w:space="0" w:color="auto"/>
        <w:left w:val="none" w:sz="0" w:space="0" w:color="auto"/>
        <w:bottom w:val="none" w:sz="0" w:space="0" w:color="auto"/>
        <w:right w:val="none" w:sz="0" w:space="0" w:color="auto"/>
      </w:divBdr>
    </w:div>
    <w:div w:id="191958605">
      <w:marLeft w:val="480"/>
      <w:marRight w:val="0"/>
      <w:marTop w:val="0"/>
      <w:marBottom w:val="0"/>
      <w:divBdr>
        <w:top w:val="none" w:sz="0" w:space="0" w:color="auto"/>
        <w:left w:val="none" w:sz="0" w:space="0" w:color="auto"/>
        <w:bottom w:val="none" w:sz="0" w:space="0" w:color="auto"/>
        <w:right w:val="none" w:sz="0" w:space="0" w:color="auto"/>
      </w:divBdr>
    </w:div>
    <w:div w:id="192039961">
      <w:marLeft w:val="480"/>
      <w:marRight w:val="0"/>
      <w:marTop w:val="0"/>
      <w:marBottom w:val="0"/>
      <w:divBdr>
        <w:top w:val="none" w:sz="0" w:space="0" w:color="auto"/>
        <w:left w:val="none" w:sz="0" w:space="0" w:color="auto"/>
        <w:bottom w:val="none" w:sz="0" w:space="0" w:color="auto"/>
        <w:right w:val="none" w:sz="0" w:space="0" w:color="auto"/>
      </w:divBdr>
    </w:div>
    <w:div w:id="192158656">
      <w:marLeft w:val="480"/>
      <w:marRight w:val="0"/>
      <w:marTop w:val="0"/>
      <w:marBottom w:val="0"/>
      <w:divBdr>
        <w:top w:val="none" w:sz="0" w:space="0" w:color="auto"/>
        <w:left w:val="none" w:sz="0" w:space="0" w:color="auto"/>
        <w:bottom w:val="none" w:sz="0" w:space="0" w:color="auto"/>
        <w:right w:val="none" w:sz="0" w:space="0" w:color="auto"/>
      </w:divBdr>
    </w:div>
    <w:div w:id="192966544">
      <w:marLeft w:val="480"/>
      <w:marRight w:val="0"/>
      <w:marTop w:val="0"/>
      <w:marBottom w:val="0"/>
      <w:divBdr>
        <w:top w:val="none" w:sz="0" w:space="0" w:color="auto"/>
        <w:left w:val="none" w:sz="0" w:space="0" w:color="auto"/>
        <w:bottom w:val="none" w:sz="0" w:space="0" w:color="auto"/>
        <w:right w:val="none" w:sz="0" w:space="0" w:color="auto"/>
      </w:divBdr>
    </w:div>
    <w:div w:id="193661963">
      <w:marLeft w:val="480"/>
      <w:marRight w:val="0"/>
      <w:marTop w:val="0"/>
      <w:marBottom w:val="0"/>
      <w:divBdr>
        <w:top w:val="none" w:sz="0" w:space="0" w:color="auto"/>
        <w:left w:val="none" w:sz="0" w:space="0" w:color="auto"/>
        <w:bottom w:val="none" w:sz="0" w:space="0" w:color="auto"/>
        <w:right w:val="none" w:sz="0" w:space="0" w:color="auto"/>
      </w:divBdr>
    </w:div>
    <w:div w:id="193888083">
      <w:marLeft w:val="480"/>
      <w:marRight w:val="0"/>
      <w:marTop w:val="0"/>
      <w:marBottom w:val="0"/>
      <w:divBdr>
        <w:top w:val="none" w:sz="0" w:space="0" w:color="auto"/>
        <w:left w:val="none" w:sz="0" w:space="0" w:color="auto"/>
        <w:bottom w:val="none" w:sz="0" w:space="0" w:color="auto"/>
        <w:right w:val="none" w:sz="0" w:space="0" w:color="auto"/>
      </w:divBdr>
    </w:div>
    <w:div w:id="194005140">
      <w:marLeft w:val="480"/>
      <w:marRight w:val="0"/>
      <w:marTop w:val="0"/>
      <w:marBottom w:val="0"/>
      <w:divBdr>
        <w:top w:val="none" w:sz="0" w:space="0" w:color="auto"/>
        <w:left w:val="none" w:sz="0" w:space="0" w:color="auto"/>
        <w:bottom w:val="none" w:sz="0" w:space="0" w:color="auto"/>
        <w:right w:val="none" w:sz="0" w:space="0" w:color="auto"/>
      </w:divBdr>
    </w:div>
    <w:div w:id="194271374">
      <w:marLeft w:val="480"/>
      <w:marRight w:val="0"/>
      <w:marTop w:val="0"/>
      <w:marBottom w:val="0"/>
      <w:divBdr>
        <w:top w:val="none" w:sz="0" w:space="0" w:color="auto"/>
        <w:left w:val="none" w:sz="0" w:space="0" w:color="auto"/>
        <w:bottom w:val="none" w:sz="0" w:space="0" w:color="auto"/>
        <w:right w:val="none" w:sz="0" w:space="0" w:color="auto"/>
      </w:divBdr>
    </w:div>
    <w:div w:id="194465081">
      <w:marLeft w:val="480"/>
      <w:marRight w:val="0"/>
      <w:marTop w:val="0"/>
      <w:marBottom w:val="0"/>
      <w:divBdr>
        <w:top w:val="none" w:sz="0" w:space="0" w:color="auto"/>
        <w:left w:val="none" w:sz="0" w:space="0" w:color="auto"/>
        <w:bottom w:val="none" w:sz="0" w:space="0" w:color="auto"/>
        <w:right w:val="none" w:sz="0" w:space="0" w:color="auto"/>
      </w:divBdr>
    </w:div>
    <w:div w:id="194855316">
      <w:marLeft w:val="480"/>
      <w:marRight w:val="0"/>
      <w:marTop w:val="0"/>
      <w:marBottom w:val="0"/>
      <w:divBdr>
        <w:top w:val="none" w:sz="0" w:space="0" w:color="auto"/>
        <w:left w:val="none" w:sz="0" w:space="0" w:color="auto"/>
        <w:bottom w:val="none" w:sz="0" w:space="0" w:color="auto"/>
        <w:right w:val="none" w:sz="0" w:space="0" w:color="auto"/>
      </w:divBdr>
    </w:div>
    <w:div w:id="195192874">
      <w:marLeft w:val="480"/>
      <w:marRight w:val="0"/>
      <w:marTop w:val="0"/>
      <w:marBottom w:val="0"/>
      <w:divBdr>
        <w:top w:val="none" w:sz="0" w:space="0" w:color="auto"/>
        <w:left w:val="none" w:sz="0" w:space="0" w:color="auto"/>
        <w:bottom w:val="none" w:sz="0" w:space="0" w:color="auto"/>
        <w:right w:val="none" w:sz="0" w:space="0" w:color="auto"/>
      </w:divBdr>
    </w:div>
    <w:div w:id="195243915">
      <w:marLeft w:val="480"/>
      <w:marRight w:val="0"/>
      <w:marTop w:val="0"/>
      <w:marBottom w:val="0"/>
      <w:divBdr>
        <w:top w:val="none" w:sz="0" w:space="0" w:color="auto"/>
        <w:left w:val="none" w:sz="0" w:space="0" w:color="auto"/>
        <w:bottom w:val="none" w:sz="0" w:space="0" w:color="auto"/>
        <w:right w:val="none" w:sz="0" w:space="0" w:color="auto"/>
      </w:divBdr>
    </w:div>
    <w:div w:id="195655492">
      <w:marLeft w:val="480"/>
      <w:marRight w:val="0"/>
      <w:marTop w:val="0"/>
      <w:marBottom w:val="0"/>
      <w:divBdr>
        <w:top w:val="none" w:sz="0" w:space="0" w:color="auto"/>
        <w:left w:val="none" w:sz="0" w:space="0" w:color="auto"/>
        <w:bottom w:val="none" w:sz="0" w:space="0" w:color="auto"/>
        <w:right w:val="none" w:sz="0" w:space="0" w:color="auto"/>
      </w:divBdr>
    </w:div>
    <w:div w:id="196043582">
      <w:marLeft w:val="480"/>
      <w:marRight w:val="0"/>
      <w:marTop w:val="0"/>
      <w:marBottom w:val="0"/>
      <w:divBdr>
        <w:top w:val="none" w:sz="0" w:space="0" w:color="auto"/>
        <w:left w:val="none" w:sz="0" w:space="0" w:color="auto"/>
        <w:bottom w:val="none" w:sz="0" w:space="0" w:color="auto"/>
        <w:right w:val="none" w:sz="0" w:space="0" w:color="auto"/>
      </w:divBdr>
    </w:div>
    <w:div w:id="196238036">
      <w:marLeft w:val="480"/>
      <w:marRight w:val="0"/>
      <w:marTop w:val="0"/>
      <w:marBottom w:val="0"/>
      <w:divBdr>
        <w:top w:val="none" w:sz="0" w:space="0" w:color="auto"/>
        <w:left w:val="none" w:sz="0" w:space="0" w:color="auto"/>
        <w:bottom w:val="none" w:sz="0" w:space="0" w:color="auto"/>
        <w:right w:val="none" w:sz="0" w:space="0" w:color="auto"/>
      </w:divBdr>
    </w:div>
    <w:div w:id="196430897">
      <w:marLeft w:val="480"/>
      <w:marRight w:val="0"/>
      <w:marTop w:val="0"/>
      <w:marBottom w:val="0"/>
      <w:divBdr>
        <w:top w:val="none" w:sz="0" w:space="0" w:color="auto"/>
        <w:left w:val="none" w:sz="0" w:space="0" w:color="auto"/>
        <w:bottom w:val="none" w:sz="0" w:space="0" w:color="auto"/>
        <w:right w:val="none" w:sz="0" w:space="0" w:color="auto"/>
      </w:divBdr>
    </w:div>
    <w:div w:id="196621408">
      <w:marLeft w:val="480"/>
      <w:marRight w:val="0"/>
      <w:marTop w:val="0"/>
      <w:marBottom w:val="0"/>
      <w:divBdr>
        <w:top w:val="none" w:sz="0" w:space="0" w:color="auto"/>
        <w:left w:val="none" w:sz="0" w:space="0" w:color="auto"/>
        <w:bottom w:val="none" w:sz="0" w:space="0" w:color="auto"/>
        <w:right w:val="none" w:sz="0" w:space="0" w:color="auto"/>
      </w:divBdr>
    </w:div>
    <w:div w:id="197399450">
      <w:marLeft w:val="480"/>
      <w:marRight w:val="0"/>
      <w:marTop w:val="0"/>
      <w:marBottom w:val="0"/>
      <w:divBdr>
        <w:top w:val="none" w:sz="0" w:space="0" w:color="auto"/>
        <w:left w:val="none" w:sz="0" w:space="0" w:color="auto"/>
        <w:bottom w:val="none" w:sz="0" w:space="0" w:color="auto"/>
        <w:right w:val="none" w:sz="0" w:space="0" w:color="auto"/>
      </w:divBdr>
    </w:div>
    <w:div w:id="197426984">
      <w:marLeft w:val="480"/>
      <w:marRight w:val="0"/>
      <w:marTop w:val="0"/>
      <w:marBottom w:val="0"/>
      <w:divBdr>
        <w:top w:val="none" w:sz="0" w:space="0" w:color="auto"/>
        <w:left w:val="none" w:sz="0" w:space="0" w:color="auto"/>
        <w:bottom w:val="none" w:sz="0" w:space="0" w:color="auto"/>
        <w:right w:val="none" w:sz="0" w:space="0" w:color="auto"/>
      </w:divBdr>
    </w:div>
    <w:div w:id="197818202">
      <w:marLeft w:val="480"/>
      <w:marRight w:val="0"/>
      <w:marTop w:val="0"/>
      <w:marBottom w:val="0"/>
      <w:divBdr>
        <w:top w:val="none" w:sz="0" w:space="0" w:color="auto"/>
        <w:left w:val="none" w:sz="0" w:space="0" w:color="auto"/>
        <w:bottom w:val="none" w:sz="0" w:space="0" w:color="auto"/>
        <w:right w:val="none" w:sz="0" w:space="0" w:color="auto"/>
      </w:divBdr>
    </w:div>
    <w:div w:id="198932487">
      <w:marLeft w:val="480"/>
      <w:marRight w:val="0"/>
      <w:marTop w:val="0"/>
      <w:marBottom w:val="0"/>
      <w:divBdr>
        <w:top w:val="none" w:sz="0" w:space="0" w:color="auto"/>
        <w:left w:val="none" w:sz="0" w:space="0" w:color="auto"/>
        <w:bottom w:val="none" w:sz="0" w:space="0" w:color="auto"/>
        <w:right w:val="none" w:sz="0" w:space="0" w:color="auto"/>
      </w:divBdr>
    </w:div>
    <w:div w:id="199440594">
      <w:marLeft w:val="480"/>
      <w:marRight w:val="0"/>
      <w:marTop w:val="0"/>
      <w:marBottom w:val="0"/>
      <w:divBdr>
        <w:top w:val="none" w:sz="0" w:space="0" w:color="auto"/>
        <w:left w:val="none" w:sz="0" w:space="0" w:color="auto"/>
        <w:bottom w:val="none" w:sz="0" w:space="0" w:color="auto"/>
        <w:right w:val="none" w:sz="0" w:space="0" w:color="auto"/>
      </w:divBdr>
    </w:div>
    <w:div w:id="199904615">
      <w:marLeft w:val="480"/>
      <w:marRight w:val="0"/>
      <w:marTop w:val="0"/>
      <w:marBottom w:val="0"/>
      <w:divBdr>
        <w:top w:val="none" w:sz="0" w:space="0" w:color="auto"/>
        <w:left w:val="none" w:sz="0" w:space="0" w:color="auto"/>
        <w:bottom w:val="none" w:sz="0" w:space="0" w:color="auto"/>
        <w:right w:val="none" w:sz="0" w:space="0" w:color="auto"/>
      </w:divBdr>
    </w:div>
    <w:div w:id="199972468">
      <w:marLeft w:val="480"/>
      <w:marRight w:val="0"/>
      <w:marTop w:val="0"/>
      <w:marBottom w:val="0"/>
      <w:divBdr>
        <w:top w:val="none" w:sz="0" w:space="0" w:color="auto"/>
        <w:left w:val="none" w:sz="0" w:space="0" w:color="auto"/>
        <w:bottom w:val="none" w:sz="0" w:space="0" w:color="auto"/>
        <w:right w:val="none" w:sz="0" w:space="0" w:color="auto"/>
      </w:divBdr>
    </w:div>
    <w:div w:id="200750314">
      <w:marLeft w:val="480"/>
      <w:marRight w:val="0"/>
      <w:marTop w:val="0"/>
      <w:marBottom w:val="0"/>
      <w:divBdr>
        <w:top w:val="none" w:sz="0" w:space="0" w:color="auto"/>
        <w:left w:val="none" w:sz="0" w:space="0" w:color="auto"/>
        <w:bottom w:val="none" w:sz="0" w:space="0" w:color="auto"/>
        <w:right w:val="none" w:sz="0" w:space="0" w:color="auto"/>
      </w:divBdr>
    </w:div>
    <w:div w:id="201093214">
      <w:marLeft w:val="480"/>
      <w:marRight w:val="0"/>
      <w:marTop w:val="0"/>
      <w:marBottom w:val="0"/>
      <w:divBdr>
        <w:top w:val="none" w:sz="0" w:space="0" w:color="auto"/>
        <w:left w:val="none" w:sz="0" w:space="0" w:color="auto"/>
        <w:bottom w:val="none" w:sz="0" w:space="0" w:color="auto"/>
        <w:right w:val="none" w:sz="0" w:space="0" w:color="auto"/>
      </w:divBdr>
    </w:div>
    <w:div w:id="201678472">
      <w:marLeft w:val="480"/>
      <w:marRight w:val="0"/>
      <w:marTop w:val="0"/>
      <w:marBottom w:val="0"/>
      <w:divBdr>
        <w:top w:val="none" w:sz="0" w:space="0" w:color="auto"/>
        <w:left w:val="none" w:sz="0" w:space="0" w:color="auto"/>
        <w:bottom w:val="none" w:sz="0" w:space="0" w:color="auto"/>
        <w:right w:val="none" w:sz="0" w:space="0" w:color="auto"/>
      </w:divBdr>
    </w:div>
    <w:div w:id="202061712">
      <w:marLeft w:val="480"/>
      <w:marRight w:val="0"/>
      <w:marTop w:val="0"/>
      <w:marBottom w:val="0"/>
      <w:divBdr>
        <w:top w:val="none" w:sz="0" w:space="0" w:color="auto"/>
        <w:left w:val="none" w:sz="0" w:space="0" w:color="auto"/>
        <w:bottom w:val="none" w:sz="0" w:space="0" w:color="auto"/>
        <w:right w:val="none" w:sz="0" w:space="0" w:color="auto"/>
      </w:divBdr>
    </w:div>
    <w:div w:id="202210037">
      <w:marLeft w:val="480"/>
      <w:marRight w:val="0"/>
      <w:marTop w:val="0"/>
      <w:marBottom w:val="0"/>
      <w:divBdr>
        <w:top w:val="none" w:sz="0" w:space="0" w:color="auto"/>
        <w:left w:val="none" w:sz="0" w:space="0" w:color="auto"/>
        <w:bottom w:val="none" w:sz="0" w:space="0" w:color="auto"/>
        <w:right w:val="none" w:sz="0" w:space="0" w:color="auto"/>
      </w:divBdr>
    </w:div>
    <w:div w:id="202640985">
      <w:marLeft w:val="480"/>
      <w:marRight w:val="0"/>
      <w:marTop w:val="0"/>
      <w:marBottom w:val="0"/>
      <w:divBdr>
        <w:top w:val="none" w:sz="0" w:space="0" w:color="auto"/>
        <w:left w:val="none" w:sz="0" w:space="0" w:color="auto"/>
        <w:bottom w:val="none" w:sz="0" w:space="0" w:color="auto"/>
        <w:right w:val="none" w:sz="0" w:space="0" w:color="auto"/>
      </w:divBdr>
    </w:div>
    <w:div w:id="203058769">
      <w:marLeft w:val="480"/>
      <w:marRight w:val="0"/>
      <w:marTop w:val="0"/>
      <w:marBottom w:val="0"/>
      <w:divBdr>
        <w:top w:val="none" w:sz="0" w:space="0" w:color="auto"/>
        <w:left w:val="none" w:sz="0" w:space="0" w:color="auto"/>
        <w:bottom w:val="none" w:sz="0" w:space="0" w:color="auto"/>
        <w:right w:val="none" w:sz="0" w:space="0" w:color="auto"/>
      </w:divBdr>
    </w:div>
    <w:div w:id="203324222">
      <w:marLeft w:val="480"/>
      <w:marRight w:val="0"/>
      <w:marTop w:val="0"/>
      <w:marBottom w:val="0"/>
      <w:divBdr>
        <w:top w:val="none" w:sz="0" w:space="0" w:color="auto"/>
        <w:left w:val="none" w:sz="0" w:space="0" w:color="auto"/>
        <w:bottom w:val="none" w:sz="0" w:space="0" w:color="auto"/>
        <w:right w:val="none" w:sz="0" w:space="0" w:color="auto"/>
      </w:divBdr>
    </w:div>
    <w:div w:id="203367353">
      <w:marLeft w:val="480"/>
      <w:marRight w:val="0"/>
      <w:marTop w:val="0"/>
      <w:marBottom w:val="0"/>
      <w:divBdr>
        <w:top w:val="none" w:sz="0" w:space="0" w:color="auto"/>
        <w:left w:val="none" w:sz="0" w:space="0" w:color="auto"/>
        <w:bottom w:val="none" w:sz="0" w:space="0" w:color="auto"/>
        <w:right w:val="none" w:sz="0" w:space="0" w:color="auto"/>
      </w:divBdr>
    </w:div>
    <w:div w:id="203521629">
      <w:marLeft w:val="480"/>
      <w:marRight w:val="0"/>
      <w:marTop w:val="0"/>
      <w:marBottom w:val="0"/>
      <w:divBdr>
        <w:top w:val="none" w:sz="0" w:space="0" w:color="auto"/>
        <w:left w:val="none" w:sz="0" w:space="0" w:color="auto"/>
        <w:bottom w:val="none" w:sz="0" w:space="0" w:color="auto"/>
        <w:right w:val="none" w:sz="0" w:space="0" w:color="auto"/>
      </w:divBdr>
    </w:div>
    <w:div w:id="205224054">
      <w:marLeft w:val="480"/>
      <w:marRight w:val="0"/>
      <w:marTop w:val="0"/>
      <w:marBottom w:val="0"/>
      <w:divBdr>
        <w:top w:val="none" w:sz="0" w:space="0" w:color="auto"/>
        <w:left w:val="none" w:sz="0" w:space="0" w:color="auto"/>
        <w:bottom w:val="none" w:sz="0" w:space="0" w:color="auto"/>
        <w:right w:val="none" w:sz="0" w:space="0" w:color="auto"/>
      </w:divBdr>
    </w:div>
    <w:div w:id="205527692">
      <w:marLeft w:val="480"/>
      <w:marRight w:val="0"/>
      <w:marTop w:val="0"/>
      <w:marBottom w:val="0"/>
      <w:divBdr>
        <w:top w:val="none" w:sz="0" w:space="0" w:color="auto"/>
        <w:left w:val="none" w:sz="0" w:space="0" w:color="auto"/>
        <w:bottom w:val="none" w:sz="0" w:space="0" w:color="auto"/>
        <w:right w:val="none" w:sz="0" w:space="0" w:color="auto"/>
      </w:divBdr>
    </w:div>
    <w:div w:id="206067041">
      <w:marLeft w:val="480"/>
      <w:marRight w:val="0"/>
      <w:marTop w:val="0"/>
      <w:marBottom w:val="0"/>
      <w:divBdr>
        <w:top w:val="none" w:sz="0" w:space="0" w:color="auto"/>
        <w:left w:val="none" w:sz="0" w:space="0" w:color="auto"/>
        <w:bottom w:val="none" w:sz="0" w:space="0" w:color="auto"/>
        <w:right w:val="none" w:sz="0" w:space="0" w:color="auto"/>
      </w:divBdr>
    </w:div>
    <w:div w:id="206187049">
      <w:marLeft w:val="480"/>
      <w:marRight w:val="0"/>
      <w:marTop w:val="0"/>
      <w:marBottom w:val="0"/>
      <w:divBdr>
        <w:top w:val="none" w:sz="0" w:space="0" w:color="auto"/>
        <w:left w:val="none" w:sz="0" w:space="0" w:color="auto"/>
        <w:bottom w:val="none" w:sz="0" w:space="0" w:color="auto"/>
        <w:right w:val="none" w:sz="0" w:space="0" w:color="auto"/>
      </w:divBdr>
    </w:div>
    <w:div w:id="206533858">
      <w:marLeft w:val="480"/>
      <w:marRight w:val="0"/>
      <w:marTop w:val="0"/>
      <w:marBottom w:val="0"/>
      <w:divBdr>
        <w:top w:val="none" w:sz="0" w:space="0" w:color="auto"/>
        <w:left w:val="none" w:sz="0" w:space="0" w:color="auto"/>
        <w:bottom w:val="none" w:sz="0" w:space="0" w:color="auto"/>
        <w:right w:val="none" w:sz="0" w:space="0" w:color="auto"/>
      </w:divBdr>
    </w:div>
    <w:div w:id="206919385">
      <w:marLeft w:val="480"/>
      <w:marRight w:val="0"/>
      <w:marTop w:val="0"/>
      <w:marBottom w:val="0"/>
      <w:divBdr>
        <w:top w:val="none" w:sz="0" w:space="0" w:color="auto"/>
        <w:left w:val="none" w:sz="0" w:space="0" w:color="auto"/>
        <w:bottom w:val="none" w:sz="0" w:space="0" w:color="auto"/>
        <w:right w:val="none" w:sz="0" w:space="0" w:color="auto"/>
      </w:divBdr>
    </w:div>
    <w:div w:id="206992727">
      <w:marLeft w:val="480"/>
      <w:marRight w:val="0"/>
      <w:marTop w:val="0"/>
      <w:marBottom w:val="0"/>
      <w:divBdr>
        <w:top w:val="none" w:sz="0" w:space="0" w:color="auto"/>
        <w:left w:val="none" w:sz="0" w:space="0" w:color="auto"/>
        <w:bottom w:val="none" w:sz="0" w:space="0" w:color="auto"/>
        <w:right w:val="none" w:sz="0" w:space="0" w:color="auto"/>
      </w:divBdr>
    </w:div>
    <w:div w:id="207911748">
      <w:marLeft w:val="480"/>
      <w:marRight w:val="0"/>
      <w:marTop w:val="0"/>
      <w:marBottom w:val="0"/>
      <w:divBdr>
        <w:top w:val="none" w:sz="0" w:space="0" w:color="auto"/>
        <w:left w:val="none" w:sz="0" w:space="0" w:color="auto"/>
        <w:bottom w:val="none" w:sz="0" w:space="0" w:color="auto"/>
        <w:right w:val="none" w:sz="0" w:space="0" w:color="auto"/>
      </w:divBdr>
    </w:div>
    <w:div w:id="208034301">
      <w:marLeft w:val="480"/>
      <w:marRight w:val="0"/>
      <w:marTop w:val="0"/>
      <w:marBottom w:val="0"/>
      <w:divBdr>
        <w:top w:val="none" w:sz="0" w:space="0" w:color="auto"/>
        <w:left w:val="none" w:sz="0" w:space="0" w:color="auto"/>
        <w:bottom w:val="none" w:sz="0" w:space="0" w:color="auto"/>
        <w:right w:val="none" w:sz="0" w:space="0" w:color="auto"/>
      </w:divBdr>
    </w:div>
    <w:div w:id="208340698">
      <w:marLeft w:val="480"/>
      <w:marRight w:val="0"/>
      <w:marTop w:val="0"/>
      <w:marBottom w:val="0"/>
      <w:divBdr>
        <w:top w:val="none" w:sz="0" w:space="0" w:color="auto"/>
        <w:left w:val="none" w:sz="0" w:space="0" w:color="auto"/>
        <w:bottom w:val="none" w:sz="0" w:space="0" w:color="auto"/>
        <w:right w:val="none" w:sz="0" w:space="0" w:color="auto"/>
      </w:divBdr>
    </w:div>
    <w:div w:id="208495942">
      <w:marLeft w:val="480"/>
      <w:marRight w:val="0"/>
      <w:marTop w:val="0"/>
      <w:marBottom w:val="0"/>
      <w:divBdr>
        <w:top w:val="none" w:sz="0" w:space="0" w:color="auto"/>
        <w:left w:val="none" w:sz="0" w:space="0" w:color="auto"/>
        <w:bottom w:val="none" w:sz="0" w:space="0" w:color="auto"/>
        <w:right w:val="none" w:sz="0" w:space="0" w:color="auto"/>
      </w:divBdr>
    </w:div>
    <w:div w:id="208690374">
      <w:marLeft w:val="480"/>
      <w:marRight w:val="0"/>
      <w:marTop w:val="0"/>
      <w:marBottom w:val="0"/>
      <w:divBdr>
        <w:top w:val="none" w:sz="0" w:space="0" w:color="auto"/>
        <w:left w:val="none" w:sz="0" w:space="0" w:color="auto"/>
        <w:bottom w:val="none" w:sz="0" w:space="0" w:color="auto"/>
        <w:right w:val="none" w:sz="0" w:space="0" w:color="auto"/>
      </w:divBdr>
    </w:div>
    <w:div w:id="209612891">
      <w:marLeft w:val="480"/>
      <w:marRight w:val="0"/>
      <w:marTop w:val="0"/>
      <w:marBottom w:val="0"/>
      <w:divBdr>
        <w:top w:val="none" w:sz="0" w:space="0" w:color="auto"/>
        <w:left w:val="none" w:sz="0" w:space="0" w:color="auto"/>
        <w:bottom w:val="none" w:sz="0" w:space="0" w:color="auto"/>
        <w:right w:val="none" w:sz="0" w:space="0" w:color="auto"/>
      </w:divBdr>
    </w:div>
    <w:div w:id="209878686">
      <w:marLeft w:val="480"/>
      <w:marRight w:val="0"/>
      <w:marTop w:val="0"/>
      <w:marBottom w:val="0"/>
      <w:divBdr>
        <w:top w:val="none" w:sz="0" w:space="0" w:color="auto"/>
        <w:left w:val="none" w:sz="0" w:space="0" w:color="auto"/>
        <w:bottom w:val="none" w:sz="0" w:space="0" w:color="auto"/>
        <w:right w:val="none" w:sz="0" w:space="0" w:color="auto"/>
      </w:divBdr>
    </w:div>
    <w:div w:id="210579436">
      <w:marLeft w:val="480"/>
      <w:marRight w:val="0"/>
      <w:marTop w:val="0"/>
      <w:marBottom w:val="0"/>
      <w:divBdr>
        <w:top w:val="none" w:sz="0" w:space="0" w:color="auto"/>
        <w:left w:val="none" w:sz="0" w:space="0" w:color="auto"/>
        <w:bottom w:val="none" w:sz="0" w:space="0" w:color="auto"/>
        <w:right w:val="none" w:sz="0" w:space="0" w:color="auto"/>
      </w:divBdr>
    </w:div>
    <w:div w:id="211311509">
      <w:marLeft w:val="480"/>
      <w:marRight w:val="0"/>
      <w:marTop w:val="0"/>
      <w:marBottom w:val="0"/>
      <w:divBdr>
        <w:top w:val="none" w:sz="0" w:space="0" w:color="auto"/>
        <w:left w:val="none" w:sz="0" w:space="0" w:color="auto"/>
        <w:bottom w:val="none" w:sz="0" w:space="0" w:color="auto"/>
        <w:right w:val="none" w:sz="0" w:space="0" w:color="auto"/>
      </w:divBdr>
    </w:div>
    <w:div w:id="211961232">
      <w:marLeft w:val="480"/>
      <w:marRight w:val="0"/>
      <w:marTop w:val="0"/>
      <w:marBottom w:val="0"/>
      <w:divBdr>
        <w:top w:val="none" w:sz="0" w:space="0" w:color="auto"/>
        <w:left w:val="none" w:sz="0" w:space="0" w:color="auto"/>
        <w:bottom w:val="none" w:sz="0" w:space="0" w:color="auto"/>
        <w:right w:val="none" w:sz="0" w:space="0" w:color="auto"/>
      </w:divBdr>
    </w:div>
    <w:div w:id="213129600">
      <w:marLeft w:val="480"/>
      <w:marRight w:val="0"/>
      <w:marTop w:val="0"/>
      <w:marBottom w:val="0"/>
      <w:divBdr>
        <w:top w:val="none" w:sz="0" w:space="0" w:color="auto"/>
        <w:left w:val="none" w:sz="0" w:space="0" w:color="auto"/>
        <w:bottom w:val="none" w:sz="0" w:space="0" w:color="auto"/>
        <w:right w:val="none" w:sz="0" w:space="0" w:color="auto"/>
      </w:divBdr>
    </w:div>
    <w:div w:id="214243442">
      <w:marLeft w:val="480"/>
      <w:marRight w:val="0"/>
      <w:marTop w:val="0"/>
      <w:marBottom w:val="0"/>
      <w:divBdr>
        <w:top w:val="none" w:sz="0" w:space="0" w:color="auto"/>
        <w:left w:val="none" w:sz="0" w:space="0" w:color="auto"/>
        <w:bottom w:val="none" w:sz="0" w:space="0" w:color="auto"/>
        <w:right w:val="none" w:sz="0" w:space="0" w:color="auto"/>
      </w:divBdr>
    </w:div>
    <w:div w:id="214439627">
      <w:marLeft w:val="480"/>
      <w:marRight w:val="0"/>
      <w:marTop w:val="0"/>
      <w:marBottom w:val="0"/>
      <w:divBdr>
        <w:top w:val="none" w:sz="0" w:space="0" w:color="auto"/>
        <w:left w:val="none" w:sz="0" w:space="0" w:color="auto"/>
        <w:bottom w:val="none" w:sz="0" w:space="0" w:color="auto"/>
        <w:right w:val="none" w:sz="0" w:space="0" w:color="auto"/>
      </w:divBdr>
    </w:div>
    <w:div w:id="215047588">
      <w:marLeft w:val="480"/>
      <w:marRight w:val="0"/>
      <w:marTop w:val="0"/>
      <w:marBottom w:val="0"/>
      <w:divBdr>
        <w:top w:val="none" w:sz="0" w:space="0" w:color="auto"/>
        <w:left w:val="none" w:sz="0" w:space="0" w:color="auto"/>
        <w:bottom w:val="none" w:sz="0" w:space="0" w:color="auto"/>
        <w:right w:val="none" w:sz="0" w:space="0" w:color="auto"/>
      </w:divBdr>
    </w:div>
    <w:div w:id="215093201">
      <w:marLeft w:val="480"/>
      <w:marRight w:val="0"/>
      <w:marTop w:val="0"/>
      <w:marBottom w:val="0"/>
      <w:divBdr>
        <w:top w:val="none" w:sz="0" w:space="0" w:color="auto"/>
        <w:left w:val="none" w:sz="0" w:space="0" w:color="auto"/>
        <w:bottom w:val="none" w:sz="0" w:space="0" w:color="auto"/>
        <w:right w:val="none" w:sz="0" w:space="0" w:color="auto"/>
      </w:divBdr>
    </w:div>
    <w:div w:id="217208753">
      <w:marLeft w:val="480"/>
      <w:marRight w:val="0"/>
      <w:marTop w:val="0"/>
      <w:marBottom w:val="0"/>
      <w:divBdr>
        <w:top w:val="none" w:sz="0" w:space="0" w:color="auto"/>
        <w:left w:val="none" w:sz="0" w:space="0" w:color="auto"/>
        <w:bottom w:val="none" w:sz="0" w:space="0" w:color="auto"/>
        <w:right w:val="none" w:sz="0" w:space="0" w:color="auto"/>
      </w:divBdr>
    </w:div>
    <w:div w:id="218982392">
      <w:marLeft w:val="480"/>
      <w:marRight w:val="0"/>
      <w:marTop w:val="0"/>
      <w:marBottom w:val="0"/>
      <w:divBdr>
        <w:top w:val="none" w:sz="0" w:space="0" w:color="auto"/>
        <w:left w:val="none" w:sz="0" w:space="0" w:color="auto"/>
        <w:bottom w:val="none" w:sz="0" w:space="0" w:color="auto"/>
        <w:right w:val="none" w:sz="0" w:space="0" w:color="auto"/>
      </w:divBdr>
    </w:div>
    <w:div w:id="219099088">
      <w:marLeft w:val="480"/>
      <w:marRight w:val="0"/>
      <w:marTop w:val="0"/>
      <w:marBottom w:val="0"/>
      <w:divBdr>
        <w:top w:val="none" w:sz="0" w:space="0" w:color="auto"/>
        <w:left w:val="none" w:sz="0" w:space="0" w:color="auto"/>
        <w:bottom w:val="none" w:sz="0" w:space="0" w:color="auto"/>
        <w:right w:val="none" w:sz="0" w:space="0" w:color="auto"/>
      </w:divBdr>
    </w:div>
    <w:div w:id="219944221">
      <w:marLeft w:val="480"/>
      <w:marRight w:val="0"/>
      <w:marTop w:val="0"/>
      <w:marBottom w:val="0"/>
      <w:divBdr>
        <w:top w:val="none" w:sz="0" w:space="0" w:color="auto"/>
        <w:left w:val="none" w:sz="0" w:space="0" w:color="auto"/>
        <w:bottom w:val="none" w:sz="0" w:space="0" w:color="auto"/>
        <w:right w:val="none" w:sz="0" w:space="0" w:color="auto"/>
      </w:divBdr>
    </w:div>
    <w:div w:id="220093093">
      <w:marLeft w:val="480"/>
      <w:marRight w:val="0"/>
      <w:marTop w:val="0"/>
      <w:marBottom w:val="0"/>
      <w:divBdr>
        <w:top w:val="none" w:sz="0" w:space="0" w:color="auto"/>
        <w:left w:val="none" w:sz="0" w:space="0" w:color="auto"/>
        <w:bottom w:val="none" w:sz="0" w:space="0" w:color="auto"/>
        <w:right w:val="none" w:sz="0" w:space="0" w:color="auto"/>
      </w:divBdr>
    </w:div>
    <w:div w:id="220529346">
      <w:marLeft w:val="480"/>
      <w:marRight w:val="0"/>
      <w:marTop w:val="0"/>
      <w:marBottom w:val="0"/>
      <w:divBdr>
        <w:top w:val="none" w:sz="0" w:space="0" w:color="auto"/>
        <w:left w:val="none" w:sz="0" w:space="0" w:color="auto"/>
        <w:bottom w:val="none" w:sz="0" w:space="0" w:color="auto"/>
        <w:right w:val="none" w:sz="0" w:space="0" w:color="auto"/>
      </w:divBdr>
    </w:div>
    <w:div w:id="221134623">
      <w:marLeft w:val="480"/>
      <w:marRight w:val="0"/>
      <w:marTop w:val="0"/>
      <w:marBottom w:val="0"/>
      <w:divBdr>
        <w:top w:val="none" w:sz="0" w:space="0" w:color="auto"/>
        <w:left w:val="none" w:sz="0" w:space="0" w:color="auto"/>
        <w:bottom w:val="none" w:sz="0" w:space="0" w:color="auto"/>
        <w:right w:val="none" w:sz="0" w:space="0" w:color="auto"/>
      </w:divBdr>
    </w:div>
    <w:div w:id="221256307">
      <w:marLeft w:val="480"/>
      <w:marRight w:val="0"/>
      <w:marTop w:val="0"/>
      <w:marBottom w:val="0"/>
      <w:divBdr>
        <w:top w:val="none" w:sz="0" w:space="0" w:color="auto"/>
        <w:left w:val="none" w:sz="0" w:space="0" w:color="auto"/>
        <w:bottom w:val="none" w:sz="0" w:space="0" w:color="auto"/>
        <w:right w:val="none" w:sz="0" w:space="0" w:color="auto"/>
      </w:divBdr>
    </w:div>
    <w:div w:id="222371201">
      <w:marLeft w:val="480"/>
      <w:marRight w:val="0"/>
      <w:marTop w:val="0"/>
      <w:marBottom w:val="0"/>
      <w:divBdr>
        <w:top w:val="none" w:sz="0" w:space="0" w:color="auto"/>
        <w:left w:val="none" w:sz="0" w:space="0" w:color="auto"/>
        <w:bottom w:val="none" w:sz="0" w:space="0" w:color="auto"/>
        <w:right w:val="none" w:sz="0" w:space="0" w:color="auto"/>
      </w:divBdr>
    </w:div>
    <w:div w:id="222563009">
      <w:marLeft w:val="480"/>
      <w:marRight w:val="0"/>
      <w:marTop w:val="0"/>
      <w:marBottom w:val="0"/>
      <w:divBdr>
        <w:top w:val="none" w:sz="0" w:space="0" w:color="auto"/>
        <w:left w:val="none" w:sz="0" w:space="0" w:color="auto"/>
        <w:bottom w:val="none" w:sz="0" w:space="0" w:color="auto"/>
        <w:right w:val="none" w:sz="0" w:space="0" w:color="auto"/>
      </w:divBdr>
    </w:div>
    <w:div w:id="222955599">
      <w:marLeft w:val="480"/>
      <w:marRight w:val="0"/>
      <w:marTop w:val="0"/>
      <w:marBottom w:val="0"/>
      <w:divBdr>
        <w:top w:val="none" w:sz="0" w:space="0" w:color="auto"/>
        <w:left w:val="none" w:sz="0" w:space="0" w:color="auto"/>
        <w:bottom w:val="none" w:sz="0" w:space="0" w:color="auto"/>
        <w:right w:val="none" w:sz="0" w:space="0" w:color="auto"/>
      </w:divBdr>
    </w:div>
    <w:div w:id="223955120">
      <w:marLeft w:val="480"/>
      <w:marRight w:val="0"/>
      <w:marTop w:val="0"/>
      <w:marBottom w:val="0"/>
      <w:divBdr>
        <w:top w:val="none" w:sz="0" w:space="0" w:color="auto"/>
        <w:left w:val="none" w:sz="0" w:space="0" w:color="auto"/>
        <w:bottom w:val="none" w:sz="0" w:space="0" w:color="auto"/>
        <w:right w:val="none" w:sz="0" w:space="0" w:color="auto"/>
      </w:divBdr>
    </w:div>
    <w:div w:id="224266651">
      <w:marLeft w:val="480"/>
      <w:marRight w:val="0"/>
      <w:marTop w:val="0"/>
      <w:marBottom w:val="0"/>
      <w:divBdr>
        <w:top w:val="none" w:sz="0" w:space="0" w:color="auto"/>
        <w:left w:val="none" w:sz="0" w:space="0" w:color="auto"/>
        <w:bottom w:val="none" w:sz="0" w:space="0" w:color="auto"/>
        <w:right w:val="none" w:sz="0" w:space="0" w:color="auto"/>
      </w:divBdr>
    </w:div>
    <w:div w:id="224335326">
      <w:marLeft w:val="480"/>
      <w:marRight w:val="0"/>
      <w:marTop w:val="0"/>
      <w:marBottom w:val="0"/>
      <w:divBdr>
        <w:top w:val="none" w:sz="0" w:space="0" w:color="auto"/>
        <w:left w:val="none" w:sz="0" w:space="0" w:color="auto"/>
        <w:bottom w:val="none" w:sz="0" w:space="0" w:color="auto"/>
        <w:right w:val="none" w:sz="0" w:space="0" w:color="auto"/>
      </w:divBdr>
    </w:div>
    <w:div w:id="225335947">
      <w:marLeft w:val="480"/>
      <w:marRight w:val="0"/>
      <w:marTop w:val="0"/>
      <w:marBottom w:val="0"/>
      <w:divBdr>
        <w:top w:val="none" w:sz="0" w:space="0" w:color="auto"/>
        <w:left w:val="none" w:sz="0" w:space="0" w:color="auto"/>
        <w:bottom w:val="none" w:sz="0" w:space="0" w:color="auto"/>
        <w:right w:val="none" w:sz="0" w:space="0" w:color="auto"/>
      </w:divBdr>
    </w:div>
    <w:div w:id="226303266">
      <w:marLeft w:val="480"/>
      <w:marRight w:val="0"/>
      <w:marTop w:val="0"/>
      <w:marBottom w:val="0"/>
      <w:divBdr>
        <w:top w:val="none" w:sz="0" w:space="0" w:color="auto"/>
        <w:left w:val="none" w:sz="0" w:space="0" w:color="auto"/>
        <w:bottom w:val="none" w:sz="0" w:space="0" w:color="auto"/>
        <w:right w:val="none" w:sz="0" w:space="0" w:color="auto"/>
      </w:divBdr>
    </w:div>
    <w:div w:id="226696406">
      <w:marLeft w:val="480"/>
      <w:marRight w:val="0"/>
      <w:marTop w:val="0"/>
      <w:marBottom w:val="0"/>
      <w:divBdr>
        <w:top w:val="none" w:sz="0" w:space="0" w:color="auto"/>
        <w:left w:val="none" w:sz="0" w:space="0" w:color="auto"/>
        <w:bottom w:val="none" w:sz="0" w:space="0" w:color="auto"/>
        <w:right w:val="none" w:sz="0" w:space="0" w:color="auto"/>
      </w:divBdr>
    </w:div>
    <w:div w:id="226764563">
      <w:marLeft w:val="480"/>
      <w:marRight w:val="0"/>
      <w:marTop w:val="0"/>
      <w:marBottom w:val="0"/>
      <w:divBdr>
        <w:top w:val="none" w:sz="0" w:space="0" w:color="auto"/>
        <w:left w:val="none" w:sz="0" w:space="0" w:color="auto"/>
        <w:bottom w:val="none" w:sz="0" w:space="0" w:color="auto"/>
        <w:right w:val="none" w:sz="0" w:space="0" w:color="auto"/>
      </w:divBdr>
    </w:div>
    <w:div w:id="226959279">
      <w:marLeft w:val="480"/>
      <w:marRight w:val="0"/>
      <w:marTop w:val="0"/>
      <w:marBottom w:val="0"/>
      <w:divBdr>
        <w:top w:val="none" w:sz="0" w:space="0" w:color="auto"/>
        <w:left w:val="none" w:sz="0" w:space="0" w:color="auto"/>
        <w:bottom w:val="none" w:sz="0" w:space="0" w:color="auto"/>
        <w:right w:val="none" w:sz="0" w:space="0" w:color="auto"/>
      </w:divBdr>
    </w:div>
    <w:div w:id="227230100">
      <w:marLeft w:val="480"/>
      <w:marRight w:val="0"/>
      <w:marTop w:val="0"/>
      <w:marBottom w:val="0"/>
      <w:divBdr>
        <w:top w:val="none" w:sz="0" w:space="0" w:color="auto"/>
        <w:left w:val="none" w:sz="0" w:space="0" w:color="auto"/>
        <w:bottom w:val="none" w:sz="0" w:space="0" w:color="auto"/>
        <w:right w:val="none" w:sz="0" w:space="0" w:color="auto"/>
      </w:divBdr>
    </w:div>
    <w:div w:id="227231634">
      <w:marLeft w:val="480"/>
      <w:marRight w:val="0"/>
      <w:marTop w:val="0"/>
      <w:marBottom w:val="0"/>
      <w:divBdr>
        <w:top w:val="none" w:sz="0" w:space="0" w:color="auto"/>
        <w:left w:val="none" w:sz="0" w:space="0" w:color="auto"/>
        <w:bottom w:val="none" w:sz="0" w:space="0" w:color="auto"/>
        <w:right w:val="none" w:sz="0" w:space="0" w:color="auto"/>
      </w:divBdr>
    </w:div>
    <w:div w:id="228153996">
      <w:marLeft w:val="480"/>
      <w:marRight w:val="0"/>
      <w:marTop w:val="0"/>
      <w:marBottom w:val="0"/>
      <w:divBdr>
        <w:top w:val="none" w:sz="0" w:space="0" w:color="auto"/>
        <w:left w:val="none" w:sz="0" w:space="0" w:color="auto"/>
        <w:bottom w:val="none" w:sz="0" w:space="0" w:color="auto"/>
        <w:right w:val="none" w:sz="0" w:space="0" w:color="auto"/>
      </w:divBdr>
    </w:div>
    <w:div w:id="228155321">
      <w:marLeft w:val="480"/>
      <w:marRight w:val="0"/>
      <w:marTop w:val="0"/>
      <w:marBottom w:val="0"/>
      <w:divBdr>
        <w:top w:val="none" w:sz="0" w:space="0" w:color="auto"/>
        <w:left w:val="none" w:sz="0" w:space="0" w:color="auto"/>
        <w:bottom w:val="none" w:sz="0" w:space="0" w:color="auto"/>
        <w:right w:val="none" w:sz="0" w:space="0" w:color="auto"/>
      </w:divBdr>
    </w:div>
    <w:div w:id="228225299">
      <w:marLeft w:val="480"/>
      <w:marRight w:val="0"/>
      <w:marTop w:val="0"/>
      <w:marBottom w:val="0"/>
      <w:divBdr>
        <w:top w:val="none" w:sz="0" w:space="0" w:color="auto"/>
        <w:left w:val="none" w:sz="0" w:space="0" w:color="auto"/>
        <w:bottom w:val="none" w:sz="0" w:space="0" w:color="auto"/>
        <w:right w:val="none" w:sz="0" w:space="0" w:color="auto"/>
      </w:divBdr>
    </w:div>
    <w:div w:id="228460825">
      <w:marLeft w:val="480"/>
      <w:marRight w:val="0"/>
      <w:marTop w:val="0"/>
      <w:marBottom w:val="0"/>
      <w:divBdr>
        <w:top w:val="none" w:sz="0" w:space="0" w:color="auto"/>
        <w:left w:val="none" w:sz="0" w:space="0" w:color="auto"/>
        <w:bottom w:val="none" w:sz="0" w:space="0" w:color="auto"/>
        <w:right w:val="none" w:sz="0" w:space="0" w:color="auto"/>
      </w:divBdr>
    </w:div>
    <w:div w:id="228999007">
      <w:marLeft w:val="480"/>
      <w:marRight w:val="0"/>
      <w:marTop w:val="0"/>
      <w:marBottom w:val="0"/>
      <w:divBdr>
        <w:top w:val="none" w:sz="0" w:space="0" w:color="auto"/>
        <w:left w:val="none" w:sz="0" w:space="0" w:color="auto"/>
        <w:bottom w:val="none" w:sz="0" w:space="0" w:color="auto"/>
        <w:right w:val="none" w:sz="0" w:space="0" w:color="auto"/>
      </w:divBdr>
    </w:div>
    <w:div w:id="229465124">
      <w:marLeft w:val="480"/>
      <w:marRight w:val="0"/>
      <w:marTop w:val="0"/>
      <w:marBottom w:val="0"/>
      <w:divBdr>
        <w:top w:val="none" w:sz="0" w:space="0" w:color="auto"/>
        <w:left w:val="none" w:sz="0" w:space="0" w:color="auto"/>
        <w:bottom w:val="none" w:sz="0" w:space="0" w:color="auto"/>
        <w:right w:val="none" w:sz="0" w:space="0" w:color="auto"/>
      </w:divBdr>
    </w:div>
    <w:div w:id="230236216">
      <w:marLeft w:val="480"/>
      <w:marRight w:val="0"/>
      <w:marTop w:val="0"/>
      <w:marBottom w:val="0"/>
      <w:divBdr>
        <w:top w:val="none" w:sz="0" w:space="0" w:color="auto"/>
        <w:left w:val="none" w:sz="0" w:space="0" w:color="auto"/>
        <w:bottom w:val="none" w:sz="0" w:space="0" w:color="auto"/>
        <w:right w:val="none" w:sz="0" w:space="0" w:color="auto"/>
      </w:divBdr>
    </w:div>
    <w:div w:id="230308570">
      <w:marLeft w:val="480"/>
      <w:marRight w:val="0"/>
      <w:marTop w:val="0"/>
      <w:marBottom w:val="0"/>
      <w:divBdr>
        <w:top w:val="none" w:sz="0" w:space="0" w:color="auto"/>
        <w:left w:val="none" w:sz="0" w:space="0" w:color="auto"/>
        <w:bottom w:val="none" w:sz="0" w:space="0" w:color="auto"/>
        <w:right w:val="none" w:sz="0" w:space="0" w:color="auto"/>
      </w:divBdr>
    </w:div>
    <w:div w:id="230387594">
      <w:marLeft w:val="480"/>
      <w:marRight w:val="0"/>
      <w:marTop w:val="0"/>
      <w:marBottom w:val="0"/>
      <w:divBdr>
        <w:top w:val="none" w:sz="0" w:space="0" w:color="auto"/>
        <w:left w:val="none" w:sz="0" w:space="0" w:color="auto"/>
        <w:bottom w:val="none" w:sz="0" w:space="0" w:color="auto"/>
        <w:right w:val="none" w:sz="0" w:space="0" w:color="auto"/>
      </w:divBdr>
    </w:div>
    <w:div w:id="230845400">
      <w:marLeft w:val="480"/>
      <w:marRight w:val="0"/>
      <w:marTop w:val="0"/>
      <w:marBottom w:val="0"/>
      <w:divBdr>
        <w:top w:val="none" w:sz="0" w:space="0" w:color="auto"/>
        <w:left w:val="none" w:sz="0" w:space="0" w:color="auto"/>
        <w:bottom w:val="none" w:sz="0" w:space="0" w:color="auto"/>
        <w:right w:val="none" w:sz="0" w:space="0" w:color="auto"/>
      </w:divBdr>
    </w:div>
    <w:div w:id="231082592">
      <w:marLeft w:val="480"/>
      <w:marRight w:val="0"/>
      <w:marTop w:val="0"/>
      <w:marBottom w:val="0"/>
      <w:divBdr>
        <w:top w:val="none" w:sz="0" w:space="0" w:color="auto"/>
        <w:left w:val="none" w:sz="0" w:space="0" w:color="auto"/>
        <w:bottom w:val="none" w:sz="0" w:space="0" w:color="auto"/>
        <w:right w:val="none" w:sz="0" w:space="0" w:color="auto"/>
      </w:divBdr>
    </w:div>
    <w:div w:id="231162045">
      <w:marLeft w:val="480"/>
      <w:marRight w:val="0"/>
      <w:marTop w:val="0"/>
      <w:marBottom w:val="0"/>
      <w:divBdr>
        <w:top w:val="none" w:sz="0" w:space="0" w:color="auto"/>
        <w:left w:val="none" w:sz="0" w:space="0" w:color="auto"/>
        <w:bottom w:val="none" w:sz="0" w:space="0" w:color="auto"/>
        <w:right w:val="none" w:sz="0" w:space="0" w:color="auto"/>
      </w:divBdr>
    </w:div>
    <w:div w:id="231550614">
      <w:marLeft w:val="480"/>
      <w:marRight w:val="0"/>
      <w:marTop w:val="0"/>
      <w:marBottom w:val="0"/>
      <w:divBdr>
        <w:top w:val="none" w:sz="0" w:space="0" w:color="auto"/>
        <w:left w:val="none" w:sz="0" w:space="0" w:color="auto"/>
        <w:bottom w:val="none" w:sz="0" w:space="0" w:color="auto"/>
        <w:right w:val="none" w:sz="0" w:space="0" w:color="auto"/>
      </w:divBdr>
    </w:div>
    <w:div w:id="231937149">
      <w:marLeft w:val="480"/>
      <w:marRight w:val="0"/>
      <w:marTop w:val="0"/>
      <w:marBottom w:val="0"/>
      <w:divBdr>
        <w:top w:val="none" w:sz="0" w:space="0" w:color="auto"/>
        <w:left w:val="none" w:sz="0" w:space="0" w:color="auto"/>
        <w:bottom w:val="none" w:sz="0" w:space="0" w:color="auto"/>
        <w:right w:val="none" w:sz="0" w:space="0" w:color="auto"/>
      </w:divBdr>
    </w:div>
    <w:div w:id="233664994">
      <w:marLeft w:val="480"/>
      <w:marRight w:val="0"/>
      <w:marTop w:val="0"/>
      <w:marBottom w:val="0"/>
      <w:divBdr>
        <w:top w:val="none" w:sz="0" w:space="0" w:color="auto"/>
        <w:left w:val="none" w:sz="0" w:space="0" w:color="auto"/>
        <w:bottom w:val="none" w:sz="0" w:space="0" w:color="auto"/>
        <w:right w:val="none" w:sz="0" w:space="0" w:color="auto"/>
      </w:divBdr>
    </w:div>
    <w:div w:id="233978824">
      <w:marLeft w:val="480"/>
      <w:marRight w:val="0"/>
      <w:marTop w:val="0"/>
      <w:marBottom w:val="0"/>
      <w:divBdr>
        <w:top w:val="none" w:sz="0" w:space="0" w:color="auto"/>
        <w:left w:val="none" w:sz="0" w:space="0" w:color="auto"/>
        <w:bottom w:val="none" w:sz="0" w:space="0" w:color="auto"/>
        <w:right w:val="none" w:sz="0" w:space="0" w:color="auto"/>
      </w:divBdr>
    </w:div>
    <w:div w:id="235090246">
      <w:marLeft w:val="480"/>
      <w:marRight w:val="0"/>
      <w:marTop w:val="0"/>
      <w:marBottom w:val="0"/>
      <w:divBdr>
        <w:top w:val="none" w:sz="0" w:space="0" w:color="auto"/>
        <w:left w:val="none" w:sz="0" w:space="0" w:color="auto"/>
        <w:bottom w:val="none" w:sz="0" w:space="0" w:color="auto"/>
        <w:right w:val="none" w:sz="0" w:space="0" w:color="auto"/>
      </w:divBdr>
    </w:div>
    <w:div w:id="235751676">
      <w:marLeft w:val="480"/>
      <w:marRight w:val="0"/>
      <w:marTop w:val="0"/>
      <w:marBottom w:val="0"/>
      <w:divBdr>
        <w:top w:val="none" w:sz="0" w:space="0" w:color="auto"/>
        <w:left w:val="none" w:sz="0" w:space="0" w:color="auto"/>
        <w:bottom w:val="none" w:sz="0" w:space="0" w:color="auto"/>
        <w:right w:val="none" w:sz="0" w:space="0" w:color="auto"/>
      </w:divBdr>
    </w:div>
    <w:div w:id="236406574">
      <w:marLeft w:val="480"/>
      <w:marRight w:val="0"/>
      <w:marTop w:val="0"/>
      <w:marBottom w:val="0"/>
      <w:divBdr>
        <w:top w:val="none" w:sz="0" w:space="0" w:color="auto"/>
        <w:left w:val="none" w:sz="0" w:space="0" w:color="auto"/>
        <w:bottom w:val="none" w:sz="0" w:space="0" w:color="auto"/>
        <w:right w:val="none" w:sz="0" w:space="0" w:color="auto"/>
      </w:divBdr>
    </w:div>
    <w:div w:id="237634121">
      <w:marLeft w:val="480"/>
      <w:marRight w:val="0"/>
      <w:marTop w:val="0"/>
      <w:marBottom w:val="0"/>
      <w:divBdr>
        <w:top w:val="none" w:sz="0" w:space="0" w:color="auto"/>
        <w:left w:val="none" w:sz="0" w:space="0" w:color="auto"/>
        <w:bottom w:val="none" w:sz="0" w:space="0" w:color="auto"/>
        <w:right w:val="none" w:sz="0" w:space="0" w:color="auto"/>
      </w:divBdr>
    </w:div>
    <w:div w:id="237903315">
      <w:marLeft w:val="480"/>
      <w:marRight w:val="0"/>
      <w:marTop w:val="0"/>
      <w:marBottom w:val="0"/>
      <w:divBdr>
        <w:top w:val="none" w:sz="0" w:space="0" w:color="auto"/>
        <w:left w:val="none" w:sz="0" w:space="0" w:color="auto"/>
        <w:bottom w:val="none" w:sz="0" w:space="0" w:color="auto"/>
        <w:right w:val="none" w:sz="0" w:space="0" w:color="auto"/>
      </w:divBdr>
    </w:div>
    <w:div w:id="238633659">
      <w:marLeft w:val="480"/>
      <w:marRight w:val="0"/>
      <w:marTop w:val="0"/>
      <w:marBottom w:val="0"/>
      <w:divBdr>
        <w:top w:val="none" w:sz="0" w:space="0" w:color="auto"/>
        <w:left w:val="none" w:sz="0" w:space="0" w:color="auto"/>
        <w:bottom w:val="none" w:sz="0" w:space="0" w:color="auto"/>
        <w:right w:val="none" w:sz="0" w:space="0" w:color="auto"/>
      </w:divBdr>
    </w:div>
    <w:div w:id="239098137">
      <w:marLeft w:val="480"/>
      <w:marRight w:val="0"/>
      <w:marTop w:val="0"/>
      <w:marBottom w:val="0"/>
      <w:divBdr>
        <w:top w:val="none" w:sz="0" w:space="0" w:color="auto"/>
        <w:left w:val="none" w:sz="0" w:space="0" w:color="auto"/>
        <w:bottom w:val="none" w:sz="0" w:space="0" w:color="auto"/>
        <w:right w:val="none" w:sz="0" w:space="0" w:color="auto"/>
      </w:divBdr>
    </w:div>
    <w:div w:id="239944949">
      <w:marLeft w:val="480"/>
      <w:marRight w:val="0"/>
      <w:marTop w:val="0"/>
      <w:marBottom w:val="0"/>
      <w:divBdr>
        <w:top w:val="none" w:sz="0" w:space="0" w:color="auto"/>
        <w:left w:val="none" w:sz="0" w:space="0" w:color="auto"/>
        <w:bottom w:val="none" w:sz="0" w:space="0" w:color="auto"/>
        <w:right w:val="none" w:sz="0" w:space="0" w:color="auto"/>
      </w:divBdr>
    </w:div>
    <w:div w:id="240257191">
      <w:marLeft w:val="480"/>
      <w:marRight w:val="0"/>
      <w:marTop w:val="0"/>
      <w:marBottom w:val="0"/>
      <w:divBdr>
        <w:top w:val="none" w:sz="0" w:space="0" w:color="auto"/>
        <w:left w:val="none" w:sz="0" w:space="0" w:color="auto"/>
        <w:bottom w:val="none" w:sz="0" w:space="0" w:color="auto"/>
        <w:right w:val="none" w:sz="0" w:space="0" w:color="auto"/>
      </w:divBdr>
    </w:div>
    <w:div w:id="240456223">
      <w:marLeft w:val="480"/>
      <w:marRight w:val="0"/>
      <w:marTop w:val="0"/>
      <w:marBottom w:val="0"/>
      <w:divBdr>
        <w:top w:val="none" w:sz="0" w:space="0" w:color="auto"/>
        <w:left w:val="none" w:sz="0" w:space="0" w:color="auto"/>
        <w:bottom w:val="none" w:sz="0" w:space="0" w:color="auto"/>
        <w:right w:val="none" w:sz="0" w:space="0" w:color="auto"/>
      </w:divBdr>
    </w:div>
    <w:div w:id="240724781">
      <w:marLeft w:val="480"/>
      <w:marRight w:val="0"/>
      <w:marTop w:val="0"/>
      <w:marBottom w:val="0"/>
      <w:divBdr>
        <w:top w:val="none" w:sz="0" w:space="0" w:color="auto"/>
        <w:left w:val="none" w:sz="0" w:space="0" w:color="auto"/>
        <w:bottom w:val="none" w:sz="0" w:space="0" w:color="auto"/>
        <w:right w:val="none" w:sz="0" w:space="0" w:color="auto"/>
      </w:divBdr>
    </w:div>
    <w:div w:id="240994283">
      <w:marLeft w:val="480"/>
      <w:marRight w:val="0"/>
      <w:marTop w:val="0"/>
      <w:marBottom w:val="0"/>
      <w:divBdr>
        <w:top w:val="none" w:sz="0" w:space="0" w:color="auto"/>
        <w:left w:val="none" w:sz="0" w:space="0" w:color="auto"/>
        <w:bottom w:val="none" w:sz="0" w:space="0" w:color="auto"/>
        <w:right w:val="none" w:sz="0" w:space="0" w:color="auto"/>
      </w:divBdr>
    </w:div>
    <w:div w:id="241108986">
      <w:marLeft w:val="480"/>
      <w:marRight w:val="0"/>
      <w:marTop w:val="0"/>
      <w:marBottom w:val="0"/>
      <w:divBdr>
        <w:top w:val="none" w:sz="0" w:space="0" w:color="auto"/>
        <w:left w:val="none" w:sz="0" w:space="0" w:color="auto"/>
        <w:bottom w:val="none" w:sz="0" w:space="0" w:color="auto"/>
        <w:right w:val="none" w:sz="0" w:space="0" w:color="auto"/>
      </w:divBdr>
    </w:div>
    <w:div w:id="241109433">
      <w:marLeft w:val="480"/>
      <w:marRight w:val="0"/>
      <w:marTop w:val="0"/>
      <w:marBottom w:val="0"/>
      <w:divBdr>
        <w:top w:val="none" w:sz="0" w:space="0" w:color="auto"/>
        <w:left w:val="none" w:sz="0" w:space="0" w:color="auto"/>
        <w:bottom w:val="none" w:sz="0" w:space="0" w:color="auto"/>
        <w:right w:val="none" w:sz="0" w:space="0" w:color="auto"/>
      </w:divBdr>
    </w:div>
    <w:div w:id="241181776">
      <w:marLeft w:val="480"/>
      <w:marRight w:val="0"/>
      <w:marTop w:val="0"/>
      <w:marBottom w:val="0"/>
      <w:divBdr>
        <w:top w:val="none" w:sz="0" w:space="0" w:color="auto"/>
        <w:left w:val="none" w:sz="0" w:space="0" w:color="auto"/>
        <w:bottom w:val="none" w:sz="0" w:space="0" w:color="auto"/>
        <w:right w:val="none" w:sz="0" w:space="0" w:color="auto"/>
      </w:divBdr>
    </w:div>
    <w:div w:id="241455799">
      <w:marLeft w:val="480"/>
      <w:marRight w:val="0"/>
      <w:marTop w:val="0"/>
      <w:marBottom w:val="0"/>
      <w:divBdr>
        <w:top w:val="none" w:sz="0" w:space="0" w:color="auto"/>
        <w:left w:val="none" w:sz="0" w:space="0" w:color="auto"/>
        <w:bottom w:val="none" w:sz="0" w:space="0" w:color="auto"/>
        <w:right w:val="none" w:sz="0" w:space="0" w:color="auto"/>
      </w:divBdr>
    </w:div>
    <w:div w:id="241718698">
      <w:marLeft w:val="480"/>
      <w:marRight w:val="0"/>
      <w:marTop w:val="0"/>
      <w:marBottom w:val="0"/>
      <w:divBdr>
        <w:top w:val="none" w:sz="0" w:space="0" w:color="auto"/>
        <w:left w:val="none" w:sz="0" w:space="0" w:color="auto"/>
        <w:bottom w:val="none" w:sz="0" w:space="0" w:color="auto"/>
        <w:right w:val="none" w:sz="0" w:space="0" w:color="auto"/>
      </w:divBdr>
    </w:div>
    <w:div w:id="241988182">
      <w:marLeft w:val="480"/>
      <w:marRight w:val="0"/>
      <w:marTop w:val="0"/>
      <w:marBottom w:val="0"/>
      <w:divBdr>
        <w:top w:val="none" w:sz="0" w:space="0" w:color="auto"/>
        <w:left w:val="none" w:sz="0" w:space="0" w:color="auto"/>
        <w:bottom w:val="none" w:sz="0" w:space="0" w:color="auto"/>
        <w:right w:val="none" w:sz="0" w:space="0" w:color="auto"/>
      </w:divBdr>
    </w:div>
    <w:div w:id="242227942">
      <w:marLeft w:val="480"/>
      <w:marRight w:val="0"/>
      <w:marTop w:val="0"/>
      <w:marBottom w:val="0"/>
      <w:divBdr>
        <w:top w:val="none" w:sz="0" w:space="0" w:color="auto"/>
        <w:left w:val="none" w:sz="0" w:space="0" w:color="auto"/>
        <w:bottom w:val="none" w:sz="0" w:space="0" w:color="auto"/>
        <w:right w:val="none" w:sz="0" w:space="0" w:color="auto"/>
      </w:divBdr>
    </w:div>
    <w:div w:id="242375129">
      <w:marLeft w:val="480"/>
      <w:marRight w:val="0"/>
      <w:marTop w:val="0"/>
      <w:marBottom w:val="0"/>
      <w:divBdr>
        <w:top w:val="none" w:sz="0" w:space="0" w:color="auto"/>
        <w:left w:val="none" w:sz="0" w:space="0" w:color="auto"/>
        <w:bottom w:val="none" w:sz="0" w:space="0" w:color="auto"/>
        <w:right w:val="none" w:sz="0" w:space="0" w:color="auto"/>
      </w:divBdr>
    </w:div>
    <w:div w:id="242764257">
      <w:marLeft w:val="480"/>
      <w:marRight w:val="0"/>
      <w:marTop w:val="0"/>
      <w:marBottom w:val="0"/>
      <w:divBdr>
        <w:top w:val="none" w:sz="0" w:space="0" w:color="auto"/>
        <w:left w:val="none" w:sz="0" w:space="0" w:color="auto"/>
        <w:bottom w:val="none" w:sz="0" w:space="0" w:color="auto"/>
        <w:right w:val="none" w:sz="0" w:space="0" w:color="auto"/>
      </w:divBdr>
    </w:div>
    <w:div w:id="243152639">
      <w:marLeft w:val="480"/>
      <w:marRight w:val="0"/>
      <w:marTop w:val="0"/>
      <w:marBottom w:val="0"/>
      <w:divBdr>
        <w:top w:val="none" w:sz="0" w:space="0" w:color="auto"/>
        <w:left w:val="none" w:sz="0" w:space="0" w:color="auto"/>
        <w:bottom w:val="none" w:sz="0" w:space="0" w:color="auto"/>
        <w:right w:val="none" w:sz="0" w:space="0" w:color="auto"/>
      </w:divBdr>
    </w:div>
    <w:div w:id="243295688">
      <w:marLeft w:val="480"/>
      <w:marRight w:val="0"/>
      <w:marTop w:val="0"/>
      <w:marBottom w:val="0"/>
      <w:divBdr>
        <w:top w:val="none" w:sz="0" w:space="0" w:color="auto"/>
        <w:left w:val="none" w:sz="0" w:space="0" w:color="auto"/>
        <w:bottom w:val="none" w:sz="0" w:space="0" w:color="auto"/>
        <w:right w:val="none" w:sz="0" w:space="0" w:color="auto"/>
      </w:divBdr>
    </w:div>
    <w:div w:id="243686585">
      <w:marLeft w:val="480"/>
      <w:marRight w:val="0"/>
      <w:marTop w:val="0"/>
      <w:marBottom w:val="0"/>
      <w:divBdr>
        <w:top w:val="none" w:sz="0" w:space="0" w:color="auto"/>
        <w:left w:val="none" w:sz="0" w:space="0" w:color="auto"/>
        <w:bottom w:val="none" w:sz="0" w:space="0" w:color="auto"/>
        <w:right w:val="none" w:sz="0" w:space="0" w:color="auto"/>
      </w:divBdr>
    </w:div>
    <w:div w:id="243882721">
      <w:marLeft w:val="480"/>
      <w:marRight w:val="0"/>
      <w:marTop w:val="0"/>
      <w:marBottom w:val="0"/>
      <w:divBdr>
        <w:top w:val="none" w:sz="0" w:space="0" w:color="auto"/>
        <w:left w:val="none" w:sz="0" w:space="0" w:color="auto"/>
        <w:bottom w:val="none" w:sz="0" w:space="0" w:color="auto"/>
        <w:right w:val="none" w:sz="0" w:space="0" w:color="auto"/>
      </w:divBdr>
    </w:div>
    <w:div w:id="246430401">
      <w:marLeft w:val="480"/>
      <w:marRight w:val="0"/>
      <w:marTop w:val="0"/>
      <w:marBottom w:val="0"/>
      <w:divBdr>
        <w:top w:val="none" w:sz="0" w:space="0" w:color="auto"/>
        <w:left w:val="none" w:sz="0" w:space="0" w:color="auto"/>
        <w:bottom w:val="none" w:sz="0" w:space="0" w:color="auto"/>
        <w:right w:val="none" w:sz="0" w:space="0" w:color="auto"/>
      </w:divBdr>
    </w:div>
    <w:div w:id="246813759">
      <w:marLeft w:val="480"/>
      <w:marRight w:val="0"/>
      <w:marTop w:val="0"/>
      <w:marBottom w:val="0"/>
      <w:divBdr>
        <w:top w:val="none" w:sz="0" w:space="0" w:color="auto"/>
        <w:left w:val="none" w:sz="0" w:space="0" w:color="auto"/>
        <w:bottom w:val="none" w:sz="0" w:space="0" w:color="auto"/>
        <w:right w:val="none" w:sz="0" w:space="0" w:color="auto"/>
      </w:divBdr>
    </w:div>
    <w:div w:id="247276042">
      <w:marLeft w:val="480"/>
      <w:marRight w:val="0"/>
      <w:marTop w:val="0"/>
      <w:marBottom w:val="0"/>
      <w:divBdr>
        <w:top w:val="none" w:sz="0" w:space="0" w:color="auto"/>
        <w:left w:val="none" w:sz="0" w:space="0" w:color="auto"/>
        <w:bottom w:val="none" w:sz="0" w:space="0" w:color="auto"/>
        <w:right w:val="none" w:sz="0" w:space="0" w:color="auto"/>
      </w:divBdr>
    </w:div>
    <w:div w:id="248195215">
      <w:marLeft w:val="480"/>
      <w:marRight w:val="0"/>
      <w:marTop w:val="0"/>
      <w:marBottom w:val="0"/>
      <w:divBdr>
        <w:top w:val="none" w:sz="0" w:space="0" w:color="auto"/>
        <w:left w:val="none" w:sz="0" w:space="0" w:color="auto"/>
        <w:bottom w:val="none" w:sz="0" w:space="0" w:color="auto"/>
        <w:right w:val="none" w:sz="0" w:space="0" w:color="auto"/>
      </w:divBdr>
    </w:div>
    <w:div w:id="248275922">
      <w:marLeft w:val="480"/>
      <w:marRight w:val="0"/>
      <w:marTop w:val="0"/>
      <w:marBottom w:val="0"/>
      <w:divBdr>
        <w:top w:val="none" w:sz="0" w:space="0" w:color="auto"/>
        <w:left w:val="none" w:sz="0" w:space="0" w:color="auto"/>
        <w:bottom w:val="none" w:sz="0" w:space="0" w:color="auto"/>
        <w:right w:val="none" w:sz="0" w:space="0" w:color="auto"/>
      </w:divBdr>
    </w:div>
    <w:div w:id="248588378">
      <w:marLeft w:val="480"/>
      <w:marRight w:val="0"/>
      <w:marTop w:val="0"/>
      <w:marBottom w:val="0"/>
      <w:divBdr>
        <w:top w:val="none" w:sz="0" w:space="0" w:color="auto"/>
        <w:left w:val="none" w:sz="0" w:space="0" w:color="auto"/>
        <w:bottom w:val="none" w:sz="0" w:space="0" w:color="auto"/>
        <w:right w:val="none" w:sz="0" w:space="0" w:color="auto"/>
      </w:divBdr>
    </w:div>
    <w:div w:id="248657143">
      <w:marLeft w:val="480"/>
      <w:marRight w:val="0"/>
      <w:marTop w:val="0"/>
      <w:marBottom w:val="0"/>
      <w:divBdr>
        <w:top w:val="none" w:sz="0" w:space="0" w:color="auto"/>
        <w:left w:val="none" w:sz="0" w:space="0" w:color="auto"/>
        <w:bottom w:val="none" w:sz="0" w:space="0" w:color="auto"/>
        <w:right w:val="none" w:sz="0" w:space="0" w:color="auto"/>
      </w:divBdr>
    </w:div>
    <w:div w:id="248858016">
      <w:marLeft w:val="480"/>
      <w:marRight w:val="0"/>
      <w:marTop w:val="0"/>
      <w:marBottom w:val="0"/>
      <w:divBdr>
        <w:top w:val="none" w:sz="0" w:space="0" w:color="auto"/>
        <w:left w:val="none" w:sz="0" w:space="0" w:color="auto"/>
        <w:bottom w:val="none" w:sz="0" w:space="0" w:color="auto"/>
        <w:right w:val="none" w:sz="0" w:space="0" w:color="auto"/>
      </w:divBdr>
    </w:div>
    <w:div w:id="249122269">
      <w:marLeft w:val="480"/>
      <w:marRight w:val="0"/>
      <w:marTop w:val="0"/>
      <w:marBottom w:val="0"/>
      <w:divBdr>
        <w:top w:val="none" w:sz="0" w:space="0" w:color="auto"/>
        <w:left w:val="none" w:sz="0" w:space="0" w:color="auto"/>
        <w:bottom w:val="none" w:sz="0" w:space="0" w:color="auto"/>
        <w:right w:val="none" w:sz="0" w:space="0" w:color="auto"/>
      </w:divBdr>
    </w:div>
    <w:div w:id="249433036">
      <w:marLeft w:val="480"/>
      <w:marRight w:val="0"/>
      <w:marTop w:val="0"/>
      <w:marBottom w:val="0"/>
      <w:divBdr>
        <w:top w:val="none" w:sz="0" w:space="0" w:color="auto"/>
        <w:left w:val="none" w:sz="0" w:space="0" w:color="auto"/>
        <w:bottom w:val="none" w:sz="0" w:space="0" w:color="auto"/>
        <w:right w:val="none" w:sz="0" w:space="0" w:color="auto"/>
      </w:divBdr>
    </w:div>
    <w:div w:id="250243247">
      <w:marLeft w:val="480"/>
      <w:marRight w:val="0"/>
      <w:marTop w:val="0"/>
      <w:marBottom w:val="0"/>
      <w:divBdr>
        <w:top w:val="none" w:sz="0" w:space="0" w:color="auto"/>
        <w:left w:val="none" w:sz="0" w:space="0" w:color="auto"/>
        <w:bottom w:val="none" w:sz="0" w:space="0" w:color="auto"/>
        <w:right w:val="none" w:sz="0" w:space="0" w:color="auto"/>
      </w:divBdr>
    </w:div>
    <w:div w:id="251092120">
      <w:marLeft w:val="480"/>
      <w:marRight w:val="0"/>
      <w:marTop w:val="0"/>
      <w:marBottom w:val="0"/>
      <w:divBdr>
        <w:top w:val="none" w:sz="0" w:space="0" w:color="auto"/>
        <w:left w:val="none" w:sz="0" w:space="0" w:color="auto"/>
        <w:bottom w:val="none" w:sz="0" w:space="0" w:color="auto"/>
        <w:right w:val="none" w:sz="0" w:space="0" w:color="auto"/>
      </w:divBdr>
    </w:div>
    <w:div w:id="251201524">
      <w:marLeft w:val="480"/>
      <w:marRight w:val="0"/>
      <w:marTop w:val="0"/>
      <w:marBottom w:val="0"/>
      <w:divBdr>
        <w:top w:val="none" w:sz="0" w:space="0" w:color="auto"/>
        <w:left w:val="none" w:sz="0" w:space="0" w:color="auto"/>
        <w:bottom w:val="none" w:sz="0" w:space="0" w:color="auto"/>
        <w:right w:val="none" w:sz="0" w:space="0" w:color="auto"/>
      </w:divBdr>
    </w:div>
    <w:div w:id="251669823">
      <w:marLeft w:val="480"/>
      <w:marRight w:val="0"/>
      <w:marTop w:val="0"/>
      <w:marBottom w:val="0"/>
      <w:divBdr>
        <w:top w:val="none" w:sz="0" w:space="0" w:color="auto"/>
        <w:left w:val="none" w:sz="0" w:space="0" w:color="auto"/>
        <w:bottom w:val="none" w:sz="0" w:space="0" w:color="auto"/>
        <w:right w:val="none" w:sz="0" w:space="0" w:color="auto"/>
      </w:divBdr>
    </w:div>
    <w:div w:id="251743902">
      <w:marLeft w:val="480"/>
      <w:marRight w:val="0"/>
      <w:marTop w:val="0"/>
      <w:marBottom w:val="0"/>
      <w:divBdr>
        <w:top w:val="none" w:sz="0" w:space="0" w:color="auto"/>
        <w:left w:val="none" w:sz="0" w:space="0" w:color="auto"/>
        <w:bottom w:val="none" w:sz="0" w:space="0" w:color="auto"/>
        <w:right w:val="none" w:sz="0" w:space="0" w:color="auto"/>
      </w:divBdr>
    </w:div>
    <w:div w:id="252323376">
      <w:marLeft w:val="480"/>
      <w:marRight w:val="0"/>
      <w:marTop w:val="0"/>
      <w:marBottom w:val="0"/>
      <w:divBdr>
        <w:top w:val="none" w:sz="0" w:space="0" w:color="auto"/>
        <w:left w:val="none" w:sz="0" w:space="0" w:color="auto"/>
        <w:bottom w:val="none" w:sz="0" w:space="0" w:color="auto"/>
        <w:right w:val="none" w:sz="0" w:space="0" w:color="auto"/>
      </w:divBdr>
    </w:div>
    <w:div w:id="252519739">
      <w:marLeft w:val="480"/>
      <w:marRight w:val="0"/>
      <w:marTop w:val="0"/>
      <w:marBottom w:val="0"/>
      <w:divBdr>
        <w:top w:val="none" w:sz="0" w:space="0" w:color="auto"/>
        <w:left w:val="none" w:sz="0" w:space="0" w:color="auto"/>
        <w:bottom w:val="none" w:sz="0" w:space="0" w:color="auto"/>
        <w:right w:val="none" w:sz="0" w:space="0" w:color="auto"/>
      </w:divBdr>
    </w:div>
    <w:div w:id="252861302">
      <w:marLeft w:val="480"/>
      <w:marRight w:val="0"/>
      <w:marTop w:val="0"/>
      <w:marBottom w:val="0"/>
      <w:divBdr>
        <w:top w:val="none" w:sz="0" w:space="0" w:color="auto"/>
        <w:left w:val="none" w:sz="0" w:space="0" w:color="auto"/>
        <w:bottom w:val="none" w:sz="0" w:space="0" w:color="auto"/>
        <w:right w:val="none" w:sz="0" w:space="0" w:color="auto"/>
      </w:divBdr>
    </w:div>
    <w:div w:id="253055510">
      <w:marLeft w:val="480"/>
      <w:marRight w:val="0"/>
      <w:marTop w:val="0"/>
      <w:marBottom w:val="0"/>
      <w:divBdr>
        <w:top w:val="none" w:sz="0" w:space="0" w:color="auto"/>
        <w:left w:val="none" w:sz="0" w:space="0" w:color="auto"/>
        <w:bottom w:val="none" w:sz="0" w:space="0" w:color="auto"/>
        <w:right w:val="none" w:sz="0" w:space="0" w:color="auto"/>
      </w:divBdr>
    </w:div>
    <w:div w:id="253709467">
      <w:marLeft w:val="480"/>
      <w:marRight w:val="0"/>
      <w:marTop w:val="0"/>
      <w:marBottom w:val="0"/>
      <w:divBdr>
        <w:top w:val="none" w:sz="0" w:space="0" w:color="auto"/>
        <w:left w:val="none" w:sz="0" w:space="0" w:color="auto"/>
        <w:bottom w:val="none" w:sz="0" w:space="0" w:color="auto"/>
        <w:right w:val="none" w:sz="0" w:space="0" w:color="auto"/>
      </w:divBdr>
    </w:div>
    <w:div w:id="255478975">
      <w:marLeft w:val="480"/>
      <w:marRight w:val="0"/>
      <w:marTop w:val="0"/>
      <w:marBottom w:val="0"/>
      <w:divBdr>
        <w:top w:val="none" w:sz="0" w:space="0" w:color="auto"/>
        <w:left w:val="none" w:sz="0" w:space="0" w:color="auto"/>
        <w:bottom w:val="none" w:sz="0" w:space="0" w:color="auto"/>
        <w:right w:val="none" w:sz="0" w:space="0" w:color="auto"/>
      </w:divBdr>
    </w:div>
    <w:div w:id="255750506">
      <w:marLeft w:val="480"/>
      <w:marRight w:val="0"/>
      <w:marTop w:val="0"/>
      <w:marBottom w:val="0"/>
      <w:divBdr>
        <w:top w:val="none" w:sz="0" w:space="0" w:color="auto"/>
        <w:left w:val="none" w:sz="0" w:space="0" w:color="auto"/>
        <w:bottom w:val="none" w:sz="0" w:space="0" w:color="auto"/>
        <w:right w:val="none" w:sz="0" w:space="0" w:color="auto"/>
      </w:divBdr>
    </w:div>
    <w:div w:id="256330704">
      <w:marLeft w:val="480"/>
      <w:marRight w:val="0"/>
      <w:marTop w:val="0"/>
      <w:marBottom w:val="0"/>
      <w:divBdr>
        <w:top w:val="none" w:sz="0" w:space="0" w:color="auto"/>
        <w:left w:val="none" w:sz="0" w:space="0" w:color="auto"/>
        <w:bottom w:val="none" w:sz="0" w:space="0" w:color="auto"/>
        <w:right w:val="none" w:sz="0" w:space="0" w:color="auto"/>
      </w:divBdr>
    </w:div>
    <w:div w:id="256526584">
      <w:marLeft w:val="480"/>
      <w:marRight w:val="0"/>
      <w:marTop w:val="0"/>
      <w:marBottom w:val="0"/>
      <w:divBdr>
        <w:top w:val="none" w:sz="0" w:space="0" w:color="auto"/>
        <w:left w:val="none" w:sz="0" w:space="0" w:color="auto"/>
        <w:bottom w:val="none" w:sz="0" w:space="0" w:color="auto"/>
        <w:right w:val="none" w:sz="0" w:space="0" w:color="auto"/>
      </w:divBdr>
    </w:div>
    <w:div w:id="256787493">
      <w:marLeft w:val="480"/>
      <w:marRight w:val="0"/>
      <w:marTop w:val="0"/>
      <w:marBottom w:val="0"/>
      <w:divBdr>
        <w:top w:val="none" w:sz="0" w:space="0" w:color="auto"/>
        <w:left w:val="none" w:sz="0" w:space="0" w:color="auto"/>
        <w:bottom w:val="none" w:sz="0" w:space="0" w:color="auto"/>
        <w:right w:val="none" w:sz="0" w:space="0" w:color="auto"/>
      </w:divBdr>
    </w:div>
    <w:div w:id="257450874">
      <w:marLeft w:val="480"/>
      <w:marRight w:val="0"/>
      <w:marTop w:val="0"/>
      <w:marBottom w:val="0"/>
      <w:divBdr>
        <w:top w:val="none" w:sz="0" w:space="0" w:color="auto"/>
        <w:left w:val="none" w:sz="0" w:space="0" w:color="auto"/>
        <w:bottom w:val="none" w:sz="0" w:space="0" w:color="auto"/>
        <w:right w:val="none" w:sz="0" w:space="0" w:color="auto"/>
      </w:divBdr>
    </w:div>
    <w:div w:id="258026568">
      <w:marLeft w:val="480"/>
      <w:marRight w:val="0"/>
      <w:marTop w:val="0"/>
      <w:marBottom w:val="0"/>
      <w:divBdr>
        <w:top w:val="none" w:sz="0" w:space="0" w:color="auto"/>
        <w:left w:val="none" w:sz="0" w:space="0" w:color="auto"/>
        <w:bottom w:val="none" w:sz="0" w:space="0" w:color="auto"/>
        <w:right w:val="none" w:sz="0" w:space="0" w:color="auto"/>
      </w:divBdr>
    </w:div>
    <w:div w:id="258030623">
      <w:marLeft w:val="480"/>
      <w:marRight w:val="0"/>
      <w:marTop w:val="0"/>
      <w:marBottom w:val="0"/>
      <w:divBdr>
        <w:top w:val="none" w:sz="0" w:space="0" w:color="auto"/>
        <w:left w:val="none" w:sz="0" w:space="0" w:color="auto"/>
        <w:bottom w:val="none" w:sz="0" w:space="0" w:color="auto"/>
        <w:right w:val="none" w:sz="0" w:space="0" w:color="auto"/>
      </w:divBdr>
    </w:div>
    <w:div w:id="258031723">
      <w:marLeft w:val="480"/>
      <w:marRight w:val="0"/>
      <w:marTop w:val="0"/>
      <w:marBottom w:val="0"/>
      <w:divBdr>
        <w:top w:val="none" w:sz="0" w:space="0" w:color="auto"/>
        <w:left w:val="none" w:sz="0" w:space="0" w:color="auto"/>
        <w:bottom w:val="none" w:sz="0" w:space="0" w:color="auto"/>
        <w:right w:val="none" w:sz="0" w:space="0" w:color="auto"/>
      </w:divBdr>
    </w:div>
    <w:div w:id="258146890">
      <w:marLeft w:val="480"/>
      <w:marRight w:val="0"/>
      <w:marTop w:val="0"/>
      <w:marBottom w:val="0"/>
      <w:divBdr>
        <w:top w:val="none" w:sz="0" w:space="0" w:color="auto"/>
        <w:left w:val="none" w:sz="0" w:space="0" w:color="auto"/>
        <w:bottom w:val="none" w:sz="0" w:space="0" w:color="auto"/>
        <w:right w:val="none" w:sz="0" w:space="0" w:color="auto"/>
      </w:divBdr>
    </w:div>
    <w:div w:id="258880156">
      <w:marLeft w:val="480"/>
      <w:marRight w:val="0"/>
      <w:marTop w:val="0"/>
      <w:marBottom w:val="0"/>
      <w:divBdr>
        <w:top w:val="none" w:sz="0" w:space="0" w:color="auto"/>
        <w:left w:val="none" w:sz="0" w:space="0" w:color="auto"/>
        <w:bottom w:val="none" w:sz="0" w:space="0" w:color="auto"/>
        <w:right w:val="none" w:sz="0" w:space="0" w:color="auto"/>
      </w:divBdr>
    </w:div>
    <w:div w:id="259070164">
      <w:marLeft w:val="480"/>
      <w:marRight w:val="0"/>
      <w:marTop w:val="0"/>
      <w:marBottom w:val="0"/>
      <w:divBdr>
        <w:top w:val="none" w:sz="0" w:space="0" w:color="auto"/>
        <w:left w:val="none" w:sz="0" w:space="0" w:color="auto"/>
        <w:bottom w:val="none" w:sz="0" w:space="0" w:color="auto"/>
        <w:right w:val="none" w:sz="0" w:space="0" w:color="auto"/>
      </w:divBdr>
    </w:div>
    <w:div w:id="259679930">
      <w:marLeft w:val="480"/>
      <w:marRight w:val="0"/>
      <w:marTop w:val="0"/>
      <w:marBottom w:val="0"/>
      <w:divBdr>
        <w:top w:val="none" w:sz="0" w:space="0" w:color="auto"/>
        <w:left w:val="none" w:sz="0" w:space="0" w:color="auto"/>
        <w:bottom w:val="none" w:sz="0" w:space="0" w:color="auto"/>
        <w:right w:val="none" w:sz="0" w:space="0" w:color="auto"/>
      </w:divBdr>
    </w:div>
    <w:div w:id="259682337">
      <w:marLeft w:val="480"/>
      <w:marRight w:val="0"/>
      <w:marTop w:val="0"/>
      <w:marBottom w:val="0"/>
      <w:divBdr>
        <w:top w:val="none" w:sz="0" w:space="0" w:color="auto"/>
        <w:left w:val="none" w:sz="0" w:space="0" w:color="auto"/>
        <w:bottom w:val="none" w:sz="0" w:space="0" w:color="auto"/>
        <w:right w:val="none" w:sz="0" w:space="0" w:color="auto"/>
      </w:divBdr>
    </w:div>
    <w:div w:id="260917959">
      <w:marLeft w:val="480"/>
      <w:marRight w:val="0"/>
      <w:marTop w:val="0"/>
      <w:marBottom w:val="0"/>
      <w:divBdr>
        <w:top w:val="none" w:sz="0" w:space="0" w:color="auto"/>
        <w:left w:val="none" w:sz="0" w:space="0" w:color="auto"/>
        <w:bottom w:val="none" w:sz="0" w:space="0" w:color="auto"/>
        <w:right w:val="none" w:sz="0" w:space="0" w:color="auto"/>
      </w:divBdr>
    </w:div>
    <w:div w:id="260995231">
      <w:marLeft w:val="480"/>
      <w:marRight w:val="0"/>
      <w:marTop w:val="0"/>
      <w:marBottom w:val="0"/>
      <w:divBdr>
        <w:top w:val="none" w:sz="0" w:space="0" w:color="auto"/>
        <w:left w:val="none" w:sz="0" w:space="0" w:color="auto"/>
        <w:bottom w:val="none" w:sz="0" w:space="0" w:color="auto"/>
        <w:right w:val="none" w:sz="0" w:space="0" w:color="auto"/>
      </w:divBdr>
    </w:div>
    <w:div w:id="261031706">
      <w:marLeft w:val="480"/>
      <w:marRight w:val="0"/>
      <w:marTop w:val="0"/>
      <w:marBottom w:val="0"/>
      <w:divBdr>
        <w:top w:val="none" w:sz="0" w:space="0" w:color="auto"/>
        <w:left w:val="none" w:sz="0" w:space="0" w:color="auto"/>
        <w:bottom w:val="none" w:sz="0" w:space="0" w:color="auto"/>
        <w:right w:val="none" w:sz="0" w:space="0" w:color="auto"/>
      </w:divBdr>
    </w:div>
    <w:div w:id="261110698">
      <w:marLeft w:val="480"/>
      <w:marRight w:val="0"/>
      <w:marTop w:val="0"/>
      <w:marBottom w:val="0"/>
      <w:divBdr>
        <w:top w:val="none" w:sz="0" w:space="0" w:color="auto"/>
        <w:left w:val="none" w:sz="0" w:space="0" w:color="auto"/>
        <w:bottom w:val="none" w:sz="0" w:space="0" w:color="auto"/>
        <w:right w:val="none" w:sz="0" w:space="0" w:color="auto"/>
      </w:divBdr>
    </w:div>
    <w:div w:id="261111378">
      <w:marLeft w:val="480"/>
      <w:marRight w:val="0"/>
      <w:marTop w:val="0"/>
      <w:marBottom w:val="0"/>
      <w:divBdr>
        <w:top w:val="none" w:sz="0" w:space="0" w:color="auto"/>
        <w:left w:val="none" w:sz="0" w:space="0" w:color="auto"/>
        <w:bottom w:val="none" w:sz="0" w:space="0" w:color="auto"/>
        <w:right w:val="none" w:sz="0" w:space="0" w:color="auto"/>
      </w:divBdr>
    </w:div>
    <w:div w:id="263540542">
      <w:marLeft w:val="480"/>
      <w:marRight w:val="0"/>
      <w:marTop w:val="0"/>
      <w:marBottom w:val="0"/>
      <w:divBdr>
        <w:top w:val="none" w:sz="0" w:space="0" w:color="auto"/>
        <w:left w:val="none" w:sz="0" w:space="0" w:color="auto"/>
        <w:bottom w:val="none" w:sz="0" w:space="0" w:color="auto"/>
        <w:right w:val="none" w:sz="0" w:space="0" w:color="auto"/>
      </w:divBdr>
    </w:div>
    <w:div w:id="264391230">
      <w:marLeft w:val="480"/>
      <w:marRight w:val="0"/>
      <w:marTop w:val="0"/>
      <w:marBottom w:val="0"/>
      <w:divBdr>
        <w:top w:val="none" w:sz="0" w:space="0" w:color="auto"/>
        <w:left w:val="none" w:sz="0" w:space="0" w:color="auto"/>
        <w:bottom w:val="none" w:sz="0" w:space="0" w:color="auto"/>
        <w:right w:val="none" w:sz="0" w:space="0" w:color="auto"/>
      </w:divBdr>
    </w:div>
    <w:div w:id="264968864">
      <w:marLeft w:val="480"/>
      <w:marRight w:val="0"/>
      <w:marTop w:val="0"/>
      <w:marBottom w:val="0"/>
      <w:divBdr>
        <w:top w:val="none" w:sz="0" w:space="0" w:color="auto"/>
        <w:left w:val="none" w:sz="0" w:space="0" w:color="auto"/>
        <w:bottom w:val="none" w:sz="0" w:space="0" w:color="auto"/>
        <w:right w:val="none" w:sz="0" w:space="0" w:color="auto"/>
      </w:divBdr>
    </w:div>
    <w:div w:id="265116902">
      <w:marLeft w:val="480"/>
      <w:marRight w:val="0"/>
      <w:marTop w:val="0"/>
      <w:marBottom w:val="0"/>
      <w:divBdr>
        <w:top w:val="none" w:sz="0" w:space="0" w:color="auto"/>
        <w:left w:val="none" w:sz="0" w:space="0" w:color="auto"/>
        <w:bottom w:val="none" w:sz="0" w:space="0" w:color="auto"/>
        <w:right w:val="none" w:sz="0" w:space="0" w:color="auto"/>
      </w:divBdr>
    </w:div>
    <w:div w:id="265701580">
      <w:marLeft w:val="480"/>
      <w:marRight w:val="0"/>
      <w:marTop w:val="0"/>
      <w:marBottom w:val="0"/>
      <w:divBdr>
        <w:top w:val="none" w:sz="0" w:space="0" w:color="auto"/>
        <w:left w:val="none" w:sz="0" w:space="0" w:color="auto"/>
        <w:bottom w:val="none" w:sz="0" w:space="0" w:color="auto"/>
        <w:right w:val="none" w:sz="0" w:space="0" w:color="auto"/>
      </w:divBdr>
    </w:div>
    <w:div w:id="265770790">
      <w:marLeft w:val="480"/>
      <w:marRight w:val="0"/>
      <w:marTop w:val="0"/>
      <w:marBottom w:val="0"/>
      <w:divBdr>
        <w:top w:val="none" w:sz="0" w:space="0" w:color="auto"/>
        <w:left w:val="none" w:sz="0" w:space="0" w:color="auto"/>
        <w:bottom w:val="none" w:sz="0" w:space="0" w:color="auto"/>
        <w:right w:val="none" w:sz="0" w:space="0" w:color="auto"/>
      </w:divBdr>
    </w:div>
    <w:div w:id="268201574">
      <w:marLeft w:val="480"/>
      <w:marRight w:val="0"/>
      <w:marTop w:val="0"/>
      <w:marBottom w:val="0"/>
      <w:divBdr>
        <w:top w:val="none" w:sz="0" w:space="0" w:color="auto"/>
        <w:left w:val="none" w:sz="0" w:space="0" w:color="auto"/>
        <w:bottom w:val="none" w:sz="0" w:space="0" w:color="auto"/>
        <w:right w:val="none" w:sz="0" w:space="0" w:color="auto"/>
      </w:divBdr>
    </w:div>
    <w:div w:id="269164412">
      <w:marLeft w:val="480"/>
      <w:marRight w:val="0"/>
      <w:marTop w:val="0"/>
      <w:marBottom w:val="0"/>
      <w:divBdr>
        <w:top w:val="none" w:sz="0" w:space="0" w:color="auto"/>
        <w:left w:val="none" w:sz="0" w:space="0" w:color="auto"/>
        <w:bottom w:val="none" w:sz="0" w:space="0" w:color="auto"/>
        <w:right w:val="none" w:sz="0" w:space="0" w:color="auto"/>
      </w:divBdr>
    </w:div>
    <w:div w:id="269435218">
      <w:marLeft w:val="480"/>
      <w:marRight w:val="0"/>
      <w:marTop w:val="0"/>
      <w:marBottom w:val="0"/>
      <w:divBdr>
        <w:top w:val="none" w:sz="0" w:space="0" w:color="auto"/>
        <w:left w:val="none" w:sz="0" w:space="0" w:color="auto"/>
        <w:bottom w:val="none" w:sz="0" w:space="0" w:color="auto"/>
        <w:right w:val="none" w:sz="0" w:space="0" w:color="auto"/>
      </w:divBdr>
    </w:div>
    <w:div w:id="269701935">
      <w:marLeft w:val="480"/>
      <w:marRight w:val="0"/>
      <w:marTop w:val="0"/>
      <w:marBottom w:val="0"/>
      <w:divBdr>
        <w:top w:val="none" w:sz="0" w:space="0" w:color="auto"/>
        <w:left w:val="none" w:sz="0" w:space="0" w:color="auto"/>
        <w:bottom w:val="none" w:sz="0" w:space="0" w:color="auto"/>
        <w:right w:val="none" w:sz="0" w:space="0" w:color="auto"/>
      </w:divBdr>
    </w:div>
    <w:div w:id="269897467">
      <w:marLeft w:val="480"/>
      <w:marRight w:val="0"/>
      <w:marTop w:val="0"/>
      <w:marBottom w:val="0"/>
      <w:divBdr>
        <w:top w:val="none" w:sz="0" w:space="0" w:color="auto"/>
        <w:left w:val="none" w:sz="0" w:space="0" w:color="auto"/>
        <w:bottom w:val="none" w:sz="0" w:space="0" w:color="auto"/>
        <w:right w:val="none" w:sz="0" w:space="0" w:color="auto"/>
      </w:divBdr>
    </w:div>
    <w:div w:id="270086874">
      <w:marLeft w:val="480"/>
      <w:marRight w:val="0"/>
      <w:marTop w:val="0"/>
      <w:marBottom w:val="0"/>
      <w:divBdr>
        <w:top w:val="none" w:sz="0" w:space="0" w:color="auto"/>
        <w:left w:val="none" w:sz="0" w:space="0" w:color="auto"/>
        <w:bottom w:val="none" w:sz="0" w:space="0" w:color="auto"/>
        <w:right w:val="none" w:sz="0" w:space="0" w:color="auto"/>
      </w:divBdr>
    </w:div>
    <w:div w:id="270668657">
      <w:marLeft w:val="480"/>
      <w:marRight w:val="0"/>
      <w:marTop w:val="0"/>
      <w:marBottom w:val="0"/>
      <w:divBdr>
        <w:top w:val="none" w:sz="0" w:space="0" w:color="auto"/>
        <w:left w:val="none" w:sz="0" w:space="0" w:color="auto"/>
        <w:bottom w:val="none" w:sz="0" w:space="0" w:color="auto"/>
        <w:right w:val="none" w:sz="0" w:space="0" w:color="auto"/>
      </w:divBdr>
    </w:div>
    <w:div w:id="271281308">
      <w:marLeft w:val="480"/>
      <w:marRight w:val="0"/>
      <w:marTop w:val="0"/>
      <w:marBottom w:val="0"/>
      <w:divBdr>
        <w:top w:val="none" w:sz="0" w:space="0" w:color="auto"/>
        <w:left w:val="none" w:sz="0" w:space="0" w:color="auto"/>
        <w:bottom w:val="none" w:sz="0" w:space="0" w:color="auto"/>
        <w:right w:val="none" w:sz="0" w:space="0" w:color="auto"/>
      </w:divBdr>
    </w:div>
    <w:div w:id="271594430">
      <w:marLeft w:val="480"/>
      <w:marRight w:val="0"/>
      <w:marTop w:val="0"/>
      <w:marBottom w:val="0"/>
      <w:divBdr>
        <w:top w:val="none" w:sz="0" w:space="0" w:color="auto"/>
        <w:left w:val="none" w:sz="0" w:space="0" w:color="auto"/>
        <w:bottom w:val="none" w:sz="0" w:space="0" w:color="auto"/>
        <w:right w:val="none" w:sz="0" w:space="0" w:color="auto"/>
      </w:divBdr>
    </w:div>
    <w:div w:id="271741376">
      <w:marLeft w:val="480"/>
      <w:marRight w:val="0"/>
      <w:marTop w:val="0"/>
      <w:marBottom w:val="0"/>
      <w:divBdr>
        <w:top w:val="none" w:sz="0" w:space="0" w:color="auto"/>
        <w:left w:val="none" w:sz="0" w:space="0" w:color="auto"/>
        <w:bottom w:val="none" w:sz="0" w:space="0" w:color="auto"/>
        <w:right w:val="none" w:sz="0" w:space="0" w:color="auto"/>
      </w:divBdr>
    </w:div>
    <w:div w:id="272054964">
      <w:marLeft w:val="480"/>
      <w:marRight w:val="0"/>
      <w:marTop w:val="0"/>
      <w:marBottom w:val="0"/>
      <w:divBdr>
        <w:top w:val="none" w:sz="0" w:space="0" w:color="auto"/>
        <w:left w:val="none" w:sz="0" w:space="0" w:color="auto"/>
        <w:bottom w:val="none" w:sz="0" w:space="0" w:color="auto"/>
        <w:right w:val="none" w:sz="0" w:space="0" w:color="auto"/>
      </w:divBdr>
    </w:div>
    <w:div w:id="272128284">
      <w:marLeft w:val="480"/>
      <w:marRight w:val="0"/>
      <w:marTop w:val="0"/>
      <w:marBottom w:val="0"/>
      <w:divBdr>
        <w:top w:val="none" w:sz="0" w:space="0" w:color="auto"/>
        <w:left w:val="none" w:sz="0" w:space="0" w:color="auto"/>
        <w:bottom w:val="none" w:sz="0" w:space="0" w:color="auto"/>
        <w:right w:val="none" w:sz="0" w:space="0" w:color="auto"/>
      </w:divBdr>
    </w:div>
    <w:div w:id="273247972">
      <w:marLeft w:val="480"/>
      <w:marRight w:val="0"/>
      <w:marTop w:val="0"/>
      <w:marBottom w:val="0"/>
      <w:divBdr>
        <w:top w:val="none" w:sz="0" w:space="0" w:color="auto"/>
        <w:left w:val="none" w:sz="0" w:space="0" w:color="auto"/>
        <w:bottom w:val="none" w:sz="0" w:space="0" w:color="auto"/>
        <w:right w:val="none" w:sz="0" w:space="0" w:color="auto"/>
      </w:divBdr>
    </w:div>
    <w:div w:id="273438680">
      <w:marLeft w:val="480"/>
      <w:marRight w:val="0"/>
      <w:marTop w:val="0"/>
      <w:marBottom w:val="0"/>
      <w:divBdr>
        <w:top w:val="none" w:sz="0" w:space="0" w:color="auto"/>
        <w:left w:val="none" w:sz="0" w:space="0" w:color="auto"/>
        <w:bottom w:val="none" w:sz="0" w:space="0" w:color="auto"/>
        <w:right w:val="none" w:sz="0" w:space="0" w:color="auto"/>
      </w:divBdr>
    </w:div>
    <w:div w:id="273639346">
      <w:marLeft w:val="480"/>
      <w:marRight w:val="0"/>
      <w:marTop w:val="0"/>
      <w:marBottom w:val="0"/>
      <w:divBdr>
        <w:top w:val="none" w:sz="0" w:space="0" w:color="auto"/>
        <w:left w:val="none" w:sz="0" w:space="0" w:color="auto"/>
        <w:bottom w:val="none" w:sz="0" w:space="0" w:color="auto"/>
        <w:right w:val="none" w:sz="0" w:space="0" w:color="auto"/>
      </w:divBdr>
    </w:div>
    <w:div w:id="273900656">
      <w:marLeft w:val="480"/>
      <w:marRight w:val="0"/>
      <w:marTop w:val="0"/>
      <w:marBottom w:val="0"/>
      <w:divBdr>
        <w:top w:val="none" w:sz="0" w:space="0" w:color="auto"/>
        <w:left w:val="none" w:sz="0" w:space="0" w:color="auto"/>
        <w:bottom w:val="none" w:sz="0" w:space="0" w:color="auto"/>
        <w:right w:val="none" w:sz="0" w:space="0" w:color="auto"/>
      </w:divBdr>
    </w:div>
    <w:div w:id="274294807">
      <w:marLeft w:val="480"/>
      <w:marRight w:val="0"/>
      <w:marTop w:val="0"/>
      <w:marBottom w:val="0"/>
      <w:divBdr>
        <w:top w:val="none" w:sz="0" w:space="0" w:color="auto"/>
        <w:left w:val="none" w:sz="0" w:space="0" w:color="auto"/>
        <w:bottom w:val="none" w:sz="0" w:space="0" w:color="auto"/>
        <w:right w:val="none" w:sz="0" w:space="0" w:color="auto"/>
      </w:divBdr>
    </w:div>
    <w:div w:id="274676165">
      <w:marLeft w:val="480"/>
      <w:marRight w:val="0"/>
      <w:marTop w:val="0"/>
      <w:marBottom w:val="0"/>
      <w:divBdr>
        <w:top w:val="none" w:sz="0" w:space="0" w:color="auto"/>
        <w:left w:val="none" w:sz="0" w:space="0" w:color="auto"/>
        <w:bottom w:val="none" w:sz="0" w:space="0" w:color="auto"/>
        <w:right w:val="none" w:sz="0" w:space="0" w:color="auto"/>
      </w:divBdr>
    </w:div>
    <w:div w:id="275330525">
      <w:marLeft w:val="480"/>
      <w:marRight w:val="0"/>
      <w:marTop w:val="0"/>
      <w:marBottom w:val="0"/>
      <w:divBdr>
        <w:top w:val="none" w:sz="0" w:space="0" w:color="auto"/>
        <w:left w:val="none" w:sz="0" w:space="0" w:color="auto"/>
        <w:bottom w:val="none" w:sz="0" w:space="0" w:color="auto"/>
        <w:right w:val="none" w:sz="0" w:space="0" w:color="auto"/>
      </w:divBdr>
    </w:div>
    <w:div w:id="275413122">
      <w:marLeft w:val="480"/>
      <w:marRight w:val="0"/>
      <w:marTop w:val="0"/>
      <w:marBottom w:val="0"/>
      <w:divBdr>
        <w:top w:val="none" w:sz="0" w:space="0" w:color="auto"/>
        <w:left w:val="none" w:sz="0" w:space="0" w:color="auto"/>
        <w:bottom w:val="none" w:sz="0" w:space="0" w:color="auto"/>
        <w:right w:val="none" w:sz="0" w:space="0" w:color="auto"/>
      </w:divBdr>
    </w:div>
    <w:div w:id="275983789">
      <w:marLeft w:val="480"/>
      <w:marRight w:val="0"/>
      <w:marTop w:val="0"/>
      <w:marBottom w:val="0"/>
      <w:divBdr>
        <w:top w:val="none" w:sz="0" w:space="0" w:color="auto"/>
        <w:left w:val="none" w:sz="0" w:space="0" w:color="auto"/>
        <w:bottom w:val="none" w:sz="0" w:space="0" w:color="auto"/>
        <w:right w:val="none" w:sz="0" w:space="0" w:color="auto"/>
      </w:divBdr>
    </w:div>
    <w:div w:id="277759798">
      <w:marLeft w:val="480"/>
      <w:marRight w:val="0"/>
      <w:marTop w:val="0"/>
      <w:marBottom w:val="0"/>
      <w:divBdr>
        <w:top w:val="none" w:sz="0" w:space="0" w:color="auto"/>
        <w:left w:val="none" w:sz="0" w:space="0" w:color="auto"/>
        <w:bottom w:val="none" w:sz="0" w:space="0" w:color="auto"/>
        <w:right w:val="none" w:sz="0" w:space="0" w:color="auto"/>
      </w:divBdr>
    </w:div>
    <w:div w:id="278494422">
      <w:marLeft w:val="480"/>
      <w:marRight w:val="0"/>
      <w:marTop w:val="0"/>
      <w:marBottom w:val="0"/>
      <w:divBdr>
        <w:top w:val="none" w:sz="0" w:space="0" w:color="auto"/>
        <w:left w:val="none" w:sz="0" w:space="0" w:color="auto"/>
        <w:bottom w:val="none" w:sz="0" w:space="0" w:color="auto"/>
        <w:right w:val="none" w:sz="0" w:space="0" w:color="auto"/>
      </w:divBdr>
    </w:div>
    <w:div w:id="278530613">
      <w:marLeft w:val="480"/>
      <w:marRight w:val="0"/>
      <w:marTop w:val="0"/>
      <w:marBottom w:val="0"/>
      <w:divBdr>
        <w:top w:val="none" w:sz="0" w:space="0" w:color="auto"/>
        <w:left w:val="none" w:sz="0" w:space="0" w:color="auto"/>
        <w:bottom w:val="none" w:sz="0" w:space="0" w:color="auto"/>
        <w:right w:val="none" w:sz="0" w:space="0" w:color="auto"/>
      </w:divBdr>
    </w:div>
    <w:div w:id="278684025">
      <w:marLeft w:val="480"/>
      <w:marRight w:val="0"/>
      <w:marTop w:val="0"/>
      <w:marBottom w:val="0"/>
      <w:divBdr>
        <w:top w:val="none" w:sz="0" w:space="0" w:color="auto"/>
        <w:left w:val="none" w:sz="0" w:space="0" w:color="auto"/>
        <w:bottom w:val="none" w:sz="0" w:space="0" w:color="auto"/>
        <w:right w:val="none" w:sz="0" w:space="0" w:color="auto"/>
      </w:divBdr>
    </w:div>
    <w:div w:id="279267933">
      <w:marLeft w:val="480"/>
      <w:marRight w:val="0"/>
      <w:marTop w:val="0"/>
      <w:marBottom w:val="0"/>
      <w:divBdr>
        <w:top w:val="none" w:sz="0" w:space="0" w:color="auto"/>
        <w:left w:val="none" w:sz="0" w:space="0" w:color="auto"/>
        <w:bottom w:val="none" w:sz="0" w:space="0" w:color="auto"/>
        <w:right w:val="none" w:sz="0" w:space="0" w:color="auto"/>
      </w:divBdr>
    </w:div>
    <w:div w:id="279460261">
      <w:marLeft w:val="480"/>
      <w:marRight w:val="0"/>
      <w:marTop w:val="0"/>
      <w:marBottom w:val="0"/>
      <w:divBdr>
        <w:top w:val="none" w:sz="0" w:space="0" w:color="auto"/>
        <w:left w:val="none" w:sz="0" w:space="0" w:color="auto"/>
        <w:bottom w:val="none" w:sz="0" w:space="0" w:color="auto"/>
        <w:right w:val="none" w:sz="0" w:space="0" w:color="auto"/>
      </w:divBdr>
    </w:div>
    <w:div w:id="279847809">
      <w:marLeft w:val="480"/>
      <w:marRight w:val="0"/>
      <w:marTop w:val="0"/>
      <w:marBottom w:val="0"/>
      <w:divBdr>
        <w:top w:val="none" w:sz="0" w:space="0" w:color="auto"/>
        <w:left w:val="none" w:sz="0" w:space="0" w:color="auto"/>
        <w:bottom w:val="none" w:sz="0" w:space="0" w:color="auto"/>
        <w:right w:val="none" w:sz="0" w:space="0" w:color="auto"/>
      </w:divBdr>
    </w:div>
    <w:div w:id="280192778">
      <w:marLeft w:val="480"/>
      <w:marRight w:val="0"/>
      <w:marTop w:val="0"/>
      <w:marBottom w:val="0"/>
      <w:divBdr>
        <w:top w:val="none" w:sz="0" w:space="0" w:color="auto"/>
        <w:left w:val="none" w:sz="0" w:space="0" w:color="auto"/>
        <w:bottom w:val="none" w:sz="0" w:space="0" w:color="auto"/>
        <w:right w:val="none" w:sz="0" w:space="0" w:color="auto"/>
      </w:divBdr>
    </w:div>
    <w:div w:id="280576032">
      <w:marLeft w:val="480"/>
      <w:marRight w:val="0"/>
      <w:marTop w:val="0"/>
      <w:marBottom w:val="0"/>
      <w:divBdr>
        <w:top w:val="none" w:sz="0" w:space="0" w:color="auto"/>
        <w:left w:val="none" w:sz="0" w:space="0" w:color="auto"/>
        <w:bottom w:val="none" w:sz="0" w:space="0" w:color="auto"/>
        <w:right w:val="none" w:sz="0" w:space="0" w:color="auto"/>
      </w:divBdr>
    </w:div>
    <w:div w:id="280651761">
      <w:marLeft w:val="480"/>
      <w:marRight w:val="0"/>
      <w:marTop w:val="0"/>
      <w:marBottom w:val="0"/>
      <w:divBdr>
        <w:top w:val="none" w:sz="0" w:space="0" w:color="auto"/>
        <w:left w:val="none" w:sz="0" w:space="0" w:color="auto"/>
        <w:bottom w:val="none" w:sz="0" w:space="0" w:color="auto"/>
        <w:right w:val="none" w:sz="0" w:space="0" w:color="auto"/>
      </w:divBdr>
    </w:div>
    <w:div w:id="280964783">
      <w:marLeft w:val="480"/>
      <w:marRight w:val="0"/>
      <w:marTop w:val="0"/>
      <w:marBottom w:val="0"/>
      <w:divBdr>
        <w:top w:val="none" w:sz="0" w:space="0" w:color="auto"/>
        <w:left w:val="none" w:sz="0" w:space="0" w:color="auto"/>
        <w:bottom w:val="none" w:sz="0" w:space="0" w:color="auto"/>
        <w:right w:val="none" w:sz="0" w:space="0" w:color="auto"/>
      </w:divBdr>
    </w:div>
    <w:div w:id="281231330">
      <w:marLeft w:val="480"/>
      <w:marRight w:val="0"/>
      <w:marTop w:val="0"/>
      <w:marBottom w:val="0"/>
      <w:divBdr>
        <w:top w:val="none" w:sz="0" w:space="0" w:color="auto"/>
        <w:left w:val="none" w:sz="0" w:space="0" w:color="auto"/>
        <w:bottom w:val="none" w:sz="0" w:space="0" w:color="auto"/>
        <w:right w:val="none" w:sz="0" w:space="0" w:color="auto"/>
      </w:divBdr>
    </w:div>
    <w:div w:id="281426588">
      <w:marLeft w:val="480"/>
      <w:marRight w:val="0"/>
      <w:marTop w:val="0"/>
      <w:marBottom w:val="0"/>
      <w:divBdr>
        <w:top w:val="none" w:sz="0" w:space="0" w:color="auto"/>
        <w:left w:val="none" w:sz="0" w:space="0" w:color="auto"/>
        <w:bottom w:val="none" w:sz="0" w:space="0" w:color="auto"/>
        <w:right w:val="none" w:sz="0" w:space="0" w:color="auto"/>
      </w:divBdr>
    </w:div>
    <w:div w:id="281569500">
      <w:marLeft w:val="480"/>
      <w:marRight w:val="0"/>
      <w:marTop w:val="0"/>
      <w:marBottom w:val="0"/>
      <w:divBdr>
        <w:top w:val="none" w:sz="0" w:space="0" w:color="auto"/>
        <w:left w:val="none" w:sz="0" w:space="0" w:color="auto"/>
        <w:bottom w:val="none" w:sz="0" w:space="0" w:color="auto"/>
        <w:right w:val="none" w:sz="0" w:space="0" w:color="auto"/>
      </w:divBdr>
    </w:div>
    <w:div w:id="281810675">
      <w:marLeft w:val="480"/>
      <w:marRight w:val="0"/>
      <w:marTop w:val="0"/>
      <w:marBottom w:val="0"/>
      <w:divBdr>
        <w:top w:val="none" w:sz="0" w:space="0" w:color="auto"/>
        <w:left w:val="none" w:sz="0" w:space="0" w:color="auto"/>
        <w:bottom w:val="none" w:sz="0" w:space="0" w:color="auto"/>
        <w:right w:val="none" w:sz="0" w:space="0" w:color="auto"/>
      </w:divBdr>
    </w:div>
    <w:div w:id="281889640">
      <w:marLeft w:val="480"/>
      <w:marRight w:val="0"/>
      <w:marTop w:val="0"/>
      <w:marBottom w:val="0"/>
      <w:divBdr>
        <w:top w:val="none" w:sz="0" w:space="0" w:color="auto"/>
        <w:left w:val="none" w:sz="0" w:space="0" w:color="auto"/>
        <w:bottom w:val="none" w:sz="0" w:space="0" w:color="auto"/>
        <w:right w:val="none" w:sz="0" w:space="0" w:color="auto"/>
      </w:divBdr>
    </w:div>
    <w:div w:id="282033972">
      <w:marLeft w:val="480"/>
      <w:marRight w:val="0"/>
      <w:marTop w:val="0"/>
      <w:marBottom w:val="0"/>
      <w:divBdr>
        <w:top w:val="none" w:sz="0" w:space="0" w:color="auto"/>
        <w:left w:val="none" w:sz="0" w:space="0" w:color="auto"/>
        <w:bottom w:val="none" w:sz="0" w:space="0" w:color="auto"/>
        <w:right w:val="none" w:sz="0" w:space="0" w:color="auto"/>
      </w:divBdr>
    </w:div>
    <w:div w:id="282929460">
      <w:marLeft w:val="480"/>
      <w:marRight w:val="0"/>
      <w:marTop w:val="0"/>
      <w:marBottom w:val="0"/>
      <w:divBdr>
        <w:top w:val="none" w:sz="0" w:space="0" w:color="auto"/>
        <w:left w:val="none" w:sz="0" w:space="0" w:color="auto"/>
        <w:bottom w:val="none" w:sz="0" w:space="0" w:color="auto"/>
        <w:right w:val="none" w:sz="0" w:space="0" w:color="auto"/>
      </w:divBdr>
    </w:div>
    <w:div w:id="283580158">
      <w:marLeft w:val="480"/>
      <w:marRight w:val="0"/>
      <w:marTop w:val="0"/>
      <w:marBottom w:val="0"/>
      <w:divBdr>
        <w:top w:val="none" w:sz="0" w:space="0" w:color="auto"/>
        <w:left w:val="none" w:sz="0" w:space="0" w:color="auto"/>
        <w:bottom w:val="none" w:sz="0" w:space="0" w:color="auto"/>
        <w:right w:val="none" w:sz="0" w:space="0" w:color="auto"/>
      </w:divBdr>
    </w:div>
    <w:div w:id="284504636">
      <w:marLeft w:val="480"/>
      <w:marRight w:val="0"/>
      <w:marTop w:val="0"/>
      <w:marBottom w:val="0"/>
      <w:divBdr>
        <w:top w:val="none" w:sz="0" w:space="0" w:color="auto"/>
        <w:left w:val="none" w:sz="0" w:space="0" w:color="auto"/>
        <w:bottom w:val="none" w:sz="0" w:space="0" w:color="auto"/>
        <w:right w:val="none" w:sz="0" w:space="0" w:color="auto"/>
      </w:divBdr>
    </w:div>
    <w:div w:id="284655072">
      <w:marLeft w:val="480"/>
      <w:marRight w:val="0"/>
      <w:marTop w:val="0"/>
      <w:marBottom w:val="0"/>
      <w:divBdr>
        <w:top w:val="none" w:sz="0" w:space="0" w:color="auto"/>
        <w:left w:val="none" w:sz="0" w:space="0" w:color="auto"/>
        <w:bottom w:val="none" w:sz="0" w:space="0" w:color="auto"/>
        <w:right w:val="none" w:sz="0" w:space="0" w:color="auto"/>
      </w:divBdr>
    </w:div>
    <w:div w:id="285502891">
      <w:marLeft w:val="480"/>
      <w:marRight w:val="0"/>
      <w:marTop w:val="0"/>
      <w:marBottom w:val="0"/>
      <w:divBdr>
        <w:top w:val="none" w:sz="0" w:space="0" w:color="auto"/>
        <w:left w:val="none" w:sz="0" w:space="0" w:color="auto"/>
        <w:bottom w:val="none" w:sz="0" w:space="0" w:color="auto"/>
        <w:right w:val="none" w:sz="0" w:space="0" w:color="auto"/>
      </w:divBdr>
    </w:div>
    <w:div w:id="285894441">
      <w:marLeft w:val="480"/>
      <w:marRight w:val="0"/>
      <w:marTop w:val="0"/>
      <w:marBottom w:val="0"/>
      <w:divBdr>
        <w:top w:val="none" w:sz="0" w:space="0" w:color="auto"/>
        <w:left w:val="none" w:sz="0" w:space="0" w:color="auto"/>
        <w:bottom w:val="none" w:sz="0" w:space="0" w:color="auto"/>
        <w:right w:val="none" w:sz="0" w:space="0" w:color="auto"/>
      </w:divBdr>
    </w:div>
    <w:div w:id="286205048">
      <w:marLeft w:val="480"/>
      <w:marRight w:val="0"/>
      <w:marTop w:val="0"/>
      <w:marBottom w:val="0"/>
      <w:divBdr>
        <w:top w:val="none" w:sz="0" w:space="0" w:color="auto"/>
        <w:left w:val="none" w:sz="0" w:space="0" w:color="auto"/>
        <w:bottom w:val="none" w:sz="0" w:space="0" w:color="auto"/>
        <w:right w:val="none" w:sz="0" w:space="0" w:color="auto"/>
      </w:divBdr>
    </w:div>
    <w:div w:id="286543171">
      <w:marLeft w:val="480"/>
      <w:marRight w:val="0"/>
      <w:marTop w:val="0"/>
      <w:marBottom w:val="0"/>
      <w:divBdr>
        <w:top w:val="none" w:sz="0" w:space="0" w:color="auto"/>
        <w:left w:val="none" w:sz="0" w:space="0" w:color="auto"/>
        <w:bottom w:val="none" w:sz="0" w:space="0" w:color="auto"/>
        <w:right w:val="none" w:sz="0" w:space="0" w:color="auto"/>
      </w:divBdr>
    </w:div>
    <w:div w:id="287509639">
      <w:marLeft w:val="480"/>
      <w:marRight w:val="0"/>
      <w:marTop w:val="0"/>
      <w:marBottom w:val="0"/>
      <w:divBdr>
        <w:top w:val="none" w:sz="0" w:space="0" w:color="auto"/>
        <w:left w:val="none" w:sz="0" w:space="0" w:color="auto"/>
        <w:bottom w:val="none" w:sz="0" w:space="0" w:color="auto"/>
        <w:right w:val="none" w:sz="0" w:space="0" w:color="auto"/>
      </w:divBdr>
    </w:div>
    <w:div w:id="287861664">
      <w:marLeft w:val="480"/>
      <w:marRight w:val="0"/>
      <w:marTop w:val="0"/>
      <w:marBottom w:val="0"/>
      <w:divBdr>
        <w:top w:val="none" w:sz="0" w:space="0" w:color="auto"/>
        <w:left w:val="none" w:sz="0" w:space="0" w:color="auto"/>
        <w:bottom w:val="none" w:sz="0" w:space="0" w:color="auto"/>
        <w:right w:val="none" w:sz="0" w:space="0" w:color="auto"/>
      </w:divBdr>
    </w:div>
    <w:div w:id="287975167">
      <w:marLeft w:val="480"/>
      <w:marRight w:val="0"/>
      <w:marTop w:val="0"/>
      <w:marBottom w:val="0"/>
      <w:divBdr>
        <w:top w:val="none" w:sz="0" w:space="0" w:color="auto"/>
        <w:left w:val="none" w:sz="0" w:space="0" w:color="auto"/>
        <w:bottom w:val="none" w:sz="0" w:space="0" w:color="auto"/>
        <w:right w:val="none" w:sz="0" w:space="0" w:color="auto"/>
      </w:divBdr>
    </w:div>
    <w:div w:id="288244609">
      <w:marLeft w:val="480"/>
      <w:marRight w:val="0"/>
      <w:marTop w:val="0"/>
      <w:marBottom w:val="0"/>
      <w:divBdr>
        <w:top w:val="none" w:sz="0" w:space="0" w:color="auto"/>
        <w:left w:val="none" w:sz="0" w:space="0" w:color="auto"/>
        <w:bottom w:val="none" w:sz="0" w:space="0" w:color="auto"/>
        <w:right w:val="none" w:sz="0" w:space="0" w:color="auto"/>
      </w:divBdr>
    </w:div>
    <w:div w:id="288440867">
      <w:marLeft w:val="480"/>
      <w:marRight w:val="0"/>
      <w:marTop w:val="0"/>
      <w:marBottom w:val="0"/>
      <w:divBdr>
        <w:top w:val="none" w:sz="0" w:space="0" w:color="auto"/>
        <w:left w:val="none" w:sz="0" w:space="0" w:color="auto"/>
        <w:bottom w:val="none" w:sz="0" w:space="0" w:color="auto"/>
        <w:right w:val="none" w:sz="0" w:space="0" w:color="auto"/>
      </w:divBdr>
    </w:div>
    <w:div w:id="288629717">
      <w:marLeft w:val="480"/>
      <w:marRight w:val="0"/>
      <w:marTop w:val="0"/>
      <w:marBottom w:val="0"/>
      <w:divBdr>
        <w:top w:val="none" w:sz="0" w:space="0" w:color="auto"/>
        <w:left w:val="none" w:sz="0" w:space="0" w:color="auto"/>
        <w:bottom w:val="none" w:sz="0" w:space="0" w:color="auto"/>
        <w:right w:val="none" w:sz="0" w:space="0" w:color="auto"/>
      </w:divBdr>
    </w:div>
    <w:div w:id="288705904">
      <w:marLeft w:val="480"/>
      <w:marRight w:val="0"/>
      <w:marTop w:val="0"/>
      <w:marBottom w:val="0"/>
      <w:divBdr>
        <w:top w:val="none" w:sz="0" w:space="0" w:color="auto"/>
        <w:left w:val="none" w:sz="0" w:space="0" w:color="auto"/>
        <w:bottom w:val="none" w:sz="0" w:space="0" w:color="auto"/>
        <w:right w:val="none" w:sz="0" w:space="0" w:color="auto"/>
      </w:divBdr>
    </w:div>
    <w:div w:id="289094827">
      <w:marLeft w:val="480"/>
      <w:marRight w:val="0"/>
      <w:marTop w:val="0"/>
      <w:marBottom w:val="0"/>
      <w:divBdr>
        <w:top w:val="none" w:sz="0" w:space="0" w:color="auto"/>
        <w:left w:val="none" w:sz="0" w:space="0" w:color="auto"/>
        <w:bottom w:val="none" w:sz="0" w:space="0" w:color="auto"/>
        <w:right w:val="none" w:sz="0" w:space="0" w:color="auto"/>
      </w:divBdr>
    </w:div>
    <w:div w:id="289164902">
      <w:marLeft w:val="480"/>
      <w:marRight w:val="0"/>
      <w:marTop w:val="0"/>
      <w:marBottom w:val="0"/>
      <w:divBdr>
        <w:top w:val="none" w:sz="0" w:space="0" w:color="auto"/>
        <w:left w:val="none" w:sz="0" w:space="0" w:color="auto"/>
        <w:bottom w:val="none" w:sz="0" w:space="0" w:color="auto"/>
        <w:right w:val="none" w:sz="0" w:space="0" w:color="auto"/>
      </w:divBdr>
    </w:div>
    <w:div w:id="290402066">
      <w:marLeft w:val="480"/>
      <w:marRight w:val="0"/>
      <w:marTop w:val="0"/>
      <w:marBottom w:val="0"/>
      <w:divBdr>
        <w:top w:val="none" w:sz="0" w:space="0" w:color="auto"/>
        <w:left w:val="none" w:sz="0" w:space="0" w:color="auto"/>
        <w:bottom w:val="none" w:sz="0" w:space="0" w:color="auto"/>
        <w:right w:val="none" w:sz="0" w:space="0" w:color="auto"/>
      </w:divBdr>
    </w:div>
    <w:div w:id="290746101">
      <w:marLeft w:val="480"/>
      <w:marRight w:val="0"/>
      <w:marTop w:val="0"/>
      <w:marBottom w:val="0"/>
      <w:divBdr>
        <w:top w:val="none" w:sz="0" w:space="0" w:color="auto"/>
        <w:left w:val="none" w:sz="0" w:space="0" w:color="auto"/>
        <w:bottom w:val="none" w:sz="0" w:space="0" w:color="auto"/>
        <w:right w:val="none" w:sz="0" w:space="0" w:color="auto"/>
      </w:divBdr>
    </w:div>
    <w:div w:id="291449511">
      <w:marLeft w:val="480"/>
      <w:marRight w:val="0"/>
      <w:marTop w:val="0"/>
      <w:marBottom w:val="0"/>
      <w:divBdr>
        <w:top w:val="none" w:sz="0" w:space="0" w:color="auto"/>
        <w:left w:val="none" w:sz="0" w:space="0" w:color="auto"/>
        <w:bottom w:val="none" w:sz="0" w:space="0" w:color="auto"/>
        <w:right w:val="none" w:sz="0" w:space="0" w:color="auto"/>
      </w:divBdr>
    </w:div>
    <w:div w:id="291450510">
      <w:marLeft w:val="480"/>
      <w:marRight w:val="0"/>
      <w:marTop w:val="0"/>
      <w:marBottom w:val="0"/>
      <w:divBdr>
        <w:top w:val="none" w:sz="0" w:space="0" w:color="auto"/>
        <w:left w:val="none" w:sz="0" w:space="0" w:color="auto"/>
        <w:bottom w:val="none" w:sz="0" w:space="0" w:color="auto"/>
        <w:right w:val="none" w:sz="0" w:space="0" w:color="auto"/>
      </w:divBdr>
    </w:div>
    <w:div w:id="291981504">
      <w:marLeft w:val="480"/>
      <w:marRight w:val="0"/>
      <w:marTop w:val="0"/>
      <w:marBottom w:val="0"/>
      <w:divBdr>
        <w:top w:val="none" w:sz="0" w:space="0" w:color="auto"/>
        <w:left w:val="none" w:sz="0" w:space="0" w:color="auto"/>
        <w:bottom w:val="none" w:sz="0" w:space="0" w:color="auto"/>
        <w:right w:val="none" w:sz="0" w:space="0" w:color="auto"/>
      </w:divBdr>
    </w:div>
    <w:div w:id="292292042">
      <w:marLeft w:val="480"/>
      <w:marRight w:val="0"/>
      <w:marTop w:val="0"/>
      <w:marBottom w:val="0"/>
      <w:divBdr>
        <w:top w:val="none" w:sz="0" w:space="0" w:color="auto"/>
        <w:left w:val="none" w:sz="0" w:space="0" w:color="auto"/>
        <w:bottom w:val="none" w:sz="0" w:space="0" w:color="auto"/>
        <w:right w:val="none" w:sz="0" w:space="0" w:color="auto"/>
      </w:divBdr>
    </w:div>
    <w:div w:id="293416107">
      <w:marLeft w:val="480"/>
      <w:marRight w:val="0"/>
      <w:marTop w:val="0"/>
      <w:marBottom w:val="0"/>
      <w:divBdr>
        <w:top w:val="none" w:sz="0" w:space="0" w:color="auto"/>
        <w:left w:val="none" w:sz="0" w:space="0" w:color="auto"/>
        <w:bottom w:val="none" w:sz="0" w:space="0" w:color="auto"/>
        <w:right w:val="none" w:sz="0" w:space="0" w:color="auto"/>
      </w:divBdr>
    </w:div>
    <w:div w:id="294262787">
      <w:marLeft w:val="480"/>
      <w:marRight w:val="0"/>
      <w:marTop w:val="0"/>
      <w:marBottom w:val="0"/>
      <w:divBdr>
        <w:top w:val="none" w:sz="0" w:space="0" w:color="auto"/>
        <w:left w:val="none" w:sz="0" w:space="0" w:color="auto"/>
        <w:bottom w:val="none" w:sz="0" w:space="0" w:color="auto"/>
        <w:right w:val="none" w:sz="0" w:space="0" w:color="auto"/>
      </w:divBdr>
    </w:div>
    <w:div w:id="294411213">
      <w:marLeft w:val="480"/>
      <w:marRight w:val="0"/>
      <w:marTop w:val="0"/>
      <w:marBottom w:val="0"/>
      <w:divBdr>
        <w:top w:val="none" w:sz="0" w:space="0" w:color="auto"/>
        <w:left w:val="none" w:sz="0" w:space="0" w:color="auto"/>
        <w:bottom w:val="none" w:sz="0" w:space="0" w:color="auto"/>
        <w:right w:val="none" w:sz="0" w:space="0" w:color="auto"/>
      </w:divBdr>
    </w:div>
    <w:div w:id="294532376">
      <w:marLeft w:val="480"/>
      <w:marRight w:val="0"/>
      <w:marTop w:val="0"/>
      <w:marBottom w:val="0"/>
      <w:divBdr>
        <w:top w:val="none" w:sz="0" w:space="0" w:color="auto"/>
        <w:left w:val="none" w:sz="0" w:space="0" w:color="auto"/>
        <w:bottom w:val="none" w:sz="0" w:space="0" w:color="auto"/>
        <w:right w:val="none" w:sz="0" w:space="0" w:color="auto"/>
      </w:divBdr>
    </w:div>
    <w:div w:id="294676949">
      <w:marLeft w:val="480"/>
      <w:marRight w:val="0"/>
      <w:marTop w:val="0"/>
      <w:marBottom w:val="0"/>
      <w:divBdr>
        <w:top w:val="none" w:sz="0" w:space="0" w:color="auto"/>
        <w:left w:val="none" w:sz="0" w:space="0" w:color="auto"/>
        <w:bottom w:val="none" w:sz="0" w:space="0" w:color="auto"/>
        <w:right w:val="none" w:sz="0" w:space="0" w:color="auto"/>
      </w:divBdr>
    </w:div>
    <w:div w:id="294792986">
      <w:marLeft w:val="480"/>
      <w:marRight w:val="0"/>
      <w:marTop w:val="0"/>
      <w:marBottom w:val="0"/>
      <w:divBdr>
        <w:top w:val="none" w:sz="0" w:space="0" w:color="auto"/>
        <w:left w:val="none" w:sz="0" w:space="0" w:color="auto"/>
        <w:bottom w:val="none" w:sz="0" w:space="0" w:color="auto"/>
        <w:right w:val="none" w:sz="0" w:space="0" w:color="auto"/>
      </w:divBdr>
    </w:div>
    <w:div w:id="294944424">
      <w:marLeft w:val="480"/>
      <w:marRight w:val="0"/>
      <w:marTop w:val="0"/>
      <w:marBottom w:val="0"/>
      <w:divBdr>
        <w:top w:val="none" w:sz="0" w:space="0" w:color="auto"/>
        <w:left w:val="none" w:sz="0" w:space="0" w:color="auto"/>
        <w:bottom w:val="none" w:sz="0" w:space="0" w:color="auto"/>
        <w:right w:val="none" w:sz="0" w:space="0" w:color="auto"/>
      </w:divBdr>
    </w:div>
    <w:div w:id="295717681">
      <w:marLeft w:val="480"/>
      <w:marRight w:val="0"/>
      <w:marTop w:val="0"/>
      <w:marBottom w:val="0"/>
      <w:divBdr>
        <w:top w:val="none" w:sz="0" w:space="0" w:color="auto"/>
        <w:left w:val="none" w:sz="0" w:space="0" w:color="auto"/>
        <w:bottom w:val="none" w:sz="0" w:space="0" w:color="auto"/>
        <w:right w:val="none" w:sz="0" w:space="0" w:color="auto"/>
      </w:divBdr>
    </w:div>
    <w:div w:id="295718814">
      <w:marLeft w:val="480"/>
      <w:marRight w:val="0"/>
      <w:marTop w:val="0"/>
      <w:marBottom w:val="0"/>
      <w:divBdr>
        <w:top w:val="none" w:sz="0" w:space="0" w:color="auto"/>
        <w:left w:val="none" w:sz="0" w:space="0" w:color="auto"/>
        <w:bottom w:val="none" w:sz="0" w:space="0" w:color="auto"/>
        <w:right w:val="none" w:sz="0" w:space="0" w:color="auto"/>
      </w:divBdr>
    </w:div>
    <w:div w:id="295722551">
      <w:marLeft w:val="480"/>
      <w:marRight w:val="0"/>
      <w:marTop w:val="0"/>
      <w:marBottom w:val="0"/>
      <w:divBdr>
        <w:top w:val="none" w:sz="0" w:space="0" w:color="auto"/>
        <w:left w:val="none" w:sz="0" w:space="0" w:color="auto"/>
        <w:bottom w:val="none" w:sz="0" w:space="0" w:color="auto"/>
        <w:right w:val="none" w:sz="0" w:space="0" w:color="auto"/>
      </w:divBdr>
    </w:div>
    <w:div w:id="296105748">
      <w:marLeft w:val="480"/>
      <w:marRight w:val="0"/>
      <w:marTop w:val="0"/>
      <w:marBottom w:val="0"/>
      <w:divBdr>
        <w:top w:val="none" w:sz="0" w:space="0" w:color="auto"/>
        <w:left w:val="none" w:sz="0" w:space="0" w:color="auto"/>
        <w:bottom w:val="none" w:sz="0" w:space="0" w:color="auto"/>
        <w:right w:val="none" w:sz="0" w:space="0" w:color="auto"/>
      </w:divBdr>
    </w:div>
    <w:div w:id="296110997">
      <w:marLeft w:val="480"/>
      <w:marRight w:val="0"/>
      <w:marTop w:val="0"/>
      <w:marBottom w:val="0"/>
      <w:divBdr>
        <w:top w:val="none" w:sz="0" w:space="0" w:color="auto"/>
        <w:left w:val="none" w:sz="0" w:space="0" w:color="auto"/>
        <w:bottom w:val="none" w:sz="0" w:space="0" w:color="auto"/>
        <w:right w:val="none" w:sz="0" w:space="0" w:color="auto"/>
      </w:divBdr>
    </w:div>
    <w:div w:id="296182444">
      <w:marLeft w:val="480"/>
      <w:marRight w:val="0"/>
      <w:marTop w:val="0"/>
      <w:marBottom w:val="0"/>
      <w:divBdr>
        <w:top w:val="none" w:sz="0" w:space="0" w:color="auto"/>
        <w:left w:val="none" w:sz="0" w:space="0" w:color="auto"/>
        <w:bottom w:val="none" w:sz="0" w:space="0" w:color="auto"/>
        <w:right w:val="none" w:sz="0" w:space="0" w:color="auto"/>
      </w:divBdr>
    </w:div>
    <w:div w:id="296182868">
      <w:marLeft w:val="480"/>
      <w:marRight w:val="0"/>
      <w:marTop w:val="0"/>
      <w:marBottom w:val="0"/>
      <w:divBdr>
        <w:top w:val="none" w:sz="0" w:space="0" w:color="auto"/>
        <w:left w:val="none" w:sz="0" w:space="0" w:color="auto"/>
        <w:bottom w:val="none" w:sz="0" w:space="0" w:color="auto"/>
        <w:right w:val="none" w:sz="0" w:space="0" w:color="auto"/>
      </w:divBdr>
    </w:div>
    <w:div w:id="296766262">
      <w:marLeft w:val="480"/>
      <w:marRight w:val="0"/>
      <w:marTop w:val="0"/>
      <w:marBottom w:val="0"/>
      <w:divBdr>
        <w:top w:val="none" w:sz="0" w:space="0" w:color="auto"/>
        <w:left w:val="none" w:sz="0" w:space="0" w:color="auto"/>
        <w:bottom w:val="none" w:sz="0" w:space="0" w:color="auto"/>
        <w:right w:val="none" w:sz="0" w:space="0" w:color="auto"/>
      </w:divBdr>
    </w:div>
    <w:div w:id="296836962">
      <w:marLeft w:val="480"/>
      <w:marRight w:val="0"/>
      <w:marTop w:val="0"/>
      <w:marBottom w:val="0"/>
      <w:divBdr>
        <w:top w:val="none" w:sz="0" w:space="0" w:color="auto"/>
        <w:left w:val="none" w:sz="0" w:space="0" w:color="auto"/>
        <w:bottom w:val="none" w:sz="0" w:space="0" w:color="auto"/>
        <w:right w:val="none" w:sz="0" w:space="0" w:color="auto"/>
      </w:divBdr>
    </w:div>
    <w:div w:id="296839467">
      <w:marLeft w:val="480"/>
      <w:marRight w:val="0"/>
      <w:marTop w:val="0"/>
      <w:marBottom w:val="0"/>
      <w:divBdr>
        <w:top w:val="none" w:sz="0" w:space="0" w:color="auto"/>
        <w:left w:val="none" w:sz="0" w:space="0" w:color="auto"/>
        <w:bottom w:val="none" w:sz="0" w:space="0" w:color="auto"/>
        <w:right w:val="none" w:sz="0" w:space="0" w:color="auto"/>
      </w:divBdr>
    </w:div>
    <w:div w:id="297692102">
      <w:marLeft w:val="480"/>
      <w:marRight w:val="0"/>
      <w:marTop w:val="0"/>
      <w:marBottom w:val="0"/>
      <w:divBdr>
        <w:top w:val="none" w:sz="0" w:space="0" w:color="auto"/>
        <w:left w:val="none" w:sz="0" w:space="0" w:color="auto"/>
        <w:bottom w:val="none" w:sz="0" w:space="0" w:color="auto"/>
        <w:right w:val="none" w:sz="0" w:space="0" w:color="auto"/>
      </w:divBdr>
    </w:div>
    <w:div w:id="297927042">
      <w:marLeft w:val="480"/>
      <w:marRight w:val="0"/>
      <w:marTop w:val="0"/>
      <w:marBottom w:val="0"/>
      <w:divBdr>
        <w:top w:val="none" w:sz="0" w:space="0" w:color="auto"/>
        <w:left w:val="none" w:sz="0" w:space="0" w:color="auto"/>
        <w:bottom w:val="none" w:sz="0" w:space="0" w:color="auto"/>
        <w:right w:val="none" w:sz="0" w:space="0" w:color="auto"/>
      </w:divBdr>
    </w:div>
    <w:div w:id="298801836">
      <w:marLeft w:val="480"/>
      <w:marRight w:val="0"/>
      <w:marTop w:val="0"/>
      <w:marBottom w:val="0"/>
      <w:divBdr>
        <w:top w:val="none" w:sz="0" w:space="0" w:color="auto"/>
        <w:left w:val="none" w:sz="0" w:space="0" w:color="auto"/>
        <w:bottom w:val="none" w:sz="0" w:space="0" w:color="auto"/>
        <w:right w:val="none" w:sz="0" w:space="0" w:color="auto"/>
      </w:divBdr>
    </w:div>
    <w:div w:id="299384117">
      <w:marLeft w:val="480"/>
      <w:marRight w:val="0"/>
      <w:marTop w:val="0"/>
      <w:marBottom w:val="0"/>
      <w:divBdr>
        <w:top w:val="none" w:sz="0" w:space="0" w:color="auto"/>
        <w:left w:val="none" w:sz="0" w:space="0" w:color="auto"/>
        <w:bottom w:val="none" w:sz="0" w:space="0" w:color="auto"/>
        <w:right w:val="none" w:sz="0" w:space="0" w:color="auto"/>
      </w:divBdr>
    </w:div>
    <w:div w:id="299530970">
      <w:marLeft w:val="480"/>
      <w:marRight w:val="0"/>
      <w:marTop w:val="0"/>
      <w:marBottom w:val="0"/>
      <w:divBdr>
        <w:top w:val="none" w:sz="0" w:space="0" w:color="auto"/>
        <w:left w:val="none" w:sz="0" w:space="0" w:color="auto"/>
        <w:bottom w:val="none" w:sz="0" w:space="0" w:color="auto"/>
        <w:right w:val="none" w:sz="0" w:space="0" w:color="auto"/>
      </w:divBdr>
    </w:div>
    <w:div w:id="300380614">
      <w:marLeft w:val="480"/>
      <w:marRight w:val="0"/>
      <w:marTop w:val="0"/>
      <w:marBottom w:val="0"/>
      <w:divBdr>
        <w:top w:val="none" w:sz="0" w:space="0" w:color="auto"/>
        <w:left w:val="none" w:sz="0" w:space="0" w:color="auto"/>
        <w:bottom w:val="none" w:sz="0" w:space="0" w:color="auto"/>
        <w:right w:val="none" w:sz="0" w:space="0" w:color="auto"/>
      </w:divBdr>
    </w:div>
    <w:div w:id="300575728">
      <w:marLeft w:val="480"/>
      <w:marRight w:val="0"/>
      <w:marTop w:val="0"/>
      <w:marBottom w:val="0"/>
      <w:divBdr>
        <w:top w:val="none" w:sz="0" w:space="0" w:color="auto"/>
        <w:left w:val="none" w:sz="0" w:space="0" w:color="auto"/>
        <w:bottom w:val="none" w:sz="0" w:space="0" w:color="auto"/>
        <w:right w:val="none" w:sz="0" w:space="0" w:color="auto"/>
      </w:divBdr>
    </w:div>
    <w:div w:id="300616469">
      <w:marLeft w:val="480"/>
      <w:marRight w:val="0"/>
      <w:marTop w:val="0"/>
      <w:marBottom w:val="0"/>
      <w:divBdr>
        <w:top w:val="none" w:sz="0" w:space="0" w:color="auto"/>
        <w:left w:val="none" w:sz="0" w:space="0" w:color="auto"/>
        <w:bottom w:val="none" w:sz="0" w:space="0" w:color="auto"/>
        <w:right w:val="none" w:sz="0" w:space="0" w:color="auto"/>
      </w:divBdr>
    </w:div>
    <w:div w:id="300961293">
      <w:marLeft w:val="480"/>
      <w:marRight w:val="0"/>
      <w:marTop w:val="0"/>
      <w:marBottom w:val="0"/>
      <w:divBdr>
        <w:top w:val="none" w:sz="0" w:space="0" w:color="auto"/>
        <w:left w:val="none" w:sz="0" w:space="0" w:color="auto"/>
        <w:bottom w:val="none" w:sz="0" w:space="0" w:color="auto"/>
        <w:right w:val="none" w:sz="0" w:space="0" w:color="auto"/>
      </w:divBdr>
    </w:div>
    <w:div w:id="301229541">
      <w:marLeft w:val="480"/>
      <w:marRight w:val="0"/>
      <w:marTop w:val="0"/>
      <w:marBottom w:val="0"/>
      <w:divBdr>
        <w:top w:val="none" w:sz="0" w:space="0" w:color="auto"/>
        <w:left w:val="none" w:sz="0" w:space="0" w:color="auto"/>
        <w:bottom w:val="none" w:sz="0" w:space="0" w:color="auto"/>
        <w:right w:val="none" w:sz="0" w:space="0" w:color="auto"/>
      </w:divBdr>
    </w:div>
    <w:div w:id="301232592">
      <w:marLeft w:val="480"/>
      <w:marRight w:val="0"/>
      <w:marTop w:val="0"/>
      <w:marBottom w:val="0"/>
      <w:divBdr>
        <w:top w:val="none" w:sz="0" w:space="0" w:color="auto"/>
        <w:left w:val="none" w:sz="0" w:space="0" w:color="auto"/>
        <w:bottom w:val="none" w:sz="0" w:space="0" w:color="auto"/>
        <w:right w:val="none" w:sz="0" w:space="0" w:color="auto"/>
      </w:divBdr>
    </w:div>
    <w:div w:id="301347183">
      <w:marLeft w:val="480"/>
      <w:marRight w:val="0"/>
      <w:marTop w:val="0"/>
      <w:marBottom w:val="0"/>
      <w:divBdr>
        <w:top w:val="none" w:sz="0" w:space="0" w:color="auto"/>
        <w:left w:val="none" w:sz="0" w:space="0" w:color="auto"/>
        <w:bottom w:val="none" w:sz="0" w:space="0" w:color="auto"/>
        <w:right w:val="none" w:sz="0" w:space="0" w:color="auto"/>
      </w:divBdr>
    </w:div>
    <w:div w:id="301617915">
      <w:marLeft w:val="480"/>
      <w:marRight w:val="0"/>
      <w:marTop w:val="0"/>
      <w:marBottom w:val="0"/>
      <w:divBdr>
        <w:top w:val="none" w:sz="0" w:space="0" w:color="auto"/>
        <w:left w:val="none" w:sz="0" w:space="0" w:color="auto"/>
        <w:bottom w:val="none" w:sz="0" w:space="0" w:color="auto"/>
        <w:right w:val="none" w:sz="0" w:space="0" w:color="auto"/>
      </w:divBdr>
    </w:div>
    <w:div w:id="302002248">
      <w:marLeft w:val="480"/>
      <w:marRight w:val="0"/>
      <w:marTop w:val="0"/>
      <w:marBottom w:val="0"/>
      <w:divBdr>
        <w:top w:val="none" w:sz="0" w:space="0" w:color="auto"/>
        <w:left w:val="none" w:sz="0" w:space="0" w:color="auto"/>
        <w:bottom w:val="none" w:sz="0" w:space="0" w:color="auto"/>
        <w:right w:val="none" w:sz="0" w:space="0" w:color="auto"/>
      </w:divBdr>
    </w:div>
    <w:div w:id="303391754">
      <w:marLeft w:val="480"/>
      <w:marRight w:val="0"/>
      <w:marTop w:val="0"/>
      <w:marBottom w:val="0"/>
      <w:divBdr>
        <w:top w:val="none" w:sz="0" w:space="0" w:color="auto"/>
        <w:left w:val="none" w:sz="0" w:space="0" w:color="auto"/>
        <w:bottom w:val="none" w:sz="0" w:space="0" w:color="auto"/>
        <w:right w:val="none" w:sz="0" w:space="0" w:color="auto"/>
      </w:divBdr>
    </w:div>
    <w:div w:id="303509980">
      <w:marLeft w:val="480"/>
      <w:marRight w:val="0"/>
      <w:marTop w:val="0"/>
      <w:marBottom w:val="0"/>
      <w:divBdr>
        <w:top w:val="none" w:sz="0" w:space="0" w:color="auto"/>
        <w:left w:val="none" w:sz="0" w:space="0" w:color="auto"/>
        <w:bottom w:val="none" w:sz="0" w:space="0" w:color="auto"/>
        <w:right w:val="none" w:sz="0" w:space="0" w:color="auto"/>
      </w:divBdr>
    </w:div>
    <w:div w:id="303853191">
      <w:marLeft w:val="480"/>
      <w:marRight w:val="0"/>
      <w:marTop w:val="0"/>
      <w:marBottom w:val="0"/>
      <w:divBdr>
        <w:top w:val="none" w:sz="0" w:space="0" w:color="auto"/>
        <w:left w:val="none" w:sz="0" w:space="0" w:color="auto"/>
        <w:bottom w:val="none" w:sz="0" w:space="0" w:color="auto"/>
        <w:right w:val="none" w:sz="0" w:space="0" w:color="auto"/>
      </w:divBdr>
    </w:div>
    <w:div w:id="304047232">
      <w:marLeft w:val="480"/>
      <w:marRight w:val="0"/>
      <w:marTop w:val="0"/>
      <w:marBottom w:val="0"/>
      <w:divBdr>
        <w:top w:val="none" w:sz="0" w:space="0" w:color="auto"/>
        <w:left w:val="none" w:sz="0" w:space="0" w:color="auto"/>
        <w:bottom w:val="none" w:sz="0" w:space="0" w:color="auto"/>
        <w:right w:val="none" w:sz="0" w:space="0" w:color="auto"/>
      </w:divBdr>
    </w:div>
    <w:div w:id="304049725">
      <w:marLeft w:val="480"/>
      <w:marRight w:val="0"/>
      <w:marTop w:val="0"/>
      <w:marBottom w:val="0"/>
      <w:divBdr>
        <w:top w:val="none" w:sz="0" w:space="0" w:color="auto"/>
        <w:left w:val="none" w:sz="0" w:space="0" w:color="auto"/>
        <w:bottom w:val="none" w:sz="0" w:space="0" w:color="auto"/>
        <w:right w:val="none" w:sz="0" w:space="0" w:color="auto"/>
      </w:divBdr>
    </w:div>
    <w:div w:id="304507398">
      <w:marLeft w:val="480"/>
      <w:marRight w:val="0"/>
      <w:marTop w:val="0"/>
      <w:marBottom w:val="0"/>
      <w:divBdr>
        <w:top w:val="none" w:sz="0" w:space="0" w:color="auto"/>
        <w:left w:val="none" w:sz="0" w:space="0" w:color="auto"/>
        <w:bottom w:val="none" w:sz="0" w:space="0" w:color="auto"/>
        <w:right w:val="none" w:sz="0" w:space="0" w:color="auto"/>
      </w:divBdr>
    </w:div>
    <w:div w:id="304509605">
      <w:marLeft w:val="480"/>
      <w:marRight w:val="0"/>
      <w:marTop w:val="0"/>
      <w:marBottom w:val="0"/>
      <w:divBdr>
        <w:top w:val="none" w:sz="0" w:space="0" w:color="auto"/>
        <w:left w:val="none" w:sz="0" w:space="0" w:color="auto"/>
        <w:bottom w:val="none" w:sz="0" w:space="0" w:color="auto"/>
        <w:right w:val="none" w:sz="0" w:space="0" w:color="auto"/>
      </w:divBdr>
    </w:div>
    <w:div w:id="304939052">
      <w:marLeft w:val="480"/>
      <w:marRight w:val="0"/>
      <w:marTop w:val="0"/>
      <w:marBottom w:val="0"/>
      <w:divBdr>
        <w:top w:val="none" w:sz="0" w:space="0" w:color="auto"/>
        <w:left w:val="none" w:sz="0" w:space="0" w:color="auto"/>
        <w:bottom w:val="none" w:sz="0" w:space="0" w:color="auto"/>
        <w:right w:val="none" w:sz="0" w:space="0" w:color="auto"/>
      </w:divBdr>
    </w:div>
    <w:div w:id="305165084">
      <w:marLeft w:val="480"/>
      <w:marRight w:val="0"/>
      <w:marTop w:val="0"/>
      <w:marBottom w:val="0"/>
      <w:divBdr>
        <w:top w:val="none" w:sz="0" w:space="0" w:color="auto"/>
        <w:left w:val="none" w:sz="0" w:space="0" w:color="auto"/>
        <w:bottom w:val="none" w:sz="0" w:space="0" w:color="auto"/>
        <w:right w:val="none" w:sz="0" w:space="0" w:color="auto"/>
      </w:divBdr>
    </w:div>
    <w:div w:id="305932686">
      <w:marLeft w:val="480"/>
      <w:marRight w:val="0"/>
      <w:marTop w:val="0"/>
      <w:marBottom w:val="0"/>
      <w:divBdr>
        <w:top w:val="none" w:sz="0" w:space="0" w:color="auto"/>
        <w:left w:val="none" w:sz="0" w:space="0" w:color="auto"/>
        <w:bottom w:val="none" w:sz="0" w:space="0" w:color="auto"/>
        <w:right w:val="none" w:sz="0" w:space="0" w:color="auto"/>
      </w:divBdr>
    </w:div>
    <w:div w:id="306711449">
      <w:marLeft w:val="480"/>
      <w:marRight w:val="0"/>
      <w:marTop w:val="0"/>
      <w:marBottom w:val="0"/>
      <w:divBdr>
        <w:top w:val="none" w:sz="0" w:space="0" w:color="auto"/>
        <w:left w:val="none" w:sz="0" w:space="0" w:color="auto"/>
        <w:bottom w:val="none" w:sz="0" w:space="0" w:color="auto"/>
        <w:right w:val="none" w:sz="0" w:space="0" w:color="auto"/>
      </w:divBdr>
    </w:div>
    <w:div w:id="306937428">
      <w:marLeft w:val="480"/>
      <w:marRight w:val="0"/>
      <w:marTop w:val="0"/>
      <w:marBottom w:val="0"/>
      <w:divBdr>
        <w:top w:val="none" w:sz="0" w:space="0" w:color="auto"/>
        <w:left w:val="none" w:sz="0" w:space="0" w:color="auto"/>
        <w:bottom w:val="none" w:sz="0" w:space="0" w:color="auto"/>
        <w:right w:val="none" w:sz="0" w:space="0" w:color="auto"/>
      </w:divBdr>
    </w:div>
    <w:div w:id="308368357">
      <w:marLeft w:val="480"/>
      <w:marRight w:val="0"/>
      <w:marTop w:val="0"/>
      <w:marBottom w:val="0"/>
      <w:divBdr>
        <w:top w:val="none" w:sz="0" w:space="0" w:color="auto"/>
        <w:left w:val="none" w:sz="0" w:space="0" w:color="auto"/>
        <w:bottom w:val="none" w:sz="0" w:space="0" w:color="auto"/>
        <w:right w:val="none" w:sz="0" w:space="0" w:color="auto"/>
      </w:divBdr>
    </w:div>
    <w:div w:id="308679872">
      <w:marLeft w:val="480"/>
      <w:marRight w:val="0"/>
      <w:marTop w:val="0"/>
      <w:marBottom w:val="0"/>
      <w:divBdr>
        <w:top w:val="none" w:sz="0" w:space="0" w:color="auto"/>
        <w:left w:val="none" w:sz="0" w:space="0" w:color="auto"/>
        <w:bottom w:val="none" w:sz="0" w:space="0" w:color="auto"/>
        <w:right w:val="none" w:sz="0" w:space="0" w:color="auto"/>
      </w:divBdr>
    </w:div>
    <w:div w:id="308943510">
      <w:marLeft w:val="480"/>
      <w:marRight w:val="0"/>
      <w:marTop w:val="0"/>
      <w:marBottom w:val="0"/>
      <w:divBdr>
        <w:top w:val="none" w:sz="0" w:space="0" w:color="auto"/>
        <w:left w:val="none" w:sz="0" w:space="0" w:color="auto"/>
        <w:bottom w:val="none" w:sz="0" w:space="0" w:color="auto"/>
        <w:right w:val="none" w:sz="0" w:space="0" w:color="auto"/>
      </w:divBdr>
    </w:div>
    <w:div w:id="309288112">
      <w:marLeft w:val="480"/>
      <w:marRight w:val="0"/>
      <w:marTop w:val="0"/>
      <w:marBottom w:val="0"/>
      <w:divBdr>
        <w:top w:val="none" w:sz="0" w:space="0" w:color="auto"/>
        <w:left w:val="none" w:sz="0" w:space="0" w:color="auto"/>
        <w:bottom w:val="none" w:sz="0" w:space="0" w:color="auto"/>
        <w:right w:val="none" w:sz="0" w:space="0" w:color="auto"/>
      </w:divBdr>
    </w:div>
    <w:div w:id="310015067">
      <w:marLeft w:val="480"/>
      <w:marRight w:val="0"/>
      <w:marTop w:val="0"/>
      <w:marBottom w:val="0"/>
      <w:divBdr>
        <w:top w:val="none" w:sz="0" w:space="0" w:color="auto"/>
        <w:left w:val="none" w:sz="0" w:space="0" w:color="auto"/>
        <w:bottom w:val="none" w:sz="0" w:space="0" w:color="auto"/>
        <w:right w:val="none" w:sz="0" w:space="0" w:color="auto"/>
      </w:divBdr>
    </w:div>
    <w:div w:id="310065414">
      <w:marLeft w:val="480"/>
      <w:marRight w:val="0"/>
      <w:marTop w:val="0"/>
      <w:marBottom w:val="0"/>
      <w:divBdr>
        <w:top w:val="none" w:sz="0" w:space="0" w:color="auto"/>
        <w:left w:val="none" w:sz="0" w:space="0" w:color="auto"/>
        <w:bottom w:val="none" w:sz="0" w:space="0" w:color="auto"/>
        <w:right w:val="none" w:sz="0" w:space="0" w:color="auto"/>
      </w:divBdr>
    </w:div>
    <w:div w:id="310066768">
      <w:marLeft w:val="480"/>
      <w:marRight w:val="0"/>
      <w:marTop w:val="0"/>
      <w:marBottom w:val="0"/>
      <w:divBdr>
        <w:top w:val="none" w:sz="0" w:space="0" w:color="auto"/>
        <w:left w:val="none" w:sz="0" w:space="0" w:color="auto"/>
        <w:bottom w:val="none" w:sz="0" w:space="0" w:color="auto"/>
        <w:right w:val="none" w:sz="0" w:space="0" w:color="auto"/>
      </w:divBdr>
    </w:div>
    <w:div w:id="310334024">
      <w:marLeft w:val="480"/>
      <w:marRight w:val="0"/>
      <w:marTop w:val="0"/>
      <w:marBottom w:val="0"/>
      <w:divBdr>
        <w:top w:val="none" w:sz="0" w:space="0" w:color="auto"/>
        <w:left w:val="none" w:sz="0" w:space="0" w:color="auto"/>
        <w:bottom w:val="none" w:sz="0" w:space="0" w:color="auto"/>
        <w:right w:val="none" w:sz="0" w:space="0" w:color="auto"/>
      </w:divBdr>
    </w:div>
    <w:div w:id="310717283">
      <w:marLeft w:val="480"/>
      <w:marRight w:val="0"/>
      <w:marTop w:val="0"/>
      <w:marBottom w:val="0"/>
      <w:divBdr>
        <w:top w:val="none" w:sz="0" w:space="0" w:color="auto"/>
        <w:left w:val="none" w:sz="0" w:space="0" w:color="auto"/>
        <w:bottom w:val="none" w:sz="0" w:space="0" w:color="auto"/>
        <w:right w:val="none" w:sz="0" w:space="0" w:color="auto"/>
      </w:divBdr>
    </w:div>
    <w:div w:id="310721541">
      <w:marLeft w:val="480"/>
      <w:marRight w:val="0"/>
      <w:marTop w:val="0"/>
      <w:marBottom w:val="0"/>
      <w:divBdr>
        <w:top w:val="none" w:sz="0" w:space="0" w:color="auto"/>
        <w:left w:val="none" w:sz="0" w:space="0" w:color="auto"/>
        <w:bottom w:val="none" w:sz="0" w:space="0" w:color="auto"/>
        <w:right w:val="none" w:sz="0" w:space="0" w:color="auto"/>
      </w:divBdr>
    </w:div>
    <w:div w:id="310984855">
      <w:marLeft w:val="480"/>
      <w:marRight w:val="0"/>
      <w:marTop w:val="0"/>
      <w:marBottom w:val="0"/>
      <w:divBdr>
        <w:top w:val="none" w:sz="0" w:space="0" w:color="auto"/>
        <w:left w:val="none" w:sz="0" w:space="0" w:color="auto"/>
        <w:bottom w:val="none" w:sz="0" w:space="0" w:color="auto"/>
        <w:right w:val="none" w:sz="0" w:space="0" w:color="auto"/>
      </w:divBdr>
    </w:div>
    <w:div w:id="312101892">
      <w:marLeft w:val="480"/>
      <w:marRight w:val="0"/>
      <w:marTop w:val="0"/>
      <w:marBottom w:val="0"/>
      <w:divBdr>
        <w:top w:val="none" w:sz="0" w:space="0" w:color="auto"/>
        <w:left w:val="none" w:sz="0" w:space="0" w:color="auto"/>
        <w:bottom w:val="none" w:sz="0" w:space="0" w:color="auto"/>
        <w:right w:val="none" w:sz="0" w:space="0" w:color="auto"/>
      </w:divBdr>
    </w:div>
    <w:div w:id="312220658">
      <w:marLeft w:val="480"/>
      <w:marRight w:val="0"/>
      <w:marTop w:val="0"/>
      <w:marBottom w:val="0"/>
      <w:divBdr>
        <w:top w:val="none" w:sz="0" w:space="0" w:color="auto"/>
        <w:left w:val="none" w:sz="0" w:space="0" w:color="auto"/>
        <w:bottom w:val="none" w:sz="0" w:space="0" w:color="auto"/>
        <w:right w:val="none" w:sz="0" w:space="0" w:color="auto"/>
      </w:divBdr>
    </w:div>
    <w:div w:id="313922623">
      <w:marLeft w:val="480"/>
      <w:marRight w:val="0"/>
      <w:marTop w:val="0"/>
      <w:marBottom w:val="0"/>
      <w:divBdr>
        <w:top w:val="none" w:sz="0" w:space="0" w:color="auto"/>
        <w:left w:val="none" w:sz="0" w:space="0" w:color="auto"/>
        <w:bottom w:val="none" w:sz="0" w:space="0" w:color="auto"/>
        <w:right w:val="none" w:sz="0" w:space="0" w:color="auto"/>
      </w:divBdr>
    </w:div>
    <w:div w:id="314183558">
      <w:marLeft w:val="480"/>
      <w:marRight w:val="0"/>
      <w:marTop w:val="0"/>
      <w:marBottom w:val="0"/>
      <w:divBdr>
        <w:top w:val="none" w:sz="0" w:space="0" w:color="auto"/>
        <w:left w:val="none" w:sz="0" w:space="0" w:color="auto"/>
        <w:bottom w:val="none" w:sz="0" w:space="0" w:color="auto"/>
        <w:right w:val="none" w:sz="0" w:space="0" w:color="auto"/>
      </w:divBdr>
    </w:div>
    <w:div w:id="314337914">
      <w:marLeft w:val="480"/>
      <w:marRight w:val="0"/>
      <w:marTop w:val="0"/>
      <w:marBottom w:val="0"/>
      <w:divBdr>
        <w:top w:val="none" w:sz="0" w:space="0" w:color="auto"/>
        <w:left w:val="none" w:sz="0" w:space="0" w:color="auto"/>
        <w:bottom w:val="none" w:sz="0" w:space="0" w:color="auto"/>
        <w:right w:val="none" w:sz="0" w:space="0" w:color="auto"/>
      </w:divBdr>
    </w:div>
    <w:div w:id="314384549">
      <w:marLeft w:val="480"/>
      <w:marRight w:val="0"/>
      <w:marTop w:val="0"/>
      <w:marBottom w:val="0"/>
      <w:divBdr>
        <w:top w:val="none" w:sz="0" w:space="0" w:color="auto"/>
        <w:left w:val="none" w:sz="0" w:space="0" w:color="auto"/>
        <w:bottom w:val="none" w:sz="0" w:space="0" w:color="auto"/>
        <w:right w:val="none" w:sz="0" w:space="0" w:color="auto"/>
      </w:divBdr>
    </w:div>
    <w:div w:id="314574081">
      <w:marLeft w:val="480"/>
      <w:marRight w:val="0"/>
      <w:marTop w:val="0"/>
      <w:marBottom w:val="0"/>
      <w:divBdr>
        <w:top w:val="none" w:sz="0" w:space="0" w:color="auto"/>
        <w:left w:val="none" w:sz="0" w:space="0" w:color="auto"/>
        <w:bottom w:val="none" w:sz="0" w:space="0" w:color="auto"/>
        <w:right w:val="none" w:sz="0" w:space="0" w:color="auto"/>
      </w:divBdr>
    </w:div>
    <w:div w:id="314722478">
      <w:marLeft w:val="480"/>
      <w:marRight w:val="0"/>
      <w:marTop w:val="0"/>
      <w:marBottom w:val="0"/>
      <w:divBdr>
        <w:top w:val="none" w:sz="0" w:space="0" w:color="auto"/>
        <w:left w:val="none" w:sz="0" w:space="0" w:color="auto"/>
        <w:bottom w:val="none" w:sz="0" w:space="0" w:color="auto"/>
        <w:right w:val="none" w:sz="0" w:space="0" w:color="auto"/>
      </w:divBdr>
    </w:div>
    <w:div w:id="315457135">
      <w:marLeft w:val="480"/>
      <w:marRight w:val="0"/>
      <w:marTop w:val="0"/>
      <w:marBottom w:val="0"/>
      <w:divBdr>
        <w:top w:val="none" w:sz="0" w:space="0" w:color="auto"/>
        <w:left w:val="none" w:sz="0" w:space="0" w:color="auto"/>
        <w:bottom w:val="none" w:sz="0" w:space="0" w:color="auto"/>
        <w:right w:val="none" w:sz="0" w:space="0" w:color="auto"/>
      </w:divBdr>
    </w:div>
    <w:div w:id="316497529">
      <w:marLeft w:val="480"/>
      <w:marRight w:val="0"/>
      <w:marTop w:val="0"/>
      <w:marBottom w:val="0"/>
      <w:divBdr>
        <w:top w:val="none" w:sz="0" w:space="0" w:color="auto"/>
        <w:left w:val="none" w:sz="0" w:space="0" w:color="auto"/>
        <w:bottom w:val="none" w:sz="0" w:space="0" w:color="auto"/>
        <w:right w:val="none" w:sz="0" w:space="0" w:color="auto"/>
      </w:divBdr>
    </w:div>
    <w:div w:id="317154605">
      <w:marLeft w:val="480"/>
      <w:marRight w:val="0"/>
      <w:marTop w:val="0"/>
      <w:marBottom w:val="0"/>
      <w:divBdr>
        <w:top w:val="none" w:sz="0" w:space="0" w:color="auto"/>
        <w:left w:val="none" w:sz="0" w:space="0" w:color="auto"/>
        <w:bottom w:val="none" w:sz="0" w:space="0" w:color="auto"/>
        <w:right w:val="none" w:sz="0" w:space="0" w:color="auto"/>
      </w:divBdr>
    </w:div>
    <w:div w:id="317199584">
      <w:marLeft w:val="480"/>
      <w:marRight w:val="0"/>
      <w:marTop w:val="0"/>
      <w:marBottom w:val="0"/>
      <w:divBdr>
        <w:top w:val="none" w:sz="0" w:space="0" w:color="auto"/>
        <w:left w:val="none" w:sz="0" w:space="0" w:color="auto"/>
        <w:bottom w:val="none" w:sz="0" w:space="0" w:color="auto"/>
        <w:right w:val="none" w:sz="0" w:space="0" w:color="auto"/>
      </w:divBdr>
    </w:div>
    <w:div w:id="317343950">
      <w:marLeft w:val="480"/>
      <w:marRight w:val="0"/>
      <w:marTop w:val="0"/>
      <w:marBottom w:val="0"/>
      <w:divBdr>
        <w:top w:val="none" w:sz="0" w:space="0" w:color="auto"/>
        <w:left w:val="none" w:sz="0" w:space="0" w:color="auto"/>
        <w:bottom w:val="none" w:sz="0" w:space="0" w:color="auto"/>
        <w:right w:val="none" w:sz="0" w:space="0" w:color="auto"/>
      </w:divBdr>
    </w:div>
    <w:div w:id="317618518">
      <w:marLeft w:val="480"/>
      <w:marRight w:val="0"/>
      <w:marTop w:val="0"/>
      <w:marBottom w:val="0"/>
      <w:divBdr>
        <w:top w:val="none" w:sz="0" w:space="0" w:color="auto"/>
        <w:left w:val="none" w:sz="0" w:space="0" w:color="auto"/>
        <w:bottom w:val="none" w:sz="0" w:space="0" w:color="auto"/>
        <w:right w:val="none" w:sz="0" w:space="0" w:color="auto"/>
      </w:divBdr>
    </w:div>
    <w:div w:id="317996990">
      <w:marLeft w:val="480"/>
      <w:marRight w:val="0"/>
      <w:marTop w:val="0"/>
      <w:marBottom w:val="0"/>
      <w:divBdr>
        <w:top w:val="none" w:sz="0" w:space="0" w:color="auto"/>
        <w:left w:val="none" w:sz="0" w:space="0" w:color="auto"/>
        <w:bottom w:val="none" w:sz="0" w:space="0" w:color="auto"/>
        <w:right w:val="none" w:sz="0" w:space="0" w:color="auto"/>
      </w:divBdr>
    </w:div>
    <w:div w:id="318004142">
      <w:marLeft w:val="480"/>
      <w:marRight w:val="0"/>
      <w:marTop w:val="0"/>
      <w:marBottom w:val="0"/>
      <w:divBdr>
        <w:top w:val="none" w:sz="0" w:space="0" w:color="auto"/>
        <w:left w:val="none" w:sz="0" w:space="0" w:color="auto"/>
        <w:bottom w:val="none" w:sz="0" w:space="0" w:color="auto"/>
        <w:right w:val="none" w:sz="0" w:space="0" w:color="auto"/>
      </w:divBdr>
    </w:div>
    <w:div w:id="318196924">
      <w:marLeft w:val="480"/>
      <w:marRight w:val="0"/>
      <w:marTop w:val="0"/>
      <w:marBottom w:val="0"/>
      <w:divBdr>
        <w:top w:val="none" w:sz="0" w:space="0" w:color="auto"/>
        <w:left w:val="none" w:sz="0" w:space="0" w:color="auto"/>
        <w:bottom w:val="none" w:sz="0" w:space="0" w:color="auto"/>
        <w:right w:val="none" w:sz="0" w:space="0" w:color="auto"/>
      </w:divBdr>
    </w:div>
    <w:div w:id="318386499">
      <w:marLeft w:val="480"/>
      <w:marRight w:val="0"/>
      <w:marTop w:val="0"/>
      <w:marBottom w:val="0"/>
      <w:divBdr>
        <w:top w:val="none" w:sz="0" w:space="0" w:color="auto"/>
        <w:left w:val="none" w:sz="0" w:space="0" w:color="auto"/>
        <w:bottom w:val="none" w:sz="0" w:space="0" w:color="auto"/>
        <w:right w:val="none" w:sz="0" w:space="0" w:color="auto"/>
      </w:divBdr>
    </w:div>
    <w:div w:id="318505539">
      <w:marLeft w:val="480"/>
      <w:marRight w:val="0"/>
      <w:marTop w:val="0"/>
      <w:marBottom w:val="0"/>
      <w:divBdr>
        <w:top w:val="none" w:sz="0" w:space="0" w:color="auto"/>
        <w:left w:val="none" w:sz="0" w:space="0" w:color="auto"/>
        <w:bottom w:val="none" w:sz="0" w:space="0" w:color="auto"/>
        <w:right w:val="none" w:sz="0" w:space="0" w:color="auto"/>
      </w:divBdr>
    </w:div>
    <w:div w:id="319316029">
      <w:marLeft w:val="480"/>
      <w:marRight w:val="0"/>
      <w:marTop w:val="0"/>
      <w:marBottom w:val="0"/>
      <w:divBdr>
        <w:top w:val="none" w:sz="0" w:space="0" w:color="auto"/>
        <w:left w:val="none" w:sz="0" w:space="0" w:color="auto"/>
        <w:bottom w:val="none" w:sz="0" w:space="0" w:color="auto"/>
        <w:right w:val="none" w:sz="0" w:space="0" w:color="auto"/>
      </w:divBdr>
    </w:div>
    <w:div w:id="319506984">
      <w:marLeft w:val="480"/>
      <w:marRight w:val="0"/>
      <w:marTop w:val="0"/>
      <w:marBottom w:val="0"/>
      <w:divBdr>
        <w:top w:val="none" w:sz="0" w:space="0" w:color="auto"/>
        <w:left w:val="none" w:sz="0" w:space="0" w:color="auto"/>
        <w:bottom w:val="none" w:sz="0" w:space="0" w:color="auto"/>
        <w:right w:val="none" w:sz="0" w:space="0" w:color="auto"/>
      </w:divBdr>
    </w:div>
    <w:div w:id="320081084">
      <w:marLeft w:val="480"/>
      <w:marRight w:val="0"/>
      <w:marTop w:val="0"/>
      <w:marBottom w:val="0"/>
      <w:divBdr>
        <w:top w:val="none" w:sz="0" w:space="0" w:color="auto"/>
        <w:left w:val="none" w:sz="0" w:space="0" w:color="auto"/>
        <w:bottom w:val="none" w:sz="0" w:space="0" w:color="auto"/>
        <w:right w:val="none" w:sz="0" w:space="0" w:color="auto"/>
      </w:divBdr>
    </w:div>
    <w:div w:id="320160738">
      <w:marLeft w:val="480"/>
      <w:marRight w:val="0"/>
      <w:marTop w:val="0"/>
      <w:marBottom w:val="0"/>
      <w:divBdr>
        <w:top w:val="none" w:sz="0" w:space="0" w:color="auto"/>
        <w:left w:val="none" w:sz="0" w:space="0" w:color="auto"/>
        <w:bottom w:val="none" w:sz="0" w:space="0" w:color="auto"/>
        <w:right w:val="none" w:sz="0" w:space="0" w:color="auto"/>
      </w:divBdr>
    </w:div>
    <w:div w:id="320350734">
      <w:marLeft w:val="480"/>
      <w:marRight w:val="0"/>
      <w:marTop w:val="0"/>
      <w:marBottom w:val="0"/>
      <w:divBdr>
        <w:top w:val="none" w:sz="0" w:space="0" w:color="auto"/>
        <w:left w:val="none" w:sz="0" w:space="0" w:color="auto"/>
        <w:bottom w:val="none" w:sz="0" w:space="0" w:color="auto"/>
        <w:right w:val="none" w:sz="0" w:space="0" w:color="auto"/>
      </w:divBdr>
    </w:div>
    <w:div w:id="320737469">
      <w:marLeft w:val="480"/>
      <w:marRight w:val="0"/>
      <w:marTop w:val="0"/>
      <w:marBottom w:val="0"/>
      <w:divBdr>
        <w:top w:val="none" w:sz="0" w:space="0" w:color="auto"/>
        <w:left w:val="none" w:sz="0" w:space="0" w:color="auto"/>
        <w:bottom w:val="none" w:sz="0" w:space="0" w:color="auto"/>
        <w:right w:val="none" w:sz="0" w:space="0" w:color="auto"/>
      </w:divBdr>
    </w:div>
    <w:div w:id="320891922">
      <w:marLeft w:val="480"/>
      <w:marRight w:val="0"/>
      <w:marTop w:val="0"/>
      <w:marBottom w:val="0"/>
      <w:divBdr>
        <w:top w:val="none" w:sz="0" w:space="0" w:color="auto"/>
        <w:left w:val="none" w:sz="0" w:space="0" w:color="auto"/>
        <w:bottom w:val="none" w:sz="0" w:space="0" w:color="auto"/>
        <w:right w:val="none" w:sz="0" w:space="0" w:color="auto"/>
      </w:divBdr>
    </w:div>
    <w:div w:id="321126608">
      <w:marLeft w:val="480"/>
      <w:marRight w:val="0"/>
      <w:marTop w:val="0"/>
      <w:marBottom w:val="0"/>
      <w:divBdr>
        <w:top w:val="none" w:sz="0" w:space="0" w:color="auto"/>
        <w:left w:val="none" w:sz="0" w:space="0" w:color="auto"/>
        <w:bottom w:val="none" w:sz="0" w:space="0" w:color="auto"/>
        <w:right w:val="none" w:sz="0" w:space="0" w:color="auto"/>
      </w:divBdr>
    </w:div>
    <w:div w:id="321127742">
      <w:marLeft w:val="480"/>
      <w:marRight w:val="0"/>
      <w:marTop w:val="0"/>
      <w:marBottom w:val="0"/>
      <w:divBdr>
        <w:top w:val="none" w:sz="0" w:space="0" w:color="auto"/>
        <w:left w:val="none" w:sz="0" w:space="0" w:color="auto"/>
        <w:bottom w:val="none" w:sz="0" w:space="0" w:color="auto"/>
        <w:right w:val="none" w:sz="0" w:space="0" w:color="auto"/>
      </w:divBdr>
    </w:div>
    <w:div w:id="321856398">
      <w:marLeft w:val="480"/>
      <w:marRight w:val="0"/>
      <w:marTop w:val="0"/>
      <w:marBottom w:val="0"/>
      <w:divBdr>
        <w:top w:val="none" w:sz="0" w:space="0" w:color="auto"/>
        <w:left w:val="none" w:sz="0" w:space="0" w:color="auto"/>
        <w:bottom w:val="none" w:sz="0" w:space="0" w:color="auto"/>
        <w:right w:val="none" w:sz="0" w:space="0" w:color="auto"/>
      </w:divBdr>
    </w:div>
    <w:div w:id="322242034">
      <w:marLeft w:val="480"/>
      <w:marRight w:val="0"/>
      <w:marTop w:val="0"/>
      <w:marBottom w:val="0"/>
      <w:divBdr>
        <w:top w:val="none" w:sz="0" w:space="0" w:color="auto"/>
        <w:left w:val="none" w:sz="0" w:space="0" w:color="auto"/>
        <w:bottom w:val="none" w:sz="0" w:space="0" w:color="auto"/>
        <w:right w:val="none" w:sz="0" w:space="0" w:color="auto"/>
      </w:divBdr>
    </w:div>
    <w:div w:id="322315266">
      <w:marLeft w:val="480"/>
      <w:marRight w:val="0"/>
      <w:marTop w:val="0"/>
      <w:marBottom w:val="0"/>
      <w:divBdr>
        <w:top w:val="none" w:sz="0" w:space="0" w:color="auto"/>
        <w:left w:val="none" w:sz="0" w:space="0" w:color="auto"/>
        <w:bottom w:val="none" w:sz="0" w:space="0" w:color="auto"/>
        <w:right w:val="none" w:sz="0" w:space="0" w:color="auto"/>
      </w:divBdr>
    </w:div>
    <w:div w:id="322587048">
      <w:marLeft w:val="480"/>
      <w:marRight w:val="0"/>
      <w:marTop w:val="0"/>
      <w:marBottom w:val="0"/>
      <w:divBdr>
        <w:top w:val="none" w:sz="0" w:space="0" w:color="auto"/>
        <w:left w:val="none" w:sz="0" w:space="0" w:color="auto"/>
        <w:bottom w:val="none" w:sz="0" w:space="0" w:color="auto"/>
        <w:right w:val="none" w:sz="0" w:space="0" w:color="auto"/>
      </w:divBdr>
    </w:div>
    <w:div w:id="322709016">
      <w:marLeft w:val="480"/>
      <w:marRight w:val="0"/>
      <w:marTop w:val="0"/>
      <w:marBottom w:val="0"/>
      <w:divBdr>
        <w:top w:val="none" w:sz="0" w:space="0" w:color="auto"/>
        <w:left w:val="none" w:sz="0" w:space="0" w:color="auto"/>
        <w:bottom w:val="none" w:sz="0" w:space="0" w:color="auto"/>
        <w:right w:val="none" w:sz="0" w:space="0" w:color="auto"/>
      </w:divBdr>
    </w:div>
    <w:div w:id="322969630">
      <w:marLeft w:val="480"/>
      <w:marRight w:val="0"/>
      <w:marTop w:val="0"/>
      <w:marBottom w:val="0"/>
      <w:divBdr>
        <w:top w:val="none" w:sz="0" w:space="0" w:color="auto"/>
        <w:left w:val="none" w:sz="0" w:space="0" w:color="auto"/>
        <w:bottom w:val="none" w:sz="0" w:space="0" w:color="auto"/>
        <w:right w:val="none" w:sz="0" w:space="0" w:color="auto"/>
      </w:divBdr>
    </w:div>
    <w:div w:id="323169687">
      <w:marLeft w:val="480"/>
      <w:marRight w:val="0"/>
      <w:marTop w:val="0"/>
      <w:marBottom w:val="0"/>
      <w:divBdr>
        <w:top w:val="none" w:sz="0" w:space="0" w:color="auto"/>
        <w:left w:val="none" w:sz="0" w:space="0" w:color="auto"/>
        <w:bottom w:val="none" w:sz="0" w:space="0" w:color="auto"/>
        <w:right w:val="none" w:sz="0" w:space="0" w:color="auto"/>
      </w:divBdr>
    </w:div>
    <w:div w:id="323240898">
      <w:marLeft w:val="480"/>
      <w:marRight w:val="0"/>
      <w:marTop w:val="0"/>
      <w:marBottom w:val="0"/>
      <w:divBdr>
        <w:top w:val="none" w:sz="0" w:space="0" w:color="auto"/>
        <w:left w:val="none" w:sz="0" w:space="0" w:color="auto"/>
        <w:bottom w:val="none" w:sz="0" w:space="0" w:color="auto"/>
        <w:right w:val="none" w:sz="0" w:space="0" w:color="auto"/>
      </w:divBdr>
    </w:div>
    <w:div w:id="323438497">
      <w:marLeft w:val="480"/>
      <w:marRight w:val="0"/>
      <w:marTop w:val="0"/>
      <w:marBottom w:val="0"/>
      <w:divBdr>
        <w:top w:val="none" w:sz="0" w:space="0" w:color="auto"/>
        <w:left w:val="none" w:sz="0" w:space="0" w:color="auto"/>
        <w:bottom w:val="none" w:sz="0" w:space="0" w:color="auto"/>
        <w:right w:val="none" w:sz="0" w:space="0" w:color="auto"/>
      </w:divBdr>
    </w:div>
    <w:div w:id="323778971">
      <w:marLeft w:val="480"/>
      <w:marRight w:val="0"/>
      <w:marTop w:val="0"/>
      <w:marBottom w:val="0"/>
      <w:divBdr>
        <w:top w:val="none" w:sz="0" w:space="0" w:color="auto"/>
        <w:left w:val="none" w:sz="0" w:space="0" w:color="auto"/>
        <w:bottom w:val="none" w:sz="0" w:space="0" w:color="auto"/>
        <w:right w:val="none" w:sz="0" w:space="0" w:color="auto"/>
      </w:divBdr>
    </w:div>
    <w:div w:id="324013166">
      <w:marLeft w:val="480"/>
      <w:marRight w:val="0"/>
      <w:marTop w:val="0"/>
      <w:marBottom w:val="0"/>
      <w:divBdr>
        <w:top w:val="none" w:sz="0" w:space="0" w:color="auto"/>
        <w:left w:val="none" w:sz="0" w:space="0" w:color="auto"/>
        <w:bottom w:val="none" w:sz="0" w:space="0" w:color="auto"/>
        <w:right w:val="none" w:sz="0" w:space="0" w:color="auto"/>
      </w:divBdr>
    </w:div>
    <w:div w:id="324013582">
      <w:marLeft w:val="480"/>
      <w:marRight w:val="0"/>
      <w:marTop w:val="0"/>
      <w:marBottom w:val="0"/>
      <w:divBdr>
        <w:top w:val="none" w:sz="0" w:space="0" w:color="auto"/>
        <w:left w:val="none" w:sz="0" w:space="0" w:color="auto"/>
        <w:bottom w:val="none" w:sz="0" w:space="0" w:color="auto"/>
        <w:right w:val="none" w:sz="0" w:space="0" w:color="auto"/>
      </w:divBdr>
    </w:div>
    <w:div w:id="324361869">
      <w:marLeft w:val="480"/>
      <w:marRight w:val="0"/>
      <w:marTop w:val="0"/>
      <w:marBottom w:val="0"/>
      <w:divBdr>
        <w:top w:val="none" w:sz="0" w:space="0" w:color="auto"/>
        <w:left w:val="none" w:sz="0" w:space="0" w:color="auto"/>
        <w:bottom w:val="none" w:sz="0" w:space="0" w:color="auto"/>
        <w:right w:val="none" w:sz="0" w:space="0" w:color="auto"/>
      </w:divBdr>
    </w:div>
    <w:div w:id="324476588">
      <w:marLeft w:val="480"/>
      <w:marRight w:val="0"/>
      <w:marTop w:val="0"/>
      <w:marBottom w:val="0"/>
      <w:divBdr>
        <w:top w:val="none" w:sz="0" w:space="0" w:color="auto"/>
        <w:left w:val="none" w:sz="0" w:space="0" w:color="auto"/>
        <w:bottom w:val="none" w:sz="0" w:space="0" w:color="auto"/>
        <w:right w:val="none" w:sz="0" w:space="0" w:color="auto"/>
      </w:divBdr>
    </w:div>
    <w:div w:id="324894576">
      <w:marLeft w:val="480"/>
      <w:marRight w:val="0"/>
      <w:marTop w:val="0"/>
      <w:marBottom w:val="0"/>
      <w:divBdr>
        <w:top w:val="none" w:sz="0" w:space="0" w:color="auto"/>
        <w:left w:val="none" w:sz="0" w:space="0" w:color="auto"/>
        <w:bottom w:val="none" w:sz="0" w:space="0" w:color="auto"/>
        <w:right w:val="none" w:sz="0" w:space="0" w:color="auto"/>
      </w:divBdr>
    </w:div>
    <w:div w:id="325596080">
      <w:marLeft w:val="480"/>
      <w:marRight w:val="0"/>
      <w:marTop w:val="0"/>
      <w:marBottom w:val="0"/>
      <w:divBdr>
        <w:top w:val="none" w:sz="0" w:space="0" w:color="auto"/>
        <w:left w:val="none" w:sz="0" w:space="0" w:color="auto"/>
        <w:bottom w:val="none" w:sz="0" w:space="0" w:color="auto"/>
        <w:right w:val="none" w:sz="0" w:space="0" w:color="auto"/>
      </w:divBdr>
    </w:div>
    <w:div w:id="326247047">
      <w:marLeft w:val="480"/>
      <w:marRight w:val="0"/>
      <w:marTop w:val="0"/>
      <w:marBottom w:val="0"/>
      <w:divBdr>
        <w:top w:val="none" w:sz="0" w:space="0" w:color="auto"/>
        <w:left w:val="none" w:sz="0" w:space="0" w:color="auto"/>
        <w:bottom w:val="none" w:sz="0" w:space="0" w:color="auto"/>
        <w:right w:val="none" w:sz="0" w:space="0" w:color="auto"/>
      </w:divBdr>
    </w:div>
    <w:div w:id="326786827">
      <w:marLeft w:val="480"/>
      <w:marRight w:val="0"/>
      <w:marTop w:val="0"/>
      <w:marBottom w:val="0"/>
      <w:divBdr>
        <w:top w:val="none" w:sz="0" w:space="0" w:color="auto"/>
        <w:left w:val="none" w:sz="0" w:space="0" w:color="auto"/>
        <w:bottom w:val="none" w:sz="0" w:space="0" w:color="auto"/>
        <w:right w:val="none" w:sz="0" w:space="0" w:color="auto"/>
      </w:divBdr>
    </w:div>
    <w:div w:id="326834588">
      <w:marLeft w:val="480"/>
      <w:marRight w:val="0"/>
      <w:marTop w:val="0"/>
      <w:marBottom w:val="0"/>
      <w:divBdr>
        <w:top w:val="none" w:sz="0" w:space="0" w:color="auto"/>
        <w:left w:val="none" w:sz="0" w:space="0" w:color="auto"/>
        <w:bottom w:val="none" w:sz="0" w:space="0" w:color="auto"/>
        <w:right w:val="none" w:sz="0" w:space="0" w:color="auto"/>
      </w:divBdr>
    </w:div>
    <w:div w:id="327832132">
      <w:marLeft w:val="480"/>
      <w:marRight w:val="0"/>
      <w:marTop w:val="0"/>
      <w:marBottom w:val="0"/>
      <w:divBdr>
        <w:top w:val="none" w:sz="0" w:space="0" w:color="auto"/>
        <w:left w:val="none" w:sz="0" w:space="0" w:color="auto"/>
        <w:bottom w:val="none" w:sz="0" w:space="0" w:color="auto"/>
        <w:right w:val="none" w:sz="0" w:space="0" w:color="auto"/>
      </w:divBdr>
    </w:div>
    <w:div w:id="328019963">
      <w:marLeft w:val="480"/>
      <w:marRight w:val="0"/>
      <w:marTop w:val="0"/>
      <w:marBottom w:val="0"/>
      <w:divBdr>
        <w:top w:val="none" w:sz="0" w:space="0" w:color="auto"/>
        <w:left w:val="none" w:sz="0" w:space="0" w:color="auto"/>
        <w:bottom w:val="none" w:sz="0" w:space="0" w:color="auto"/>
        <w:right w:val="none" w:sz="0" w:space="0" w:color="auto"/>
      </w:divBdr>
    </w:div>
    <w:div w:id="328293977">
      <w:marLeft w:val="480"/>
      <w:marRight w:val="0"/>
      <w:marTop w:val="0"/>
      <w:marBottom w:val="0"/>
      <w:divBdr>
        <w:top w:val="none" w:sz="0" w:space="0" w:color="auto"/>
        <w:left w:val="none" w:sz="0" w:space="0" w:color="auto"/>
        <w:bottom w:val="none" w:sz="0" w:space="0" w:color="auto"/>
        <w:right w:val="none" w:sz="0" w:space="0" w:color="auto"/>
      </w:divBdr>
    </w:div>
    <w:div w:id="328558145">
      <w:marLeft w:val="480"/>
      <w:marRight w:val="0"/>
      <w:marTop w:val="0"/>
      <w:marBottom w:val="0"/>
      <w:divBdr>
        <w:top w:val="none" w:sz="0" w:space="0" w:color="auto"/>
        <w:left w:val="none" w:sz="0" w:space="0" w:color="auto"/>
        <w:bottom w:val="none" w:sz="0" w:space="0" w:color="auto"/>
        <w:right w:val="none" w:sz="0" w:space="0" w:color="auto"/>
      </w:divBdr>
    </w:div>
    <w:div w:id="329331516">
      <w:marLeft w:val="480"/>
      <w:marRight w:val="0"/>
      <w:marTop w:val="0"/>
      <w:marBottom w:val="0"/>
      <w:divBdr>
        <w:top w:val="none" w:sz="0" w:space="0" w:color="auto"/>
        <w:left w:val="none" w:sz="0" w:space="0" w:color="auto"/>
        <w:bottom w:val="none" w:sz="0" w:space="0" w:color="auto"/>
        <w:right w:val="none" w:sz="0" w:space="0" w:color="auto"/>
      </w:divBdr>
    </w:div>
    <w:div w:id="329479549">
      <w:marLeft w:val="480"/>
      <w:marRight w:val="0"/>
      <w:marTop w:val="0"/>
      <w:marBottom w:val="0"/>
      <w:divBdr>
        <w:top w:val="none" w:sz="0" w:space="0" w:color="auto"/>
        <w:left w:val="none" w:sz="0" w:space="0" w:color="auto"/>
        <w:bottom w:val="none" w:sz="0" w:space="0" w:color="auto"/>
        <w:right w:val="none" w:sz="0" w:space="0" w:color="auto"/>
      </w:divBdr>
    </w:div>
    <w:div w:id="329677168">
      <w:marLeft w:val="480"/>
      <w:marRight w:val="0"/>
      <w:marTop w:val="0"/>
      <w:marBottom w:val="0"/>
      <w:divBdr>
        <w:top w:val="none" w:sz="0" w:space="0" w:color="auto"/>
        <w:left w:val="none" w:sz="0" w:space="0" w:color="auto"/>
        <w:bottom w:val="none" w:sz="0" w:space="0" w:color="auto"/>
        <w:right w:val="none" w:sz="0" w:space="0" w:color="auto"/>
      </w:divBdr>
    </w:div>
    <w:div w:id="330722939">
      <w:marLeft w:val="480"/>
      <w:marRight w:val="0"/>
      <w:marTop w:val="0"/>
      <w:marBottom w:val="0"/>
      <w:divBdr>
        <w:top w:val="none" w:sz="0" w:space="0" w:color="auto"/>
        <w:left w:val="none" w:sz="0" w:space="0" w:color="auto"/>
        <w:bottom w:val="none" w:sz="0" w:space="0" w:color="auto"/>
        <w:right w:val="none" w:sz="0" w:space="0" w:color="auto"/>
      </w:divBdr>
    </w:div>
    <w:div w:id="331419927">
      <w:marLeft w:val="480"/>
      <w:marRight w:val="0"/>
      <w:marTop w:val="0"/>
      <w:marBottom w:val="0"/>
      <w:divBdr>
        <w:top w:val="none" w:sz="0" w:space="0" w:color="auto"/>
        <w:left w:val="none" w:sz="0" w:space="0" w:color="auto"/>
        <w:bottom w:val="none" w:sz="0" w:space="0" w:color="auto"/>
        <w:right w:val="none" w:sz="0" w:space="0" w:color="auto"/>
      </w:divBdr>
    </w:div>
    <w:div w:id="331419929">
      <w:marLeft w:val="480"/>
      <w:marRight w:val="0"/>
      <w:marTop w:val="0"/>
      <w:marBottom w:val="0"/>
      <w:divBdr>
        <w:top w:val="none" w:sz="0" w:space="0" w:color="auto"/>
        <w:left w:val="none" w:sz="0" w:space="0" w:color="auto"/>
        <w:bottom w:val="none" w:sz="0" w:space="0" w:color="auto"/>
        <w:right w:val="none" w:sz="0" w:space="0" w:color="auto"/>
      </w:divBdr>
    </w:div>
    <w:div w:id="331641817">
      <w:marLeft w:val="480"/>
      <w:marRight w:val="0"/>
      <w:marTop w:val="0"/>
      <w:marBottom w:val="0"/>
      <w:divBdr>
        <w:top w:val="none" w:sz="0" w:space="0" w:color="auto"/>
        <w:left w:val="none" w:sz="0" w:space="0" w:color="auto"/>
        <w:bottom w:val="none" w:sz="0" w:space="0" w:color="auto"/>
        <w:right w:val="none" w:sz="0" w:space="0" w:color="auto"/>
      </w:divBdr>
    </w:div>
    <w:div w:id="332074206">
      <w:marLeft w:val="480"/>
      <w:marRight w:val="0"/>
      <w:marTop w:val="0"/>
      <w:marBottom w:val="0"/>
      <w:divBdr>
        <w:top w:val="none" w:sz="0" w:space="0" w:color="auto"/>
        <w:left w:val="none" w:sz="0" w:space="0" w:color="auto"/>
        <w:bottom w:val="none" w:sz="0" w:space="0" w:color="auto"/>
        <w:right w:val="none" w:sz="0" w:space="0" w:color="auto"/>
      </w:divBdr>
    </w:div>
    <w:div w:id="332223902">
      <w:marLeft w:val="480"/>
      <w:marRight w:val="0"/>
      <w:marTop w:val="0"/>
      <w:marBottom w:val="0"/>
      <w:divBdr>
        <w:top w:val="none" w:sz="0" w:space="0" w:color="auto"/>
        <w:left w:val="none" w:sz="0" w:space="0" w:color="auto"/>
        <w:bottom w:val="none" w:sz="0" w:space="0" w:color="auto"/>
        <w:right w:val="none" w:sz="0" w:space="0" w:color="auto"/>
      </w:divBdr>
    </w:div>
    <w:div w:id="332345232">
      <w:marLeft w:val="480"/>
      <w:marRight w:val="0"/>
      <w:marTop w:val="0"/>
      <w:marBottom w:val="0"/>
      <w:divBdr>
        <w:top w:val="none" w:sz="0" w:space="0" w:color="auto"/>
        <w:left w:val="none" w:sz="0" w:space="0" w:color="auto"/>
        <w:bottom w:val="none" w:sz="0" w:space="0" w:color="auto"/>
        <w:right w:val="none" w:sz="0" w:space="0" w:color="auto"/>
      </w:divBdr>
    </w:div>
    <w:div w:id="332414534">
      <w:marLeft w:val="480"/>
      <w:marRight w:val="0"/>
      <w:marTop w:val="0"/>
      <w:marBottom w:val="0"/>
      <w:divBdr>
        <w:top w:val="none" w:sz="0" w:space="0" w:color="auto"/>
        <w:left w:val="none" w:sz="0" w:space="0" w:color="auto"/>
        <w:bottom w:val="none" w:sz="0" w:space="0" w:color="auto"/>
        <w:right w:val="none" w:sz="0" w:space="0" w:color="auto"/>
      </w:divBdr>
    </w:div>
    <w:div w:id="332613843">
      <w:marLeft w:val="480"/>
      <w:marRight w:val="0"/>
      <w:marTop w:val="0"/>
      <w:marBottom w:val="0"/>
      <w:divBdr>
        <w:top w:val="none" w:sz="0" w:space="0" w:color="auto"/>
        <w:left w:val="none" w:sz="0" w:space="0" w:color="auto"/>
        <w:bottom w:val="none" w:sz="0" w:space="0" w:color="auto"/>
        <w:right w:val="none" w:sz="0" w:space="0" w:color="auto"/>
      </w:divBdr>
    </w:div>
    <w:div w:id="332999190">
      <w:marLeft w:val="480"/>
      <w:marRight w:val="0"/>
      <w:marTop w:val="0"/>
      <w:marBottom w:val="0"/>
      <w:divBdr>
        <w:top w:val="none" w:sz="0" w:space="0" w:color="auto"/>
        <w:left w:val="none" w:sz="0" w:space="0" w:color="auto"/>
        <w:bottom w:val="none" w:sz="0" w:space="0" w:color="auto"/>
        <w:right w:val="none" w:sz="0" w:space="0" w:color="auto"/>
      </w:divBdr>
    </w:div>
    <w:div w:id="333265986">
      <w:marLeft w:val="480"/>
      <w:marRight w:val="0"/>
      <w:marTop w:val="0"/>
      <w:marBottom w:val="0"/>
      <w:divBdr>
        <w:top w:val="none" w:sz="0" w:space="0" w:color="auto"/>
        <w:left w:val="none" w:sz="0" w:space="0" w:color="auto"/>
        <w:bottom w:val="none" w:sz="0" w:space="0" w:color="auto"/>
        <w:right w:val="none" w:sz="0" w:space="0" w:color="auto"/>
      </w:divBdr>
    </w:div>
    <w:div w:id="333413383">
      <w:marLeft w:val="480"/>
      <w:marRight w:val="0"/>
      <w:marTop w:val="0"/>
      <w:marBottom w:val="0"/>
      <w:divBdr>
        <w:top w:val="none" w:sz="0" w:space="0" w:color="auto"/>
        <w:left w:val="none" w:sz="0" w:space="0" w:color="auto"/>
        <w:bottom w:val="none" w:sz="0" w:space="0" w:color="auto"/>
        <w:right w:val="none" w:sz="0" w:space="0" w:color="auto"/>
      </w:divBdr>
    </w:div>
    <w:div w:id="333534377">
      <w:marLeft w:val="480"/>
      <w:marRight w:val="0"/>
      <w:marTop w:val="0"/>
      <w:marBottom w:val="0"/>
      <w:divBdr>
        <w:top w:val="none" w:sz="0" w:space="0" w:color="auto"/>
        <w:left w:val="none" w:sz="0" w:space="0" w:color="auto"/>
        <w:bottom w:val="none" w:sz="0" w:space="0" w:color="auto"/>
        <w:right w:val="none" w:sz="0" w:space="0" w:color="auto"/>
      </w:divBdr>
    </w:div>
    <w:div w:id="334306457">
      <w:marLeft w:val="480"/>
      <w:marRight w:val="0"/>
      <w:marTop w:val="0"/>
      <w:marBottom w:val="0"/>
      <w:divBdr>
        <w:top w:val="none" w:sz="0" w:space="0" w:color="auto"/>
        <w:left w:val="none" w:sz="0" w:space="0" w:color="auto"/>
        <w:bottom w:val="none" w:sz="0" w:space="0" w:color="auto"/>
        <w:right w:val="none" w:sz="0" w:space="0" w:color="auto"/>
      </w:divBdr>
    </w:div>
    <w:div w:id="334309013">
      <w:marLeft w:val="480"/>
      <w:marRight w:val="0"/>
      <w:marTop w:val="0"/>
      <w:marBottom w:val="0"/>
      <w:divBdr>
        <w:top w:val="none" w:sz="0" w:space="0" w:color="auto"/>
        <w:left w:val="none" w:sz="0" w:space="0" w:color="auto"/>
        <w:bottom w:val="none" w:sz="0" w:space="0" w:color="auto"/>
        <w:right w:val="none" w:sz="0" w:space="0" w:color="auto"/>
      </w:divBdr>
    </w:div>
    <w:div w:id="334653841">
      <w:marLeft w:val="480"/>
      <w:marRight w:val="0"/>
      <w:marTop w:val="0"/>
      <w:marBottom w:val="0"/>
      <w:divBdr>
        <w:top w:val="none" w:sz="0" w:space="0" w:color="auto"/>
        <w:left w:val="none" w:sz="0" w:space="0" w:color="auto"/>
        <w:bottom w:val="none" w:sz="0" w:space="0" w:color="auto"/>
        <w:right w:val="none" w:sz="0" w:space="0" w:color="auto"/>
      </w:divBdr>
    </w:div>
    <w:div w:id="334697474">
      <w:marLeft w:val="480"/>
      <w:marRight w:val="0"/>
      <w:marTop w:val="0"/>
      <w:marBottom w:val="0"/>
      <w:divBdr>
        <w:top w:val="none" w:sz="0" w:space="0" w:color="auto"/>
        <w:left w:val="none" w:sz="0" w:space="0" w:color="auto"/>
        <w:bottom w:val="none" w:sz="0" w:space="0" w:color="auto"/>
        <w:right w:val="none" w:sz="0" w:space="0" w:color="auto"/>
      </w:divBdr>
    </w:div>
    <w:div w:id="334843330">
      <w:marLeft w:val="480"/>
      <w:marRight w:val="0"/>
      <w:marTop w:val="0"/>
      <w:marBottom w:val="0"/>
      <w:divBdr>
        <w:top w:val="none" w:sz="0" w:space="0" w:color="auto"/>
        <w:left w:val="none" w:sz="0" w:space="0" w:color="auto"/>
        <w:bottom w:val="none" w:sz="0" w:space="0" w:color="auto"/>
        <w:right w:val="none" w:sz="0" w:space="0" w:color="auto"/>
      </w:divBdr>
    </w:div>
    <w:div w:id="334963105">
      <w:marLeft w:val="480"/>
      <w:marRight w:val="0"/>
      <w:marTop w:val="0"/>
      <w:marBottom w:val="0"/>
      <w:divBdr>
        <w:top w:val="none" w:sz="0" w:space="0" w:color="auto"/>
        <w:left w:val="none" w:sz="0" w:space="0" w:color="auto"/>
        <w:bottom w:val="none" w:sz="0" w:space="0" w:color="auto"/>
        <w:right w:val="none" w:sz="0" w:space="0" w:color="auto"/>
      </w:divBdr>
    </w:div>
    <w:div w:id="335960081">
      <w:marLeft w:val="480"/>
      <w:marRight w:val="0"/>
      <w:marTop w:val="0"/>
      <w:marBottom w:val="0"/>
      <w:divBdr>
        <w:top w:val="none" w:sz="0" w:space="0" w:color="auto"/>
        <w:left w:val="none" w:sz="0" w:space="0" w:color="auto"/>
        <w:bottom w:val="none" w:sz="0" w:space="0" w:color="auto"/>
        <w:right w:val="none" w:sz="0" w:space="0" w:color="auto"/>
      </w:divBdr>
    </w:div>
    <w:div w:id="336080519">
      <w:marLeft w:val="480"/>
      <w:marRight w:val="0"/>
      <w:marTop w:val="0"/>
      <w:marBottom w:val="0"/>
      <w:divBdr>
        <w:top w:val="none" w:sz="0" w:space="0" w:color="auto"/>
        <w:left w:val="none" w:sz="0" w:space="0" w:color="auto"/>
        <w:bottom w:val="none" w:sz="0" w:space="0" w:color="auto"/>
        <w:right w:val="none" w:sz="0" w:space="0" w:color="auto"/>
      </w:divBdr>
    </w:div>
    <w:div w:id="336660638">
      <w:marLeft w:val="480"/>
      <w:marRight w:val="0"/>
      <w:marTop w:val="0"/>
      <w:marBottom w:val="0"/>
      <w:divBdr>
        <w:top w:val="none" w:sz="0" w:space="0" w:color="auto"/>
        <w:left w:val="none" w:sz="0" w:space="0" w:color="auto"/>
        <w:bottom w:val="none" w:sz="0" w:space="0" w:color="auto"/>
        <w:right w:val="none" w:sz="0" w:space="0" w:color="auto"/>
      </w:divBdr>
    </w:div>
    <w:div w:id="336882719">
      <w:marLeft w:val="480"/>
      <w:marRight w:val="0"/>
      <w:marTop w:val="0"/>
      <w:marBottom w:val="0"/>
      <w:divBdr>
        <w:top w:val="none" w:sz="0" w:space="0" w:color="auto"/>
        <w:left w:val="none" w:sz="0" w:space="0" w:color="auto"/>
        <w:bottom w:val="none" w:sz="0" w:space="0" w:color="auto"/>
        <w:right w:val="none" w:sz="0" w:space="0" w:color="auto"/>
      </w:divBdr>
    </w:div>
    <w:div w:id="337119138">
      <w:marLeft w:val="480"/>
      <w:marRight w:val="0"/>
      <w:marTop w:val="0"/>
      <w:marBottom w:val="0"/>
      <w:divBdr>
        <w:top w:val="none" w:sz="0" w:space="0" w:color="auto"/>
        <w:left w:val="none" w:sz="0" w:space="0" w:color="auto"/>
        <w:bottom w:val="none" w:sz="0" w:space="0" w:color="auto"/>
        <w:right w:val="none" w:sz="0" w:space="0" w:color="auto"/>
      </w:divBdr>
    </w:div>
    <w:div w:id="337735817">
      <w:marLeft w:val="480"/>
      <w:marRight w:val="0"/>
      <w:marTop w:val="0"/>
      <w:marBottom w:val="0"/>
      <w:divBdr>
        <w:top w:val="none" w:sz="0" w:space="0" w:color="auto"/>
        <w:left w:val="none" w:sz="0" w:space="0" w:color="auto"/>
        <w:bottom w:val="none" w:sz="0" w:space="0" w:color="auto"/>
        <w:right w:val="none" w:sz="0" w:space="0" w:color="auto"/>
      </w:divBdr>
    </w:div>
    <w:div w:id="338698333">
      <w:marLeft w:val="480"/>
      <w:marRight w:val="0"/>
      <w:marTop w:val="0"/>
      <w:marBottom w:val="0"/>
      <w:divBdr>
        <w:top w:val="none" w:sz="0" w:space="0" w:color="auto"/>
        <w:left w:val="none" w:sz="0" w:space="0" w:color="auto"/>
        <w:bottom w:val="none" w:sz="0" w:space="0" w:color="auto"/>
        <w:right w:val="none" w:sz="0" w:space="0" w:color="auto"/>
      </w:divBdr>
    </w:div>
    <w:div w:id="339089837">
      <w:marLeft w:val="480"/>
      <w:marRight w:val="0"/>
      <w:marTop w:val="0"/>
      <w:marBottom w:val="0"/>
      <w:divBdr>
        <w:top w:val="none" w:sz="0" w:space="0" w:color="auto"/>
        <w:left w:val="none" w:sz="0" w:space="0" w:color="auto"/>
        <w:bottom w:val="none" w:sz="0" w:space="0" w:color="auto"/>
        <w:right w:val="none" w:sz="0" w:space="0" w:color="auto"/>
      </w:divBdr>
    </w:div>
    <w:div w:id="339896451">
      <w:marLeft w:val="480"/>
      <w:marRight w:val="0"/>
      <w:marTop w:val="0"/>
      <w:marBottom w:val="0"/>
      <w:divBdr>
        <w:top w:val="none" w:sz="0" w:space="0" w:color="auto"/>
        <w:left w:val="none" w:sz="0" w:space="0" w:color="auto"/>
        <w:bottom w:val="none" w:sz="0" w:space="0" w:color="auto"/>
        <w:right w:val="none" w:sz="0" w:space="0" w:color="auto"/>
      </w:divBdr>
    </w:div>
    <w:div w:id="340202249">
      <w:marLeft w:val="480"/>
      <w:marRight w:val="0"/>
      <w:marTop w:val="0"/>
      <w:marBottom w:val="0"/>
      <w:divBdr>
        <w:top w:val="none" w:sz="0" w:space="0" w:color="auto"/>
        <w:left w:val="none" w:sz="0" w:space="0" w:color="auto"/>
        <w:bottom w:val="none" w:sz="0" w:space="0" w:color="auto"/>
        <w:right w:val="none" w:sz="0" w:space="0" w:color="auto"/>
      </w:divBdr>
    </w:div>
    <w:div w:id="341207336">
      <w:marLeft w:val="480"/>
      <w:marRight w:val="0"/>
      <w:marTop w:val="0"/>
      <w:marBottom w:val="0"/>
      <w:divBdr>
        <w:top w:val="none" w:sz="0" w:space="0" w:color="auto"/>
        <w:left w:val="none" w:sz="0" w:space="0" w:color="auto"/>
        <w:bottom w:val="none" w:sz="0" w:space="0" w:color="auto"/>
        <w:right w:val="none" w:sz="0" w:space="0" w:color="auto"/>
      </w:divBdr>
    </w:div>
    <w:div w:id="342250201">
      <w:marLeft w:val="480"/>
      <w:marRight w:val="0"/>
      <w:marTop w:val="0"/>
      <w:marBottom w:val="0"/>
      <w:divBdr>
        <w:top w:val="none" w:sz="0" w:space="0" w:color="auto"/>
        <w:left w:val="none" w:sz="0" w:space="0" w:color="auto"/>
        <w:bottom w:val="none" w:sz="0" w:space="0" w:color="auto"/>
        <w:right w:val="none" w:sz="0" w:space="0" w:color="auto"/>
      </w:divBdr>
    </w:div>
    <w:div w:id="342515018">
      <w:marLeft w:val="480"/>
      <w:marRight w:val="0"/>
      <w:marTop w:val="0"/>
      <w:marBottom w:val="0"/>
      <w:divBdr>
        <w:top w:val="none" w:sz="0" w:space="0" w:color="auto"/>
        <w:left w:val="none" w:sz="0" w:space="0" w:color="auto"/>
        <w:bottom w:val="none" w:sz="0" w:space="0" w:color="auto"/>
        <w:right w:val="none" w:sz="0" w:space="0" w:color="auto"/>
      </w:divBdr>
    </w:div>
    <w:div w:id="342706269">
      <w:marLeft w:val="480"/>
      <w:marRight w:val="0"/>
      <w:marTop w:val="0"/>
      <w:marBottom w:val="0"/>
      <w:divBdr>
        <w:top w:val="none" w:sz="0" w:space="0" w:color="auto"/>
        <w:left w:val="none" w:sz="0" w:space="0" w:color="auto"/>
        <w:bottom w:val="none" w:sz="0" w:space="0" w:color="auto"/>
        <w:right w:val="none" w:sz="0" w:space="0" w:color="auto"/>
      </w:divBdr>
    </w:div>
    <w:div w:id="342784934">
      <w:marLeft w:val="480"/>
      <w:marRight w:val="0"/>
      <w:marTop w:val="0"/>
      <w:marBottom w:val="0"/>
      <w:divBdr>
        <w:top w:val="none" w:sz="0" w:space="0" w:color="auto"/>
        <w:left w:val="none" w:sz="0" w:space="0" w:color="auto"/>
        <w:bottom w:val="none" w:sz="0" w:space="0" w:color="auto"/>
        <w:right w:val="none" w:sz="0" w:space="0" w:color="auto"/>
      </w:divBdr>
    </w:div>
    <w:div w:id="342901556">
      <w:marLeft w:val="480"/>
      <w:marRight w:val="0"/>
      <w:marTop w:val="0"/>
      <w:marBottom w:val="0"/>
      <w:divBdr>
        <w:top w:val="none" w:sz="0" w:space="0" w:color="auto"/>
        <w:left w:val="none" w:sz="0" w:space="0" w:color="auto"/>
        <w:bottom w:val="none" w:sz="0" w:space="0" w:color="auto"/>
        <w:right w:val="none" w:sz="0" w:space="0" w:color="auto"/>
      </w:divBdr>
    </w:div>
    <w:div w:id="343242615">
      <w:marLeft w:val="480"/>
      <w:marRight w:val="0"/>
      <w:marTop w:val="0"/>
      <w:marBottom w:val="0"/>
      <w:divBdr>
        <w:top w:val="none" w:sz="0" w:space="0" w:color="auto"/>
        <w:left w:val="none" w:sz="0" w:space="0" w:color="auto"/>
        <w:bottom w:val="none" w:sz="0" w:space="0" w:color="auto"/>
        <w:right w:val="none" w:sz="0" w:space="0" w:color="auto"/>
      </w:divBdr>
    </w:div>
    <w:div w:id="343867658">
      <w:marLeft w:val="480"/>
      <w:marRight w:val="0"/>
      <w:marTop w:val="0"/>
      <w:marBottom w:val="0"/>
      <w:divBdr>
        <w:top w:val="none" w:sz="0" w:space="0" w:color="auto"/>
        <w:left w:val="none" w:sz="0" w:space="0" w:color="auto"/>
        <w:bottom w:val="none" w:sz="0" w:space="0" w:color="auto"/>
        <w:right w:val="none" w:sz="0" w:space="0" w:color="auto"/>
      </w:divBdr>
    </w:div>
    <w:div w:id="344408871">
      <w:marLeft w:val="480"/>
      <w:marRight w:val="0"/>
      <w:marTop w:val="0"/>
      <w:marBottom w:val="0"/>
      <w:divBdr>
        <w:top w:val="none" w:sz="0" w:space="0" w:color="auto"/>
        <w:left w:val="none" w:sz="0" w:space="0" w:color="auto"/>
        <w:bottom w:val="none" w:sz="0" w:space="0" w:color="auto"/>
        <w:right w:val="none" w:sz="0" w:space="0" w:color="auto"/>
      </w:divBdr>
    </w:div>
    <w:div w:id="344674488">
      <w:marLeft w:val="480"/>
      <w:marRight w:val="0"/>
      <w:marTop w:val="0"/>
      <w:marBottom w:val="0"/>
      <w:divBdr>
        <w:top w:val="none" w:sz="0" w:space="0" w:color="auto"/>
        <w:left w:val="none" w:sz="0" w:space="0" w:color="auto"/>
        <w:bottom w:val="none" w:sz="0" w:space="0" w:color="auto"/>
        <w:right w:val="none" w:sz="0" w:space="0" w:color="auto"/>
      </w:divBdr>
    </w:div>
    <w:div w:id="345788615">
      <w:marLeft w:val="480"/>
      <w:marRight w:val="0"/>
      <w:marTop w:val="0"/>
      <w:marBottom w:val="0"/>
      <w:divBdr>
        <w:top w:val="none" w:sz="0" w:space="0" w:color="auto"/>
        <w:left w:val="none" w:sz="0" w:space="0" w:color="auto"/>
        <w:bottom w:val="none" w:sz="0" w:space="0" w:color="auto"/>
        <w:right w:val="none" w:sz="0" w:space="0" w:color="auto"/>
      </w:divBdr>
    </w:div>
    <w:div w:id="345913161">
      <w:marLeft w:val="480"/>
      <w:marRight w:val="0"/>
      <w:marTop w:val="0"/>
      <w:marBottom w:val="0"/>
      <w:divBdr>
        <w:top w:val="none" w:sz="0" w:space="0" w:color="auto"/>
        <w:left w:val="none" w:sz="0" w:space="0" w:color="auto"/>
        <w:bottom w:val="none" w:sz="0" w:space="0" w:color="auto"/>
        <w:right w:val="none" w:sz="0" w:space="0" w:color="auto"/>
      </w:divBdr>
    </w:div>
    <w:div w:id="346441897">
      <w:marLeft w:val="480"/>
      <w:marRight w:val="0"/>
      <w:marTop w:val="0"/>
      <w:marBottom w:val="0"/>
      <w:divBdr>
        <w:top w:val="none" w:sz="0" w:space="0" w:color="auto"/>
        <w:left w:val="none" w:sz="0" w:space="0" w:color="auto"/>
        <w:bottom w:val="none" w:sz="0" w:space="0" w:color="auto"/>
        <w:right w:val="none" w:sz="0" w:space="0" w:color="auto"/>
      </w:divBdr>
    </w:div>
    <w:div w:id="346828404">
      <w:marLeft w:val="480"/>
      <w:marRight w:val="0"/>
      <w:marTop w:val="0"/>
      <w:marBottom w:val="0"/>
      <w:divBdr>
        <w:top w:val="none" w:sz="0" w:space="0" w:color="auto"/>
        <w:left w:val="none" w:sz="0" w:space="0" w:color="auto"/>
        <w:bottom w:val="none" w:sz="0" w:space="0" w:color="auto"/>
        <w:right w:val="none" w:sz="0" w:space="0" w:color="auto"/>
      </w:divBdr>
    </w:div>
    <w:div w:id="347415801">
      <w:marLeft w:val="480"/>
      <w:marRight w:val="0"/>
      <w:marTop w:val="0"/>
      <w:marBottom w:val="0"/>
      <w:divBdr>
        <w:top w:val="none" w:sz="0" w:space="0" w:color="auto"/>
        <w:left w:val="none" w:sz="0" w:space="0" w:color="auto"/>
        <w:bottom w:val="none" w:sz="0" w:space="0" w:color="auto"/>
        <w:right w:val="none" w:sz="0" w:space="0" w:color="auto"/>
      </w:divBdr>
    </w:div>
    <w:div w:id="347483827">
      <w:marLeft w:val="480"/>
      <w:marRight w:val="0"/>
      <w:marTop w:val="0"/>
      <w:marBottom w:val="0"/>
      <w:divBdr>
        <w:top w:val="none" w:sz="0" w:space="0" w:color="auto"/>
        <w:left w:val="none" w:sz="0" w:space="0" w:color="auto"/>
        <w:bottom w:val="none" w:sz="0" w:space="0" w:color="auto"/>
        <w:right w:val="none" w:sz="0" w:space="0" w:color="auto"/>
      </w:divBdr>
    </w:div>
    <w:div w:id="347563953">
      <w:marLeft w:val="480"/>
      <w:marRight w:val="0"/>
      <w:marTop w:val="0"/>
      <w:marBottom w:val="0"/>
      <w:divBdr>
        <w:top w:val="none" w:sz="0" w:space="0" w:color="auto"/>
        <w:left w:val="none" w:sz="0" w:space="0" w:color="auto"/>
        <w:bottom w:val="none" w:sz="0" w:space="0" w:color="auto"/>
        <w:right w:val="none" w:sz="0" w:space="0" w:color="auto"/>
      </w:divBdr>
    </w:div>
    <w:div w:id="347567683">
      <w:marLeft w:val="480"/>
      <w:marRight w:val="0"/>
      <w:marTop w:val="0"/>
      <w:marBottom w:val="0"/>
      <w:divBdr>
        <w:top w:val="none" w:sz="0" w:space="0" w:color="auto"/>
        <w:left w:val="none" w:sz="0" w:space="0" w:color="auto"/>
        <w:bottom w:val="none" w:sz="0" w:space="0" w:color="auto"/>
        <w:right w:val="none" w:sz="0" w:space="0" w:color="auto"/>
      </w:divBdr>
    </w:div>
    <w:div w:id="347635365">
      <w:marLeft w:val="480"/>
      <w:marRight w:val="0"/>
      <w:marTop w:val="0"/>
      <w:marBottom w:val="0"/>
      <w:divBdr>
        <w:top w:val="none" w:sz="0" w:space="0" w:color="auto"/>
        <w:left w:val="none" w:sz="0" w:space="0" w:color="auto"/>
        <w:bottom w:val="none" w:sz="0" w:space="0" w:color="auto"/>
        <w:right w:val="none" w:sz="0" w:space="0" w:color="auto"/>
      </w:divBdr>
    </w:div>
    <w:div w:id="347827865">
      <w:marLeft w:val="480"/>
      <w:marRight w:val="0"/>
      <w:marTop w:val="0"/>
      <w:marBottom w:val="0"/>
      <w:divBdr>
        <w:top w:val="none" w:sz="0" w:space="0" w:color="auto"/>
        <w:left w:val="none" w:sz="0" w:space="0" w:color="auto"/>
        <w:bottom w:val="none" w:sz="0" w:space="0" w:color="auto"/>
        <w:right w:val="none" w:sz="0" w:space="0" w:color="auto"/>
      </w:divBdr>
    </w:div>
    <w:div w:id="348141797">
      <w:marLeft w:val="480"/>
      <w:marRight w:val="0"/>
      <w:marTop w:val="0"/>
      <w:marBottom w:val="0"/>
      <w:divBdr>
        <w:top w:val="none" w:sz="0" w:space="0" w:color="auto"/>
        <w:left w:val="none" w:sz="0" w:space="0" w:color="auto"/>
        <w:bottom w:val="none" w:sz="0" w:space="0" w:color="auto"/>
        <w:right w:val="none" w:sz="0" w:space="0" w:color="auto"/>
      </w:divBdr>
    </w:div>
    <w:div w:id="348412410">
      <w:marLeft w:val="480"/>
      <w:marRight w:val="0"/>
      <w:marTop w:val="0"/>
      <w:marBottom w:val="0"/>
      <w:divBdr>
        <w:top w:val="none" w:sz="0" w:space="0" w:color="auto"/>
        <w:left w:val="none" w:sz="0" w:space="0" w:color="auto"/>
        <w:bottom w:val="none" w:sz="0" w:space="0" w:color="auto"/>
        <w:right w:val="none" w:sz="0" w:space="0" w:color="auto"/>
      </w:divBdr>
    </w:div>
    <w:div w:id="348484598">
      <w:marLeft w:val="480"/>
      <w:marRight w:val="0"/>
      <w:marTop w:val="0"/>
      <w:marBottom w:val="0"/>
      <w:divBdr>
        <w:top w:val="none" w:sz="0" w:space="0" w:color="auto"/>
        <w:left w:val="none" w:sz="0" w:space="0" w:color="auto"/>
        <w:bottom w:val="none" w:sz="0" w:space="0" w:color="auto"/>
        <w:right w:val="none" w:sz="0" w:space="0" w:color="auto"/>
      </w:divBdr>
    </w:div>
    <w:div w:id="348528625">
      <w:marLeft w:val="480"/>
      <w:marRight w:val="0"/>
      <w:marTop w:val="0"/>
      <w:marBottom w:val="0"/>
      <w:divBdr>
        <w:top w:val="none" w:sz="0" w:space="0" w:color="auto"/>
        <w:left w:val="none" w:sz="0" w:space="0" w:color="auto"/>
        <w:bottom w:val="none" w:sz="0" w:space="0" w:color="auto"/>
        <w:right w:val="none" w:sz="0" w:space="0" w:color="auto"/>
      </w:divBdr>
    </w:div>
    <w:div w:id="348875394">
      <w:marLeft w:val="480"/>
      <w:marRight w:val="0"/>
      <w:marTop w:val="0"/>
      <w:marBottom w:val="0"/>
      <w:divBdr>
        <w:top w:val="none" w:sz="0" w:space="0" w:color="auto"/>
        <w:left w:val="none" w:sz="0" w:space="0" w:color="auto"/>
        <w:bottom w:val="none" w:sz="0" w:space="0" w:color="auto"/>
        <w:right w:val="none" w:sz="0" w:space="0" w:color="auto"/>
      </w:divBdr>
    </w:div>
    <w:div w:id="350422677">
      <w:marLeft w:val="480"/>
      <w:marRight w:val="0"/>
      <w:marTop w:val="0"/>
      <w:marBottom w:val="0"/>
      <w:divBdr>
        <w:top w:val="none" w:sz="0" w:space="0" w:color="auto"/>
        <w:left w:val="none" w:sz="0" w:space="0" w:color="auto"/>
        <w:bottom w:val="none" w:sz="0" w:space="0" w:color="auto"/>
        <w:right w:val="none" w:sz="0" w:space="0" w:color="auto"/>
      </w:divBdr>
    </w:div>
    <w:div w:id="350837943">
      <w:marLeft w:val="480"/>
      <w:marRight w:val="0"/>
      <w:marTop w:val="0"/>
      <w:marBottom w:val="0"/>
      <w:divBdr>
        <w:top w:val="none" w:sz="0" w:space="0" w:color="auto"/>
        <w:left w:val="none" w:sz="0" w:space="0" w:color="auto"/>
        <w:bottom w:val="none" w:sz="0" w:space="0" w:color="auto"/>
        <w:right w:val="none" w:sz="0" w:space="0" w:color="auto"/>
      </w:divBdr>
    </w:div>
    <w:div w:id="351420359">
      <w:marLeft w:val="480"/>
      <w:marRight w:val="0"/>
      <w:marTop w:val="0"/>
      <w:marBottom w:val="0"/>
      <w:divBdr>
        <w:top w:val="none" w:sz="0" w:space="0" w:color="auto"/>
        <w:left w:val="none" w:sz="0" w:space="0" w:color="auto"/>
        <w:bottom w:val="none" w:sz="0" w:space="0" w:color="auto"/>
        <w:right w:val="none" w:sz="0" w:space="0" w:color="auto"/>
      </w:divBdr>
    </w:div>
    <w:div w:id="351692726">
      <w:marLeft w:val="480"/>
      <w:marRight w:val="0"/>
      <w:marTop w:val="0"/>
      <w:marBottom w:val="0"/>
      <w:divBdr>
        <w:top w:val="none" w:sz="0" w:space="0" w:color="auto"/>
        <w:left w:val="none" w:sz="0" w:space="0" w:color="auto"/>
        <w:bottom w:val="none" w:sz="0" w:space="0" w:color="auto"/>
        <w:right w:val="none" w:sz="0" w:space="0" w:color="auto"/>
      </w:divBdr>
    </w:div>
    <w:div w:id="351758757">
      <w:marLeft w:val="480"/>
      <w:marRight w:val="0"/>
      <w:marTop w:val="0"/>
      <w:marBottom w:val="0"/>
      <w:divBdr>
        <w:top w:val="none" w:sz="0" w:space="0" w:color="auto"/>
        <w:left w:val="none" w:sz="0" w:space="0" w:color="auto"/>
        <w:bottom w:val="none" w:sz="0" w:space="0" w:color="auto"/>
        <w:right w:val="none" w:sz="0" w:space="0" w:color="auto"/>
      </w:divBdr>
    </w:div>
    <w:div w:id="351958803">
      <w:marLeft w:val="480"/>
      <w:marRight w:val="0"/>
      <w:marTop w:val="0"/>
      <w:marBottom w:val="0"/>
      <w:divBdr>
        <w:top w:val="none" w:sz="0" w:space="0" w:color="auto"/>
        <w:left w:val="none" w:sz="0" w:space="0" w:color="auto"/>
        <w:bottom w:val="none" w:sz="0" w:space="0" w:color="auto"/>
        <w:right w:val="none" w:sz="0" w:space="0" w:color="auto"/>
      </w:divBdr>
    </w:div>
    <w:div w:id="351997040">
      <w:marLeft w:val="480"/>
      <w:marRight w:val="0"/>
      <w:marTop w:val="0"/>
      <w:marBottom w:val="0"/>
      <w:divBdr>
        <w:top w:val="none" w:sz="0" w:space="0" w:color="auto"/>
        <w:left w:val="none" w:sz="0" w:space="0" w:color="auto"/>
        <w:bottom w:val="none" w:sz="0" w:space="0" w:color="auto"/>
        <w:right w:val="none" w:sz="0" w:space="0" w:color="auto"/>
      </w:divBdr>
    </w:div>
    <w:div w:id="352195783">
      <w:marLeft w:val="480"/>
      <w:marRight w:val="0"/>
      <w:marTop w:val="0"/>
      <w:marBottom w:val="0"/>
      <w:divBdr>
        <w:top w:val="none" w:sz="0" w:space="0" w:color="auto"/>
        <w:left w:val="none" w:sz="0" w:space="0" w:color="auto"/>
        <w:bottom w:val="none" w:sz="0" w:space="0" w:color="auto"/>
        <w:right w:val="none" w:sz="0" w:space="0" w:color="auto"/>
      </w:divBdr>
    </w:div>
    <w:div w:id="352613364">
      <w:marLeft w:val="480"/>
      <w:marRight w:val="0"/>
      <w:marTop w:val="0"/>
      <w:marBottom w:val="0"/>
      <w:divBdr>
        <w:top w:val="none" w:sz="0" w:space="0" w:color="auto"/>
        <w:left w:val="none" w:sz="0" w:space="0" w:color="auto"/>
        <w:bottom w:val="none" w:sz="0" w:space="0" w:color="auto"/>
        <w:right w:val="none" w:sz="0" w:space="0" w:color="auto"/>
      </w:divBdr>
    </w:div>
    <w:div w:id="352919404">
      <w:marLeft w:val="480"/>
      <w:marRight w:val="0"/>
      <w:marTop w:val="0"/>
      <w:marBottom w:val="0"/>
      <w:divBdr>
        <w:top w:val="none" w:sz="0" w:space="0" w:color="auto"/>
        <w:left w:val="none" w:sz="0" w:space="0" w:color="auto"/>
        <w:bottom w:val="none" w:sz="0" w:space="0" w:color="auto"/>
        <w:right w:val="none" w:sz="0" w:space="0" w:color="auto"/>
      </w:divBdr>
    </w:div>
    <w:div w:id="352924942">
      <w:marLeft w:val="480"/>
      <w:marRight w:val="0"/>
      <w:marTop w:val="0"/>
      <w:marBottom w:val="0"/>
      <w:divBdr>
        <w:top w:val="none" w:sz="0" w:space="0" w:color="auto"/>
        <w:left w:val="none" w:sz="0" w:space="0" w:color="auto"/>
        <w:bottom w:val="none" w:sz="0" w:space="0" w:color="auto"/>
        <w:right w:val="none" w:sz="0" w:space="0" w:color="auto"/>
      </w:divBdr>
    </w:div>
    <w:div w:id="354356232">
      <w:marLeft w:val="480"/>
      <w:marRight w:val="0"/>
      <w:marTop w:val="0"/>
      <w:marBottom w:val="0"/>
      <w:divBdr>
        <w:top w:val="none" w:sz="0" w:space="0" w:color="auto"/>
        <w:left w:val="none" w:sz="0" w:space="0" w:color="auto"/>
        <w:bottom w:val="none" w:sz="0" w:space="0" w:color="auto"/>
        <w:right w:val="none" w:sz="0" w:space="0" w:color="auto"/>
      </w:divBdr>
    </w:div>
    <w:div w:id="354384335">
      <w:marLeft w:val="480"/>
      <w:marRight w:val="0"/>
      <w:marTop w:val="0"/>
      <w:marBottom w:val="0"/>
      <w:divBdr>
        <w:top w:val="none" w:sz="0" w:space="0" w:color="auto"/>
        <w:left w:val="none" w:sz="0" w:space="0" w:color="auto"/>
        <w:bottom w:val="none" w:sz="0" w:space="0" w:color="auto"/>
        <w:right w:val="none" w:sz="0" w:space="0" w:color="auto"/>
      </w:divBdr>
    </w:div>
    <w:div w:id="354621917">
      <w:marLeft w:val="480"/>
      <w:marRight w:val="0"/>
      <w:marTop w:val="0"/>
      <w:marBottom w:val="0"/>
      <w:divBdr>
        <w:top w:val="none" w:sz="0" w:space="0" w:color="auto"/>
        <w:left w:val="none" w:sz="0" w:space="0" w:color="auto"/>
        <w:bottom w:val="none" w:sz="0" w:space="0" w:color="auto"/>
        <w:right w:val="none" w:sz="0" w:space="0" w:color="auto"/>
      </w:divBdr>
    </w:div>
    <w:div w:id="354842367">
      <w:marLeft w:val="480"/>
      <w:marRight w:val="0"/>
      <w:marTop w:val="0"/>
      <w:marBottom w:val="0"/>
      <w:divBdr>
        <w:top w:val="none" w:sz="0" w:space="0" w:color="auto"/>
        <w:left w:val="none" w:sz="0" w:space="0" w:color="auto"/>
        <w:bottom w:val="none" w:sz="0" w:space="0" w:color="auto"/>
        <w:right w:val="none" w:sz="0" w:space="0" w:color="auto"/>
      </w:divBdr>
    </w:div>
    <w:div w:id="354890368">
      <w:marLeft w:val="480"/>
      <w:marRight w:val="0"/>
      <w:marTop w:val="0"/>
      <w:marBottom w:val="0"/>
      <w:divBdr>
        <w:top w:val="none" w:sz="0" w:space="0" w:color="auto"/>
        <w:left w:val="none" w:sz="0" w:space="0" w:color="auto"/>
        <w:bottom w:val="none" w:sz="0" w:space="0" w:color="auto"/>
        <w:right w:val="none" w:sz="0" w:space="0" w:color="auto"/>
      </w:divBdr>
    </w:div>
    <w:div w:id="355010068">
      <w:marLeft w:val="480"/>
      <w:marRight w:val="0"/>
      <w:marTop w:val="0"/>
      <w:marBottom w:val="0"/>
      <w:divBdr>
        <w:top w:val="none" w:sz="0" w:space="0" w:color="auto"/>
        <w:left w:val="none" w:sz="0" w:space="0" w:color="auto"/>
        <w:bottom w:val="none" w:sz="0" w:space="0" w:color="auto"/>
        <w:right w:val="none" w:sz="0" w:space="0" w:color="auto"/>
      </w:divBdr>
    </w:div>
    <w:div w:id="355692363">
      <w:marLeft w:val="480"/>
      <w:marRight w:val="0"/>
      <w:marTop w:val="0"/>
      <w:marBottom w:val="0"/>
      <w:divBdr>
        <w:top w:val="none" w:sz="0" w:space="0" w:color="auto"/>
        <w:left w:val="none" w:sz="0" w:space="0" w:color="auto"/>
        <w:bottom w:val="none" w:sz="0" w:space="0" w:color="auto"/>
        <w:right w:val="none" w:sz="0" w:space="0" w:color="auto"/>
      </w:divBdr>
    </w:div>
    <w:div w:id="355808815">
      <w:marLeft w:val="480"/>
      <w:marRight w:val="0"/>
      <w:marTop w:val="0"/>
      <w:marBottom w:val="0"/>
      <w:divBdr>
        <w:top w:val="none" w:sz="0" w:space="0" w:color="auto"/>
        <w:left w:val="none" w:sz="0" w:space="0" w:color="auto"/>
        <w:bottom w:val="none" w:sz="0" w:space="0" w:color="auto"/>
        <w:right w:val="none" w:sz="0" w:space="0" w:color="auto"/>
      </w:divBdr>
    </w:div>
    <w:div w:id="356078561">
      <w:marLeft w:val="480"/>
      <w:marRight w:val="0"/>
      <w:marTop w:val="0"/>
      <w:marBottom w:val="0"/>
      <w:divBdr>
        <w:top w:val="none" w:sz="0" w:space="0" w:color="auto"/>
        <w:left w:val="none" w:sz="0" w:space="0" w:color="auto"/>
        <w:bottom w:val="none" w:sz="0" w:space="0" w:color="auto"/>
        <w:right w:val="none" w:sz="0" w:space="0" w:color="auto"/>
      </w:divBdr>
    </w:div>
    <w:div w:id="356276953">
      <w:marLeft w:val="480"/>
      <w:marRight w:val="0"/>
      <w:marTop w:val="0"/>
      <w:marBottom w:val="0"/>
      <w:divBdr>
        <w:top w:val="none" w:sz="0" w:space="0" w:color="auto"/>
        <w:left w:val="none" w:sz="0" w:space="0" w:color="auto"/>
        <w:bottom w:val="none" w:sz="0" w:space="0" w:color="auto"/>
        <w:right w:val="none" w:sz="0" w:space="0" w:color="auto"/>
      </w:divBdr>
    </w:div>
    <w:div w:id="356735157">
      <w:marLeft w:val="480"/>
      <w:marRight w:val="0"/>
      <w:marTop w:val="0"/>
      <w:marBottom w:val="0"/>
      <w:divBdr>
        <w:top w:val="none" w:sz="0" w:space="0" w:color="auto"/>
        <w:left w:val="none" w:sz="0" w:space="0" w:color="auto"/>
        <w:bottom w:val="none" w:sz="0" w:space="0" w:color="auto"/>
        <w:right w:val="none" w:sz="0" w:space="0" w:color="auto"/>
      </w:divBdr>
    </w:div>
    <w:div w:id="356809996">
      <w:marLeft w:val="480"/>
      <w:marRight w:val="0"/>
      <w:marTop w:val="0"/>
      <w:marBottom w:val="0"/>
      <w:divBdr>
        <w:top w:val="none" w:sz="0" w:space="0" w:color="auto"/>
        <w:left w:val="none" w:sz="0" w:space="0" w:color="auto"/>
        <w:bottom w:val="none" w:sz="0" w:space="0" w:color="auto"/>
        <w:right w:val="none" w:sz="0" w:space="0" w:color="auto"/>
      </w:divBdr>
    </w:div>
    <w:div w:id="357397027">
      <w:marLeft w:val="480"/>
      <w:marRight w:val="0"/>
      <w:marTop w:val="0"/>
      <w:marBottom w:val="0"/>
      <w:divBdr>
        <w:top w:val="none" w:sz="0" w:space="0" w:color="auto"/>
        <w:left w:val="none" w:sz="0" w:space="0" w:color="auto"/>
        <w:bottom w:val="none" w:sz="0" w:space="0" w:color="auto"/>
        <w:right w:val="none" w:sz="0" w:space="0" w:color="auto"/>
      </w:divBdr>
    </w:div>
    <w:div w:id="357514587">
      <w:marLeft w:val="480"/>
      <w:marRight w:val="0"/>
      <w:marTop w:val="0"/>
      <w:marBottom w:val="0"/>
      <w:divBdr>
        <w:top w:val="none" w:sz="0" w:space="0" w:color="auto"/>
        <w:left w:val="none" w:sz="0" w:space="0" w:color="auto"/>
        <w:bottom w:val="none" w:sz="0" w:space="0" w:color="auto"/>
        <w:right w:val="none" w:sz="0" w:space="0" w:color="auto"/>
      </w:divBdr>
    </w:div>
    <w:div w:id="357699492">
      <w:marLeft w:val="480"/>
      <w:marRight w:val="0"/>
      <w:marTop w:val="0"/>
      <w:marBottom w:val="0"/>
      <w:divBdr>
        <w:top w:val="none" w:sz="0" w:space="0" w:color="auto"/>
        <w:left w:val="none" w:sz="0" w:space="0" w:color="auto"/>
        <w:bottom w:val="none" w:sz="0" w:space="0" w:color="auto"/>
        <w:right w:val="none" w:sz="0" w:space="0" w:color="auto"/>
      </w:divBdr>
    </w:div>
    <w:div w:id="357898287">
      <w:marLeft w:val="480"/>
      <w:marRight w:val="0"/>
      <w:marTop w:val="0"/>
      <w:marBottom w:val="0"/>
      <w:divBdr>
        <w:top w:val="none" w:sz="0" w:space="0" w:color="auto"/>
        <w:left w:val="none" w:sz="0" w:space="0" w:color="auto"/>
        <w:bottom w:val="none" w:sz="0" w:space="0" w:color="auto"/>
        <w:right w:val="none" w:sz="0" w:space="0" w:color="auto"/>
      </w:divBdr>
    </w:div>
    <w:div w:id="357901202">
      <w:marLeft w:val="480"/>
      <w:marRight w:val="0"/>
      <w:marTop w:val="0"/>
      <w:marBottom w:val="0"/>
      <w:divBdr>
        <w:top w:val="none" w:sz="0" w:space="0" w:color="auto"/>
        <w:left w:val="none" w:sz="0" w:space="0" w:color="auto"/>
        <w:bottom w:val="none" w:sz="0" w:space="0" w:color="auto"/>
        <w:right w:val="none" w:sz="0" w:space="0" w:color="auto"/>
      </w:divBdr>
    </w:div>
    <w:div w:id="359165983">
      <w:marLeft w:val="480"/>
      <w:marRight w:val="0"/>
      <w:marTop w:val="0"/>
      <w:marBottom w:val="0"/>
      <w:divBdr>
        <w:top w:val="none" w:sz="0" w:space="0" w:color="auto"/>
        <w:left w:val="none" w:sz="0" w:space="0" w:color="auto"/>
        <w:bottom w:val="none" w:sz="0" w:space="0" w:color="auto"/>
        <w:right w:val="none" w:sz="0" w:space="0" w:color="auto"/>
      </w:divBdr>
    </w:div>
    <w:div w:id="359203549">
      <w:marLeft w:val="480"/>
      <w:marRight w:val="0"/>
      <w:marTop w:val="0"/>
      <w:marBottom w:val="0"/>
      <w:divBdr>
        <w:top w:val="none" w:sz="0" w:space="0" w:color="auto"/>
        <w:left w:val="none" w:sz="0" w:space="0" w:color="auto"/>
        <w:bottom w:val="none" w:sz="0" w:space="0" w:color="auto"/>
        <w:right w:val="none" w:sz="0" w:space="0" w:color="auto"/>
      </w:divBdr>
    </w:div>
    <w:div w:id="359203837">
      <w:marLeft w:val="480"/>
      <w:marRight w:val="0"/>
      <w:marTop w:val="0"/>
      <w:marBottom w:val="0"/>
      <w:divBdr>
        <w:top w:val="none" w:sz="0" w:space="0" w:color="auto"/>
        <w:left w:val="none" w:sz="0" w:space="0" w:color="auto"/>
        <w:bottom w:val="none" w:sz="0" w:space="0" w:color="auto"/>
        <w:right w:val="none" w:sz="0" w:space="0" w:color="auto"/>
      </w:divBdr>
    </w:div>
    <w:div w:id="359666316">
      <w:marLeft w:val="480"/>
      <w:marRight w:val="0"/>
      <w:marTop w:val="0"/>
      <w:marBottom w:val="0"/>
      <w:divBdr>
        <w:top w:val="none" w:sz="0" w:space="0" w:color="auto"/>
        <w:left w:val="none" w:sz="0" w:space="0" w:color="auto"/>
        <w:bottom w:val="none" w:sz="0" w:space="0" w:color="auto"/>
        <w:right w:val="none" w:sz="0" w:space="0" w:color="auto"/>
      </w:divBdr>
    </w:div>
    <w:div w:id="359820318">
      <w:marLeft w:val="480"/>
      <w:marRight w:val="0"/>
      <w:marTop w:val="0"/>
      <w:marBottom w:val="0"/>
      <w:divBdr>
        <w:top w:val="none" w:sz="0" w:space="0" w:color="auto"/>
        <w:left w:val="none" w:sz="0" w:space="0" w:color="auto"/>
        <w:bottom w:val="none" w:sz="0" w:space="0" w:color="auto"/>
        <w:right w:val="none" w:sz="0" w:space="0" w:color="auto"/>
      </w:divBdr>
    </w:div>
    <w:div w:id="359890691">
      <w:marLeft w:val="480"/>
      <w:marRight w:val="0"/>
      <w:marTop w:val="0"/>
      <w:marBottom w:val="0"/>
      <w:divBdr>
        <w:top w:val="none" w:sz="0" w:space="0" w:color="auto"/>
        <w:left w:val="none" w:sz="0" w:space="0" w:color="auto"/>
        <w:bottom w:val="none" w:sz="0" w:space="0" w:color="auto"/>
        <w:right w:val="none" w:sz="0" w:space="0" w:color="auto"/>
      </w:divBdr>
    </w:div>
    <w:div w:id="360519018">
      <w:marLeft w:val="480"/>
      <w:marRight w:val="0"/>
      <w:marTop w:val="0"/>
      <w:marBottom w:val="0"/>
      <w:divBdr>
        <w:top w:val="none" w:sz="0" w:space="0" w:color="auto"/>
        <w:left w:val="none" w:sz="0" w:space="0" w:color="auto"/>
        <w:bottom w:val="none" w:sz="0" w:space="0" w:color="auto"/>
        <w:right w:val="none" w:sz="0" w:space="0" w:color="auto"/>
      </w:divBdr>
    </w:div>
    <w:div w:id="361133154">
      <w:marLeft w:val="480"/>
      <w:marRight w:val="0"/>
      <w:marTop w:val="0"/>
      <w:marBottom w:val="0"/>
      <w:divBdr>
        <w:top w:val="none" w:sz="0" w:space="0" w:color="auto"/>
        <w:left w:val="none" w:sz="0" w:space="0" w:color="auto"/>
        <w:bottom w:val="none" w:sz="0" w:space="0" w:color="auto"/>
        <w:right w:val="none" w:sz="0" w:space="0" w:color="auto"/>
      </w:divBdr>
    </w:div>
    <w:div w:id="361319520">
      <w:marLeft w:val="480"/>
      <w:marRight w:val="0"/>
      <w:marTop w:val="0"/>
      <w:marBottom w:val="0"/>
      <w:divBdr>
        <w:top w:val="none" w:sz="0" w:space="0" w:color="auto"/>
        <w:left w:val="none" w:sz="0" w:space="0" w:color="auto"/>
        <w:bottom w:val="none" w:sz="0" w:space="0" w:color="auto"/>
        <w:right w:val="none" w:sz="0" w:space="0" w:color="auto"/>
      </w:divBdr>
    </w:div>
    <w:div w:id="361368562">
      <w:marLeft w:val="480"/>
      <w:marRight w:val="0"/>
      <w:marTop w:val="0"/>
      <w:marBottom w:val="0"/>
      <w:divBdr>
        <w:top w:val="none" w:sz="0" w:space="0" w:color="auto"/>
        <w:left w:val="none" w:sz="0" w:space="0" w:color="auto"/>
        <w:bottom w:val="none" w:sz="0" w:space="0" w:color="auto"/>
        <w:right w:val="none" w:sz="0" w:space="0" w:color="auto"/>
      </w:divBdr>
    </w:div>
    <w:div w:id="362169474">
      <w:marLeft w:val="480"/>
      <w:marRight w:val="0"/>
      <w:marTop w:val="0"/>
      <w:marBottom w:val="0"/>
      <w:divBdr>
        <w:top w:val="none" w:sz="0" w:space="0" w:color="auto"/>
        <w:left w:val="none" w:sz="0" w:space="0" w:color="auto"/>
        <w:bottom w:val="none" w:sz="0" w:space="0" w:color="auto"/>
        <w:right w:val="none" w:sz="0" w:space="0" w:color="auto"/>
      </w:divBdr>
    </w:div>
    <w:div w:id="362219035">
      <w:marLeft w:val="480"/>
      <w:marRight w:val="0"/>
      <w:marTop w:val="0"/>
      <w:marBottom w:val="0"/>
      <w:divBdr>
        <w:top w:val="none" w:sz="0" w:space="0" w:color="auto"/>
        <w:left w:val="none" w:sz="0" w:space="0" w:color="auto"/>
        <w:bottom w:val="none" w:sz="0" w:space="0" w:color="auto"/>
        <w:right w:val="none" w:sz="0" w:space="0" w:color="auto"/>
      </w:divBdr>
    </w:div>
    <w:div w:id="363290535">
      <w:marLeft w:val="480"/>
      <w:marRight w:val="0"/>
      <w:marTop w:val="0"/>
      <w:marBottom w:val="0"/>
      <w:divBdr>
        <w:top w:val="none" w:sz="0" w:space="0" w:color="auto"/>
        <w:left w:val="none" w:sz="0" w:space="0" w:color="auto"/>
        <w:bottom w:val="none" w:sz="0" w:space="0" w:color="auto"/>
        <w:right w:val="none" w:sz="0" w:space="0" w:color="auto"/>
      </w:divBdr>
    </w:div>
    <w:div w:id="363480414">
      <w:marLeft w:val="480"/>
      <w:marRight w:val="0"/>
      <w:marTop w:val="0"/>
      <w:marBottom w:val="0"/>
      <w:divBdr>
        <w:top w:val="none" w:sz="0" w:space="0" w:color="auto"/>
        <w:left w:val="none" w:sz="0" w:space="0" w:color="auto"/>
        <w:bottom w:val="none" w:sz="0" w:space="0" w:color="auto"/>
        <w:right w:val="none" w:sz="0" w:space="0" w:color="auto"/>
      </w:divBdr>
    </w:div>
    <w:div w:id="364252045">
      <w:marLeft w:val="480"/>
      <w:marRight w:val="0"/>
      <w:marTop w:val="0"/>
      <w:marBottom w:val="0"/>
      <w:divBdr>
        <w:top w:val="none" w:sz="0" w:space="0" w:color="auto"/>
        <w:left w:val="none" w:sz="0" w:space="0" w:color="auto"/>
        <w:bottom w:val="none" w:sz="0" w:space="0" w:color="auto"/>
        <w:right w:val="none" w:sz="0" w:space="0" w:color="auto"/>
      </w:divBdr>
    </w:div>
    <w:div w:id="364986051">
      <w:marLeft w:val="480"/>
      <w:marRight w:val="0"/>
      <w:marTop w:val="0"/>
      <w:marBottom w:val="0"/>
      <w:divBdr>
        <w:top w:val="none" w:sz="0" w:space="0" w:color="auto"/>
        <w:left w:val="none" w:sz="0" w:space="0" w:color="auto"/>
        <w:bottom w:val="none" w:sz="0" w:space="0" w:color="auto"/>
        <w:right w:val="none" w:sz="0" w:space="0" w:color="auto"/>
      </w:divBdr>
    </w:div>
    <w:div w:id="364987101">
      <w:marLeft w:val="480"/>
      <w:marRight w:val="0"/>
      <w:marTop w:val="0"/>
      <w:marBottom w:val="0"/>
      <w:divBdr>
        <w:top w:val="none" w:sz="0" w:space="0" w:color="auto"/>
        <w:left w:val="none" w:sz="0" w:space="0" w:color="auto"/>
        <w:bottom w:val="none" w:sz="0" w:space="0" w:color="auto"/>
        <w:right w:val="none" w:sz="0" w:space="0" w:color="auto"/>
      </w:divBdr>
    </w:div>
    <w:div w:id="365838723">
      <w:marLeft w:val="480"/>
      <w:marRight w:val="0"/>
      <w:marTop w:val="0"/>
      <w:marBottom w:val="0"/>
      <w:divBdr>
        <w:top w:val="none" w:sz="0" w:space="0" w:color="auto"/>
        <w:left w:val="none" w:sz="0" w:space="0" w:color="auto"/>
        <w:bottom w:val="none" w:sz="0" w:space="0" w:color="auto"/>
        <w:right w:val="none" w:sz="0" w:space="0" w:color="auto"/>
      </w:divBdr>
    </w:div>
    <w:div w:id="366024408">
      <w:marLeft w:val="480"/>
      <w:marRight w:val="0"/>
      <w:marTop w:val="0"/>
      <w:marBottom w:val="0"/>
      <w:divBdr>
        <w:top w:val="none" w:sz="0" w:space="0" w:color="auto"/>
        <w:left w:val="none" w:sz="0" w:space="0" w:color="auto"/>
        <w:bottom w:val="none" w:sz="0" w:space="0" w:color="auto"/>
        <w:right w:val="none" w:sz="0" w:space="0" w:color="auto"/>
      </w:divBdr>
    </w:div>
    <w:div w:id="366221865">
      <w:marLeft w:val="480"/>
      <w:marRight w:val="0"/>
      <w:marTop w:val="0"/>
      <w:marBottom w:val="0"/>
      <w:divBdr>
        <w:top w:val="none" w:sz="0" w:space="0" w:color="auto"/>
        <w:left w:val="none" w:sz="0" w:space="0" w:color="auto"/>
        <w:bottom w:val="none" w:sz="0" w:space="0" w:color="auto"/>
        <w:right w:val="none" w:sz="0" w:space="0" w:color="auto"/>
      </w:divBdr>
    </w:div>
    <w:div w:id="366836771">
      <w:marLeft w:val="480"/>
      <w:marRight w:val="0"/>
      <w:marTop w:val="0"/>
      <w:marBottom w:val="0"/>
      <w:divBdr>
        <w:top w:val="none" w:sz="0" w:space="0" w:color="auto"/>
        <w:left w:val="none" w:sz="0" w:space="0" w:color="auto"/>
        <w:bottom w:val="none" w:sz="0" w:space="0" w:color="auto"/>
        <w:right w:val="none" w:sz="0" w:space="0" w:color="auto"/>
      </w:divBdr>
    </w:div>
    <w:div w:id="366948649">
      <w:marLeft w:val="480"/>
      <w:marRight w:val="0"/>
      <w:marTop w:val="0"/>
      <w:marBottom w:val="0"/>
      <w:divBdr>
        <w:top w:val="none" w:sz="0" w:space="0" w:color="auto"/>
        <w:left w:val="none" w:sz="0" w:space="0" w:color="auto"/>
        <w:bottom w:val="none" w:sz="0" w:space="0" w:color="auto"/>
        <w:right w:val="none" w:sz="0" w:space="0" w:color="auto"/>
      </w:divBdr>
    </w:div>
    <w:div w:id="366952900">
      <w:marLeft w:val="480"/>
      <w:marRight w:val="0"/>
      <w:marTop w:val="0"/>
      <w:marBottom w:val="0"/>
      <w:divBdr>
        <w:top w:val="none" w:sz="0" w:space="0" w:color="auto"/>
        <w:left w:val="none" w:sz="0" w:space="0" w:color="auto"/>
        <w:bottom w:val="none" w:sz="0" w:space="0" w:color="auto"/>
        <w:right w:val="none" w:sz="0" w:space="0" w:color="auto"/>
      </w:divBdr>
    </w:div>
    <w:div w:id="367295749">
      <w:marLeft w:val="480"/>
      <w:marRight w:val="0"/>
      <w:marTop w:val="0"/>
      <w:marBottom w:val="0"/>
      <w:divBdr>
        <w:top w:val="none" w:sz="0" w:space="0" w:color="auto"/>
        <w:left w:val="none" w:sz="0" w:space="0" w:color="auto"/>
        <w:bottom w:val="none" w:sz="0" w:space="0" w:color="auto"/>
        <w:right w:val="none" w:sz="0" w:space="0" w:color="auto"/>
      </w:divBdr>
    </w:div>
    <w:div w:id="367605180">
      <w:marLeft w:val="480"/>
      <w:marRight w:val="0"/>
      <w:marTop w:val="0"/>
      <w:marBottom w:val="0"/>
      <w:divBdr>
        <w:top w:val="none" w:sz="0" w:space="0" w:color="auto"/>
        <w:left w:val="none" w:sz="0" w:space="0" w:color="auto"/>
        <w:bottom w:val="none" w:sz="0" w:space="0" w:color="auto"/>
        <w:right w:val="none" w:sz="0" w:space="0" w:color="auto"/>
      </w:divBdr>
    </w:div>
    <w:div w:id="368382720">
      <w:marLeft w:val="480"/>
      <w:marRight w:val="0"/>
      <w:marTop w:val="0"/>
      <w:marBottom w:val="0"/>
      <w:divBdr>
        <w:top w:val="none" w:sz="0" w:space="0" w:color="auto"/>
        <w:left w:val="none" w:sz="0" w:space="0" w:color="auto"/>
        <w:bottom w:val="none" w:sz="0" w:space="0" w:color="auto"/>
        <w:right w:val="none" w:sz="0" w:space="0" w:color="auto"/>
      </w:divBdr>
    </w:div>
    <w:div w:id="369110071">
      <w:marLeft w:val="480"/>
      <w:marRight w:val="0"/>
      <w:marTop w:val="0"/>
      <w:marBottom w:val="0"/>
      <w:divBdr>
        <w:top w:val="none" w:sz="0" w:space="0" w:color="auto"/>
        <w:left w:val="none" w:sz="0" w:space="0" w:color="auto"/>
        <w:bottom w:val="none" w:sz="0" w:space="0" w:color="auto"/>
        <w:right w:val="none" w:sz="0" w:space="0" w:color="auto"/>
      </w:divBdr>
    </w:div>
    <w:div w:id="369115267">
      <w:marLeft w:val="480"/>
      <w:marRight w:val="0"/>
      <w:marTop w:val="0"/>
      <w:marBottom w:val="0"/>
      <w:divBdr>
        <w:top w:val="none" w:sz="0" w:space="0" w:color="auto"/>
        <w:left w:val="none" w:sz="0" w:space="0" w:color="auto"/>
        <w:bottom w:val="none" w:sz="0" w:space="0" w:color="auto"/>
        <w:right w:val="none" w:sz="0" w:space="0" w:color="auto"/>
      </w:divBdr>
    </w:div>
    <w:div w:id="369647889">
      <w:marLeft w:val="480"/>
      <w:marRight w:val="0"/>
      <w:marTop w:val="0"/>
      <w:marBottom w:val="0"/>
      <w:divBdr>
        <w:top w:val="none" w:sz="0" w:space="0" w:color="auto"/>
        <w:left w:val="none" w:sz="0" w:space="0" w:color="auto"/>
        <w:bottom w:val="none" w:sz="0" w:space="0" w:color="auto"/>
        <w:right w:val="none" w:sz="0" w:space="0" w:color="auto"/>
      </w:divBdr>
    </w:div>
    <w:div w:id="369693759">
      <w:marLeft w:val="480"/>
      <w:marRight w:val="0"/>
      <w:marTop w:val="0"/>
      <w:marBottom w:val="0"/>
      <w:divBdr>
        <w:top w:val="none" w:sz="0" w:space="0" w:color="auto"/>
        <w:left w:val="none" w:sz="0" w:space="0" w:color="auto"/>
        <w:bottom w:val="none" w:sz="0" w:space="0" w:color="auto"/>
        <w:right w:val="none" w:sz="0" w:space="0" w:color="auto"/>
      </w:divBdr>
    </w:div>
    <w:div w:id="369765654">
      <w:marLeft w:val="480"/>
      <w:marRight w:val="0"/>
      <w:marTop w:val="0"/>
      <w:marBottom w:val="0"/>
      <w:divBdr>
        <w:top w:val="none" w:sz="0" w:space="0" w:color="auto"/>
        <w:left w:val="none" w:sz="0" w:space="0" w:color="auto"/>
        <w:bottom w:val="none" w:sz="0" w:space="0" w:color="auto"/>
        <w:right w:val="none" w:sz="0" w:space="0" w:color="auto"/>
      </w:divBdr>
    </w:div>
    <w:div w:id="369845140">
      <w:marLeft w:val="480"/>
      <w:marRight w:val="0"/>
      <w:marTop w:val="0"/>
      <w:marBottom w:val="0"/>
      <w:divBdr>
        <w:top w:val="none" w:sz="0" w:space="0" w:color="auto"/>
        <w:left w:val="none" w:sz="0" w:space="0" w:color="auto"/>
        <w:bottom w:val="none" w:sz="0" w:space="0" w:color="auto"/>
        <w:right w:val="none" w:sz="0" w:space="0" w:color="auto"/>
      </w:divBdr>
    </w:div>
    <w:div w:id="370114253">
      <w:marLeft w:val="480"/>
      <w:marRight w:val="0"/>
      <w:marTop w:val="0"/>
      <w:marBottom w:val="0"/>
      <w:divBdr>
        <w:top w:val="none" w:sz="0" w:space="0" w:color="auto"/>
        <w:left w:val="none" w:sz="0" w:space="0" w:color="auto"/>
        <w:bottom w:val="none" w:sz="0" w:space="0" w:color="auto"/>
        <w:right w:val="none" w:sz="0" w:space="0" w:color="auto"/>
      </w:divBdr>
    </w:div>
    <w:div w:id="370226546">
      <w:marLeft w:val="480"/>
      <w:marRight w:val="0"/>
      <w:marTop w:val="0"/>
      <w:marBottom w:val="0"/>
      <w:divBdr>
        <w:top w:val="none" w:sz="0" w:space="0" w:color="auto"/>
        <w:left w:val="none" w:sz="0" w:space="0" w:color="auto"/>
        <w:bottom w:val="none" w:sz="0" w:space="0" w:color="auto"/>
        <w:right w:val="none" w:sz="0" w:space="0" w:color="auto"/>
      </w:divBdr>
    </w:div>
    <w:div w:id="370499316">
      <w:marLeft w:val="480"/>
      <w:marRight w:val="0"/>
      <w:marTop w:val="0"/>
      <w:marBottom w:val="0"/>
      <w:divBdr>
        <w:top w:val="none" w:sz="0" w:space="0" w:color="auto"/>
        <w:left w:val="none" w:sz="0" w:space="0" w:color="auto"/>
        <w:bottom w:val="none" w:sz="0" w:space="0" w:color="auto"/>
        <w:right w:val="none" w:sz="0" w:space="0" w:color="auto"/>
      </w:divBdr>
    </w:div>
    <w:div w:id="370763377">
      <w:marLeft w:val="480"/>
      <w:marRight w:val="0"/>
      <w:marTop w:val="0"/>
      <w:marBottom w:val="0"/>
      <w:divBdr>
        <w:top w:val="none" w:sz="0" w:space="0" w:color="auto"/>
        <w:left w:val="none" w:sz="0" w:space="0" w:color="auto"/>
        <w:bottom w:val="none" w:sz="0" w:space="0" w:color="auto"/>
        <w:right w:val="none" w:sz="0" w:space="0" w:color="auto"/>
      </w:divBdr>
    </w:div>
    <w:div w:id="370886602">
      <w:marLeft w:val="480"/>
      <w:marRight w:val="0"/>
      <w:marTop w:val="0"/>
      <w:marBottom w:val="0"/>
      <w:divBdr>
        <w:top w:val="none" w:sz="0" w:space="0" w:color="auto"/>
        <w:left w:val="none" w:sz="0" w:space="0" w:color="auto"/>
        <w:bottom w:val="none" w:sz="0" w:space="0" w:color="auto"/>
        <w:right w:val="none" w:sz="0" w:space="0" w:color="auto"/>
      </w:divBdr>
    </w:div>
    <w:div w:id="370962900">
      <w:marLeft w:val="480"/>
      <w:marRight w:val="0"/>
      <w:marTop w:val="0"/>
      <w:marBottom w:val="0"/>
      <w:divBdr>
        <w:top w:val="none" w:sz="0" w:space="0" w:color="auto"/>
        <w:left w:val="none" w:sz="0" w:space="0" w:color="auto"/>
        <w:bottom w:val="none" w:sz="0" w:space="0" w:color="auto"/>
        <w:right w:val="none" w:sz="0" w:space="0" w:color="auto"/>
      </w:divBdr>
    </w:div>
    <w:div w:id="372118544">
      <w:marLeft w:val="480"/>
      <w:marRight w:val="0"/>
      <w:marTop w:val="0"/>
      <w:marBottom w:val="0"/>
      <w:divBdr>
        <w:top w:val="none" w:sz="0" w:space="0" w:color="auto"/>
        <w:left w:val="none" w:sz="0" w:space="0" w:color="auto"/>
        <w:bottom w:val="none" w:sz="0" w:space="0" w:color="auto"/>
        <w:right w:val="none" w:sz="0" w:space="0" w:color="auto"/>
      </w:divBdr>
    </w:div>
    <w:div w:id="372313563">
      <w:marLeft w:val="480"/>
      <w:marRight w:val="0"/>
      <w:marTop w:val="0"/>
      <w:marBottom w:val="0"/>
      <w:divBdr>
        <w:top w:val="none" w:sz="0" w:space="0" w:color="auto"/>
        <w:left w:val="none" w:sz="0" w:space="0" w:color="auto"/>
        <w:bottom w:val="none" w:sz="0" w:space="0" w:color="auto"/>
        <w:right w:val="none" w:sz="0" w:space="0" w:color="auto"/>
      </w:divBdr>
    </w:div>
    <w:div w:id="373234162">
      <w:marLeft w:val="480"/>
      <w:marRight w:val="0"/>
      <w:marTop w:val="0"/>
      <w:marBottom w:val="0"/>
      <w:divBdr>
        <w:top w:val="none" w:sz="0" w:space="0" w:color="auto"/>
        <w:left w:val="none" w:sz="0" w:space="0" w:color="auto"/>
        <w:bottom w:val="none" w:sz="0" w:space="0" w:color="auto"/>
        <w:right w:val="none" w:sz="0" w:space="0" w:color="auto"/>
      </w:divBdr>
    </w:div>
    <w:div w:id="373311727">
      <w:marLeft w:val="480"/>
      <w:marRight w:val="0"/>
      <w:marTop w:val="0"/>
      <w:marBottom w:val="0"/>
      <w:divBdr>
        <w:top w:val="none" w:sz="0" w:space="0" w:color="auto"/>
        <w:left w:val="none" w:sz="0" w:space="0" w:color="auto"/>
        <w:bottom w:val="none" w:sz="0" w:space="0" w:color="auto"/>
        <w:right w:val="none" w:sz="0" w:space="0" w:color="auto"/>
      </w:divBdr>
    </w:div>
    <w:div w:id="373819660">
      <w:marLeft w:val="480"/>
      <w:marRight w:val="0"/>
      <w:marTop w:val="0"/>
      <w:marBottom w:val="0"/>
      <w:divBdr>
        <w:top w:val="none" w:sz="0" w:space="0" w:color="auto"/>
        <w:left w:val="none" w:sz="0" w:space="0" w:color="auto"/>
        <w:bottom w:val="none" w:sz="0" w:space="0" w:color="auto"/>
        <w:right w:val="none" w:sz="0" w:space="0" w:color="auto"/>
      </w:divBdr>
    </w:div>
    <w:div w:id="374085171">
      <w:marLeft w:val="480"/>
      <w:marRight w:val="0"/>
      <w:marTop w:val="0"/>
      <w:marBottom w:val="0"/>
      <w:divBdr>
        <w:top w:val="none" w:sz="0" w:space="0" w:color="auto"/>
        <w:left w:val="none" w:sz="0" w:space="0" w:color="auto"/>
        <w:bottom w:val="none" w:sz="0" w:space="0" w:color="auto"/>
        <w:right w:val="none" w:sz="0" w:space="0" w:color="auto"/>
      </w:divBdr>
    </w:div>
    <w:div w:id="374357431">
      <w:marLeft w:val="480"/>
      <w:marRight w:val="0"/>
      <w:marTop w:val="0"/>
      <w:marBottom w:val="0"/>
      <w:divBdr>
        <w:top w:val="none" w:sz="0" w:space="0" w:color="auto"/>
        <w:left w:val="none" w:sz="0" w:space="0" w:color="auto"/>
        <w:bottom w:val="none" w:sz="0" w:space="0" w:color="auto"/>
        <w:right w:val="none" w:sz="0" w:space="0" w:color="auto"/>
      </w:divBdr>
    </w:div>
    <w:div w:id="374433363">
      <w:marLeft w:val="480"/>
      <w:marRight w:val="0"/>
      <w:marTop w:val="0"/>
      <w:marBottom w:val="0"/>
      <w:divBdr>
        <w:top w:val="none" w:sz="0" w:space="0" w:color="auto"/>
        <w:left w:val="none" w:sz="0" w:space="0" w:color="auto"/>
        <w:bottom w:val="none" w:sz="0" w:space="0" w:color="auto"/>
        <w:right w:val="none" w:sz="0" w:space="0" w:color="auto"/>
      </w:divBdr>
    </w:div>
    <w:div w:id="374548580">
      <w:marLeft w:val="480"/>
      <w:marRight w:val="0"/>
      <w:marTop w:val="0"/>
      <w:marBottom w:val="0"/>
      <w:divBdr>
        <w:top w:val="none" w:sz="0" w:space="0" w:color="auto"/>
        <w:left w:val="none" w:sz="0" w:space="0" w:color="auto"/>
        <w:bottom w:val="none" w:sz="0" w:space="0" w:color="auto"/>
        <w:right w:val="none" w:sz="0" w:space="0" w:color="auto"/>
      </w:divBdr>
    </w:div>
    <w:div w:id="374893096">
      <w:marLeft w:val="480"/>
      <w:marRight w:val="0"/>
      <w:marTop w:val="0"/>
      <w:marBottom w:val="0"/>
      <w:divBdr>
        <w:top w:val="none" w:sz="0" w:space="0" w:color="auto"/>
        <w:left w:val="none" w:sz="0" w:space="0" w:color="auto"/>
        <w:bottom w:val="none" w:sz="0" w:space="0" w:color="auto"/>
        <w:right w:val="none" w:sz="0" w:space="0" w:color="auto"/>
      </w:divBdr>
    </w:div>
    <w:div w:id="375282268">
      <w:marLeft w:val="480"/>
      <w:marRight w:val="0"/>
      <w:marTop w:val="0"/>
      <w:marBottom w:val="0"/>
      <w:divBdr>
        <w:top w:val="none" w:sz="0" w:space="0" w:color="auto"/>
        <w:left w:val="none" w:sz="0" w:space="0" w:color="auto"/>
        <w:bottom w:val="none" w:sz="0" w:space="0" w:color="auto"/>
        <w:right w:val="none" w:sz="0" w:space="0" w:color="auto"/>
      </w:divBdr>
    </w:div>
    <w:div w:id="375356145">
      <w:marLeft w:val="480"/>
      <w:marRight w:val="0"/>
      <w:marTop w:val="0"/>
      <w:marBottom w:val="0"/>
      <w:divBdr>
        <w:top w:val="none" w:sz="0" w:space="0" w:color="auto"/>
        <w:left w:val="none" w:sz="0" w:space="0" w:color="auto"/>
        <w:bottom w:val="none" w:sz="0" w:space="0" w:color="auto"/>
        <w:right w:val="none" w:sz="0" w:space="0" w:color="auto"/>
      </w:divBdr>
    </w:div>
    <w:div w:id="375469754">
      <w:marLeft w:val="480"/>
      <w:marRight w:val="0"/>
      <w:marTop w:val="0"/>
      <w:marBottom w:val="0"/>
      <w:divBdr>
        <w:top w:val="none" w:sz="0" w:space="0" w:color="auto"/>
        <w:left w:val="none" w:sz="0" w:space="0" w:color="auto"/>
        <w:bottom w:val="none" w:sz="0" w:space="0" w:color="auto"/>
        <w:right w:val="none" w:sz="0" w:space="0" w:color="auto"/>
      </w:divBdr>
    </w:div>
    <w:div w:id="375590460">
      <w:marLeft w:val="480"/>
      <w:marRight w:val="0"/>
      <w:marTop w:val="0"/>
      <w:marBottom w:val="0"/>
      <w:divBdr>
        <w:top w:val="none" w:sz="0" w:space="0" w:color="auto"/>
        <w:left w:val="none" w:sz="0" w:space="0" w:color="auto"/>
        <w:bottom w:val="none" w:sz="0" w:space="0" w:color="auto"/>
        <w:right w:val="none" w:sz="0" w:space="0" w:color="auto"/>
      </w:divBdr>
    </w:div>
    <w:div w:id="375666653">
      <w:marLeft w:val="480"/>
      <w:marRight w:val="0"/>
      <w:marTop w:val="0"/>
      <w:marBottom w:val="0"/>
      <w:divBdr>
        <w:top w:val="none" w:sz="0" w:space="0" w:color="auto"/>
        <w:left w:val="none" w:sz="0" w:space="0" w:color="auto"/>
        <w:bottom w:val="none" w:sz="0" w:space="0" w:color="auto"/>
        <w:right w:val="none" w:sz="0" w:space="0" w:color="auto"/>
      </w:divBdr>
    </w:div>
    <w:div w:id="376049495">
      <w:marLeft w:val="480"/>
      <w:marRight w:val="0"/>
      <w:marTop w:val="0"/>
      <w:marBottom w:val="0"/>
      <w:divBdr>
        <w:top w:val="none" w:sz="0" w:space="0" w:color="auto"/>
        <w:left w:val="none" w:sz="0" w:space="0" w:color="auto"/>
        <w:bottom w:val="none" w:sz="0" w:space="0" w:color="auto"/>
        <w:right w:val="none" w:sz="0" w:space="0" w:color="auto"/>
      </w:divBdr>
    </w:div>
    <w:div w:id="376439671">
      <w:marLeft w:val="480"/>
      <w:marRight w:val="0"/>
      <w:marTop w:val="0"/>
      <w:marBottom w:val="0"/>
      <w:divBdr>
        <w:top w:val="none" w:sz="0" w:space="0" w:color="auto"/>
        <w:left w:val="none" w:sz="0" w:space="0" w:color="auto"/>
        <w:bottom w:val="none" w:sz="0" w:space="0" w:color="auto"/>
        <w:right w:val="none" w:sz="0" w:space="0" w:color="auto"/>
      </w:divBdr>
    </w:div>
    <w:div w:id="376441537">
      <w:marLeft w:val="480"/>
      <w:marRight w:val="0"/>
      <w:marTop w:val="0"/>
      <w:marBottom w:val="0"/>
      <w:divBdr>
        <w:top w:val="none" w:sz="0" w:space="0" w:color="auto"/>
        <w:left w:val="none" w:sz="0" w:space="0" w:color="auto"/>
        <w:bottom w:val="none" w:sz="0" w:space="0" w:color="auto"/>
        <w:right w:val="none" w:sz="0" w:space="0" w:color="auto"/>
      </w:divBdr>
    </w:div>
    <w:div w:id="376515148">
      <w:marLeft w:val="480"/>
      <w:marRight w:val="0"/>
      <w:marTop w:val="0"/>
      <w:marBottom w:val="0"/>
      <w:divBdr>
        <w:top w:val="none" w:sz="0" w:space="0" w:color="auto"/>
        <w:left w:val="none" w:sz="0" w:space="0" w:color="auto"/>
        <w:bottom w:val="none" w:sz="0" w:space="0" w:color="auto"/>
        <w:right w:val="none" w:sz="0" w:space="0" w:color="auto"/>
      </w:divBdr>
    </w:div>
    <w:div w:id="376588772">
      <w:marLeft w:val="480"/>
      <w:marRight w:val="0"/>
      <w:marTop w:val="0"/>
      <w:marBottom w:val="0"/>
      <w:divBdr>
        <w:top w:val="none" w:sz="0" w:space="0" w:color="auto"/>
        <w:left w:val="none" w:sz="0" w:space="0" w:color="auto"/>
        <w:bottom w:val="none" w:sz="0" w:space="0" w:color="auto"/>
        <w:right w:val="none" w:sz="0" w:space="0" w:color="auto"/>
      </w:divBdr>
    </w:div>
    <w:div w:id="376591352">
      <w:marLeft w:val="480"/>
      <w:marRight w:val="0"/>
      <w:marTop w:val="0"/>
      <w:marBottom w:val="0"/>
      <w:divBdr>
        <w:top w:val="none" w:sz="0" w:space="0" w:color="auto"/>
        <w:left w:val="none" w:sz="0" w:space="0" w:color="auto"/>
        <w:bottom w:val="none" w:sz="0" w:space="0" w:color="auto"/>
        <w:right w:val="none" w:sz="0" w:space="0" w:color="auto"/>
      </w:divBdr>
    </w:div>
    <w:div w:id="377173181">
      <w:marLeft w:val="480"/>
      <w:marRight w:val="0"/>
      <w:marTop w:val="0"/>
      <w:marBottom w:val="0"/>
      <w:divBdr>
        <w:top w:val="none" w:sz="0" w:space="0" w:color="auto"/>
        <w:left w:val="none" w:sz="0" w:space="0" w:color="auto"/>
        <w:bottom w:val="none" w:sz="0" w:space="0" w:color="auto"/>
        <w:right w:val="none" w:sz="0" w:space="0" w:color="auto"/>
      </w:divBdr>
    </w:div>
    <w:div w:id="377363871">
      <w:marLeft w:val="480"/>
      <w:marRight w:val="0"/>
      <w:marTop w:val="0"/>
      <w:marBottom w:val="0"/>
      <w:divBdr>
        <w:top w:val="none" w:sz="0" w:space="0" w:color="auto"/>
        <w:left w:val="none" w:sz="0" w:space="0" w:color="auto"/>
        <w:bottom w:val="none" w:sz="0" w:space="0" w:color="auto"/>
        <w:right w:val="none" w:sz="0" w:space="0" w:color="auto"/>
      </w:divBdr>
    </w:div>
    <w:div w:id="378092227">
      <w:marLeft w:val="480"/>
      <w:marRight w:val="0"/>
      <w:marTop w:val="0"/>
      <w:marBottom w:val="0"/>
      <w:divBdr>
        <w:top w:val="none" w:sz="0" w:space="0" w:color="auto"/>
        <w:left w:val="none" w:sz="0" w:space="0" w:color="auto"/>
        <w:bottom w:val="none" w:sz="0" w:space="0" w:color="auto"/>
        <w:right w:val="none" w:sz="0" w:space="0" w:color="auto"/>
      </w:divBdr>
    </w:div>
    <w:div w:id="378480634">
      <w:marLeft w:val="480"/>
      <w:marRight w:val="0"/>
      <w:marTop w:val="0"/>
      <w:marBottom w:val="0"/>
      <w:divBdr>
        <w:top w:val="none" w:sz="0" w:space="0" w:color="auto"/>
        <w:left w:val="none" w:sz="0" w:space="0" w:color="auto"/>
        <w:bottom w:val="none" w:sz="0" w:space="0" w:color="auto"/>
        <w:right w:val="none" w:sz="0" w:space="0" w:color="auto"/>
      </w:divBdr>
    </w:div>
    <w:div w:id="378668631">
      <w:marLeft w:val="480"/>
      <w:marRight w:val="0"/>
      <w:marTop w:val="0"/>
      <w:marBottom w:val="0"/>
      <w:divBdr>
        <w:top w:val="none" w:sz="0" w:space="0" w:color="auto"/>
        <w:left w:val="none" w:sz="0" w:space="0" w:color="auto"/>
        <w:bottom w:val="none" w:sz="0" w:space="0" w:color="auto"/>
        <w:right w:val="none" w:sz="0" w:space="0" w:color="auto"/>
      </w:divBdr>
    </w:div>
    <w:div w:id="379132542">
      <w:marLeft w:val="480"/>
      <w:marRight w:val="0"/>
      <w:marTop w:val="0"/>
      <w:marBottom w:val="0"/>
      <w:divBdr>
        <w:top w:val="none" w:sz="0" w:space="0" w:color="auto"/>
        <w:left w:val="none" w:sz="0" w:space="0" w:color="auto"/>
        <w:bottom w:val="none" w:sz="0" w:space="0" w:color="auto"/>
        <w:right w:val="none" w:sz="0" w:space="0" w:color="auto"/>
      </w:divBdr>
    </w:div>
    <w:div w:id="379137246">
      <w:marLeft w:val="480"/>
      <w:marRight w:val="0"/>
      <w:marTop w:val="0"/>
      <w:marBottom w:val="0"/>
      <w:divBdr>
        <w:top w:val="none" w:sz="0" w:space="0" w:color="auto"/>
        <w:left w:val="none" w:sz="0" w:space="0" w:color="auto"/>
        <w:bottom w:val="none" w:sz="0" w:space="0" w:color="auto"/>
        <w:right w:val="none" w:sz="0" w:space="0" w:color="auto"/>
      </w:divBdr>
    </w:div>
    <w:div w:id="379280732">
      <w:marLeft w:val="480"/>
      <w:marRight w:val="0"/>
      <w:marTop w:val="0"/>
      <w:marBottom w:val="0"/>
      <w:divBdr>
        <w:top w:val="none" w:sz="0" w:space="0" w:color="auto"/>
        <w:left w:val="none" w:sz="0" w:space="0" w:color="auto"/>
        <w:bottom w:val="none" w:sz="0" w:space="0" w:color="auto"/>
        <w:right w:val="none" w:sz="0" w:space="0" w:color="auto"/>
      </w:divBdr>
    </w:div>
    <w:div w:id="379667671">
      <w:marLeft w:val="480"/>
      <w:marRight w:val="0"/>
      <w:marTop w:val="0"/>
      <w:marBottom w:val="0"/>
      <w:divBdr>
        <w:top w:val="none" w:sz="0" w:space="0" w:color="auto"/>
        <w:left w:val="none" w:sz="0" w:space="0" w:color="auto"/>
        <w:bottom w:val="none" w:sz="0" w:space="0" w:color="auto"/>
        <w:right w:val="none" w:sz="0" w:space="0" w:color="auto"/>
      </w:divBdr>
    </w:div>
    <w:div w:id="381293733">
      <w:marLeft w:val="480"/>
      <w:marRight w:val="0"/>
      <w:marTop w:val="0"/>
      <w:marBottom w:val="0"/>
      <w:divBdr>
        <w:top w:val="none" w:sz="0" w:space="0" w:color="auto"/>
        <w:left w:val="none" w:sz="0" w:space="0" w:color="auto"/>
        <w:bottom w:val="none" w:sz="0" w:space="0" w:color="auto"/>
        <w:right w:val="none" w:sz="0" w:space="0" w:color="auto"/>
      </w:divBdr>
    </w:div>
    <w:div w:id="381905292">
      <w:marLeft w:val="480"/>
      <w:marRight w:val="0"/>
      <w:marTop w:val="0"/>
      <w:marBottom w:val="0"/>
      <w:divBdr>
        <w:top w:val="none" w:sz="0" w:space="0" w:color="auto"/>
        <w:left w:val="none" w:sz="0" w:space="0" w:color="auto"/>
        <w:bottom w:val="none" w:sz="0" w:space="0" w:color="auto"/>
        <w:right w:val="none" w:sz="0" w:space="0" w:color="auto"/>
      </w:divBdr>
    </w:div>
    <w:div w:id="382019949">
      <w:marLeft w:val="480"/>
      <w:marRight w:val="0"/>
      <w:marTop w:val="0"/>
      <w:marBottom w:val="0"/>
      <w:divBdr>
        <w:top w:val="none" w:sz="0" w:space="0" w:color="auto"/>
        <w:left w:val="none" w:sz="0" w:space="0" w:color="auto"/>
        <w:bottom w:val="none" w:sz="0" w:space="0" w:color="auto"/>
        <w:right w:val="none" w:sz="0" w:space="0" w:color="auto"/>
      </w:divBdr>
    </w:div>
    <w:div w:id="382101512">
      <w:marLeft w:val="480"/>
      <w:marRight w:val="0"/>
      <w:marTop w:val="0"/>
      <w:marBottom w:val="0"/>
      <w:divBdr>
        <w:top w:val="none" w:sz="0" w:space="0" w:color="auto"/>
        <w:left w:val="none" w:sz="0" w:space="0" w:color="auto"/>
        <w:bottom w:val="none" w:sz="0" w:space="0" w:color="auto"/>
        <w:right w:val="none" w:sz="0" w:space="0" w:color="auto"/>
      </w:divBdr>
    </w:div>
    <w:div w:id="382412884">
      <w:marLeft w:val="480"/>
      <w:marRight w:val="0"/>
      <w:marTop w:val="0"/>
      <w:marBottom w:val="0"/>
      <w:divBdr>
        <w:top w:val="none" w:sz="0" w:space="0" w:color="auto"/>
        <w:left w:val="none" w:sz="0" w:space="0" w:color="auto"/>
        <w:bottom w:val="none" w:sz="0" w:space="0" w:color="auto"/>
        <w:right w:val="none" w:sz="0" w:space="0" w:color="auto"/>
      </w:divBdr>
    </w:div>
    <w:div w:id="382678407">
      <w:marLeft w:val="480"/>
      <w:marRight w:val="0"/>
      <w:marTop w:val="0"/>
      <w:marBottom w:val="0"/>
      <w:divBdr>
        <w:top w:val="none" w:sz="0" w:space="0" w:color="auto"/>
        <w:left w:val="none" w:sz="0" w:space="0" w:color="auto"/>
        <w:bottom w:val="none" w:sz="0" w:space="0" w:color="auto"/>
        <w:right w:val="none" w:sz="0" w:space="0" w:color="auto"/>
      </w:divBdr>
    </w:div>
    <w:div w:id="382827849">
      <w:marLeft w:val="480"/>
      <w:marRight w:val="0"/>
      <w:marTop w:val="0"/>
      <w:marBottom w:val="0"/>
      <w:divBdr>
        <w:top w:val="none" w:sz="0" w:space="0" w:color="auto"/>
        <w:left w:val="none" w:sz="0" w:space="0" w:color="auto"/>
        <w:bottom w:val="none" w:sz="0" w:space="0" w:color="auto"/>
        <w:right w:val="none" w:sz="0" w:space="0" w:color="auto"/>
      </w:divBdr>
    </w:div>
    <w:div w:id="383141527">
      <w:marLeft w:val="480"/>
      <w:marRight w:val="0"/>
      <w:marTop w:val="0"/>
      <w:marBottom w:val="0"/>
      <w:divBdr>
        <w:top w:val="none" w:sz="0" w:space="0" w:color="auto"/>
        <w:left w:val="none" w:sz="0" w:space="0" w:color="auto"/>
        <w:bottom w:val="none" w:sz="0" w:space="0" w:color="auto"/>
        <w:right w:val="none" w:sz="0" w:space="0" w:color="auto"/>
      </w:divBdr>
    </w:div>
    <w:div w:id="383142916">
      <w:marLeft w:val="480"/>
      <w:marRight w:val="0"/>
      <w:marTop w:val="0"/>
      <w:marBottom w:val="0"/>
      <w:divBdr>
        <w:top w:val="none" w:sz="0" w:space="0" w:color="auto"/>
        <w:left w:val="none" w:sz="0" w:space="0" w:color="auto"/>
        <w:bottom w:val="none" w:sz="0" w:space="0" w:color="auto"/>
        <w:right w:val="none" w:sz="0" w:space="0" w:color="auto"/>
      </w:divBdr>
    </w:div>
    <w:div w:id="383525889">
      <w:marLeft w:val="480"/>
      <w:marRight w:val="0"/>
      <w:marTop w:val="0"/>
      <w:marBottom w:val="0"/>
      <w:divBdr>
        <w:top w:val="none" w:sz="0" w:space="0" w:color="auto"/>
        <w:left w:val="none" w:sz="0" w:space="0" w:color="auto"/>
        <w:bottom w:val="none" w:sz="0" w:space="0" w:color="auto"/>
        <w:right w:val="none" w:sz="0" w:space="0" w:color="auto"/>
      </w:divBdr>
    </w:div>
    <w:div w:id="383988188">
      <w:marLeft w:val="480"/>
      <w:marRight w:val="0"/>
      <w:marTop w:val="0"/>
      <w:marBottom w:val="0"/>
      <w:divBdr>
        <w:top w:val="none" w:sz="0" w:space="0" w:color="auto"/>
        <w:left w:val="none" w:sz="0" w:space="0" w:color="auto"/>
        <w:bottom w:val="none" w:sz="0" w:space="0" w:color="auto"/>
        <w:right w:val="none" w:sz="0" w:space="0" w:color="auto"/>
      </w:divBdr>
    </w:div>
    <w:div w:id="384111570">
      <w:marLeft w:val="480"/>
      <w:marRight w:val="0"/>
      <w:marTop w:val="0"/>
      <w:marBottom w:val="0"/>
      <w:divBdr>
        <w:top w:val="none" w:sz="0" w:space="0" w:color="auto"/>
        <w:left w:val="none" w:sz="0" w:space="0" w:color="auto"/>
        <w:bottom w:val="none" w:sz="0" w:space="0" w:color="auto"/>
        <w:right w:val="none" w:sz="0" w:space="0" w:color="auto"/>
      </w:divBdr>
    </w:div>
    <w:div w:id="384524487">
      <w:marLeft w:val="480"/>
      <w:marRight w:val="0"/>
      <w:marTop w:val="0"/>
      <w:marBottom w:val="0"/>
      <w:divBdr>
        <w:top w:val="none" w:sz="0" w:space="0" w:color="auto"/>
        <w:left w:val="none" w:sz="0" w:space="0" w:color="auto"/>
        <w:bottom w:val="none" w:sz="0" w:space="0" w:color="auto"/>
        <w:right w:val="none" w:sz="0" w:space="0" w:color="auto"/>
      </w:divBdr>
    </w:div>
    <w:div w:id="384764633">
      <w:marLeft w:val="480"/>
      <w:marRight w:val="0"/>
      <w:marTop w:val="0"/>
      <w:marBottom w:val="0"/>
      <w:divBdr>
        <w:top w:val="none" w:sz="0" w:space="0" w:color="auto"/>
        <w:left w:val="none" w:sz="0" w:space="0" w:color="auto"/>
        <w:bottom w:val="none" w:sz="0" w:space="0" w:color="auto"/>
        <w:right w:val="none" w:sz="0" w:space="0" w:color="auto"/>
      </w:divBdr>
    </w:div>
    <w:div w:id="384834573">
      <w:marLeft w:val="480"/>
      <w:marRight w:val="0"/>
      <w:marTop w:val="0"/>
      <w:marBottom w:val="0"/>
      <w:divBdr>
        <w:top w:val="none" w:sz="0" w:space="0" w:color="auto"/>
        <w:left w:val="none" w:sz="0" w:space="0" w:color="auto"/>
        <w:bottom w:val="none" w:sz="0" w:space="0" w:color="auto"/>
        <w:right w:val="none" w:sz="0" w:space="0" w:color="auto"/>
      </w:divBdr>
    </w:div>
    <w:div w:id="384838478">
      <w:marLeft w:val="480"/>
      <w:marRight w:val="0"/>
      <w:marTop w:val="0"/>
      <w:marBottom w:val="0"/>
      <w:divBdr>
        <w:top w:val="none" w:sz="0" w:space="0" w:color="auto"/>
        <w:left w:val="none" w:sz="0" w:space="0" w:color="auto"/>
        <w:bottom w:val="none" w:sz="0" w:space="0" w:color="auto"/>
        <w:right w:val="none" w:sz="0" w:space="0" w:color="auto"/>
      </w:divBdr>
    </w:div>
    <w:div w:id="385104420">
      <w:marLeft w:val="480"/>
      <w:marRight w:val="0"/>
      <w:marTop w:val="0"/>
      <w:marBottom w:val="0"/>
      <w:divBdr>
        <w:top w:val="none" w:sz="0" w:space="0" w:color="auto"/>
        <w:left w:val="none" w:sz="0" w:space="0" w:color="auto"/>
        <w:bottom w:val="none" w:sz="0" w:space="0" w:color="auto"/>
        <w:right w:val="none" w:sz="0" w:space="0" w:color="auto"/>
      </w:divBdr>
    </w:div>
    <w:div w:id="385375691">
      <w:marLeft w:val="480"/>
      <w:marRight w:val="0"/>
      <w:marTop w:val="0"/>
      <w:marBottom w:val="0"/>
      <w:divBdr>
        <w:top w:val="none" w:sz="0" w:space="0" w:color="auto"/>
        <w:left w:val="none" w:sz="0" w:space="0" w:color="auto"/>
        <w:bottom w:val="none" w:sz="0" w:space="0" w:color="auto"/>
        <w:right w:val="none" w:sz="0" w:space="0" w:color="auto"/>
      </w:divBdr>
    </w:div>
    <w:div w:id="386492789">
      <w:marLeft w:val="480"/>
      <w:marRight w:val="0"/>
      <w:marTop w:val="0"/>
      <w:marBottom w:val="0"/>
      <w:divBdr>
        <w:top w:val="none" w:sz="0" w:space="0" w:color="auto"/>
        <w:left w:val="none" w:sz="0" w:space="0" w:color="auto"/>
        <w:bottom w:val="none" w:sz="0" w:space="0" w:color="auto"/>
        <w:right w:val="none" w:sz="0" w:space="0" w:color="auto"/>
      </w:divBdr>
    </w:div>
    <w:div w:id="386609348">
      <w:marLeft w:val="480"/>
      <w:marRight w:val="0"/>
      <w:marTop w:val="0"/>
      <w:marBottom w:val="0"/>
      <w:divBdr>
        <w:top w:val="none" w:sz="0" w:space="0" w:color="auto"/>
        <w:left w:val="none" w:sz="0" w:space="0" w:color="auto"/>
        <w:bottom w:val="none" w:sz="0" w:space="0" w:color="auto"/>
        <w:right w:val="none" w:sz="0" w:space="0" w:color="auto"/>
      </w:divBdr>
    </w:div>
    <w:div w:id="386807566">
      <w:marLeft w:val="480"/>
      <w:marRight w:val="0"/>
      <w:marTop w:val="0"/>
      <w:marBottom w:val="0"/>
      <w:divBdr>
        <w:top w:val="none" w:sz="0" w:space="0" w:color="auto"/>
        <w:left w:val="none" w:sz="0" w:space="0" w:color="auto"/>
        <w:bottom w:val="none" w:sz="0" w:space="0" w:color="auto"/>
        <w:right w:val="none" w:sz="0" w:space="0" w:color="auto"/>
      </w:divBdr>
    </w:div>
    <w:div w:id="387001663">
      <w:marLeft w:val="480"/>
      <w:marRight w:val="0"/>
      <w:marTop w:val="0"/>
      <w:marBottom w:val="0"/>
      <w:divBdr>
        <w:top w:val="none" w:sz="0" w:space="0" w:color="auto"/>
        <w:left w:val="none" w:sz="0" w:space="0" w:color="auto"/>
        <w:bottom w:val="none" w:sz="0" w:space="0" w:color="auto"/>
        <w:right w:val="none" w:sz="0" w:space="0" w:color="auto"/>
      </w:divBdr>
    </w:div>
    <w:div w:id="388695089">
      <w:marLeft w:val="480"/>
      <w:marRight w:val="0"/>
      <w:marTop w:val="0"/>
      <w:marBottom w:val="0"/>
      <w:divBdr>
        <w:top w:val="none" w:sz="0" w:space="0" w:color="auto"/>
        <w:left w:val="none" w:sz="0" w:space="0" w:color="auto"/>
        <w:bottom w:val="none" w:sz="0" w:space="0" w:color="auto"/>
        <w:right w:val="none" w:sz="0" w:space="0" w:color="auto"/>
      </w:divBdr>
    </w:div>
    <w:div w:id="388723830">
      <w:marLeft w:val="480"/>
      <w:marRight w:val="0"/>
      <w:marTop w:val="0"/>
      <w:marBottom w:val="0"/>
      <w:divBdr>
        <w:top w:val="none" w:sz="0" w:space="0" w:color="auto"/>
        <w:left w:val="none" w:sz="0" w:space="0" w:color="auto"/>
        <w:bottom w:val="none" w:sz="0" w:space="0" w:color="auto"/>
        <w:right w:val="none" w:sz="0" w:space="0" w:color="auto"/>
      </w:divBdr>
    </w:div>
    <w:div w:id="389349940">
      <w:marLeft w:val="480"/>
      <w:marRight w:val="0"/>
      <w:marTop w:val="0"/>
      <w:marBottom w:val="0"/>
      <w:divBdr>
        <w:top w:val="none" w:sz="0" w:space="0" w:color="auto"/>
        <w:left w:val="none" w:sz="0" w:space="0" w:color="auto"/>
        <w:bottom w:val="none" w:sz="0" w:space="0" w:color="auto"/>
        <w:right w:val="none" w:sz="0" w:space="0" w:color="auto"/>
      </w:divBdr>
    </w:div>
    <w:div w:id="389695151">
      <w:marLeft w:val="480"/>
      <w:marRight w:val="0"/>
      <w:marTop w:val="0"/>
      <w:marBottom w:val="0"/>
      <w:divBdr>
        <w:top w:val="none" w:sz="0" w:space="0" w:color="auto"/>
        <w:left w:val="none" w:sz="0" w:space="0" w:color="auto"/>
        <w:bottom w:val="none" w:sz="0" w:space="0" w:color="auto"/>
        <w:right w:val="none" w:sz="0" w:space="0" w:color="auto"/>
      </w:divBdr>
    </w:div>
    <w:div w:id="389888156">
      <w:marLeft w:val="480"/>
      <w:marRight w:val="0"/>
      <w:marTop w:val="0"/>
      <w:marBottom w:val="0"/>
      <w:divBdr>
        <w:top w:val="none" w:sz="0" w:space="0" w:color="auto"/>
        <w:left w:val="none" w:sz="0" w:space="0" w:color="auto"/>
        <w:bottom w:val="none" w:sz="0" w:space="0" w:color="auto"/>
        <w:right w:val="none" w:sz="0" w:space="0" w:color="auto"/>
      </w:divBdr>
    </w:div>
    <w:div w:id="390272499">
      <w:marLeft w:val="480"/>
      <w:marRight w:val="0"/>
      <w:marTop w:val="0"/>
      <w:marBottom w:val="0"/>
      <w:divBdr>
        <w:top w:val="none" w:sz="0" w:space="0" w:color="auto"/>
        <w:left w:val="none" w:sz="0" w:space="0" w:color="auto"/>
        <w:bottom w:val="none" w:sz="0" w:space="0" w:color="auto"/>
        <w:right w:val="none" w:sz="0" w:space="0" w:color="auto"/>
      </w:divBdr>
    </w:div>
    <w:div w:id="390423887">
      <w:marLeft w:val="480"/>
      <w:marRight w:val="0"/>
      <w:marTop w:val="0"/>
      <w:marBottom w:val="0"/>
      <w:divBdr>
        <w:top w:val="none" w:sz="0" w:space="0" w:color="auto"/>
        <w:left w:val="none" w:sz="0" w:space="0" w:color="auto"/>
        <w:bottom w:val="none" w:sz="0" w:space="0" w:color="auto"/>
        <w:right w:val="none" w:sz="0" w:space="0" w:color="auto"/>
      </w:divBdr>
    </w:div>
    <w:div w:id="390885796">
      <w:marLeft w:val="480"/>
      <w:marRight w:val="0"/>
      <w:marTop w:val="0"/>
      <w:marBottom w:val="0"/>
      <w:divBdr>
        <w:top w:val="none" w:sz="0" w:space="0" w:color="auto"/>
        <w:left w:val="none" w:sz="0" w:space="0" w:color="auto"/>
        <w:bottom w:val="none" w:sz="0" w:space="0" w:color="auto"/>
        <w:right w:val="none" w:sz="0" w:space="0" w:color="auto"/>
      </w:divBdr>
    </w:div>
    <w:div w:id="390925017">
      <w:marLeft w:val="480"/>
      <w:marRight w:val="0"/>
      <w:marTop w:val="0"/>
      <w:marBottom w:val="0"/>
      <w:divBdr>
        <w:top w:val="none" w:sz="0" w:space="0" w:color="auto"/>
        <w:left w:val="none" w:sz="0" w:space="0" w:color="auto"/>
        <w:bottom w:val="none" w:sz="0" w:space="0" w:color="auto"/>
        <w:right w:val="none" w:sz="0" w:space="0" w:color="auto"/>
      </w:divBdr>
    </w:div>
    <w:div w:id="391972427">
      <w:marLeft w:val="480"/>
      <w:marRight w:val="0"/>
      <w:marTop w:val="0"/>
      <w:marBottom w:val="0"/>
      <w:divBdr>
        <w:top w:val="none" w:sz="0" w:space="0" w:color="auto"/>
        <w:left w:val="none" w:sz="0" w:space="0" w:color="auto"/>
        <w:bottom w:val="none" w:sz="0" w:space="0" w:color="auto"/>
        <w:right w:val="none" w:sz="0" w:space="0" w:color="auto"/>
      </w:divBdr>
    </w:div>
    <w:div w:id="392168157">
      <w:marLeft w:val="480"/>
      <w:marRight w:val="0"/>
      <w:marTop w:val="0"/>
      <w:marBottom w:val="0"/>
      <w:divBdr>
        <w:top w:val="none" w:sz="0" w:space="0" w:color="auto"/>
        <w:left w:val="none" w:sz="0" w:space="0" w:color="auto"/>
        <w:bottom w:val="none" w:sz="0" w:space="0" w:color="auto"/>
        <w:right w:val="none" w:sz="0" w:space="0" w:color="auto"/>
      </w:divBdr>
    </w:div>
    <w:div w:id="392581117">
      <w:marLeft w:val="480"/>
      <w:marRight w:val="0"/>
      <w:marTop w:val="0"/>
      <w:marBottom w:val="0"/>
      <w:divBdr>
        <w:top w:val="none" w:sz="0" w:space="0" w:color="auto"/>
        <w:left w:val="none" w:sz="0" w:space="0" w:color="auto"/>
        <w:bottom w:val="none" w:sz="0" w:space="0" w:color="auto"/>
        <w:right w:val="none" w:sz="0" w:space="0" w:color="auto"/>
      </w:divBdr>
    </w:div>
    <w:div w:id="392970605">
      <w:marLeft w:val="480"/>
      <w:marRight w:val="0"/>
      <w:marTop w:val="0"/>
      <w:marBottom w:val="0"/>
      <w:divBdr>
        <w:top w:val="none" w:sz="0" w:space="0" w:color="auto"/>
        <w:left w:val="none" w:sz="0" w:space="0" w:color="auto"/>
        <w:bottom w:val="none" w:sz="0" w:space="0" w:color="auto"/>
        <w:right w:val="none" w:sz="0" w:space="0" w:color="auto"/>
      </w:divBdr>
    </w:div>
    <w:div w:id="393088796">
      <w:marLeft w:val="480"/>
      <w:marRight w:val="0"/>
      <w:marTop w:val="0"/>
      <w:marBottom w:val="0"/>
      <w:divBdr>
        <w:top w:val="none" w:sz="0" w:space="0" w:color="auto"/>
        <w:left w:val="none" w:sz="0" w:space="0" w:color="auto"/>
        <w:bottom w:val="none" w:sz="0" w:space="0" w:color="auto"/>
        <w:right w:val="none" w:sz="0" w:space="0" w:color="auto"/>
      </w:divBdr>
    </w:div>
    <w:div w:id="393313085">
      <w:marLeft w:val="480"/>
      <w:marRight w:val="0"/>
      <w:marTop w:val="0"/>
      <w:marBottom w:val="0"/>
      <w:divBdr>
        <w:top w:val="none" w:sz="0" w:space="0" w:color="auto"/>
        <w:left w:val="none" w:sz="0" w:space="0" w:color="auto"/>
        <w:bottom w:val="none" w:sz="0" w:space="0" w:color="auto"/>
        <w:right w:val="none" w:sz="0" w:space="0" w:color="auto"/>
      </w:divBdr>
    </w:div>
    <w:div w:id="394087913">
      <w:marLeft w:val="480"/>
      <w:marRight w:val="0"/>
      <w:marTop w:val="0"/>
      <w:marBottom w:val="0"/>
      <w:divBdr>
        <w:top w:val="none" w:sz="0" w:space="0" w:color="auto"/>
        <w:left w:val="none" w:sz="0" w:space="0" w:color="auto"/>
        <w:bottom w:val="none" w:sz="0" w:space="0" w:color="auto"/>
        <w:right w:val="none" w:sz="0" w:space="0" w:color="auto"/>
      </w:divBdr>
    </w:div>
    <w:div w:id="394549764">
      <w:marLeft w:val="480"/>
      <w:marRight w:val="0"/>
      <w:marTop w:val="0"/>
      <w:marBottom w:val="0"/>
      <w:divBdr>
        <w:top w:val="none" w:sz="0" w:space="0" w:color="auto"/>
        <w:left w:val="none" w:sz="0" w:space="0" w:color="auto"/>
        <w:bottom w:val="none" w:sz="0" w:space="0" w:color="auto"/>
        <w:right w:val="none" w:sz="0" w:space="0" w:color="auto"/>
      </w:divBdr>
    </w:div>
    <w:div w:id="394816193">
      <w:marLeft w:val="480"/>
      <w:marRight w:val="0"/>
      <w:marTop w:val="0"/>
      <w:marBottom w:val="0"/>
      <w:divBdr>
        <w:top w:val="none" w:sz="0" w:space="0" w:color="auto"/>
        <w:left w:val="none" w:sz="0" w:space="0" w:color="auto"/>
        <w:bottom w:val="none" w:sz="0" w:space="0" w:color="auto"/>
        <w:right w:val="none" w:sz="0" w:space="0" w:color="auto"/>
      </w:divBdr>
    </w:div>
    <w:div w:id="395591058">
      <w:marLeft w:val="480"/>
      <w:marRight w:val="0"/>
      <w:marTop w:val="0"/>
      <w:marBottom w:val="0"/>
      <w:divBdr>
        <w:top w:val="none" w:sz="0" w:space="0" w:color="auto"/>
        <w:left w:val="none" w:sz="0" w:space="0" w:color="auto"/>
        <w:bottom w:val="none" w:sz="0" w:space="0" w:color="auto"/>
        <w:right w:val="none" w:sz="0" w:space="0" w:color="auto"/>
      </w:divBdr>
    </w:div>
    <w:div w:id="395738773">
      <w:marLeft w:val="480"/>
      <w:marRight w:val="0"/>
      <w:marTop w:val="0"/>
      <w:marBottom w:val="0"/>
      <w:divBdr>
        <w:top w:val="none" w:sz="0" w:space="0" w:color="auto"/>
        <w:left w:val="none" w:sz="0" w:space="0" w:color="auto"/>
        <w:bottom w:val="none" w:sz="0" w:space="0" w:color="auto"/>
        <w:right w:val="none" w:sz="0" w:space="0" w:color="auto"/>
      </w:divBdr>
    </w:div>
    <w:div w:id="395904708">
      <w:marLeft w:val="480"/>
      <w:marRight w:val="0"/>
      <w:marTop w:val="0"/>
      <w:marBottom w:val="0"/>
      <w:divBdr>
        <w:top w:val="none" w:sz="0" w:space="0" w:color="auto"/>
        <w:left w:val="none" w:sz="0" w:space="0" w:color="auto"/>
        <w:bottom w:val="none" w:sz="0" w:space="0" w:color="auto"/>
        <w:right w:val="none" w:sz="0" w:space="0" w:color="auto"/>
      </w:divBdr>
    </w:div>
    <w:div w:id="395976386">
      <w:marLeft w:val="480"/>
      <w:marRight w:val="0"/>
      <w:marTop w:val="0"/>
      <w:marBottom w:val="0"/>
      <w:divBdr>
        <w:top w:val="none" w:sz="0" w:space="0" w:color="auto"/>
        <w:left w:val="none" w:sz="0" w:space="0" w:color="auto"/>
        <w:bottom w:val="none" w:sz="0" w:space="0" w:color="auto"/>
        <w:right w:val="none" w:sz="0" w:space="0" w:color="auto"/>
      </w:divBdr>
    </w:div>
    <w:div w:id="396125133">
      <w:marLeft w:val="480"/>
      <w:marRight w:val="0"/>
      <w:marTop w:val="0"/>
      <w:marBottom w:val="0"/>
      <w:divBdr>
        <w:top w:val="none" w:sz="0" w:space="0" w:color="auto"/>
        <w:left w:val="none" w:sz="0" w:space="0" w:color="auto"/>
        <w:bottom w:val="none" w:sz="0" w:space="0" w:color="auto"/>
        <w:right w:val="none" w:sz="0" w:space="0" w:color="auto"/>
      </w:divBdr>
    </w:div>
    <w:div w:id="396323912">
      <w:marLeft w:val="480"/>
      <w:marRight w:val="0"/>
      <w:marTop w:val="0"/>
      <w:marBottom w:val="0"/>
      <w:divBdr>
        <w:top w:val="none" w:sz="0" w:space="0" w:color="auto"/>
        <w:left w:val="none" w:sz="0" w:space="0" w:color="auto"/>
        <w:bottom w:val="none" w:sz="0" w:space="0" w:color="auto"/>
        <w:right w:val="none" w:sz="0" w:space="0" w:color="auto"/>
      </w:divBdr>
    </w:div>
    <w:div w:id="397215843">
      <w:marLeft w:val="480"/>
      <w:marRight w:val="0"/>
      <w:marTop w:val="0"/>
      <w:marBottom w:val="0"/>
      <w:divBdr>
        <w:top w:val="none" w:sz="0" w:space="0" w:color="auto"/>
        <w:left w:val="none" w:sz="0" w:space="0" w:color="auto"/>
        <w:bottom w:val="none" w:sz="0" w:space="0" w:color="auto"/>
        <w:right w:val="none" w:sz="0" w:space="0" w:color="auto"/>
      </w:divBdr>
    </w:div>
    <w:div w:id="397482266">
      <w:marLeft w:val="480"/>
      <w:marRight w:val="0"/>
      <w:marTop w:val="0"/>
      <w:marBottom w:val="0"/>
      <w:divBdr>
        <w:top w:val="none" w:sz="0" w:space="0" w:color="auto"/>
        <w:left w:val="none" w:sz="0" w:space="0" w:color="auto"/>
        <w:bottom w:val="none" w:sz="0" w:space="0" w:color="auto"/>
        <w:right w:val="none" w:sz="0" w:space="0" w:color="auto"/>
      </w:divBdr>
    </w:div>
    <w:div w:id="397825100">
      <w:marLeft w:val="480"/>
      <w:marRight w:val="0"/>
      <w:marTop w:val="0"/>
      <w:marBottom w:val="0"/>
      <w:divBdr>
        <w:top w:val="none" w:sz="0" w:space="0" w:color="auto"/>
        <w:left w:val="none" w:sz="0" w:space="0" w:color="auto"/>
        <w:bottom w:val="none" w:sz="0" w:space="0" w:color="auto"/>
        <w:right w:val="none" w:sz="0" w:space="0" w:color="auto"/>
      </w:divBdr>
    </w:div>
    <w:div w:id="398022330">
      <w:marLeft w:val="480"/>
      <w:marRight w:val="0"/>
      <w:marTop w:val="0"/>
      <w:marBottom w:val="0"/>
      <w:divBdr>
        <w:top w:val="none" w:sz="0" w:space="0" w:color="auto"/>
        <w:left w:val="none" w:sz="0" w:space="0" w:color="auto"/>
        <w:bottom w:val="none" w:sz="0" w:space="0" w:color="auto"/>
        <w:right w:val="none" w:sz="0" w:space="0" w:color="auto"/>
      </w:divBdr>
    </w:div>
    <w:div w:id="398871753">
      <w:marLeft w:val="480"/>
      <w:marRight w:val="0"/>
      <w:marTop w:val="0"/>
      <w:marBottom w:val="0"/>
      <w:divBdr>
        <w:top w:val="none" w:sz="0" w:space="0" w:color="auto"/>
        <w:left w:val="none" w:sz="0" w:space="0" w:color="auto"/>
        <w:bottom w:val="none" w:sz="0" w:space="0" w:color="auto"/>
        <w:right w:val="none" w:sz="0" w:space="0" w:color="auto"/>
      </w:divBdr>
    </w:div>
    <w:div w:id="399443663">
      <w:marLeft w:val="480"/>
      <w:marRight w:val="0"/>
      <w:marTop w:val="0"/>
      <w:marBottom w:val="0"/>
      <w:divBdr>
        <w:top w:val="none" w:sz="0" w:space="0" w:color="auto"/>
        <w:left w:val="none" w:sz="0" w:space="0" w:color="auto"/>
        <w:bottom w:val="none" w:sz="0" w:space="0" w:color="auto"/>
        <w:right w:val="none" w:sz="0" w:space="0" w:color="auto"/>
      </w:divBdr>
    </w:div>
    <w:div w:id="399905755">
      <w:marLeft w:val="480"/>
      <w:marRight w:val="0"/>
      <w:marTop w:val="0"/>
      <w:marBottom w:val="0"/>
      <w:divBdr>
        <w:top w:val="none" w:sz="0" w:space="0" w:color="auto"/>
        <w:left w:val="none" w:sz="0" w:space="0" w:color="auto"/>
        <w:bottom w:val="none" w:sz="0" w:space="0" w:color="auto"/>
        <w:right w:val="none" w:sz="0" w:space="0" w:color="auto"/>
      </w:divBdr>
    </w:div>
    <w:div w:id="400062159">
      <w:marLeft w:val="480"/>
      <w:marRight w:val="0"/>
      <w:marTop w:val="0"/>
      <w:marBottom w:val="0"/>
      <w:divBdr>
        <w:top w:val="none" w:sz="0" w:space="0" w:color="auto"/>
        <w:left w:val="none" w:sz="0" w:space="0" w:color="auto"/>
        <w:bottom w:val="none" w:sz="0" w:space="0" w:color="auto"/>
        <w:right w:val="none" w:sz="0" w:space="0" w:color="auto"/>
      </w:divBdr>
    </w:div>
    <w:div w:id="400256962">
      <w:marLeft w:val="480"/>
      <w:marRight w:val="0"/>
      <w:marTop w:val="0"/>
      <w:marBottom w:val="0"/>
      <w:divBdr>
        <w:top w:val="none" w:sz="0" w:space="0" w:color="auto"/>
        <w:left w:val="none" w:sz="0" w:space="0" w:color="auto"/>
        <w:bottom w:val="none" w:sz="0" w:space="0" w:color="auto"/>
        <w:right w:val="none" w:sz="0" w:space="0" w:color="auto"/>
      </w:divBdr>
    </w:div>
    <w:div w:id="400519054">
      <w:marLeft w:val="480"/>
      <w:marRight w:val="0"/>
      <w:marTop w:val="0"/>
      <w:marBottom w:val="0"/>
      <w:divBdr>
        <w:top w:val="none" w:sz="0" w:space="0" w:color="auto"/>
        <w:left w:val="none" w:sz="0" w:space="0" w:color="auto"/>
        <w:bottom w:val="none" w:sz="0" w:space="0" w:color="auto"/>
        <w:right w:val="none" w:sz="0" w:space="0" w:color="auto"/>
      </w:divBdr>
    </w:div>
    <w:div w:id="401172763">
      <w:marLeft w:val="480"/>
      <w:marRight w:val="0"/>
      <w:marTop w:val="0"/>
      <w:marBottom w:val="0"/>
      <w:divBdr>
        <w:top w:val="none" w:sz="0" w:space="0" w:color="auto"/>
        <w:left w:val="none" w:sz="0" w:space="0" w:color="auto"/>
        <w:bottom w:val="none" w:sz="0" w:space="0" w:color="auto"/>
        <w:right w:val="none" w:sz="0" w:space="0" w:color="auto"/>
      </w:divBdr>
    </w:div>
    <w:div w:id="401220159">
      <w:marLeft w:val="480"/>
      <w:marRight w:val="0"/>
      <w:marTop w:val="0"/>
      <w:marBottom w:val="0"/>
      <w:divBdr>
        <w:top w:val="none" w:sz="0" w:space="0" w:color="auto"/>
        <w:left w:val="none" w:sz="0" w:space="0" w:color="auto"/>
        <w:bottom w:val="none" w:sz="0" w:space="0" w:color="auto"/>
        <w:right w:val="none" w:sz="0" w:space="0" w:color="auto"/>
      </w:divBdr>
    </w:div>
    <w:div w:id="401368473">
      <w:marLeft w:val="480"/>
      <w:marRight w:val="0"/>
      <w:marTop w:val="0"/>
      <w:marBottom w:val="0"/>
      <w:divBdr>
        <w:top w:val="none" w:sz="0" w:space="0" w:color="auto"/>
        <w:left w:val="none" w:sz="0" w:space="0" w:color="auto"/>
        <w:bottom w:val="none" w:sz="0" w:space="0" w:color="auto"/>
        <w:right w:val="none" w:sz="0" w:space="0" w:color="auto"/>
      </w:divBdr>
    </w:div>
    <w:div w:id="401636610">
      <w:marLeft w:val="480"/>
      <w:marRight w:val="0"/>
      <w:marTop w:val="0"/>
      <w:marBottom w:val="0"/>
      <w:divBdr>
        <w:top w:val="none" w:sz="0" w:space="0" w:color="auto"/>
        <w:left w:val="none" w:sz="0" w:space="0" w:color="auto"/>
        <w:bottom w:val="none" w:sz="0" w:space="0" w:color="auto"/>
        <w:right w:val="none" w:sz="0" w:space="0" w:color="auto"/>
      </w:divBdr>
    </w:div>
    <w:div w:id="401753156">
      <w:marLeft w:val="480"/>
      <w:marRight w:val="0"/>
      <w:marTop w:val="0"/>
      <w:marBottom w:val="0"/>
      <w:divBdr>
        <w:top w:val="none" w:sz="0" w:space="0" w:color="auto"/>
        <w:left w:val="none" w:sz="0" w:space="0" w:color="auto"/>
        <w:bottom w:val="none" w:sz="0" w:space="0" w:color="auto"/>
        <w:right w:val="none" w:sz="0" w:space="0" w:color="auto"/>
      </w:divBdr>
    </w:div>
    <w:div w:id="401761295">
      <w:marLeft w:val="480"/>
      <w:marRight w:val="0"/>
      <w:marTop w:val="0"/>
      <w:marBottom w:val="0"/>
      <w:divBdr>
        <w:top w:val="none" w:sz="0" w:space="0" w:color="auto"/>
        <w:left w:val="none" w:sz="0" w:space="0" w:color="auto"/>
        <w:bottom w:val="none" w:sz="0" w:space="0" w:color="auto"/>
        <w:right w:val="none" w:sz="0" w:space="0" w:color="auto"/>
      </w:divBdr>
    </w:div>
    <w:div w:id="402333151">
      <w:marLeft w:val="480"/>
      <w:marRight w:val="0"/>
      <w:marTop w:val="0"/>
      <w:marBottom w:val="0"/>
      <w:divBdr>
        <w:top w:val="none" w:sz="0" w:space="0" w:color="auto"/>
        <w:left w:val="none" w:sz="0" w:space="0" w:color="auto"/>
        <w:bottom w:val="none" w:sz="0" w:space="0" w:color="auto"/>
        <w:right w:val="none" w:sz="0" w:space="0" w:color="auto"/>
      </w:divBdr>
    </w:div>
    <w:div w:id="403573467">
      <w:marLeft w:val="480"/>
      <w:marRight w:val="0"/>
      <w:marTop w:val="0"/>
      <w:marBottom w:val="0"/>
      <w:divBdr>
        <w:top w:val="none" w:sz="0" w:space="0" w:color="auto"/>
        <w:left w:val="none" w:sz="0" w:space="0" w:color="auto"/>
        <w:bottom w:val="none" w:sz="0" w:space="0" w:color="auto"/>
        <w:right w:val="none" w:sz="0" w:space="0" w:color="auto"/>
      </w:divBdr>
    </w:div>
    <w:div w:id="403645636">
      <w:marLeft w:val="480"/>
      <w:marRight w:val="0"/>
      <w:marTop w:val="0"/>
      <w:marBottom w:val="0"/>
      <w:divBdr>
        <w:top w:val="none" w:sz="0" w:space="0" w:color="auto"/>
        <w:left w:val="none" w:sz="0" w:space="0" w:color="auto"/>
        <w:bottom w:val="none" w:sz="0" w:space="0" w:color="auto"/>
        <w:right w:val="none" w:sz="0" w:space="0" w:color="auto"/>
      </w:divBdr>
    </w:div>
    <w:div w:id="404493383">
      <w:marLeft w:val="480"/>
      <w:marRight w:val="0"/>
      <w:marTop w:val="0"/>
      <w:marBottom w:val="0"/>
      <w:divBdr>
        <w:top w:val="none" w:sz="0" w:space="0" w:color="auto"/>
        <w:left w:val="none" w:sz="0" w:space="0" w:color="auto"/>
        <w:bottom w:val="none" w:sz="0" w:space="0" w:color="auto"/>
        <w:right w:val="none" w:sz="0" w:space="0" w:color="auto"/>
      </w:divBdr>
    </w:div>
    <w:div w:id="404843713">
      <w:marLeft w:val="480"/>
      <w:marRight w:val="0"/>
      <w:marTop w:val="0"/>
      <w:marBottom w:val="0"/>
      <w:divBdr>
        <w:top w:val="none" w:sz="0" w:space="0" w:color="auto"/>
        <w:left w:val="none" w:sz="0" w:space="0" w:color="auto"/>
        <w:bottom w:val="none" w:sz="0" w:space="0" w:color="auto"/>
        <w:right w:val="none" w:sz="0" w:space="0" w:color="auto"/>
      </w:divBdr>
    </w:div>
    <w:div w:id="405342652">
      <w:marLeft w:val="480"/>
      <w:marRight w:val="0"/>
      <w:marTop w:val="0"/>
      <w:marBottom w:val="0"/>
      <w:divBdr>
        <w:top w:val="none" w:sz="0" w:space="0" w:color="auto"/>
        <w:left w:val="none" w:sz="0" w:space="0" w:color="auto"/>
        <w:bottom w:val="none" w:sz="0" w:space="0" w:color="auto"/>
        <w:right w:val="none" w:sz="0" w:space="0" w:color="auto"/>
      </w:divBdr>
    </w:div>
    <w:div w:id="405609936">
      <w:marLeft w:val="480"/>
      <w:marRight w:val="0"/>
      <w:marTop w:val="0"/>
      <w:marBottom w:val="0"/>
      <w:divBdr>
        <w:top w:val="none" w:sz="0" w:space="0" w:color="auto"/>
        <w:left w:val="none" w:sz="0" w:space="0" w:color="auto"/>
        <w:bottom w:val="none" w:sz="0" w:space="0" w:color="auto"/>
        <w:right w:val="none" w:sz="0" w:space="0" w:color="auto"/>
      </w:divBdr>
    </w:div>
    <w:div w:id="405885700">
      <w:marLeft w:val="480"/>
      <w:marRight w:val="0"/>
      <w:marTop w:val="0"/>
      <w:marBottom w:val="0"/>
      <w:divBdr>
        <w:top w:val="none" w:sz="0" w:space="0" w:color="auto"/>
        <w:left w:val="none" w:sz="0" w:space="0" w:color="auto"/>
        <w:bottom w:val="none" w:sz="0" w:space="0" w:color="auto"/>
        <w:right w:val="none" w:sz="0" w:space="0" w:color="auto"/>
      </w:divBdr>
    </w:div>
    <w:div w:id="406072290">
      <w:marLeft w:val="480"/>
      <w:marRight w:val="0"/>
      <w:marTop w:val="0"/>
      <w:marBottom w:val="0"/>
      <w:divBdr>
        <w:top w:val="none" w:sz="0" w:space="0" w:color="auto"/>
        <w:left w:val="none" w:sz="0" w:space="0" w:color="auto"/>
        <w:bottom w:val="none" w:sz="0" w:space="0" w:color="auto"/>
        <w:right w:val="none" w:sz="0" w:space="0" w:color="auto"/>
      </w:divBdr>
    </w:div>
    <w:div w:id="406347747">
      <w:marLeft w:val="480"/>
      <w:marRight w:val="0"/>
      <w:marTop w:val="0"/>
      <w:marBottom w:val="0"/>
      <w:divBdr>
        <w:top w:val="none" w:sz="0" w:space="0" w:color="auto"/>
        <w:left w:val="none" w:sz="0" w:space="0" w:color="auto"/>
        <w:bottom w:val="none" w:sz="0" w:space="0" w:color="auto"/>
        <w:right w:val="none" w:sz="0" w:space="0" w:color="auto"/>
      </w:divBdr>
    </w:div>
    <w:div w:id="406539403">
      <w:marLeft w:val="480"/>
      <w:marRight w:val="0"/>
      <w:marTop w:val="0"/>
      <w:marBottom w:val="0"/>
      <w:divBdr>
        <w:top w:val="none" w:sz="0" w:space="0" w:color="auto"/>
        <w:left w:val="none" w:sz="0" w:space="0" w:color="auto"/>
        <w:bottom w:val="none" w:sz="0" w:space="0" w:color="auto"/>
        <w:right w:val="none" w:sz="0" w:space="0" w:color="auto"/>
      </w:divBdr>
    </w:div>
    <w:div w:id="406655184">
      <w:marLeft w:val="480"/>
      <w:marRight w:val="0"/>
      <w:marTop w:val="0"/>
      <w:marBottom w:val="0"/>
      <w:divBdr>
        <w:top w:val="none" w:sz="0" w:space="0" w:color="auto"/>
        <w:left w:val="none" w:sz="0" w:space="0" w:color="auto"/>
        <w:bottom w:val="none" w:sz="0" w:space="0" w:color="auto"/>
        <w:right w:val="none" w:sz="0" w:space="0" w:color="auto"/>
      </w:divBdr>
    </w:div>
    <w:div w:id="406727670">
      <w:marLeft w:val="480"/>
      <w:marRight w:val="0"/>
      <w:marTop w:val="0"/>
      <w:marBottom w:val="0"/>
      <w:divBdr>
        <w:top w:val="none" w:sz="0" w:space="0" w:color="auto"/>
        <w:left w:val="none" w:sz="0" w:space="0" w:color="auto"/>
        <w:bottom w:val="none" w:sz="0" w:space="0" w:color="auto"/>
        <w:right w:val="none" w:sz="0" w:space="0" w:color="auto"/>
      </w:divBdr>
    </w:div>
    <w:div w:id="406733589">
      <w:marLeft w:val="480"/>
      <w:marRight w:val="0"/>
      <w:marTop w:val="0"/>
      <w:marBottom w:val="0"/>
      <w:divBdr>
        <w:top w:val="none" w:sz="0" w:space="0" w:color="auto"/>
        <w:left w:val="none" w:sz="0" w:space="0" w:color="auto"/>
        <w:bottom w:val="none" w:sz="0" w:space="0" w:color="auto"/>
        <w:right w:val="none" w:sz="0" w:space="0" w:color="auto"/>
      </w:divBdr>
    </w:div>
    <w:div w:id="407266678">
      <w:marLeft w:val="480"/>
      <w:marRight w:val="0"/>
      <w:marTop w:val="0"/>
      <w:marBottom w:val="0"/>
      <w:divBdr>
        <w:top w:val="none" w:sz="0" w:space="0" w:color="auto"/>
        <w:left w:val="none" w:sz="0" w:space="0" w:color="auto"/>
        <w:bottom w:val="none" w:sz="0" w:space="0" w:color="auto"/>
        <w:right w:val="none" w:sz="0" w:space="0" w:color="auto"/>
      </w:divBdr>
    </w:div>
    <w:div w:id="407576169">
      <w:marLeft w:val="480"/>
      <w:marRight w:val="0"/>
      <w:marTop w:val="0"/>
      <w:marBottom w:val="0"/>
      <w:divBdr>
        <w:top w:val="none" w:sz="0" w:space="0" w:color="auto"/>
        <w:left w:val="none" w:sz="0" w:space="0" w:color="auto"/>
        <w:bottom w:val="none" w:sz="0" w:space="0" w:color="auto"/>
        <w:right w:val="none" w:sz="0" w:space="0" w:color="auto"/>
      </w:divBdr>
    </w:div>
    <w:div w:id="408112335">
      <w:marLeft w:val="480"/>
      <w:marRight w:val="0"/>
      <w:marTop w:val="0"/>
      <w:marBottom w:val="0"/>
      <w:divBdr>
        <w:top w:val="none" w:sz="0" w:space="0" w:color="auto"/>
        <w:left w:val="none" w:sz="0" w:space="0" w:color="auto"/>
        <w:bottom w:val="none" w:sz="0" w:space="0" w:color="auto"/>
        <w:right w:val="none" w:sz="0" w:space="0" w:color="auto"/>
      </w:divBdr>
    </w:div>
    <w:div w:id="408159287">
      <w:marLeft w:val="480"/>
      <w:marRight w:val="0"/>
      <w:marTop w:val="0"/>
      <w:marBottom w:val="0"/>
      <w:divBdr>
        <w:top w:val="none" w:sz="0" w:space="0" w:color="auto"/>
        <w:left w:val="none" w:sz="0" w:space="0" w:color="auto"/>
        <w:bottom w:val="none" w:sz="0" w:space="0" w:color="auto"/>
        <w:right w:val="none" w:sz="0" w:space="0" w:color="auto"/>
      </w:divBdr>
    </w:div>
    <w:div w:id="408187753">
      <w:marLeft w:val="480"/>
      <w:marRight w:val="0"/>
      <w:marTop w:val="0"/>
      <w:marBottom w:val="0"/>
      <w:divBdr>
        <w:top w:val="none" w:sz="0" w:space="0" w:color="auto"/>
        <w:left w:val="none" w:sz="0" w:space="0" w:color="auto"/>
        <w:bottom w:val="none" w:sz="0" w:space="0" w:color="auto"/>
        <w:right w:val="none" w:sz="0" w:space="0" w:color="auto"/>
      </w:divBdr>
    </w:div>
    <w:div w:id="408312190">
      <w:marLeft w:val="480"/>
      <w:marRight w:val="0"/>
      <w:marTop w:val="0"/>
      <w:marBottom w:val="0"/>
      <w:divBdr>
        <w:top w:val="none" w:sz="0" w:space="0" w:color="auto"/>
        <w:left w:val="none" w:sz="0" w:space="0" w:color="auto"/>
        <w:bottom w:val="none" w:sz="0" w:space="0" w:color="auto"/>
        <w:right w:val="none" w:sz="0" w:space="0" w:color="auto"/>
      </w:divBdr>
    </w:div>
    <w:div w:id="408698379">
      <w:marLeft w:val="480"/>
      <w:marRight w:val="0"/>
      <w:marTop w:val="0"/>
      <w:marBottom w:val="0"/>
      <w:divBdr>
        <w:top w:val="none" w:sz="0" w:space="0" w:color="auto"/>
        <w:left w:val="none" w:sz="0" w:space="0" w:color="auto"/>
        <w:bottom w:val="none" w:sz="0" w:space="0" w:color="auto"/>
        <w:right w:val="none" w:sz="0" w:space="0" w:color="auto"/>
      </w:divBdr>
    </w:div>
    <w:div w:id="408699847">
      <w:marLeft w:val="480"/>
      <w:marRight w:val="0"/>
      <w:marTop w:val="0"/>
      <w:marBottom w:val="0"/>
      <w:divBdr>
        <w:top w:val="none" w:sz="0" w:space="0" w:color="auto"/>
        <w:left w:val="none" w:sz="0" w:space="0" w:color="auto"/>
        <w:bottom w:val="none" w:sz="0" w:space="0" w:color="auto"/>
        <w:right w:val="none" w:sz="0" w:space="0" w:color="auto"/>
      </w:divBdr>
    </w:div>
    <w:div w:id="409079849">
      <w:marLeft w:val="480"/>
      <w:marRight w:val="0"/>
      <w:marTop w:val="0"/>
      <w:marBottom w:val="0"/>
      <w:divBdr>
        <w:top w:val="none" w:sz="0" w:space="0" w:color="auto"/>
        <w:left w:val="none" w:sz="0" w:space="0" w:color="auto"/>
        <w:bottom w:val="none" w:sz="0" w:space="0" w:color="auto"/>
        <w:right w:val="none" w:sz="0" w:space="0" w:color="auto"/>
      </w:divBdr>
    </w:div>
    <w:div w:id="410128907">
      <w:marLeft w:val="480"/>
      <w:marRight w:val="0"/>
      <w:marTop w:val="0"/>
      <w:marBottom w:val="0"/>
      <w:divBdr>
        <w:top w:val="none" w:sz="0" w:space="0" w:color="auto"/>
        <w:left w:val="none" w:sz="0" w:space="0" w:color="auto"/>
        <w:bottom w:val="none" w:sz="0" w:space="0" w:color="auto"/>
        <w:right w:val="none" w:sz="0" w:space="0" w:color="auto"/>
      </w:divBdr>
    </w:div>
    <w:div w:id="410351814">
      <w:marLeft w:val="480"/>
      <w:marRight w:val="0"/>
      <w:marTop w:val="0"/>
      <w:marBottom w:val="0"/>
      <w:divBdr>
        <w:top w:val="none" w:sz="0" w:space="0" w:color="auto"/>
        <w:left w:val="none" w:sz="0" w:space="0" w:color="auto"/>
        <w:bottom w:val="none" w:sz="0" w:space="0" w:color="auto"/>
        <w:right w:val="none" w:sz="0" w:space="0" w:color="auto"/>
      </w:divBdr>
    </w:div>
    <w:div w:id="410543586">
      <w:marLeft w:val="480"/>
      <w:marRight w:val="0"/>
      <w:marTop w:val="0"/>
      <w:marBottom w:val="0"/>
      <w:divBdr>
        <w:top w:val="none" w:sz="0" w:space="0" w:color="auto"/>
        <w:left w:val="none" w:sz="0" w:space="0" w:color="auto"/>
        <w:bottom w:val="none" w:sz="0" w:space="0" w:color="auto"/>
        <w:right w:val="none" w:sz="0" w:space="0" w:color="auto"/>
      </w:divBdr>
    </w:div>
    <w:div w:id="411270733">
      <w:marLeft w:val="480"/>
      <w:marRight w:val="0"/>
      <w:marTop w:val="0"/>
      <w:marBottom w:val="0"/>
      <w:divBdr>
        <w:top w:val="none" w:sz="0" w:space="0" w:color="auto"/>
        <w:left w:val="none" w:sz="0" w:space="0" w:color="auto"/>
        <w:bottom w:val="none" w:sz="0" w:space="0" w:color="auto"/>
        <w:right w:val="none" w:sz="0" w:space="0" w:color="auto"/>
      </w:divBdr>
    </w:div>
    <w:div w:id="411851670">
      <w:marLeft w:val="480"/>
      <w:marRight w:val="0"/>
      <w:marTop w:val="0"/>
      <w:marBottom w:val="0"/>
      <w:divBdr>
        <w:top w:val="none" w:sz="0" w:space="0" w:color="auto"/>
        <w:left w:val="none" w:sz="0" w:space="0" w:color="auto"/>
        <w:bottom w:val="none" w:sz="0" w:space="0" w:color="auto"/>
        <w:right w:val="none" w:sz="0" w:space="0" w:color="auto"/>
      </w:divBdr>
    </w:div>
    <w:div w:id="411897837">
      <w:marLeft w:val="480"/>
      <w:marRight w:val="0"/>
      <w:marTop w:val="0"/>
      <w:marBottom w:val="0"/>
      <w:divBdr>
        <w:top w:val="none" w:sz="0" w:space="0" w:color="auto"/>
        <w:left w:val="none" w:sz="0" w:space="0" w:color="auto"/>
        <w:bottom w:val="none" w:sz="0" w:space="0" w:color="auto"/>
        <w:right w:val="none" w:sz="0" w:space="0" w:color="auto"/>
      </w:divBdr>
    </w:div>
    <w:div w:id="412506928">
      <w:marLeft w:val="480"/>
      <w:marRight w:val="0"/>
      <w:marTop w:val="0"/>
      <w:marBottom w:val="0"/>
      <w:divBdr>
        <w:top w:val="none" w:sz="0" w:space="0" w:color="auto"/>
        <w:left w:val="none" w:sz="0" w:space="0" w:color="auto"/>
        <w:bottom w:val="none" w:sz="0" w:space="0" w:color="auto"/>
        <w:right w:val="none" w:sz="0" w:space="0" w:color="auto"/>
      </w:divBdr>
    </w:div>
    <w:div w:id="413092473">
      <w:marLeft w:val="480"/>
      <w:marRight w:val="0"/>
      <w:marTop w:val="0"/>
      <w:marBottom w:val="0"/>
      <w:divBdr>
        <w:top w:val="none" w:sz="0" w:space="0" w:color="auto"/>
        <w:left w:val="none" w:sz="0" w:space="0" w:color="auto"/>
        <w:bottom w:val="none" w:sz="0" w:space="0" w:color="auto"/>
        <w:right w:val="none" w:sz="0" w:space="0" w:color="auto"/>
      </w:divBdr>
    </w:div>
    <w:div w:id="413160895">
      <w:marLeft w:val="480"/>
      <w:marRight w:val="0"/>
      <w:marTop w:val="0"/>
      <w:marBottom w:val="0"/>
      <w:divBdr>
        <w:top w:val="none" w:sz="0" w:space="0" w:color="auto"/>
        <w:left w:val="none" w:sz="0" w:space="0" w:color="auto"/>
        <w:bottom w:val="none" w:sz="0" w:space="0" w:color="auto"/>
        <w:right w:val="none" w:sz="0" w:space="0" w:color="auto"/>
      </w:divBdr>
    </w:div>
    <w:div w:id="413209827">
      <w:marLeft w:val="480"/>
      <w:marRight w:val="0"/>
      <w:marTop w:val="0"/>
      <w:marBottom w:val="0"/>
      <w:divBdr>
        <w:top w:val="none" w:sz="0" w:space="0" w:color="auto"/>
        <w:left w:val="none" w:sz="0" w:space="0" w:color="auto"/>
        <w:bottom w:val="none" w:sz="0" w:space="0" w:color="auto"/>
        <w:right w:val="none" w:sz="0" w:space="0" w:color="auto"/>
      </w:divBdr>
    </w:div>
    <w:div w:id="414012405">
      <w:marLeft w:val="480"/>
      <w:marRight w:val="0"/>
      <w:marTop w:val="0"/>
      <w:marBottom w:val="0"/>
      <w:divBdr>
        <w:top w:val="none" w:sz="0" w:space="0" w:color="auto"/>
        <w:left w:val="none" w:sz="0" w:space="0" w:color="auto"/>
        <w:bottom w:val="none" w:sz="0" w:space="0" w:color="auto"/>
        <w:right w:val="none" w:sz="0" w:space="0" w:color="auto"/>
      </w:divBdr>
    </w:div>
    <w:div w:id="414208704">
      <w:marLeft w:val="480"/>
      <w:marRight w:val="0"/>
      <w:marTop w:val="0"/>
      <w:marBottom w:val="0"/>
      <w:divBdr>
        <w:top w:val="none" w:sz="0" w:space="0" w:color="auto"/>
        <w:left w:val="none" w:sz="0" w:space="0" w:color="auto"/>
        <w:bottom w:val="none" w:sz="0" w:space="0" w:color="auto"/>
        <w:right w:val="none" w:sz="0" w:space="0" w:color="auto"/>
      </w:divBdr>
    </w:div>
    <w:div w:id="414208934">
      <w:marLeft w:val="480"/>
      <w:marRight w:val="0"/>
      <w:marTop w:val="0"/>
      <w:marBottom w:val="0"/>
      <w:divBdr>
        <w:top w:val="none" w:sz="0" w:space="0" w:color="auto"/>
        <w:left w:val="none" w:sz="0" w:space="0" w:color="auto"/>
        <w:bottom w:val="none" w:sz="0" w:space="0" w:color="auto"/>
        <w:right w:val="none" w:sz="0" w:space="0" w:color="auto"/>
      </w:divBdr>
    </w:div>
    <w:div w:id="415176780">
      <w:marLeft w:val="480"/>
      <w:marRight w:val="0"/>
      <w:marTop w:val="0"/>
      <w:marBottom w:val="0"/>
      <w:divBdr>
        <w:top w:val="none" w:sz="0" w:space="0" w:color="auto"/>
        <w:left w:val="none" w:sz="0" w:space="0" w:color="auto"/>
        <w:bottom w:val="none" w:sz="0" w:space="0" w:color="auto"/>
        <w:right w:val="none" w:sz="0" w:space="0" w:color="auto"/>
      </w:divBdr>
    </w:div>
    <w:div w:id="415517802">
      <w:marLeft w:val="480"/>
      <w:marRight w:val="0"/>
      <w:marTop w:val="0"/>
      <w:marBottom w:val="0"/>
      <w:divBdr>
        <w:top w:val="none" w:sz="0" w:space="0" w:color="auto"/>
        <w:left w:val="none" w:sz="0" w:space="0" w:color="auto"/>
        <w:bottom w:val="none" w:sz="0" w:space="0" w:color="auto"/>
        <w:right w:val="none" w:sz="0" w:space="0" w:color="auto"/>
      </w:divBdr>
    </w:div>
    <w:div w:id="415519388">
      <w:marLeft w:val="480"/>
      <w:marRight w:val="0"/>
      <w:marTop w:val="0"/>
      <w:marBottom w:val="0"/>
      <w:divBdr>
        <w:top w:val="none" w:sz="0" w:space="0" w:color="auto"/>
        <w:left w:val="none" w:sz="0" w:space="0" w:color="auto"/>
        <w:bottom w:val="none" w:sz="0" w:space="0" w:color="auto"/>
        <w:right w:val="none" w:sz="0" w:space="0" w:color="auto"/>
      </w:divBdr>
    </w:div>
    <w:div w:id="415984732">
      <w:marLeft w:val="480"/>
      <w:marRight w:val="0"/>
      <w:marTop w:val="0"/>
      <w:marBottom w:val="0"/>
      <w:divBdr>
        <w:top w:val="none" w:sz="0" w:space="0" w:color="auto"/>
        <w:left w:val="none" w:sz="0" w:space="0" w:color="auto"/>
        <w:bottom w:val="none" w:sz="0" w:space="0" w:color="auto"/>
        <w:right w:val="none" w:sz="0" w:space="0" w:color="auto"/>
      </w:divBdr>
    </w:div>
    <w:div w:id="416874980">
      <w:marLeft w:val="480"/>
      <w:marRight w:val="0"/>
      <w:marTop w:val="0"/>
      <w:marBottom w:val="0"/>
      <w:divBdr>
        <w:top w:val="none" w:sz="0" w:space="0" w:color="auto"/>
        <w:left w:val="none" w:sz="0" w:space="0" w:color="auto"/>
        <w:bottom w:val="none" w:sz="0" w:space="0" w:color="auto"/>
        <w:right w:val="none" w:sz="0" w:space="0" w:color="auto"/>
      </w:divBdr>
    </w:div>
    <w:div w:id="417867189">
      <w:marLeft w:val="480"/>
      <w:marRight w:val="0"/>
      <w:marTop w:val="0"/>
      <w:marBottom w:val="0"/>
      <w:divBdr>
        <w:top w:val="none" w:sz="0" w:space="0" w:color="auto"/>
        <w:left w:val="none" w:sz="0" w:space="0" w:color="auto"/>
        <w:bottom w:val="none" w:sz="0" w:space="0" w:color="auto"/>
        <w:right w:val="none" w:sz="0" w:space="0" w:color="auto"/>
      </w:divBdr>
    </w:div>
    <w:div w:id="417941360">
      <w:marLeft w:val="480"/>
      <w:marRight w:val="0"/>
      <w:marTop w:val="0"/>
      <w:marBottom w:val="0"/>
      <w:divBdr>
        <w:top w:val="none" w:sz="0" w:space="0" w:color="auto"/>
        <w:left w:val="none" w:sz="0" w:space="0" w:color="auto"/>
        <w:bottom w:val="none" w:sz="0" w:space="0" w:color="auto"/>
        <w:right w:val="none" w:sz="0" w:space="0" w:color="auto"/>
      </w:divBdr>
    </w:div>
    <w:div w:id="418017378">
      <w:marLeft w:val="480"/>
      <w:marRight w:val="0"/>
      <w:marTop w:val="0"/>
      <w:marBottom w:val="0"/>
      <w:divBdr>
        <w:top w:val="none" w:sz="0" w:space="0" w:color="auto"/>
        <w:left w:val="none" w:sz="0" w:space="0" w:color="auto"/>
        <w:bottom w:val="none" w:sz="0" w:space="0" w:color="auto"/>
        <w:right w:val="none" w:sz="0" w:space="0" w:color="auto"/>
      </w:divBdr>
    </w:div>
    <w:div w:id="418526797">
      <w:marLeft w:val="480"/>
      <w:marRight w:val="0"/>
      <w:marTop w:val="0"/>
      <w:marBottom w:val="0"/>
      <w:divBdr>
        <w:top w:val="none" w:sz="0" w:space="0" w:color="auto"/>
        <w:left w:val="none" w:sz="0" w:space="0" w:color="auto"/>
        <w:bottom w:val="none" w:sz="0" w:space="0" w:color="auto"/>
        <w:right w:val="none" w:sz="0" w:space="0" w:color="auto"/>
      </w:divBdr>
    </w:div>
    <w:div w:id="418990295">
      <w:marLeft w:val="480"/>
      <w:marRight w:val="0"/>
      <w:marTop w:val="0"/>
      <w:marBottom w:val="0"/>
      <w:divBdr>
        <w:top w:val="none" w:sz="0" w:space="0" w:color="auto"/>
        <w:left w:val="none" w:sz="0" w:space="0" w:color="auto"/>
        <w:bottom w:val="none" w:sz="0" w:space="0" w:color="auto"/>
        <w:right w:val="none" w:sz="0" w:space="0" w:color="auto"/>
      </w:divBdr>
    </w:div>
    <w:div w:id="419133593">
      <w:marLeft w:val="480"/>
      <w:marRight w:val="0"/>
      <w:marTop w:val="0"/>
      <w:marBottom w:val="0"/>
      <w:divBdr>
        <w:top w:val="none" w:sz="0" w:space="0" w:color="auto"/>
        <w:left w:val="none" w:sz="0" w:space="0" w:color="auto"/>
        <w:bottom w:val="none" w:sz="0" w:space="0" w:color="auto"/>
        <w:right w:val="none" w:sz="0" w:space="0" w:color="auto"/>
      </w:divBdr>
    </w:div>
    <w:div w:id="419251880">
      <w:marLeft w:val="480"/>
      <w:marRight w:val="0"/>
      <w:marTop w:val="0"/>
      <w:marBottom w:val="0"/>
      <w:divBdr>
        <w:top w:val="none" w:sz="0" w:space="0" w:color="auto"/>
        <w:left w:val="none" w:sz="0" w:space="0" w:color="auto"/>
        <w:bottom w:val="none" w:sz="0" w:space="0" w:color="auto"/>
        <w:right w:val="none" w:sz="0" w:space="0" w:color="auto"/>
      </w:divBdr>
    </w:div>
    <w:div w:id="419328069">
      <w:marLeft w:val="480"/>
      <w:marRight w:val="0"/>
      <w:marTop w:val="0"/>
      <w:marBottom w:val="0"/>
      <w:divBdr>
        <w:top w:val="none" w:sz="0" w:space="0" w:color="auto"/>
        <w:left w:val="none" w:sz="0" w:space="0" w:color="auto"/>
        <w:bottom w:val="none" w:sz="0" w:space="0" w:color="auto"/>
        <w:right w:val="none" w:sz="0" w:space="0" w:color="auto"/>
      </w:divBdr>
    </w:div>
    <w:div w:id="419371912">
      <w:marLeft w:val="480"/>
      <w:marRight w:val="0"/>
      <w:marTop w:val="0"/>
      <w:marBottom w:val="0"/>
      <w:divBdr>
        <w:top w:val="none" w:sz="0" w:space="0" w:color="auto"/>
        <w:left w:val="none" w:sz="0" w:space="0" w:color="auto"/>
        <w:bottom w:val="none" w:sz="0" w:space="0" w:color="auto"/>
        <w:right w:val="none" w:sz="0" w:space="0" w:color="auto"/>
      </w:divBdr>
    </w:div>
    <w:div w:id="419527879">
      <w:marLeft w:val="480"/>
      <w:marRight w:val="0"/>
      <w:marTop w:val="0"/>
      <w:marBottom w:val="0"/>
      <w:divBdr>
        <w:top w:val="none" w:sz="0" w:space="0" w:color="auto"/>
        <w:left w:val="none" w:sz="0" w:space="0" w:color="auto"/>
        <w:bottom w:val="none" w:sz="0" w:space="0" w:color="auto"/>
        <w:right w:val="none" w:sz="0" w:space="0" w:color="auto"/>
      </w:divBdr>
    </w:div>
    <w:div w:id="420418645">
      <w:marLeft w:val="480"/>
      <w:marRight w:val="0"/>
      <w:marTop w:val="0"/>
      <w:marBottom w:val="0"/>
      <w:divBdr>
        <w:top w:val="none" w:sz="0" w:space="0" w:color="auto"/>
        <w:left w:val="none" w:sz="0" w:space="0" w:color="auto"/>
        <w:bottom w:val="none" w:sz="0" w:space="0" w:color="auto"/>
        <w:right w:val="none" w:sz="0" w:space="0" w:color="auto"/>
      </w:divBdr>
    </w:div>
    <w:div w:id="421489618">
      <w:marLeft w:val="480"/>
      <w:marRight w:val="0"/>
      <w:marTop w:val="0"/>
      <w:marBottom w:val="0"/>
      <w:divBdr>
        <w:top w:val="none" w:sz="0" w:space="0" w:color="auto"/>
        <w:left w:val="none" w:sz="0" w:space="0" w:color="auto"/>
        <w:bottom w:val="none" w:sz="0" w:space="0" w:color="auto"/>
        <w:right w:val="none" w:sz="0" w:space="0" w:color="auto"/>
      </w:divBdr>
    </w:div>
    <w:div w:id="421533752">
      <w:marLeft w:val="480"/>
      <w:marRight w:val="0"/>
      <w:marTop w:val="0"/>
      <w:marBottom w:val="0"/>
      <w:divBdr>
        <w:top w:val="none" w:sz="0" w:space="0" w:color="auto"/>
        <w:left w:val="none" w:sz="0" w:space="0" w:color="auto"/>
        <w:bottom w:val="none" w:sz="0" w:space="0" w:color="auto"/>
        <w:right w:val="none" w:sz="0" w:space="0" w:color="auto"/>
      </w:divBdr>
    </w:div>
    <w:div w:id="422149318">
      <w:marLeft w:val="480"/>
      <w:marRight w:val="0"/>
      <w:marTop w:val="0"/>
      <w:marBottom w:val="0"/>
      <w:divBdr>
        <w:top w:val="none" w:sz="0" w:space="0" w:color="auto"/>
        <w:left w:val="none" w:sz="0" w:space="0" w:color="auto"/>
        <w:bottom w:val="none" w:sz="0" w:space="0" w:color="auto"/>
        <w:right w:val="none" w:sz="0" w:space="0" w:color="auto"/>
      </w:divBdr>
    </w:div>
    <w:div w:id="422341783">
      <w:marLeft w:val="480"/>
      <w:marRight w:val="0"/>
      <w:marTop w:val="0"/>
      <w:marBottom w:val="0"/>
      <w:divBdr>
        <w:top w:val="none" w:sz="0" w:space="0" w:color="auto"/>
        <w:left w:val="none" w:sz="0" w:space="0" w:color="auto"/>
        <w:bottom w:val="none" w:sz="0" w:space="0" w:color="auto"/>
        <w:right w:val="none" w:sz="0" w:space="0" w:color="auto"/>
      </w:divBdr>
    </w:div>
    <w:div w:id="422652564">
      <w:marLeft w:val="480"/>
      <w:marRight w:val="0"/>
      <w:marTop w:val="0"/>
      <w:marBottom w:val="0"/>
      <w:divBdr>
        <w:top w:val="none" w:sz="0" w:space="0" w:color="auto"/>
        <w:left w:val="none" w:sz="0" w:space="0" w:color="auto"/>
        <w:bottom w:val="none" w:sz="0" w:space="0" w:color="auto"/>
        <w:right w:val="none" w:sz="0" w:space="0" w:color="auto"/>
      </w:divBdr>
    </w:div>
    <w:div w:id="422803539">
      <w:marLeft w:val="480"/>
      <w:marRight w:val="0"/>
      <w:marTop w:val="0"/>
      <w:marBottom w:val="0"/>
      <w:divBdr>
        <w:top w:val="none" w:sz="0" w:space="0" w:color="auto"/>
        <w:left w:val="none" w:sz="0" w:space="0" w:color="auto"/>
        <w:bottom w:val="none" w:sz="0" w:space="0" w:color="auto"/>
        <w:right w:val="none" w:sz="0" w:space="0" w:color="auto"/>
      </w:divBdr>
    </w:div>
    <w:div w:id="422990475">
      <w:marLeft w:val="480"/>
      <w:marRight w:val="0"/>
      <w:marTop w:val="0"/>
      <w:marBottom w:val="0"/>
      <w:divBdr>
        <w:top w:val="none" w:sz="0" w:space="0" w:color="auto"/>
        <w:left w:val="none" w:sz="0" w:space="0" w:color="auto"/>
        <w:bottom w:val="none" w:sz="0" w:space="0" w:color="auto"/>
        <w:right w:val="none" w:sz="0" w:space="0" w:color="auto"/>
      </w:divBdr>
    </w:div>
    <w:div w:id="423501239">
      <w:marLeft w:val="480"/>
      <w:marRight w:val="0"/>
      <w:marTop w:val="0"/>
      <w:marBottom w:val="0"/>
      <w:divBdr>
        <w:top w:val="none" w:sz="0" w:space="0" w:color="auto"/>
        <w:left w:val="none" w:sz="0" w:space="0" w:color="auto"/>
        <w:bottom w:val="none" w:sz="0" w:space="0" w:color="auto"/>
        <w:right w:val="none" w:sz="0" w:space="0" w:color="auto"/>
      </w:divBdr>
    </w:div>
    <w:div w:id="423578804">
      <w:marLeft w:val="480"/>
      <w:marRight w:val="0"/>
      <w:marTop w:val="0"/>
      <w:marBottom w:val="0"/>
      <w:divBdr>
        <w:top w:val="none" w:sz="0" w:space="0" w:color="auto"/>
        <w:left w:val="none" w:sz="0" w:space="0" w:color="auto"/>
        <w:bottom w:val="none" w:sz="0" w:space="0" w:color="auto"/>
        <w:right w:val="none" w:sz="0" w:space="0" w:color="auto"/>
      </w:divBdr>
    </w:div>
    <w:div w:id="423958761">
      <w:marLeft w:val="480"/>
      <w:marRight w:val="0"/>
      <w:marTop w:val="0"/>
      <w:marBottom w:val="0"/>
      <w:divBdr>
        <w:top w:val="none" w:sz="0" w:space="0" w:color="auto"/>
        <w:left w:val="none" w:sz="0" w:space="0" w:color="auto"/>
        <w:bottom w:val="none" w:sz="0" w:space="0" w:color="auto"/>
        <w:right w:val="none" w:sz="0" w:space="0" w:color="auto"/>
      </w:divBdr>
    </w:div>
    <w:div w:id="424230857">
      <w:marLeft w:val="480"/>
      <w:marRight w:val="0"/>
      <w:marTop w:val="0"/>
      <w:marBottom w:val="0"/>
      <w:divBdr>
        <w:top w:val="none" w:sz="0" w:space="0" w:color="auto"/>
        <w:left w:val="none" w:sz="0" w:space="0" w:color="auto"/>
        <w:bottom w:val="none" w:sz="0" w:space="0" w:color="auto"/>
        <w:right w:val="none" w:sz="0" w:space="0" w:color="auto"/>
      </w:divBdr>
    </w:div>
    <w:div w:id="425155536">
      <w:marLeft w:val="480"/>
      <w:marRight w:val="0"/>
      <w:marTop w:val="0"/>
      <w:marBottom w:val="0"/>
      <w:divBdr>
        <w:top w:val="none" w:sz="0" w:space="0" w:color="auto"/>
        <w:left w:val="none" w:sz="0" w:space="0" w:color="auto"/>
        <w:bottom w:val="none" w:sz="0" w:space="0" w:color="auto"/>
        <w:right w:val="none" w:sz="0" w:space="0" w:color="auto"/>
      </w:divBdr>
    </w:div>
    <w:div w:id="425465303">
      <w:marLeft w:val="480"/>
      <w:marRight w:val="0"/>
      <w:marTop w:val="0"/>
      <w:marBottom w:val="0"/>
      <w:divBdr>
        <w:top w:val="none" w:sz="0" w:space="0" w:color="auto"/>
        <w:left w:val="none" w:sz="0" w:space="0" w:color="auto"/>
        <w:bottom w:val="none" w:sz="0" w:space="0" w:color="auto"/>
        <w:right w:val="none" w:sz="0" w:space="0" w:color="auto"/>
      </w:divBdr>
    </w:div>
    <w:div w:id="425999258">
      <w:marLeft w:val="480"/>
      <w:marRight w:val="0"/>
      <w:marTop w:val="0"/>
      <w:marBottom w:val="0"/>
      <w:divBdr>
        <w:top w:val="none" w:sz="0" w:space="0" w:color="auto"/>
        <w:left w:val="none" w:sz="0" w:space="0" w:color="auto"/>
        <w:bottom w:val="none" w:sz="0" w:space="0" w:color="auto"/>
        <w:right w:val="none" w:sz="0" w:space="0" w:color="auto"/>
      </w:divBdr>
    </w:div>
    <w:div w:id="426076381">
      <w:marLeft w:val="480"/>
      <w:marRight w:val="0"/>
      <w:marTop w:val="0"/>
      <w:marBottom w:val="0"/>
      <w:divBdr>
        <w:top w:val="none" w:sz="0" w:space="0" w:color="auto"/>
        <w:left w:val="none" w:sz="0" w:space="0" w:color="auto"/>
        <w:bottom w:val="none" w:sz="0" w:space="0" w:color="auto"/>
        <w:right w:val="none" w:sz="0" w:space="0" w:color="auto"/>
      </w:divBdr>
    </w:div>
    <w:div w:id="426922389">
      <w:marLeft w:val="480"/>
      <w:marRight w:val="0"/>
      <w:marTop w:val="0"/>
      <w:marBottom w:val="0"/>
      <w:divBdr>
        <w:top w:val="none" w:sz="0" w:space="0" w:color="auto"/>
        <w:left w:val="none" w:sz="0" w:space="0" w:color="auto"/>
        <w:bottom w:val="none" w:sz="0" w:space="0" w:color="auto"/>
        <w:right w:val="none" w:sz="0" w:space="0" w:color="auto"/>
      </w:divBdr>
    </w:div>
    <w:div w:id="426997642">
      <w:marLeft w:val="480"/>
      <w:marRight w:val="0"/>
      <w:marTop w:val="0"/>
      <w:marBottom w:val="0"/>
      <w:divBdr>
        <w:top w:val="none" w:sz="0" w:space="0" w:color="auto"/>
        <w:left w:val="none" w:sz="0" w:space="0" w:color="auto"/>
        <w:bottom w:val="none" w:sz="0" w:space="0" w:color="auto"/>
        <w:right w:val="none" w:sz="0" w:space="0" w:color="auto"/>
      </w:divBdr>
    </w:div>
    <w:div w:id="427506578">
      <w:marLeft w:val="480"/>
      <w:marRight w:val="0"/>
      <w:marTop w:val="0"/>
      <w:marBottom w:val="0"/>
      <w:divBdr>
        <w:top w:val="none" w:sz="0" w:space="0" w:color="auto"/>
        <w:left w:val="none" w:sz="0" w:space="0" w:color="auto"/>
        <w:bottom w:val="none" w:sz="0" w:space="0" w:color="auto"/>
        <w:right w:val="none" w:sz="0" w:space="0" w:color="auto"/>
      </w:divBdr>
    </w:div>
    <w:div w:id="427654617">
      <w:marLeft w:val="480"/>
      <w:marRight w:val="0"/>
      <w:marTop w:val="0"/>
      <w:marBottom w:val="0"/>
      <w:divBdr>
        <w:top w:val="none" w:sz="0" w:space="0" w:color="auto"/>
        <w:left w:val="none" w:sz="0" w:space="0" w:color="auto"/>
        <w:bottom w:val="none" w:sz="0" w:space="0" w:color="auto"/>
        <w:right w:val="none" w:sz="0" w:space="0" w:color="auto"/>
      </w:divBdr>
    </w:div>
    <w:div w:id="427968110">
      <w:marLeft w:val="480"/>
      <w:marRight w:val="0"/>
      <w:marTop w:val="0"/>
      <w:marBottom w:val="0"/>
      <w:divBdr>
        <w:top w:val="none" w:sz="0" w:space="0" w:color="auto"/>
        <w:left w:val="none" w:sz="0" w:space="0" w:color="auto"/>
        <w:bottom w:val="none" w:sz="0" w:space="0" w:color="auto"/>
        <w:right w:val="none" w:sz="0" w:space="0" w:color="auto"/>
      </w:divBdr>
    </w:div>
    <w:div w:id="428232079">
      <w:marLeft w:val="480"/>
      <w:marRight w:val="0"/>
      <w:marTop w:val="0"/>
      <w:marBottom w:val="0"/>
      <w:divBdr>
        <w:top w:val="none" w:sz="0" w:space="0" w:color="auto"/>
        <w:left w:val="none" w:sz="0" w:space="0" w:color="auto"/>
        <w:bottom w:val="none" w:sz="0" w:space="0" w:color="auto"/>
        <w:right w:val="none" w:sz="0" w:space="0" w:color="auto"/>
      </w:divBdr>
    </w:div>
    <w:div w:id="428352160">
      <w:marLeft w:val="480"/>
      <w:marRight w:val="0"/>
      <w:marTop w:val="0"/>
      <w:marBottom w:val="0"/>
      <w:divBdr>
        <w:top w:val="none" w:sz="0" w:space="0" w:color="auto"/>
        <w:left w:val="none" w:sz="0" w:space="0" w:color="auto"/>
        <w:bottom w:val="none" w:sz="0" w:space="0" w:color="auto"/>
        <w:right w:val="none" w:sz="0" w:space="0" w:color="auto"/>
      </w:divBdr>
    </w:div>
    <w:div w:id="428357298">
      <w:marLeft w:val="480"/>
      <w:marRight w:val="0"/>
      <w:marTop w:val="0"/>
      <w:marBottom w:val="0"/>
      <w:divBdr>
        <w:top w:val="none" w:sz="0" w:space="0" w:color="auto"/>
        <w:left w:val="none" w:sz="0" w:space="0" w:color="auto"/>
        <w:bottom w:val="none" w:sz="0" w:space="0" w:color="auto"/>
        <w:right w:val="none" w:sz="0" w:space="0" w:color="auto"/>
      </w:divBdr>
    </w:div>
    <w:div w:id="428543349">
      <w:marLeft w:val="480"/>
      <w:marRight w:val="0"/>
      <w:marTop w:val="0"/>
      <w:marBottom w:val="0"/>
      <w:divBdr>
        <w:top w:val="none" w:sz="0" w:space="0" w:color="auto"/>
        <w:left w:val="none" w:sz="0" w:space="0" w:color="auto"/>
        <w:bottom w:val="none" w:sz="0" w:space="0" w:color="auto"/>
        <w:right w:val="none" w:sz="0" w:space="0" w:color="auto"/>
      </w:divBdr>
    </w:div>
    <w:div w:id="428552765">
      <w:marLeft w:val="480"/>
      <w:marRight w:val="0"/>
      <w:marTop w:val="0"/>
      <w:marBottom w:val="0"/>
      <w:divBdr>
        <w:top w:val="none" w:sz="0" w:space="0" w:color="auto"/>
        <w:left w:val="none" w:sz="0" w:space="0" w:color="auto"/>
        <w:bottom w:val="none" w:sz="0" w:space="0" w:color="auto"/>
        <w:right w:val="none" w:sz="0" w:space="0" w:color="auto"/>
      </w:divBdr>
    </w:div>
    <w:div w:id="428621746">
      <w:marLeft w:val="480"/>
      <w:marRight w:val="0"/>
      <w:marTop w:val="0"/>
      <w:marBottom w:val="0"/>
      <w:divBdr>
        <w:top w:val="none" w:sz="0" w:space="0" w:color="auto"/>
        <w:left w:val="none" w:sz="0" w:space="0" w:color="auto"/>
        <w:bottom w:val="none" w:sz="0" w:space="0" w:color="auto"/>
        <w:right w:val="none" w:sz="0" w:space="0" w:color="auto"/>
      </w:divBdr>
    </w:div>
    <w:div w:id="428701063">
      <w:marLeft w:val="480"/>
      <w:marRight w:val="0"/>
      <w:marTop w:val="0"/>
      <w:marBottom w:val="0"/>
      <w:divBdr>
        <w:top w:val="none" w:sz="0" w:space="0" w:color="auto"/>
        <w:left w:val="none" w:sz="0" w:space="0" w:color="auto"/>
        <w:bottom w:val="none" w:sz="0" w:space="0" w:color="auto"/>
        <w:right w:val="none" w:sz="0" w:space="0" w:color="auto"/>
      </w:divBdr>
    </w:div>
    <w:div w:id="429200179">
      <w:marLeft w:val="480"/>
      <w:marRight w:val="0"/>
      <w:marTop w:val="0"/>
      <w:marBottom w:val="0"/>
      <w:divBdr>
        <w:top w:val="none" w:sz="0" w:space="0" w:color="auto"/>
        <w:left w:val="none" w:sz="0" w:space="0" w:color="auto"/>
        <w:bottom w:val="none" w:sz="0" w:space="0" w:color="auto"/>
        <w:right w:val="none" w:sz="0" w:space="0" w:color="auto"/>
      </w:divBdr>
    </w:div>
    <w:div w:id="429281336">
      <w:marLeft w:val="480"/>
      <w:marRight w:val="0"/>
      <w:marTop w:val="0"/>
      <w:marBottom w:val="0"/>
      <w:divBdr>
        <w:top w:val="none" w:sz="0" w:space="0" w:color="auto"/>
        <w:left w:val="none" w:sz="0" w:space="0" w:color="auto"/>
        <w:bottom w:val="none" w:sz="0" w:space="0" w:color="auto"/>
        <w:right w:val="none" w:sz="0" w:space="0" w:color="auto"/>
      </w:divBdr>
    </w:div>
    <w:div w:id="429665856">
      <w:marLeft w:val="480"/>
      <w:marRight w:val="0"/>
      <w:marTop w:val="0"/>
      <w:marBottom w:val="0"/>
      <w:divBdr>
        <w:top w:val="none" w:sz="0" w:space="0" w:color="auto"/>
        <w:left w:val="none" w:sz="0" w:space="0" w:color="auto"/>
        <w:bottom w:val="none" w:sz="0" w:space="0" w:color="auto"/>
        <w:right w:val="none" w:sz="0" w:space="0" w:color="auto"/>
      </w:divBdr>
    </w:div>
    <w:div w:id="429787743">
      <w:marLeft w:val="480"/>
      <w:marRight w:val="0"/>
      <w:marTop w:val="0"/>
      <w:marBottom w:val="0"/>
      <w:divBdr>
        <w:top w:val="none" w:sz="0" w:space="0" w:color="auto"/>
        <w:left w:val="none" w:sz="0" w:space="0" w:color="auto"/>
        <w:bottom w:val="none" w:sz="0" w:space="0" w:color="auto"/>
        <w:right w:val="none" w:sz="0" w:space="0" w:color="auto"/>
      </w:divBdr>
    </w:div>
    <w:div w:id="429817260">
      <w:marLeft w:val="480"/>
      <w:marRight w:val="0"/>
      <w:marTop w:val="0"/>
      <w:marBottom w:val="0"/>
      <w:divBdr>
        <w:top w:val="none" w:sz="0" w:space="0" w:color="auto"/>
        <w:left w:val="none" w:sz="0" w:space="0" w:color="auto"/>
        <w:bottom w:val="none" w:sz="0" w:space="0" w:color="auto"/>
        <w:right w:val="none" w:sz="0" w:space="0" w:color="auto"/>
      </w:divBdr>
    </w:div>
    <w:div w:id="430323924">
      <w:marLeft w:val="480"/>
      <w:marRight w:val="0"/>
      <w:marTop w:val="0"/>
      <w:marBottom w:val="0"/>
      <w:divBdr>
        <w:top w:val="none" w:sz="0" w:space="0" w:color="auto"/>
        <w:left w:val="none" w:sz="0" w:space="0" w:color="auto"/>
        <w:bottom w:val="none" w:sz="0" w:space="0" w:color="auto"/>
        <w:right w:val="none" w:sz="0" w:space="0" w:color="auto"/>
      </w:divBdr>
    </w:div>
    <w:div w:id="430586720">
      <w:marLeft w:val="480"/>
      <w:marRight w:val="0"/>
      <w:marTop w:val="0"/>
      <w:marBottom w:val="0"/>
      <w:divBdr>
        <w:top w:val="none" w:sz="0" w:space="0" w:color="auto"/>
        <w:left w:val="none" w:sz="0" w:space="0" w:color="auto"/>
        <w:bottom w:val="none" w:sz="0" w:space="0" w:color="auto"/>
        <w:right w:val="none" w:sz="0" w:space="0" w:color="auto"/>
      </w:divBdr>
    </w:div>
    <w:div w:id="430899335">
      <w:marLeft w:val="480"/>
      <w:marRight w:val="0"/>
      <w:marTop w:val="0"/>
      <w:marBottom w:val="0"/>
      <w:divBdr>
        <w:top w:val="none" w:sz="0" w:space="0" w:color="auto"/>
        <w:left w:val="none" w:sz="0" w:space="0" w:color="auto"/>
        <w:bottom w:val="none" w:sz="0" w:space="0" w:color="auto"/>
        <w:right w:val="none" w:sz="0" w:space="0" w:color="auto"/>
      </w:divBdr>
    </w:div>
    <w:div w:id="430975461">
      <w:marLeft w:val="480"/>
      <w:marRight w:val="0"/>
      <w:marTop w:val="0"/>
      <w:marBottom w:val="0"/>
      <w:divBdr>
        <w:top w:val="none" w:sz="0" w:space="0" w:color="auto"/>
        <w:left w:val="none" w:sz="0" w:space="0" w:color="auto"/>
        <w:bottom w:val="none" w:sz="0" w:space="0" w:color="auto"/>
        <w:right w:val="none" w:sz="0" w:space="0" w:color="auto"/>
      </w:divBdr>
    </w:div>
    <w:div w:id="432240660">
      <w:marLeft w:val="480"/>
      <w:marRight w:val="0"/>
      <w:marTop w:val="0"/>
      <w:marBottom w:val="0"/>
      <w:divBdr>
        <w:top w:val="none" w:sz="0" w:space="0" w:color="auto"/>
        <w:left w:val="none" w:sz="0" w:space="0" w:color="auto"/>
        <w:bottom w:val="none" w:sz="0" w:space="0" w:color="auto"/>
        <w:right w:val="none" w:sz="0" w:space="0" w:color="auto"/>
      </w:divBdr>
    </w:div>
    <w:div w:id="432750749">
      <w:marLeft w:val="480"/>
      <w:marRight w:val="0"/>
      <w:marTop w:val="0"/>
      <w:marBottom w:val="0"/>
      <w:divBdr>
        <w:top w:val="none" w:sz="0" w:space="0" w:color="auto"/>
        <w:left w:val="none" w:sz="0" w:space="0" w:color="auto"/>
        <w:bottom w:val="none" w:sz="0" w:space="0" w:color="auto"/>
        <w:right w:val="none" w:sz="0" w:space="0" w:color="auto"/>
      </w:divBdr>
    </w:div>
    <w:div w:id="432822068">
      <w:marLeft w:val="480"/>
      <w:marRight w:val="0"/>
      <w:marTop w:val="0"/>
      <w:marBottom w:val="0"/>
      <w:divBdr>
        <w:top w:val="none" w:sz="0" w:space="0" w:color="auto"/>
        <w:left w:val="none" w:sz="0" w:space="0" w:color="auto"/>
        <w:bottom w:val="none" w:sz="0" w:space="0" w:color="auto"/>
        <w:right w:val="none" w:sz="0" w:space="0" w:color="auto"/>
      </w:divBdr>
    </w:div>
    <w:div w:id="433020379">
      <w:marLeft w:val="480"/>
      <w:marRight w:val="0"/>
      <w:marTop w:val="0"/>
      <w:marBottom w:val="0"/>
      <w:divBdr>
        <w:top w:val="none" w:sz="0" w:space="0" w:color="auto"/>
        <w:left w:val="none" w:sz="0" w:space="0" w:color="auto"/>
        <w:bottom w:val="none" w:sz="0" w:space="0" w:color="auto"/>
        <w:right w:val="none" w:sz="0" w:space="0" w:color="auto"/>
      </w:divBdr>
    </w:div>
    <w:div w:id="433327482">
      <w:marLeft w:val="480"/>
      <w:marRight w:val="0"/>
      <w:marTop w:val="0"/>
      <w:marBottom w:val="0"/>
      <w:divBdr>
        <w:top w:val="none" w:sz="0" w:space="0" w:color="auto"/>
        <w:left w:val="none" w:sz="0" w:space="0" w:color="auto"/>
        <w:bottom w:val="none" w:sz="0" w:space="0" w:color="auto"/>
        <w:right w:val="none" w:sz="0" w:space="0" w:color="auto"/>
      </w:divBdr>
    </w:div>
    <w:div w:id="433599655">
      <w:marLeft w:val="480"/>
      <w:marRight w:val="0"/>
      <w:marTop w:val="0"/>
      <w:marBottom w:val="0"/>
      <w:divBdr>
        <w:top w:val="none" w:sz="0" w:space="0" w:color="auto"/>
        <w:left w:val="none" w:sz="0" w:space="0" w:color="auto"/>
        <w:bottom w:val="none" w:sz="0" w:space="0" w:color="auto"/>
        <w:right w:val="none" w:sz="0" w:space="0" w:color="auto"/>
      </w:divBdr>
    </w:div>
    <w:div w:id="433862969">
      <w:marLeft w:val="480"/>
      <w:marRight w:val="0"/>
      <w:marTop w:val="0"/>
      <w:marBottom w:val="0"/>
      <w:divBdr>
        <w:top w:val="none" w:sz="0" w:space="0" w:color="auto"/>
        <w:left w:val="none" w:sz="0" w:space="0" w:color="auto"/>
        <w:bottom w:val="none" w:sz="0" w:space="0" w:color="auto"/>
        <w:right w:val="none" w:sz="0" w:space="0" w:color="auto"/>
      </w:divBdr>
    </w:div>
    <w:div w:id="433981133">
      <w:marLeft w:val="480"/>
      <w:marRight w:val="0"/>
      <w:marTop w:val="0"/>
      <w:marBottom w:val="0"/>
      <w:divBdr>
        <w:top w:val="none" w:sz="0" w:space="0" w:color="auto"/>
        <w:left w:val="none" w:sz="0" w:space="0" w:color="auto"/>
        <w:bottom w:val="none" w:sz="0" w:space="0" w:color="auto"/>
        <w:right w:val="none" w:sz="0" w:space="0" w:color="auto"/>
      </w:divBdr>
    </w:div>
    <w:div w:id="434254122">
      <w:marLeft w:val="480"/>
      <w:marRight w:val="0"/>
      <w:marTop w:val="0"/>
      <w:marBottom w:val="0"/>
      <w:divBdr>
        <w:top w:val="none" w:sz="0" w:space="0" w:color="auto"/>
        <w:left w:val="none" w:sz="0" w:space="0" w:color="auto"/>
        <w:bottom w:val="none" w:sz="0" w:space="0" w:color="auto"/>
        <w:right w:val="none" w:sz="0" w:space="0" w:color="auto"/>
      </w:divBdr>
    </w:div>
    <w:div w:id="434518677">
      <w:marLeft w:val="480"/>
      <w:marRight w:val="0"/>
      <w:marTop w:val="0"/>
      <w:marBottom w:val="0"/>
      <w:divBdr>
        <w:top w:val="none" w:sz="0" w:space="0" w:color="auto"/>
        <w:left w:val="none" w:sz="0" w:space="0" w:color="auto"/>
        <w:bottom w:val="none" w:sz="0" w:space="0" w:color="auto"/>
        <w:right w:val="none" w:sz="0" w:space="0" w:color="auto"/>
      </w:divBdr>
    </w:div>
    <w:div w:id="434522076">
      <w:marLeft w:val="480"/>
      <w:marRight w:val="0"/>
      <w:marTop w:val="0"/>
      <w:marBottom w:val="0"/>
      <w:divBdr>
        <w:top w:val="none" w:sz="0" w:space="0" w:color="auto"/>
        <w:left w:val="none" w:sz="0" w:space="0" w:color="auto"/>
        <w:bottom w:val="none" w:sz="0" w:space="0" w:color="auto"/>
        <w:right w:val="none" w:sz="0" w:space="0" w:color="auto"/>
      </w:divBdr>
    </w:div>
    <w:div w:id="435486887">
      <w:marLeft w:val="480"/>
      <w:marRight w:val="0"/>
      <w:marTop w:val="0"/>
      <w:marBottom w:val="0"/>
      <w:divBdr>
        <w:top w:val="none" w:sz="0" w:space="0" w:color="auto"/>
        <w:left w:val="none" w:sz="0" w:space="0" w:color="auto"/>
        <w:bottom w:val="none" w:sz="0" w:space="0" w:color="auto"/>
        <w:right w:val="none" w:sz="0" w:space="0" w:color="auto"/>
      </w:divBdr>
    </w:div>
    <w:div w:id="435835520">
      <w:marLeft w:val="480"/>
      <w:marRight w:val="0"/>
      <w:marTop w:val="0"/>
      <w:marBottom w:val="0"/>
      <w:divBdr>
        <w:top w:val="none" w:sz="0" w:space="0" w:color="auto"/>
        <w:left w:val="none" w:sz="0" w:space="0" w:color="auto"/>
        <w:bottom w:val="none" w:sz="0" w:space="0" w:color="auto"/>
        <w:right w:val="none" w:sz="0" w:space="0" w:color="auto"/>
      </w:divBdr>
    </w:div>
    <w:div w:id="436754984">
      <w:marLeft w:val="480"/>
      <w:marRight w:val="0"/>
      <w:marTop w:val="0"/>
      <w:marBottom w:val="0"/>
      <w:divBdr>
        <w:top w:val="none" w:sz="0" w:space="0" w:color="auto"/>
        <w:left w:val="none" w:sz="0" w:space="0" w:color="auto"/>
        <w:bottom w:val="none" w:sz="0" w:space="0" w:color="auto"/>
        <w:right w:val="none" w:sz="0" w:space="0" w:color="auto"/>
      </w:divBdr>
    </w:div>
    <w:div w:id="436871331">
      <w:marLeft w:val="480"/>
      <w:marRight w:val="0"/>
      <w:marTop w:val="0"/>
      <w:marBottom w:val="0"/>
      <w:divBdr>
        <w:top w:val="none" w:sz="0" w:space="0" w:color="auto"/>
        <w:left w:val="none" w:sz="0" w:space="0" w:color="auto"/>
        <w:bottom w:val="none" w:sz="0" w:space="0" w:color="auto"/>
        <w:right w:val="none" w:sz="0" w:space="0" w:color="auto"/>
      </w:divBdr>
    </w:div>
    <w:div w:id="436872717">
      <w:marLeft w:val="480"/>
      <w:marRight w:val="0"/>
      <w:marTop w:val="0"/>
      <w:marBottom w:val="0"/>
      <w:divBdr>
        <w:top w:val="none" w:sz="0" w:space="0" w:color="auto"/>
        <w:left w:val="none" w:sz="0" w:space="0" w:color="auto"/>
        <w:bottom w:val="none" w:sz="0" w:space="0" w:color="auto"/>
        <w:right w:val="none" w:sz="0" w:space="0" w:color="auto"/>
      </w:divBdr>
    </w:div>
    <w:div w:id="437412963">
      <w:marLeft w:val="480"/>
      <w:marRight w:val="0"/>
      <w:marTop w:val="0"/>
      <w:marBottom w:val="0"/>
      <w:divBdr>
        <w:top w:val="none" w:sz="0" w:space="0" w:color="auto"/>
        <w:left w:val="none" w:sz="0" w:space="0" w:color="auto"/>
        <w:bottom w:val="none" w:sz="0" w:space="0" w:color="auto"/>
        <w:right w:val="none" w:sz="0" w:space="0" w:color="auto"/>
      </w:divBdr>
    </w:div>
    <w:div w:id="437525971">
      <w:marLeft w:val="480"/>
      <w:marRight w:val="0"/>
      <w:marTop w:val="0"/>
      <w:marBottom w:val="0"/>
      <w:divBdr>
        <w:top w:val="none" w:sz="0" w:space="0" w:color="auto"/>
        <w:left w:val="none" w:sz="0" w:space="0" w:color="auto"/>
        <w:bottom w:val="none" w:sz="0" w:space="0" w:color="auto"/>
        <w:right w:val="none" w:sz="0" w:space="0" w:color="auto"/>
      </w:divBdr>
    </w:div>
    <w:div w:id="437601599">
      <w:marLeft w:val="480"/>
      <w:marRight w:val="0"/>
      <w:marTop w:val="0"/>
      <w:marBottom w:val="0"/>
      <w:divBdr>
        <w:top w:val="none" w:sz="0" w:space="0" w:color="auto"/>
        <w:left w:val="none" w:sz="0" w:space="0" w:color="auto"/>
        <w:bottom w:val="none" w:sz="0" w:space="0" w:color="auto"/>
        <w:right w:val="none" w:sz="0" w:space="0" w:color="auto"/>
      </w:divBdr>
    </w:div>
    <w:div w:id="437719925">
      <w:marLeft w:val="480"/>
      <w:marRight w:val="0"/>
      <w:marTop w:val="0"/>
      <w:marBottom w:val="0"/>
      <w:divBdr>
        <w:top w:val="none" w:sz="0" w:space="0" w:color="auto"/>
        <w:left w:val="none" w:sz="0" w:space="0" w:color="auto"/>
        <w:bottom w:val="none" w:sz="0" w:space="0" w:color="auto"/>
        <w:right w:val="none" w:sz="0" w:space="0" w:color="auto"/>
      </w:divBdr>
    </w:div>
    <w:div w:id="437868365">
      <w:marLeft w:val="480"/>
      <w:marRight w:val="0"/>
      <w:marTop w:val="0"/>
      <w:marBottom w:val="0"/>
      <w:divBdr>
        <w:top w:val="none" w:sz="0" w:space="0" w:color="auto"/>
        <w:left w:val="none" w:sz="0" w:space="0" w:color="auto"/>
        <w:bottom w:val="none" w:sz="0" w:space="0" w:color="auto"/>
        <w:right w:val="none" w:sz="0" w:space="0" w:color="auto"/>
      </w:divBdr>
    </w:div>
    <w:div w:id="437985828">
      <w:marLeft w:val="480"/>
      <w:marRight w:val="0"/>
      <w:marTop w:val="0"/>
      <w:marBottom w:val="0"/>
      <w:divBdr>
        <w:top w:val="none" w:sz="0" w:space="0" w:color="auto"/>
        <w:left w:val="none" w:sz="0" w:space="0" w:color="auto"/>
        <w:bottom w:val="none" w:sz="0" w:space="0" w:color="auto"/>
        <w:right w:val="none" w:sz="0" w:space="0" w:color="auto"/>
      </w:divBdr>
    </w:div>
    <w:div w:id="438333756">
      <w:marLeft w:val="480"/>
      <w:marRight w:val="0"/>
      <w:marTop w:val="0"/>
      <w:marBottom w:val="0"/>
      <w:divBdr>
        <w:top w:val="none" w:sz="0" w:space="0" w:color="auto"/>
        <w:left w:val="none" w:sz="0" w:space="0" w:color="auto"/>
        <w:bottom w:val="none" w:sz="0" w:space="0" w:color="auto"/>
        <w:right w:val="none" w:sz="0" w:space="0" w:color="auto"/>
      </w:divBdr>
    </w:div>
    <w:div w:id="438528996">
      <w:marLeft w:val="480"/>
      <w:marRight w:val="0"/>
      <w:marTop w:val="0"/>
      <w:marBottom w:val="0"/>
      <w:divBdr>
        <w:top w:val="none" w:sz="0" w:space="0" w:color="auto"/>
        <w:left w:val="none" w:sz="0" w:space="0" w:color="auto"/>
        <w:bottom w:val="none" w:sz="0" w:space="0" w:color="auto"/>
        <w:right w:val="none" w:sz="0" w:space="0" w:color="auto"/>
      </w:divBdr>
    </w:div>
    <w:div w:id="438723128">
      <w:marLeft w:val="480"/>
      <w:marRight w:val="0"/>
      <w:marTop w:val="0"/>
      <w:marBottom w:val="0"/>
      <w:divBdr>
        <w:top w:val="none" w:sz="0" w:space="0" w:color="auto"/>
        <w:left w:val="none" w:sz="0" w:space="0" w:color="auto"/>
        <w:bottom w:val="none" w:sz="0" w:space="0" w:color="auto"/>
        <w:right w:val="none" w:sz="0" w:space="0" w:color="auto"/>
      </w:divBdr>
    </w:div>
    <w:div w:id="438793128">
      <w:marLeft w:val="480"/>
      <w:marRight w:val="0"/>
      <w:marTop w:val="0"/>
      <w:marBottom w:val="0"/>
      <w:divBdr>
        <w:top w:val="none" w:sz="0" w:space="0" w:color="auto"/>
        <w:left w:val="none" w:sz="0" w:space="0" w:color="auto"/>
        <w:bottom w:val="none" w:sz="0" w:space="0" w:color="auto"/>
        <w:right w:val="none" w:sz="0" w:space="0" w:color="auto"/>
      </w:divBdr>
    </w:div>
    <w:div w:id="438840681">
      <w:marLeft w:val="480"/>
      <w:marRight w:val="0"/>
      <w:marTop w:val="0"/>
      <w:marBottom w:val="0"/>
      <w:divBdr>
        <w:top w:val="none" w:sz="0" w:space="0" w:color="auto"/>
        <w:left w:val="none" w:sz="0" w:space="0" w:color="auto"/>
        <w:bottom w:val="none" w:sz="0" w:space="0" w:color="auto"/>
        <w:right w:val="none" w:sz="0" w:space="0" w:color="auto"/>
      </w:divBdr>
    </w:div>
    <w:div w:id="438960543">
      <w:marLeft w:val="480"/>
      <w:marRight w:val="0"/>
      <w:marTop w:val="0"/>
      <w:marBottom w:val="0"/>
      <w:divBdr>
        <w:top w:val="none" w:sz="0" w:space="0" w:color="auto"/>
        <w:left w:val="none" w:sz="0" w:space="0" w:color="auto"/>
        <w:bottom w:val="none" w:sz="0" w:space="0" w:color="auto"/>
        <w:right w:val="none" w:sz="0" w:space="0" w:color="auto"/>
      </w:divBdr>
    </w:div>
    <w:div w:id="439029727">
      <w:marLeft w:val="480"/>
      <w:marRight w:val="0"/>
      <w:marTop w:val="0"/>
      <w:marBottom w:val="0"/>
      <w:divBdr>
        <w:top w:val="none" w:sz="0" w:space="0" w:color="auto"/>
        <w:left w:val="none" w:sz="0" w:space="0" w:color="auto"/>
        <w:bottom w:val="none" w:sz="0" w:space="0" w:color="auto"/>
        <w:right w:val="none" w:sz="0" w:space="0" w:color="auto"/>
      </w:divBdr>
    </w:div>
    <w:div w:id="439111308">
      <w:marLeft w:val="480"/>
      <w:marRight w:val="0"/>
      <w:marTop w:val="0"/>
      <w:marBottom w:val="0"/>
      <w:divBdr>
        <w:top w:val="none" w:sz="0" w:space="0" w:color="auto"/>
        <w:left w:val="none" w:sz="0" w:space="0" w:color="auto"/>
        <w:bottom w:val="none" w:sz="0" w:space="0" w:color="auto"/>
        <w:right w:val="none" w:sz="0" w:space="0" w:color="auto"/>
      </w:divBdr>
    </w:div>
    <w:div w:id="439495138">
      <w:marLeft w:val="480"/>
      <w:marRight w:val="0"/>
      <w:marTop w:val="0"/>
      <w:marBottom w:val="0"/>
      <w:divBdr>
        <w:top w:val="none" w:sz="0" w:space="0" w:color="auto"/>
        <w:left w:val="none" w:sz="0" w:space="0" w:color="auto"/>
        <w:bottom w:val="none" w:sz="0" w:space="0" w:color="auto"/>
        <w:right w:val="none" w:sz="0" w:space="0" w:color="auto"/>
      </w:divBdr>
    </w:div>
    <w:div w:id="439762889">
      <w:marLeft w:val="480"/>
      <w:marRight w:val="0"/>
      <w:marTop w:val="0"/>
      <w:marBottom w:val="0"/>
      <w:divBdr>
        <w:top w:val="none" w:sz="0" w:space="0" w:color="auto"/>
        <w:left w:val="none" w:sz="0" w:space="0" w:color="auto"/>
        <w:bottom w:val="none" w:sz="0" w:space="0" w:color="auto"/>
        <w:right w:val="none" w:sz="0" w:space="0" w:color="auto"/>
      </w:divBdr>
    </w:div>
    <w:div w:id="440228696">
      <w:marLeft w:val="480"/>
      <w:marRight w:val="0"/>
      <w:marTop w:val="0"/>
      <w:marBottom w:val="0"/>
      <w:divBdr>
        <w:top w:val="none" w:sz="0" w:space="0" w:color="auto"/>
        <w:left w:val="none" w:sz="0" w:space="0" w:color="auto"/>
        <w:bottom w:val="none" w:sz="0" w:space="0" w:color="auto"/>
        <w:right w:val="none" w:sz="0" w:space="0" w:color="auto"/>
      </w:divBdr>
    </w:div>
    <w:div w:id="440270911">
      <w:marLeft w:val="480"/>
      <w:marRight w:val="0"/>
      <w:marTop w:val="0"/>
      <w:marBottom w:val="0"/>
      <w:divBdr>
        <w:top w:val="none" w:sz="0" w:space="0" w:color="auto"/>
        <w:left w:val="none" w:sz="0" w:space="0" w:color="auto"/>
        <w:bottom w:val="none" w:sz="0" w:space="0" w:color="auto"/>
        <w:right w:val="none" w:sz="0" w:space="0" w:color="auto"/>
      </w:divBdr>
    </w:div>
    <w:div w:id="440687695">
      <w:marLeft w:val="480"/>
      <w:marRight w:val="0"/>
      <w:marTop w:val="0"/>
      <w:marBottom w:val="0"/>
      <w:divBdr>
        <w:top w:val="none" w:sz="0" w:space="0" w:color="auto"/>
        <w:left w:val="none" w:sz="0" w:space="0" w:color="auto"/>
        <w:bottom w:val="none" w:sz="0" w:space="0" w:color="auto"/>
        <w:right w:val="none" w:sz="0" w:space="0" w:color="auto"/>
      </w:divBdr>
    </w:div>
    <w:div w:id="440689556">
      <w:marLeft w:val="480"/>
      <w:marRight w:val="0"/>
      <w:marTop w:val="0"/>
      <w:marBottom w:val="0"/>
      <w:divBdr>
        <w:top w:val="none" w:sz="0" w:space="0" w:color="auto"/>
        <w:left w:val="none" w:sz="0" w:space="0" w:color="auto"/>
        <w:bottom w:val="none" w:sz="0" w:space="0" w:color="auto"/>
        <w:right w:val="none" w:sz="0" w:space="0" w:color="auto"/>
      </w:divBdr>
    </w:div>
    <w:div w:id="440999243">
      <w:marLeft w:val="480"/>
      <w:marRight w:val="0"/>
      <w:marTop w:val="0"/>
      <w:marBottom w:val="0"/>
      <w:divBdr>
        <w:top w:val="none" w:sz="0" w:space="0" w:color="auto"/>
        <w:left w:val="none" w:sz="0" w:space="0" w:color="auto"/>
        <w:bottom w:val="none" w:sz="0" w:space="0" w:color="auto"/>
        <w:right w:val="none" w:sz="0" w:space="0" w:color="auto"/>
      </w:divBdr>
    </w:div>
    <w:div w:id="441265580">
      <w:marLeft w:val="480"/>
      <w:marRight w:val="0"/>
      <w:marTop w:val="0"/>
      <w:marBottom w:val="0"/>
      <w:divBdr>
        <w:top w:val="none" w:sz="0" w:space="0" w:color="auto"/>
        <w:left w:val="none" w:sz="0" w:space="0" w:color="auto"/>
        <w:bottom w:val="none" w:sz="0" w:space="0" w:color="auto"/>
        <w:right w:val="none" w:sz="0" w:space="0" w:color="auto"/>
      </w:divBdr>
    </w:div>
    <w:div w:id="441266579">
      <w:marLeft w:val="480"/>
      <w:marRight w:val="0"/>
      <w:marTop w:val="0"/>
      <w:marBottom w:val="0"/>
      <w:divBdr>
        <w:top w:val="none" w:sz="0" w:space="0" w:color="auto"/>
        <w:left w:val="none" w:sz="0" w:space="0" w:color="auto"/>
        <w:bottom w:val="none" w:sz="0" w:space="0" w:color="auto"/>
        <w:right w:val="none" w:sz="0" w:space="0" w:color="auto"/>
      </w:divBdr>
    </w:div>
    <w:div w:id="441463583">
      <w:marLeft w:val="480"/>
      <w:marRight w:val="0"/>
      <w:marTop w:val="0"/>
      <w:marBottom w:val="0"/>
      <w:divBdr>
        <w:top w:val="none" w:sz="0" w:space="0" w:color="auto"/>
        <w:left w:val="none" w:sz="0" w:space="0" w:color="auto"/>
        <w:bottom w:val="none" w:sz="0" w:space="0" w:color="auto"/>
        <w:right w:val="none" w:sz="0" w:space="0" w:color="auto"/>
      </w:divBdr>
    </w:div>
    <w:div w:id="442117200">
      <w:marLeft w:val="480"/>
      <w:marRight w:val="0"/>
      <w:marTop w:val="0"/>
      <w:marBottom w:val="0"/>
      <w:divBdr>
        <w:top w:val="none" w:sz="0" w:space="0" w:color="auto"/>
        <w:left w:val="none" w:sz="0" w:space="0" w:color="auto"/>
        <w:bottom w:val="none" w:sz="0" w:space="0" w:color="auto"/>
        <w:right w:val="none" w:sz="0" w:space="0" w:color="auto"/>
      </w:divBdr>
    </w:div>
    <w:div w:id="442384447">
      <w:marLeft w:val="480"/>
      <w:marRight w:val="0"/>
      <w:marTop w:val="0"/>
      <w:marBottom w:val="0"/>
      <w:divBdr>
        <w:top w:val="none" w:sz="0" w:space="0" w:color="auto"/>
        <w:left w:val="none" w:sz="0" w:space="0" w:color="auto"/>
        <w:bottom w:val="none" w:sz="0" w:space="0" w:color="auto"/>
        <w:right w:val="none" w:sz="0" w:space="0" w:color="auto"/>
      </w:divBdr>
    </w:div>
    <w:div w:id="443888420">
      <w:marLeft w:val="480"/>
      <w:marRight w:val="0"/>
      <w:marTop w:val="0"/>
      <w:marBottom w:val="0"/>
      <w:divBdr>
        <w:top w:val="none" w:sz="0" w:space="0" w:color="auto"/>
        <w:left w:val="none" w:sz="0" w:space="0" w:color="auto"/>
        <w:bottom w:val="none" w:sz="0" w:space="0" w:color="auto"/>
        <w:right w:val="none" w:sz="0" w:space="0" w:color="auto"/>
      </w:divBdr>
    </w:div>
    <w:div w:id="444270574">
      <w:marLeft w:val="480"/>
      <w:marRight w:val="0"/>
      <w:marTop w:val="0"/>
      <w:marBottom w:val="0"/>
      <w:divBdr>
        <w:top w:val="none" w:sz="0" w:space="0" w:color="auto"/>
        <w:left w:val="none" w:sz="0" w:space="0" w:color="auto"/>
        <w:bottom w:val="none" w:sz="0" w:space="0" w:color="auto"/>
        <w:right w:val="none" w:sz="0" w:space="0" w:color="auto"/>
      </w:divBdr>
    </w:div>
    <w:div w:id="444496688">
      <w:marLeft w:val="480"/>
      <w:marRight w:val="0"/>
      <w:marTop w:val="0"/>
      <w:marBottom w:val="0"/>
      <w:divBdr>
        <w:top w:val="none" w:sz="0" w:space="0" w:color="auto"/>
        <w:left w:val="none" w:sz="0" w:space="0" w:color="auto"/>
        <w:bottom w:val="none" w:sz="0" w:space="0" w:color="auto"/>
        <w:right w:val="none" w:sz="0" w:space="0" w:color="auto"/>
      </w:divBdr>
    </w:div>
    <w:div w:id="445151923">
      <w:marLeft w:val="480"/>
      <w:marRight w:val="0"/>
      <w:marTop w:val="0"/>
      <w:marBottom w:val="0"/>
      <w:divBdr>
        <w:top w:val="none" w:sz="0" w:space="0" w:color="auto"/>
        <w:left w:val="none" w:sz="0" w:space="0" w:color="auto"/>
        <w:bottom w:val="none" w:sz="0" w:space="0" w:color="auto"/>
        <w:right w:val="none" w:sz="0" w:space="0" w:color="auto"/>
      </w:divBdr>
    </w:div>
    <w:div w:id="445736772">
      <w:marLeft w:val="480"/>
      <w:marRight w:val="0"/>
      <w:marTop w:val="0"/>
      <w:marBottom w:val="0"/>
      <w:divBdr>
        <w:top w:val="none" w:sz="0" w:space="0" w:color="auto"/>
        <w:left w:val="none" w:sz="0" w:space="0" w:color="auto"/>
        <w:bottom w:val="none" w:sz="0" w:space="0" w:color="auto"/>
        <w:right w:val="none" w:sz="0" w:space="0" w:color="auto"/>
      </w:divBdr>
    </w:div>
    <w:div w:id="445781796">
      <w:marLeft w:val="480"/>
      <w:marRight w:val="0"/>
      <w:marTop w:val="0"/>
      <w:marBottom w:val="0"/>
      <w:divBdr>
        <w:top w:val="none" w:sz="0" w:space="0" w:color="auto"/>
        <w:left w:val="none" w:sz="0" w:space="0" w:color="auto"/>
        <w:bottom w:val="none" w:sz="0" w:space="0" w:color="auto"/>
        <w:right w:val="none" w:sz="0" w:space="0" w:color="auto"/>
      </w:divBdr>
    </w:div>
    <w:div w:id="445851521">
      <w:marLeft w:val="480"/>
      <w:marRight w:val="0"/>
      <w:marTop w:val="0"/>
      <w:marBottom w:val="0"/>
      <w:divBdr>
        <w:top w:val="none" w:sz="0" w:space="0" w:color="auto"/>
        <w:left w:val="none" w:sz="0" w:space="0" w:color="auto"/>
        <w:bottom w:val="none" w:sz="0" w:space="0" w:color="auto"/>
        <w:right w:val="none" w:sz="0" w:space="0" w:color="auto"/>
      </w:divBdr>
    </w:div>
    <w:div w:id="446776735">
      <w:marLeft w:val="480"/>
      <w:marRight w:val="0"/>
      <w:marTop w:val="0"/>
      <w:marBottom w:val="0"/>
      <w:divBdr>
        <w:top w:val="none" w:sz="0" w:space="0" w:color="auto"/>
        <w:left w:val="none" w:sz="0" w:space="0" w:color="auto"/>
        <w:bottom w:val="none" w:sz="0" w:space="0" w:color="auto"/>
        <w:right w:val="none" w:sz="0" w:space="0" w:color="auto"/>
      </w:divBdr>
    </w:div>
    <w:div w:id="448087305">
      <w:marLeft w:val="480"/>
      <w:marRight w:val="0"/>
      <w:marTop w:val="0"/>
      <w:marBottom w:val="0"/>
      <w:divBdr>
        <w:top w:val="none" w:sz="0" w:space="0" w:color="auto"/>
        <w:left w:val="none" w:sz="0" w:space="0" w:color="auto"/>
        <w:bottom w:val="none" w:sz="0" w:space="0" w:color="auto"/>
        <w:right w:val="none" w:sz="0" w:space="0" w:color="auto"/>
      </w:divBdr>
    </w:div>
    <w:div w:id="448159633">
      <w:marLeft w:val="480"/>
      <w:marRight w:val="0"/>
      <w:marTop w:val="0"/>
      <w:marBottom w:val="0"/>
      <w:divBdr>
        <w:top w:val="none" w:sz="0" w:space="0" w:color="auto"/>
        <w:left w:val="none" w:sz="0" w:space="0" w:color="auto"/>
        <w:bottom w:val="none" w:sz="0" w:space="0" w:color="auto"/>
        <w:right w:val="none" w:sz="0" w:space="0" w:color="auto"/>
      </w:divBdr>
    </w:div>
    <w:div w:id="448545922">
      <w:marLeft w:val="480"/>
      <w:marRight w:val="0"/>
      <w:marTop w:val="0"/>
      <w:marBottom w:val="0"/>
      <w:divBdr>
        <w:top w:val="none" w:sz="0" w:space="0" w:color="auto"/>
        <w:left w:val="none" w:sz="0" w:space="0" w:color="auto"/>
        <w:bottom w:val="none" w:sz="0" w:space="0" w:color="auto"/>
        <w:right w:val="none" w:sz="0" w:space="0" w:color="auto"/>
      </w:divBdr>
    </w:div>
    <w:div w:id="448739528">
      <w:marLeft w:val="480"/>
      <w:marRight w:val="0"/>
      <w:marTop w:val="0"/>
      <w:marBottom w:val="0"/>
      <w:divBdr>
        <w:top w:val="none" w:sz="0" w:space="0" w:color="auto"/>
        <w:left w:val="none" w:sz="0" w:space="0" w:color="auto"/>
        <w:bottom w:val="none" w:sz="0" w:space="0" w:color="auto"/>
        <w:right w:val="none" w:sz="0" w:space="0" w:color="auto"/>
      </w:divBdr>
    </w:div>
    <w:div w:id="448858181">
      <w:marLeft w:val="480"/>
      <w:marRight w:val="0"/>
      <w:marTop w:val="0"/>
      <w:marBottom w:val="0"/>
      <w:divBdr>
        <w:top w:val="none" w:sz="0" w:space="0" w:color="auto"/>
        <w:left w:val="none" w:sz="0" w:space="0" w:color="auto"/>
        <w:bottom w:val="none" w:sz="0" w:space="0" w:color="auto"/>
        <w:right w:val="none" w:sz="0" w:space="0" w:color="auto"/>
      </w:divBdr>
    </w:div>
    <w:div w:id="448864972">
      <w:marLeft w:val="480"/>
      <w:marRight w:val="0"/>
      <w:marTop w:val="0"/>
      <w:marBottom w:val="0"/>
      <w:divBdr>
        <w:top w:val="none" w:sz="0" w:space="0" w:color="auto"/>
        <w:left w:val="none" w:sz="0" w:space="0" w:color="auto"/>
        <w:bottom w:val="none" w:sz="0" w:space="0" w:color="auto"/>
        <w:right w:val="none" w:sz="0" w:space="0" w:color="auto"/>
      </w:divBdr>
    </w:div>
    <w:div w:id="448941381">
      <w:marLeft w:val="480"/>
      <w:marRight w:val="0"/>
      <w:marTop w:val="0"/>
      <w:marBottom w:val="0"/>
      <w:divBdr>
        <w:top w:val="none" w:sz="0" w:space="0" w:color="auto"/>
        <w:left w:val="none" w:sz="0" w:space="0" w:color="auto"/>
        <w:bottom w:val="none" w:sz="0" w:space="0" w:color="auto"/>
        <w:right w:val="none" w:sz="0" w:space="0" w:color="auto"/>
      </w:divBdr>
    </w:div>
    <w:div w:id="449056972">
      <w:marLeft w:val="480"/>
      <w:marRight w:val="0"/>
      <w:marTop w:val="0"/>
      <w:marBottom w:val="0"/>
      <w:divBdr>
        <w:top w:val="none" w:sz="0" w:space="0" w:color="auto"/>
        <w:left w:val="none" w:sz="0" w:space="0" w:color="auto"/>
        <w:bottom w:val="none" w:sz="0" w:space="0" w:color="auto"/>
        <w:right w:val="none" w:sz="0" w:space="0" w:color="auto"/>
      </w:divBdr>
    </w:div>
    <w:div w:id="449400386">
      <w:marLeft w:val="480"/>
      <w:marRight w:val="0"/>
      <w:marTop w:val="0"/>
      <w:marBottom w:val="0"/>
      <w:divBdr>
        <w:top w:val="none" w:sz="0" w:space="0" w:color="auto"/>
        <w:left w:val="none" w:sz="0" w:space="0" w:color="auto"/>
        <w:bottom w:val="none" w:sz="0" w:space="0" w:color="auto"/>
        <w:right w:val="none" w:sz="0" w:space="0" w:color="auto"/>
      </w:divBdr>
    </w:div>
    <w:div w:id="449860862">
      <w:marLeft w:val="480"/>
      <w:marRight w:val="0"/>
      <w:marTop w:val="0"/>
      <w:marBottom w:val="0"/>
      <w:divBdr>
        <w:top w:val="none" w:sz="0" w:space="0" w:color="auto"/>
        <w:left w:val="none" w:sz="0" w:space="0" w:color="auto"/>
        <w:bottom w:val="none" w:sz="0" w:space="0" w:color="auto"/>
        <w:right w:val="none" w:sz="0" w:space="0" w:color="auto"/>
      </w:divBdr>
    </w:div>
    <w:div w:id="450052066">
      <w:marLeft w:val="480"/>
      <w:marRight w:val="0"/>
      <w:marTop w:val="0"/>
      <w:marBottom w:val="0"/>
      <w:divBdr>
        <w:top w:val="none" w:sz="0" w:space="0" w:color="auto"/>
        <w:left w:val="none" w:sz="0" w:space="0" w:color="auto"/>
        <w:bottom w:val="none" w:sz="0" w:space="0" w:color="auto"/>
        <w:right w:val="none" w:sz="0" w:space="0" w:color="auto"/>
      </w:divBdr>
    </w:div>
    <w:div w:id="451093869">
      <w:marLeft w:val="480"/>
      <w:marRight w:val="0"/>
      <w:marTop w:val="0"/>
      <w:marBottom w:val="0"/>
      <w:divBdr>
        <w:top w:val="none" w:sz="0" w:space="0" w:color="auto"/>
        <w:left w:val="none" w:sz="0" w:space="0" w:color="auto"/>
        <w:bottom w:val="none" w:sz="0" w:space="0" w:color="auto"/>
        <w:right w:val="none" w:sz="0" w:space="0" w:color="auto"/>
      </w:divBdr>
    </w:div>
    <w:div w:id="451946901">
      <w:marLeft w:val="480"/>
      <w:marRight w:val="0"/>
      <w:marTop w:val="0"/>
      <w:marBottom w:val="0"/>
      <w:divBdr>
        <w:top w:val="none" w:sz="0" w:space="0" w:color="auto"/>
        <w:left w:val="none" w:sz="0" w:space="0" w:color="auto"/>
        <w:bottom w:val="none" w:sz="0" w:space="0" w:color="auto"/>
        <w:right w:val="none" w:sz="0" w:space="0" w:color="auto"/>
      </w:divBdr>
    </w:div>
    <w:div w:id="452095076">
      <w:marLeft w:val="480"/>
      <w:marRight w:val="0"/>
      <w:marTop w:val="0"/>
      <w:marBottom w:val="0"/>
      <w:divBdr>
        <w:top w:val="none" w:sz="0" w:space="0" w:color="auto"/>
        <w:left w:val="none" w:sz="0" w:space="0" w:color="auto"/>
        <w:bottom w:val="none" w:sz="0" w:space="0" w:color="auto"/>
        <w:right w:val="none" w:sz="0" w:space="0" w:color="auto"/>
      </w:divBdr>
    </w:div>
    <w:div w:id="452334575">
      <w:marLeft w:val="480"/>
      <w:marRight w:val="0"/>
      <w:marTop w:val="0"/>
      <w:marBottom w:val="0"/>
      <w:divBdr>
        <w:top w:val="none" w:sz="0" w:space="0" w:color="auto"/>
        <w:left w:val="none" w:sz="0" w:space="0" w:color="auto"/>
        <w:bottom w:val="none" w:sz="0" w:space="0" w:color="auto"/>
        <w:right w:val="none" w:sz="0" w:space="0" w:color="auto"/>
      </w:divBdr>
    </w:div>
    <w:div w:id="453787442">
      <w:marLeft w:val="480"/>
      <w:marRight w:val="0"/>
      <w:marTop w:val="0"/>
      <w:marBottom w:val="0"/>
      <w:divBdr>
        <w:top w:val="none" w:sz="0" w:space="0" w:color="auto"/>
        <w:left w:val="none" w:sz="0" w:space="0" w:color="auto"/>
        <w:bottom w:val="none" w:sz="0" w:space="0" w:color="auto"/>
        <w:right w:val="none" w:sz="0" w:space="0" w:color="auto"/>
      </w:divBdr>
    </w:div>
    <w:div w:id="453910673">
      <w:marLeft w:val="480"/>
      <w:marRight w:val="0"/>
      <w:marTop w:val="0"/>
      <w:marBottom w:val="0"/>
      <w:divBdr>
        <w:top w:val="none" w:sz="0" w:space="0" w:color="auto"/>
        <w:left w:val="none" w:sz="0" w:space="0" w:color="auto"/>
        <w:bottom w:val="none" w:sz="0" w:space="0" w:color="auto"/>
        <w:right w:val="none" w:sz="0" w:space="0" w:color="auto"/>
      </w:divBdr>
    </w:div>
    <w:div w:id="453912509">
      <w:marLeft w:val="480"/>
      <w:marRight w:val="0"/>
      <w:marTop w:val="0"/>
      <w:marBottom w:val="0"/>
      <w:divBdr>
        <w:top w:val="none" w:sz="0" w:space="0" w:color="auto"/>
        <w:left w:val="none" w:sz="0" w:space="0" w:color="auto"/>
        <w:bottom w:val="none" w:sz="0" w:space="0" w:color="auto"/>
        <w:right w:val="none" w:sz="0" w:space="0" w:color="auto"/>
      </w:divBdr>
    </w:div>
    <w:div w:id="454108008">
      <w:marLeft w:val="480"/>
      <w:marRight w:val="0"/>
      <w:marTop w:val="0"/>
      <w:marBottom w:val="0"/>
      <w:divBdr>
        <w:top w:val="none" w:sz="0" w:space="0" w:color="auto"/>
        <w:left w:val="none" w:sz="0" w:space="0" w:color="auto"/>
        <w:bottom w:val="none" w:sz="0" w:space="0" w:color="auto"/>
        <w:right w:val="none" w:sz="0" w:space="0" w:color="auto"/>
      </w:divBdr>
    </w:div>
    <w:div w:id="454178329">
      <w:marLeft w:val="480"/>
      <w:marRight w:val="0"/>
      <w:marTop w:val="0"/>
      <w:marBottom w:val="0"/>
      <w:divBdr>
        <w:top w:val="none" w:sz="0" w:space="0" w:color="auto"/>
        <w:left w:val="none" w:sz="0" w:space="0" w:color="auto"/>
        <w:bottom w:val="none" w:sz="0" w:space="0" w:color="auto"/>
        <w:right w:val="none" w:sz="0" w:space="0" w:color="auto"/>
      </w:divBdr>
    </w:div>
    <w:div w:id="454182928">
      <w:marLeft w:val="480"/>
      <w:marRight w:val="0"/>
      <w:marTop w:val="0"/>
      <w:marBottom w:val="0"/>
      <w:divBdr>
        <w:top w:val="none" w:sz="0" w:space="0" w:color="auto"/>
        <w:left w:val="none" w:sz="0" w:space="0" w:color="auto"/>
        <w:bottom w:val="none" w:sz="0" w:space="0" w:color="auto"/>
        <w:right w:val="none" w:sz="0" w:space="0" w:color="auto"/>
      </w:divBdr>
    </w:div>
    <w:div w:id="454297703">
      <w:marLeft w:val="480"/>
      <w:marRight w:val="0"/>
      <w:marTop w:val="0"/>
      <w:marBottom w:val="0"/>
      <w:divBdr>
        <w:top w:val="none" w:sz="0" w:space="0" w:color="auto"/>
        <w:left w:val="none" w:sz="0" w:space="0" w:color="auto"/>
        <w:bottom w:val="none" w:sz="0" w:space="0" w:color="auto"/>
        <w:right w:val="none" w:sz="0" w:space="0" w:color="auto"/>
      </w:divBdr>
    </w:div>
    <w:div w:id="454299814">
      <w:marLeft w:val="480"/>
      <w:marRight w:val="0"/>
      <w:marTop w:val="0"/>
      <w:marBottom w:val="0"/>
      <w:divBdr>
        <w:top w:val="none" w:sz="0" w:space="0" w:color="auto"/>
        <w:left w:val="none" w:sz="0" w:space="0" w:color="auto"/>
        <w:bottom w:val="none" w:sz="0" w:space="0" w:color="auto"/>
        <w:right w:val="none" w:sz="0" w:space="0" w:color="auto"/>
      </w:divBdr>
    </w:div>
    <w:div w:id="454445924">
      <w:marLeft w:val="480"/>
      <w:marRight w:val="0"/>
      <w:marTop w:val="0"/>
      <w:marBottom w:val="0"/>
      <w:divBdr>
        <w:top w:val="none" w:sz="0" w:space="0" w:color="auto"/>
        <w:left w:val="none" w:sz="0" w:space="0" w:color="auto"/>
        <w:bottom w:val="none" w:sz="0" w:space="0" w:color="auto"/>
        <w:right w:val="none" w:sz="0" w:space="0" w:color="auto"/>
      </w:divBdr>
    </w:div>
    <w:div w:id="454565123">
      <w:marLeft w:val="480"/>
      <w:marRight w:val="0"/>
      <w:marTop w:val="0"/>
      <w:marBottom w:val="0"/>
      <w:divBdr>
        <w:top w:val="none" w:sz="0" w:space="0" w:color="auto"/>
        <w:left w:val="none" w:sz="0" w:space="0" w:color="auto"/>
        <w:bottom w:val="none" w:sz="0" w:space="0" w:color="auto"/>
        <w:right w:val="none" w:sz="0" w:space="0" w:color="auto"/>
      </w:divBdr>
    </w:div>
    <w:div w:id="454909485">
      <w:marLeft w:val="480"/>
      <w:marRight w:val="0"/>
      <w:marTop w:val="0"/>
      <w:marBottom w:val="0"/>
      <w:divBdr>
        <w:top w:val="none" w:sz="0" w:space="0" w:color="auto"/>
        <w:left w:val="none" w:sz="0" w:space="0" w:color="auto"/>
        <w:bottom w:val="none" w:sz="0" w:space="0" w:color="auto"/>
        <w:right w:val="none" w:sz="0" w:space="0" w:color="auto"/>
      </w:divBdr>
    </w:div>
    <w:div w:id="454954459">
      <w:marLeft w:val="480"/>
      <w:marRight w:val="0"/>
      <w:marTop w:val="0"/>
      <w:marBottom w:val="0"/>
      <w:divBdr>
        <w:top w:val="none" w:sz="0" w:space="0" w:color="auto"/>
        <w:left w:val="none" w:sz="0" w:space="0" w:color="auto"/>
        <w:bottom w:val="none" w:sz="0" w:space="0" w:color="auto"/>
        <w:right w:val="none" w:sz="0" w:space="0" w:color="auto"/>
      </w:divBdr>
    </w:div>
    <w:div w:id="455100971">
      <w:marLeft w:val="480"/>
      <w:marRight w:val="0"/>
      <w:marTop w:val="0"/>
      <w:marBottom w:val="0"/>
      <w:divBdr>
        <w:top w:val="none" w:sz="0" w:space="0" w:color="auto"/>
        <w:left w:val="none" w:sz="0" w:space="0" w:color="auto"/>
        <w:bottom w:val="none" w:sz="0" w:space="0" w:color="auto"/>
        <w:right w:val="none" w:sz="0" w:space="0" w:color="auto"/>
      </w:divBdr>
    </w:div>
    <w:div w:id="455804880">
      <w:marLeft w:val="480"/>
      <w:marRight w:val="0"/>
      <w:marTop w:val="0"/>
      <w:marBottom w:val="0"/>
      <w:divBdr>
        <w:top w:val="none" w:sz="0" w:space="0" w:color="auto"/>
        <w:left w:val="none" w:sz="0" w:space="0" w:color="auto"/>
        <w:bottom w:val="none" w:sz="0" w:space="0" w:color="auto"/>
        <w:right w:val="none" w:sz="0" w:space="0" w:color="auto"/>
      </w:divBdr>
    </w:div>
    <w:div w:id="455872938">
      <w:marLeft w:val="480"/>
      <w:marRight w:val="0"/>
      <w:marTop w:val="0"/>
      <w:marBottom w:val="0"/>
      <w:divBdr>
        <w:top w:val="none" w:sz="0" w:space="0" w:color="auto"/>
        <w:left w:val="none" w:sz="0" w:space="0" w:color="auto"/>
        <w:bottom w:val="none" w:sz="0" w:space="0" w:color="auto"/>
        <w:right w:val="none" w:sz="0" w:space="0" w:color="auto"/>
      </w:divBdr>
    </w:div>
    <w:div w:id="455951331">
      <w:marLeft w:val="480"/>
      <w:marRight w:val="0"/>
      <w:marTop w:val="0"/>
      <w:marBottom w:val="0"/>
      <w:divBdr>
        <w:top w:val="none" w:sz="0" w:space="0" w:color="auto"/>
        <w:left w:val="none" w:sz="0" w:space="0" w:color="auto"/>
        <w:bottom w:val="none" w:sz="0" w:space="0" w:color="auto"/>
        <w:right w:val="none" w:sz="0" w:space="0" w:color="auto"/>
      </w:divBdr>
    </w:div>
    <w:div w:id="456072523">
      <w:marLeft w:val="480"/>
      <w:marRight w:val="0"/>
      <w:marTop w:val="0"/>
      <w:marBottom w:val="0"/>
      <w:divBdr>
        <w:top w:val="none" w:sz="0" w:space="0" w:color="auto"/>
        <w:left w:val="none" w:sz="0" w:space="0" w:color="auto"/>
        <w:bottom w:val="none" w:sz="0" w:space="0" w:color="auto"/>
        <w:right w:val="none" w:sz="0" w:space="0" w:color="auto"/>
      </w:divBdr>
    </w:div>
    <w:div w:id="456143666">
      <w:marLeft w:val="480"/>
      <w:marRight w:val="0"/>
      <w:marTop w:val="0"/>
      <w:marBottom w:val="0"/>
      <w:divBdr>
        <w:top w:val="none" w:sz="0" w:space="0" w:color="auto"/>
        <w:left w:val="none" w:sz="0" w:space="0" w:color="auto"/>
        <w:bottom w:val="none" w:sz="0" w:space="0" w:color="auto"/>
        <w:right w:val="none" w:sz="0" w:space="0" w:color="auto"/>
      </w:divBdr>
    </w:div>
    <w:div w:id="456335617">
      <w:marLeft w:val="480"/>
      <w:marRight w:val="0"/>
      <w:marTop w:val="0"/>
      <w:marBottom w:val="0"/>
      <w:divBdr>
        <w:top w:val="none" w:sz="0" w:space="0" w:color="auto"/>
        <w:left w:val="none" w:sz="0" w:space="0" w:color="auto"/>
        <w:bottom w:val="none" w:sz="0" w:space="0" w:color="auto"/>
        <w:right w:val="none" w:sz="0" w:space="0" w:color="auto"/>
      </w:divBdr>
    </w:div>
    <w:div w:id="456335832">
      <w:marLeft w:val="480"/>
      <w:marRight w:val="0"/>
      <w:marTop w:val="0"/>
      <w:marBottom w:val="0"/>
      <w:divBdr>
        <w:top w:val="none" w:sz="0" w:space="0" w:color="auto"/>
        <w:left w:val="none" w:sz="0" w:space="0" w:color="auto"/>
        <w:bottom w:val="none" w:sz="0" w:space="0" w:color="auto"/>
        <w:right w:val="none" w:sz="0" w:space="0" w:color="auto"/>
      </w:divBdr>
    </w:div>
    <w:div w:id="456339991">
      <w:marLeft w:val="480"/>
      <w:marRight w:val="0"/>
      <w:marTop w:val="0"/>
      <w:marBottom w:val="0"/>
      <w:divBdr>
        <w:top w:val="none" w:sz="0" w:space="0" w:color="auto"/>
        <w:left w:val="none" w:sz="0" w:space="0" w:color="auto"/>
        <w:bottom w:val="none" w:sz="0" w:space="0" w:color="auto"/>
        <w:right w:val="none" w:sz="0" w:space="0" w:color="auto"/>
      </w:divBdr>
    </w:div>
    <w:div w:id="456460596">
      <w:marLeft w:val="480"/>
      <w:marRight w:val="0"/>
      <w:marTop w:val="0"/>
      <w:marBottom w:val="0"/>
      <w:divBdr>
        <w:top w:val="none" w:sz="0" w:space="0" w:color="auto"/>
        <w:left w:val="none" w:sz="0" w:space="0" w:color="auto"/>
        <w:bottom w:val="none" w:sz="0" w:space="0" w:color="auto"/>
        <w:right w:val="none" w:sz="0" w:space="0" w:color="auto"/>
      </w:divBdr>
    </w:div>
    <w:div w:id="456486145">
      <w:marLeft w:val="480"/>
      <w:marRight w:val="0"/>
      <w:marTop w:val="0"/>
      <w:marBottom w:val="0"/>
      <w:divBdr>
        <w:top w:val="none" w:sz="0" w:space="0" w:color="auto"/>
        <w:left w:val="none" w:sz="0" w:space="0" w:color="auto"/>
        <w:bottom w:val="none" w:sz="0" w:space="0" w:color="auto"/>
        <w:right w:val="none" w:sz="0" w:space="0" w:color="auto"/>
      </w:divBdr>
    </w:div>
    <w:div w:id="457188054">
      <w:marLeft w:val="480"/>
      <w:marRight w:val="0"/>
      <w:marTop w:val="0"/>
      <w:marBottom w:val="0"/>
      <w:divBdr>
        <w:top w:val="none" w:sz="0" w:space="0" w:color="auto"/>
        <w:left w:val="none" w:sz="0" w:space="0" w:color="auto"/>
        <w:bottom w:val="none" w:sz="0" w:space="0" w:color="auto"/>
        <w:right w:val="none" w:sz="0" w:space="0" w:color="auto"/>
      </w:divBdr>
    </w:div>
    <w:div w:id="457380895">
      <w:marLeft w:val="480"/>
      <w:marRight w:val="0"/>
      <w:marTop w:val="0"/>
      <w:marBottom w:val="0"/>
      <w:divBdr>
        <w:top w:val="none" w:sz="0" w:space="0" w:color="auto"/>
        <w:left w:val="none" w:sz="0" w:space="0" w:color="auto"/>
        <w:bottom w:val="none" w:sz="0" w:space="0" w:color="auto"/>
        <w:right w:val="none" w:sz="0" w:space="0" w:color="auto"/>
      </w:divBdr>
    </w:div>
    <w:div w:id="457384431">
      <w:marLeft w:val="480"/>
      <w:marRight w:val="0"/>
      <w:marTop w:val="0"/>
      <w:marBottom w:val="0"/>
      <w:divBdr>
        <w:top w:val="none" w:sz="0" w:space="0" w:color="auto"/>
        <w:left w:val="none" w:sz="0" w:space="0" w:color="auto"/>
        <w:bottom w:val="none" w:sz="0" w:space="0" w:color="auto"/>
        <w:right w:val="none" w:sz="0" w:space="0" w:color="auto"/>
      </w:divBdr>
    </w:div>
    <w:div w:id="458113864">
      <w:marLeft w:val="480"/>
      <w:marRight w:val="0"/>
      <w:marTop w:val="0"/>
      <w:marBottom w:val="0"/>
      <w:divBdr>
        <w:top w:val="none" w:sz="0" w:space="0" w:color="auto"/>
        <w:left w:val="none" w:sz="0" w:space="0" w:color="auto"/>
        <w:bottom w:val="none" w:sz="0" w:space="0" w:color="auto"/>
        <w:right w:val="none" w:sz="0" w:space="0" w:color="auto"/>
      </w:divBdr>
    </w:div>
    <w:div w:id="458570225">
      <w:marLeft w:val="480"/>
      <w:marRight w:val="0"/>
      <w:marTop w:val="0"/>
      <w:marBottom w:val="0"/>
      <w:divBdr>
        <w:top w:val="none" w:sz="0" w:space="0" w:color="auto"/>
        <w:left w:val="none" w:sz="0" w:space="0" w:color="auto"/>
        <w:bottom w:val="none" w:sz="0" w:space="0" w:color="auto"/>
        <w:right w:val="none" w:sz="0" w:space="0" w:color="auto"/>
      </w:divBdr>
    </w:div>
    <w:div w:id="458885693">
      <w:marLeft w:val="480"/>
      <w:marRight w:val="0"/>
      <w:marTop w:val="0"/>
      <w:marBottom w:val="0"/>
      <w:divBdr>
        <w:top w:val="none" w:sz="0" w:space="0" w:color="auto"/>
        <w:left w:val="none" w:sz="0" w:space="0" w:color="auto"/>
        <w:bottom w:val="none" w:sz="0" w:space="0" w:color="auto"/>
        <w:right w:val="none" w:sz="0" w:space="0" w:color="auto"/>
      </w:divBdr>
    </w:div>
    <w:div w:id="459764623">
      <w:marLeft w:val="480"/>
      <w:marRight w:val="0"/>
      <w:marTop w:val="0"/>
      <w:marBottom w:val="0"/>
      <w:divBdr>
        <w:top w:val="none" w:sz="0" w:space="0" w:color="auto"/>
        <w:left w:val="none" w:sz="0" w:space="0" w:color="auto"/>
        <w:bottom w:val="none" w:sz="0" w:space="0" w:color="auto"/>
        <w:right w:val="none" w:sz="0" w:space="0" w:color="auto"/>
      </w:divBdr>
    </w:div>
    <w:div w:id="459806436">
      <w:marLeft w:val="480"/>
      <w:marRight w:val="0"/>
      <w:marTop w:val="0"/>
      <w:marBottom w:val="0"/>
      <w:divBdr>
        <w:top w:val="none" w:sz="0" w:space="0" w:color="auto"/>
        <w:left w:val="none" w:sz="0" w:space="0" w:color="auto"/>
        <w:bottom w:val="none" w:sz="0" w:space="0" w:color="auto"/>
        <w:right w:val="none" w:sz="0" w:space="0" w:color="auto"/>
      </w:divBdr>
    </w:div>
    <w:div w:id="459957407">
      <w:marLeft w:val="480"/>
      <w:marRight w:val="0"/>
      <w:marTop w:val="0"/>
      <w:marBottom w:val="0"/>
      <w:divBdr>
        <w:top w:val="none" w:sz="0" w:space="0" w:color="auto"/>
        <w:left w:val="none" w:sz="0" w:space="0" w:color="auto"/>
        <w:bottom w:val="none" w:sz="0" w:space="0" w:color="auto"/>
        <w:right w:val="none" w:sz="0" w:space="0" w:color="auto"/>
      </w:divBdr>
    </w:div>
    <w:div w:id="461116917">
      <w:marLeft w:val="480"/>
      <w:marRight w:val="0"/>
      <w:marTop w:val="0"/>
      <w:marBottom w:val="0"/>
      <w:divBdr>
        <w:top w:val="none" w:sz="0" w:space="0" w:color="auto"/>
        <w:left w:val="none" w:sz="0" w:space="0" w:color="auto"/>
        <w:bottom w:val="none" w:sz="0" w:space="0" w:color="auto"/>
        <w:right w:val="none" w:sz="0" w:space="0" w:color="auto"/>
      </w:divBdr>
    </w:div>
    <w:div w:id="461654985">
      <w:marLeft w:val="480"/>
      <w:marRight w:val="0"/>
      <w:marTop w:val="0"/>
      <w:marBottom w:val="0"/>
      <w:divBdr>
        <w:top w:val="none" w:sz="0" w:space="0" w:color="auto"/>
        <w:left w:val="none" w:sz="0" w:space="0" w:color="auto"/>
        <w:bottom w:val="none" w:sz="0" w:space="0" w:color="auto"/>
        <w:right w:val="none" w:sz="0" w:space="0" w:color="auto"/>
      </w:divBdr>
    </w:div>
    <w:div w:id="461701489">
      <w:marLeft w:val="480"/>
      <w:marRight w:val="0"/>
      <w:marTop w:val="0"/>
      <w:marBottom w:val="0"/>
      <w:divBdr>
        <w:top w:val="none" w:sz="0" w:space="0" w:color="auto"/>
        <w:left w:val="none" w:sz="0" w:space="0" w:color="auto"/>
        <w:bottom w:val="none" w:sz="0" w:space="0" w:color="auto"/>
        <w:right w:val="none" w:sz="0" w:space="0" w:color="auto"/>
      </w:divBdr>
    </w:div>
    <w:div w:id="462579392">
      <w:marLeft w:val="480"/>
      <w:marRight w:val="0"/>
      <w:marTop w:val="0"/>
      <w:marBottom w:val="0"/>
      <w:divBdr>
        <w:top w:val="none" w:sz="0" w:space="0" w:color="auto"/>
        <w:left w:val="none" w:sz="0" w:space="0" w:color="auto"/>
        <w:bottom w:val="none" w:sz="0" w:space="0" w:color="auto"/>
        <w:right w:val="none" w:sz="0" w:space="0" w:color="auto"/>
      </w:divBdr>
    </w:div>
    <w:div w:id="463281142">
      <w:marLeft w:val="480"/>
      <w:marRight w:val="0"/>
      <w:marTop w:val="0"/>
      <w:marBottom w:val="0"/>
      <w:divBdr>
        <w:top w:val="none" w:sz="0" w:space="0" w:color="auto"/>
        <w:left w:val="none" w:sz="0" w:space="0" w:color="auto"/>
        <w:bottom w:val="none" w:sz="0" w:space="0" w:color="auto"/>
        <w:right w:val="none" w:sz="0" w:space="0" w:color="auto"/>
      </w:divBdr>
    </w:div>
    <w:div w:id="463814354">
      <w:marLeft w:val="480"/>
      <w:marRight w:val="0"/>
      <w:marTop w:val="0"/>
      <w:marBottom w:val="0"/>
      <w:divBdr>
        <w:top w:val="none" w:sz="0" w:space="0" w:color="auto"/>
        <w:left w:val="none" w:sz="0" w:space="0" w:color="auto"/>
        <w:bottom w:val="none" w:sz="0" w:space="0" w:color="auto"/>
        <w:right w:val="none" w:sz="0" w:space="0" w:color="auto"/>
      </w:divBdr>
    </w:div>
    <w:div w:id="464003007">
      <w:marLeft w:val="480"/>
      <w:marRight w:val="0"/>
      <w:marTop w:val="0"/>
      <w:marBottom w:val="0"/>
      <w:divBdr>
        <w:top w:val="none" w:sz="0" w:space="0" w:color="auto"/>
        <w:left w:val="none" w:sz="0" w:space="0" w:color="auto"/>
        <w:bottom w:val="none" w:sz="0" w:space="0" w:color="auto"/>
        <w:right w:val="none" w:sz="0" w:space="0" w:color="auto"/>
      </w:divBdr>
    </w:div>
    <w:div w:id="464276622">
      <w:marLeft w:val="480"/>
      <w:marRight w:val="0"/>
      <w:marTop w:val="0"/>
      <w:marBottom w:val="0"/>
      <w:divBdr>
        <w:top w:val="none" w:sz="0" w:space="0" w:color="auto"/>
        <w:left w:val="none" w:sz="0" w:space="0" w:color="auto"/>
        <w:bottom w:val="none" w:sz="0" w:space="0" w:color="auto"/>
        <w:right w:val="none" w:sz="0" w:space="0" w:color="auto"/>
      </w:divBdr>
    </w:div>
    <w:div w:id="464544019">
      <w:marLeft w:val="480"/>
      <w:marRight w:val="0"/>
      <w:marTop w:val="0"/>
      <w:marBottom w:val="0"/>
      <w:divBdr>
        <w:top w:val="none" w:sz="0" w:space="0" w:color="auto"/>
        <w:left w:val="none" w:sz="0" w:space="0" w:color="auto"/>
        <w:bottom w:val="none" w:sz="0" w:space="0" w:color="auto"/>
        <w:right w:val="none" w:sz="0" w:space="0" w:color="auto"/>
      </w:divBdr>
    </w:div>
    <w:div w:id="464782877">
      <w:marLeft w:val="480"/>
      <w:marRight w:val="0"/>
      <w:marTop w:val="0"/>
      <w:marBottom w:val="0"/>
      <w:divBdr>
        <w:top w:val="none" w:sz="0" w:space="0" w:color="auto"/>
        <w:left w:val="none" w:sz="0" w:space="0" w:color="auto"/>
        <w:bottom w:val="none" w:sz="0" w:space="0" w:color="auto"/>
        <w:right w:val="none" w:sz="0" w:space="0" w:color="auto"/>
      </w:divBdr>
    </w:div>
    <w:div w:id="465391590">
      <w:marLeft w:val="480"/>
      <w:marRight w:val="0"/>
      <w:marTop w:val="0"/>
      <w:marBottom w:val="0"/>
      <w:divBdr>
        <w:top w:val="none" w:sz="0" w:space="0" w:color="auto"/>
        <w:left w:val="none" w:sz="0" w:space="0" w:color="auto"/>
        <w:bottom w:val="none" w:sz="0" w:space="0" w:color="auto"/>
        <w:right w:val="none" w:sz="0" w:space="0" w:color="auto"/>
      </w:divBdr>
    </w:div>
    <w:div w:id="465777759">
      <w:marLeft w:val="480"/>
      <w:marRight w:val="0"/>
      <w:marTop w:val="0"/>
      <w:marBottom w:val="0"/>
      <w:divBdr>
        <w:top w:val="none" w:sz="0" w:space="0" w:color="auto"/>
        <w:left w:val="none" w:sz="0" w:space="0" w:color="auto"/>
        <w:bottom w:val="none" w:sz="0" w:space="0" w:color="auto"/>
        <w:right w:val="none" w:sz="0" w:space="0" w:color="auto"/>
      </w:divBdr>
    </w:div>
    <w:div w:id="466093402">
      <w:marLeft w:val="480"/>
      <w:marRight w:val="0"/>
      <w:marTop w:val="0"/>
      <w:marBottom w:val="0"/>
      <w:divBdr>
        <w:top w:val="none" w:sz="0" w:space="0" w:color="auto"/>
        <w:left w:val="none" w:sz="0" w:space="0" w:color="auto"/>
        <w:bottom w:val="none" w:sz="0" w:space="0" w:color="auto"/>
        <w:right w:val="none" w:sz="0" w:space="0" w:color="auto"/>
      </w:divBdr>
    </w:div>
    <w:div w:id="466121789">
      <w:marLeft w:val="480"/>
      <w:marRight w:val="0"/>
      <w:marTop w:val="0"/>
      <w:marBottom w:val="0"/>
      <w:divBdr>
        <w:top w:val="none" w:sz="0" w:space="0" w:color="auto"/>
        <w:left w:val="none" w:sz="0" w:space="0" w:color="auto"/>
        <w:bottom w:val="none" w:sz="0" w:space="0" w:color="auto"/>
        <w:right w:val="none" w:sz="0" w:space="0" w:color="auto"/>
      </w:divBdr>
    </w:div>
    <w:div w:id="467212472">
      <w:marLeft w:val="480"/>
      <w:marRight w:val="0"/>
      <w:marTop w:val="0"/>
      <w:marBottom w:val="0"/>
      <w:divBdr>
        <w:top w:val="none" w:sz="0" w:space="0" w:color="auto"/>
        <w:left w:val="none" w:sz="0" w:space="0" w:color="auto"/>
        <w:bottom w:val="none" w:sz="0" w:space="0" w:color="auto"/>
        <w:right w:val="none" w:sz="0" w:space="0" w:color="auto"/>
      </w:divBdr>
    </w:div>
    <w:div w:id="467555654">
      <w:marLeft w:val="480"/>
      <w:marRight w:val="0"/>
      <w:marTop w:val="0"/>
      <w:marBottom w:val="0"/>
      <w:divBdr>
        <w:top w:val="none" w:sz="0" w:space="0" w:color="auto"/>
        <w:left w:val="none" w:sz="0" w:space="0" w:color="auto"/>
        <w:bottom w:val="none" w:sz="0" w:space="0" w:color="auto"/>
        <w:right w:val="none" w:sz="0" w:space="0" w:color="auto"/>
      </w:divBdr>
    </w:div>
    <w:div w:id="467673433">
      <w:marLeft w:val="480"/>
      <w:marRight w:val="0"/>
      <w:marTop w:val="0"/>
      <w:marBottom w:val="0"/>
      <w:divBdr>
        <w:top w:val="none" w:sz="0" w:space="0" w:color="auto"/>
        <w:left w:val="none" w:sz="0" w:space="0" w:color="auto"/>
        <w:bottom w:val="none" w:sz="0" w:space="0" w:color="auto"/>
        <w:right w:val="none" w:sz="0" w:space="0" w:color="auto"/>
      </w:divBdr>
    </w:div>
    <w:div w:id="467862500">
      <w:marLeft w:val="480"/>
      <w:marRight w:val="0"/>
      <w:marTop w:val="0"/>
      <w:marBottom w:val="0"/>
      <w:divBdr>
        <w:top w:val="none" w:sz="0" w:space="0" w:color="auto"/>
        <w:left w:val="none" w:sz="0" w:space="0" w:color="auto"/>
        <w:bottom w:val="none" w:sz="0" w:space="0" w:color="auto"/>
        <w:right w:val="none" w:sz="0" w:space="0" w:color="auto"/>
      </w:divBdr>
    </w:div>
    <w:div w:id="468131555">
      <w:marLeft w:val="480"/>
      <w:marRight w:val="0"/>
      <w:marTop w:val="0"/>
      <w:marBottom w:val="0"/>
      <w:divBdr>
        <w:top w:val="none" w:sz="0" w:space="0" w:color="auto"/>
        <w:left w:val="none" w:sz="0" w:space="0" w:color="auto"/>
        <w:bottom w:val="none" w:sz="0" w:space="0" w:color="auto"/>
        <w:right w:val="none" w:sz="0" w:space="0" w:color="auto"/>
      </w:divBdr>
    </w:div>
    <w:div w:id="468480701">
      <w:marLeft w:val="480"/>
      <w:marRight w:val="0"/>
      <w:marTop w:val="0"/>
      <w:marBottom w:val="0"/>
      <w:divBdr>
        <w:top w:val="none" w:sz="0" w:space="0" w:color="auto"/>
        <w:left w:val="none" w:sz="0" w:space="0" w:color="auto"/>
        <w:bottom w:val="none" w:sz="0" w:space="0" w:color="auto"/>
        <w:right w:val="none" w:sz="0" w:space="0" w:color="auto"/>
      </w:divBdr>
    </w:div>
    <w:div w:id="468981699">
      <w:marLeft w:val="480"/>
      <w:marRight w:val="0"/>
      <w:marTop w:val="0"/>
      <w:marBottom w:val="0"/>
      <w:divBdr>
        <w:top w:val="none" w:sz="0" w:space="0" w:color="auto"/>
        <w:left w:val="none" w:sz="0" w:space="0" w:color="auto"/>
        <w:bottom w:val="none" w:sz="0" w:space="0" w:color="auto"/>
        <w:right w:val="none" w:sz="0" w:space="0" w:color="auto"/>
      </w:divBdr>
    </w:div>
    <w:div w:id="469517205">
      <w:marLeft w:val="480"/>
      <w:marRight w:val="0"/>
      <w:marTop w:val="0"/>
      <w:marBottom w:val="0"/>
      <w:divBdr>
        <w:top w:val="none" w:sz="0" w:space="0" w:color="auto"/>
        <w:left w:val="none" w:sz="0" w:space="0" w:color="auto"/>
        <w:bottom w:val="none" w:sz="0" w:space="0" w:color="auto"/>
        <w:right w:val="none" w:sz="0" w:space="0" w:color="auto"/>
      </w:divBdr>
    </w:div>
    <w:div w:id="470249157">
      <w:marLeft w:val="480"/>
      <w:marRight w:val="0"/>
      <w:marTop w:val="0"/>
      <w:marBottom w:val="0"/>
      <w:divBdr>
        <w:top w:val="none" w:sz="0" w:space="0" w:color="auto"/>
        <w:left w:val="none" w:sz="0" w:space="0" w:color="auto"/>
        <w:bottom w:val="none" w:sz="0" w:space="0" w:color="auto"/>
        <w:right w:val="none" w:sz="0" w:space="0" w:color="auto"/>
      </w:divBdr>
    </w:div>
    <w:div w:id="472410324">
      <w:marLeft w:val="480"/>
      <w:marRight w:val="0"/>
      <w:marTop w:val="0"/>
      <w:marBottom w:val="0"/>
      <w:divBdr>
        <w:top w:val="none" w:sz="0" w:space="0" w:color="auto"/>
        <w:left w:val="none" w:sz="0" w:space="0" w:color="auto"/>
        <w:bottom w:val="none" w:sz="0" w:space="0" w:color="auto"/>
        <w:right w:val="none" w:sz="0" w:space="0" w:color="auto"/>
      </w:divBdr>
    </w:div>
    <w:div w:id="473185006">
      <w:marLeft w:val="480"/>
      <w:marRight w:val="0"/>
      <w:marTop w:val="0"/>
      <w:marBottom w:val="0"/>
      <w:divBdr>
        <w:top w:val="none" w:sz="0" w:space="0" w:color="auto"/>
        <w:left w:val="none" w:sz="0" w:space="0" w:color="auto"/>
        <w:bottom w:val="none" w:sz="0" w:space="0" w:color="auto"/>
        <w:right w:val="none" w:sz="0" w:space="0" w:color="auto"/>
      </w:divBdr>
    </w:div>
    <w:div w:id="473447716">
      <w:marLeft w:val="480"/>
      <w:marRight w:val="0"/>
      <w:marTop w:val="0"/>
      <w:marBottom w:val="0"/>
      <w:divBdr>
        <w:top w:val="none" w:sz="0" w:space="0" w:color="auto"/>
        <w:left w:val="none" w:sz="0" w:space="0" w:color="auto"/>
        <w:bottom w:val="none" w:sz="0" w:space="0" w:color="auto"/>
        <w:right w:val="none" w:sz="0" w:space="0" w:color="auto"/>
      </w:divBdr>
    </w:div>
    <w:div w:id="473451125">
      <w:marLeft w:val="480"/>
      <w:marRight w:val="0"/>
      <w:marTop w:val="0"/>
      <w:marBottom w:val="0"/>
      <w:divBdr>
        <w:top w:val="none" w:sz="0" w:space="0" w:color="auto"/>
        <w:left w:val="none" w:sz="0" w:space="0" w:color="auto"/>
        <w:bottom w:val="none" w:sz="0" w:space="0" w:color="auto"/>
        <w:right w:val="none" w:sz="0" w:space="0" w:color="auto"/>
      </w:divBdr>
    </w:div>
    <w:div w:id="473765972">
      <w:marLeft w:val="480"/>
      <w:marRight w:val="0"/>
      <w:marTop w:val="0"/>
      <w:marBottom w:val="0"/>
      <w:divBdr>
        <w:top w:val="none" w:sz="0" w:space="0" w:color="auto"/>
        <w:left w:val="none" w:sz="0" w:space="0" w:color="auto"/>
        <w:bottom w:val="none" w:sz="0" w:space="0" w:color="auto"/>
        <w:right w:val="none" w:sz="0" w:space="0" w:color="auto"/>
      </w:divBdr>
    </w:div>
    <w:div w:id="473910536">
      <w:marLeft w:val="480"/>
      <w:marRight w:val="0"/>
      <w:marTop w:val="0"/>
      <w:marBottom w:val="0"/>
      <w:divBdr>
        <w:top w:val="none" w:sz="0" w:space="0" w:color="auto"/>
        <w:left w:val="none" w:sz="0" w:space="0" w:color="auto"/>
        <w:bottom w:val="none" w:sz="0" w:space="0" w:color="auto"/>
        <w:right w:val="none" w:sz="0" w:space="0" w:color="auto"/>
      </w:divBdr>
    </w:div>
    <w:div w:id="473984926">
      <w:marLeft w:val="480"/>
      <w:marRight w:val="0"/>
      <w:marTop w:val="0"/>
      <w:marBottom w:val="0"/>
      <w:divBdr>
        <w:top w:val="none" w:sz="0" w:space="0" w:color="auto"/>
        <w:left w:val="none" w:sz="0" w:space="0" w:color="auto"/>
        <w:bottom w:val="none" w:sz="0" w:space="0" w:color="auto"/>
        <w:right w:val="none" w:sz="0" w:space="0" w:color="auto"/>
      </w:divBdr>
    </w:div>
    <w:div w:id="474299793">
      <w:marLeft w:val="480"/>
      <w:marRight w:val="0"/>
      <w:marTop w:val="0"/>
      <w:marBottom w:val="0"/>
      <w:divBdr>
        <w:top w:val="none" w:sz="0" w:space="0" w:color="auto"/>
        <w:left w:val="none" w:sz="0" w:space="0" w:color="auto"/>
        <w:bottom w:val="none" w:sz="0" w:space="0" w:color="auto"/>
        <w:right w:val="none" w:sz="0" w:space="0" w:color="auto"/>
      </w:divBdr>
    </w:div>
    <w:div w:id="474641132">
      <w:marLeft w:val="480"/>
      <w:marRight w:val="0"/>
      <w:marTop w:val="0"/>
      <w:marBottom w:val="0"/>
      <w:divBdr>
        <w:top w:val="none" w:sz="0" w:space="0" w:color="auto"/>
        <w:left w:val="none" w:sz="0" w:space="0" w:color="auto"/>
        <w:bottom w:val="none" w:sz="0" w:space="0" w:color="auto"/>
        <w:right w:val="none" w:sz="0" w:space="0" w:color="auto"/>
      </w:divBdr>
    </w:div>
    <w:div w:id="475687518">
      <w:marLeft w:val="480"/>
      <w:marRight w:val="0"/>
      <w:marTop w:val="0"/>
      <w:marBottom w:val="0"/>
      <w:divBdr>
        <w:top w:val="none" w:sz="0" w:space="0" w:color="auto"/>
        <w:left w:val="none" w:sz="0" w:space="0" w:color="auto"/>
        <w:bottom w:val="none" w:sz="0" w:space="0" w:color="auto"/>
        <w:right w:val="none" w:sz="0" w:space="0" w:color="auto"/>
      </w:divBdr>
    </w:div>
    <w:div w:id="476342840">
      <w:marLeft w:val="480"/>
      <w:marRight w:val="0"/>
      <w:marTop w:val="0"/>
      <w:marBottom w:val="0"/>
      <w:divBdr>
        <w:top w:val="none" w:sz="0" w:space="0" w:color="auto"/>
        <w:left w:val="none" w:sz="0" w:space="0" w:color="auto"/>
        <w:bottom w:val="none" w:sz="0" w:space="0" w:color="auto"/>
        <w:right w:val="none" w:sz="0" w:space="0" w:color="auto"/>
      </w:divBdr>
    </w:div>
    <w:div w:id="476455541">
      <w:marLeft w:val="480"/>
      <w:marRight w:val="0"/>
      <w:marTop w:val="0"/>
      <w:marBottom w:val="0"/>
      <w:divBdr>
        <w:top w:val="none" w:sz="0" w:space="0" w:color="auto"/>
        <w:left w:val="none" w:sz="0" w:space="0" w:color="auto"/>
        <w:bottom w:val="none" w:sz="0" w:space="0" w:color="auto"/>
        <w:right w:val="none" w:sz="0" w:space="0" w:color="auto"/>
      </w:divBdr>
    </w:div>
    <w:div w:id="476578462">
      <w:marLeft w:val="480"/>
      <w:marRight w:val="0"/>
      <w:marTop w:val="0"/>
      <w:marBottom w:val="0"/>
      <w:divBdr>
        <w:top w:val="none" w:sz="0" w:space="0" w:color="auto"/>
        <w:left w:val="none" w:sz="0" w:space="0" w:color="auto"/>
        <w:bottom w:val="none" w:sz="0" w:space="0" w:color="auto"/>
        <w:right w:val="none" w:sz="0" w:space="0" w:color="auto"/>
      </w:divBdr>
    </w:div>
    <w:div w:id="476994301">
      <w:marLeft w:val="480"/>
      <w:marRight w:val="0"/>
      <w:marTop w:val="0"/>
      <w:marBottom w:val="0"/>
      <w:divBdr>
        <w:top w:val="none" w:sz="0" w:space="0" w:color="auto"/>
        <w:left w:val="none" w:sz="0" w:space="0" w:color="auto"/>
        <w:bottom w:val="none" w:sz="0" w:space="0" w:color="auto"/>
        <w:right w:val="none" w:sz="0" w:space="0" w:color="auto"/>
      </w:divBdr>
    </w:div>
    <w:div w:id="477066508">
      <w:marLeft w:val="480"/>
      <w:marRight w:val="0"/>
      <w:marTop w:val="0"/>
      <w:marBottom w:val="0"/>
      <w:divBdr>
        <w:top w:val="none" w:sz="0" w:space="0" w:color="auto"/>
        <w:left w:val="none" w:sz="0" w:space="0" w:color="auto"/>
        <w:bottom w:val="none" w:sz="0" w:space="0" w:color="auto"/>
        <w:right w:val="none" w:sz="0" w:space="0" w:color="auto"/>
      </w:divBdr>
    </w:div>
    <w:div w:id="477066694">
      <w:marLeft w:val="480"/>
      <w:marRight w:val="0"/>
      <w:marTop w:val="0"/>
      <w:marBottom w:val="0"/>
      <w:divBdr>
        <w:top w:val="none" w:sz="0" w:space="0" w:color="auto"/>
        <w:left w:val="none" w:sz="0" w:space="0" w:color="auto"/>
        <w:bottom w:val="none" w:sz="0" w:space="0" w:color="auto"/>
        <w:right w:val="none" w:sz="0" w:space="0" w:color="auto"/>
      </w:divBdr>
    </w:div>
    <w:div w:id="477766691">
      <w:marLeft w:val="480"/>
      <w:marRight w:val="0"/>
      <w:marTop w:val="0"/>
      <w:marBottom w:val="0"/>
      <w:divBdr>
        <w:top w:val="none" w:sz="0" w:space="0" w:color="auto"/>
        <w:left w:val="none" w:sz="0" w:space="0" w:color="auto"/>
        <w:bottom w:val="none" w:sz="0" w:space="0" w:color="auto"/>
        <w:right w:val="none" w:sz="0" w:space="0" w:color="auto"/>
      </w:divBdr>
    </w:div>
    <w:div w:id="477772910">
      <w:marLeft w:val="480"/>
      <w:marRight w:val="0"/>
      <w:marTop w:val="0"/>
      <w:marBottom w:val="0"/>
      <w:divBdr>
        <w:top w:val="none" w:sz="0" w:space="0" w:color="auto"/>
        <w:left w:val="none" w:sz="0" w:space="0" w:color="auto"/>
        <w:bottom w:val="none" w:sz="0" w:space="0" w:color="auto"/>
        <w:right w:val="none" w:sz="0" w:space="0" w:color="auto"/>
      </w:divBdr>
    </w:div>
    <w:div w:id="478421456">
      <w:marLeft w:val="480"/>
      <w:marRight w:val="0"/>
      <w:marTop w:val="0"/>
      <w:marBottom w:val="0"/>
      <w:divBdr>
        <w:top w:val="none" w:sz="0" w:space="0" w:color="auto"/>
        <w:left w:val="none" w:sz="0" w:space="0" w:color="auto"/>
        <w:bottom w:val="none" w:sz="0" w:space="0" w:color="auto"/>
        <w:right w:val="none" w:sz="0" w:space="0" w:color="auto"/>
      </w:divBdr>
    </w:div>
    <w:div w:id="478496106">
      <w:marLeft w:val="480"/>
      <w:marRight w:val="0"/>
      <w:marTop w:val="0"/>
      <w:marBottom w:val="0"/>
      <w:divBdr>
        <w:top w:val="none" w:sz="0" w:space="0" w:color="auto"/>
        <w:left w:val="none" w:sz="0" w:space="0" w:color="auto"/>
        <w:bottom w:val="none" w:sz="0" w:space="0" w:color="auto"/>
        <w:right w:val="none" w:sz="0" w:space="0" w:color="auto"/>
      </w:divBdr>
    </w:div>
    <w:div w:id="478696855">
      <w:marLeft w:val="480"/>
      <w:marRight w:val="0"/>
      <w:marTop w:val="0"/>
      <w:marBottom w:val="0"/>
      <w:divBdr>
        <w:top w:val="none" w:sz="0" w:space="0" w:color="auto"/>
        <w:left w:val="none" w:sz="0" w:space="0" w:color="auto"/>
        <w:bottom w:val="none" w:sz="0" w:space="0" w:color="auto"/>
        <w:right w:val="none" w:sz="0" w:space="0" w:color="auto"/>
      </w:divBdr>
    </w:div>
    <w:div w:id="479230442">
      <w:marLeft w:val="480"/>
      <w:marRight w:val="0"/>
      <w:marTop w:val="0"/>
      <w:marBottom w:val="0"/>
      <w:divBdr>
        <w:top w:val="none" w:sz="0" w:space="0" w:color="auto"/>
        <w:left w:val="none" w:sz="0" w:space="0" w:color="auto"/>
        <w:bottom w:val="none" w:sz="0" w:space="0" w:color="auto"/>
        <w:right w:val="none" w:sz="0" w:space="0" w:color="auto"/>
      </w:divBdr>
    </w:div>
    <w:div w:id="479931336">
      <w:marLeft w:val="480"/>
      <w:marRight w:val="0"/>
      <w:marTop w:val="0"/>
      <w:marBottom w:val="0"/>
      <w:divBdr>
        <w:top w:val="none" w:sz="0" w:space="0" w:color="auto"/>
        <w:left w:val="none" w:sz="0" w:space="0" w:color="auto"/>
        <w:bottom w:val="none" w:sz="0" w:space="0" w:color="auto"/>
        <w:right w:val="none" w:sz="0" w:space="0" w:color="auto"/>
      </w:divBdr>
    </w:div>
    <w:div w:id="480732614">
      <w:marLeft w:val="480"/>
      <w:marRight w:val="0"/>
      <w:marTop w:val="0"/>
      <w:marBottom w:val="0"/>
      <w:divBdr>
        <w:top w:val="none" w:sz="0" w:space="0" w:color="auto"/>
        <w:left w:val="none" w:sz="0" w:space="0" w:color="auto"/>
        <w:bottom w:val="none" w:sz="0" w:space="0" w:color="auto"/>
        <w:right w:val="none" w:sz="0" w:space="0" w:color="auto"/>
      </w:divBdr>
    </w:div>
    <w:div w:id="480998113">
      <w:marLeft w:val="480"/>
      <w:marRight w:val="0"/>
      <w:marTop w:val="0"/>
      <w:marBottom w:val="0"/>
      <w:divBdr>
        <w:top w:val="none" w:sz="0" w:space="0" w:color="auto"/>
        <w:left w:val="none" w:sz="0" w:space="0" w:color="auto"/>
        <w:bottom w:val="none" w:sz="0" w:space="0" w:color="auto"/>
        <w:right w:val="none" w:sz="0" w:space="0" w:color="auto"/>
      </w:divBdr>
    </w:div>
    <w:div w:id="481047302">
      <w:marLeft w:val="480"/>
      <w:marRight w:val="0"/>
      <w:marTop w:val="0"/>
      <w:marBottom w:val="0"/>
      <w:divBdr>
        <w:top w:val="none" w:sz="0" w:space="0" w:color="auto"/>
        <w:left w:val="none" w:sz="0" w:space="0" w:color="auto"/>
        <w:bottom w:val="none" w:sz="0" w:space="0" w:color="auto"/>
        <w:right w:val="none" w:sz="0" w:space="0" w:color="auto"/>
      </w:divBdr>
    </w:div>
    <w:div w:id="481233335">
      <w:marLeft w:val="480"/>
      <w:marRight w:val="0"/>
      <w:marTop w:val="0"/>
      <w:marBottom w:val="0"/>
      <w:divBdr>
        <w:top w:val="none" w:sz="0" w:space="0" w:color="auto"/>
        <w:left w:val="none" w:sz="0" w:space="0" w:color="auto"/>
        <w:bottom w:val="none" w:sz="0" w:space="0" w:color="auto"/>
        <w:right w:val="none" w:sz="0" w:space="0" w:color="auto"/>
      </w:divBdr>
    </w:div>
    <w:div w:id="481695367">
      <w:marLeft w:val="480"/>
      <w:marRight w:val="0"/>
      <w:marTop w:val="0"/>
      <w:marBottom w:val="0"/>
      <w:divBdr>
        <w:top w:val="none" w:sz="0" w:space="0" w:color="auto"/>
        <w:left w:val="none" w:sz="0" w:space="0" w:color="auto"/>
        <w:bottom w:val="none" w:sz="0" w:space="0" w:color="auto"/>
        <w:right w:val="none" w:sz="0" w:space="0" w:color="auto"/>
      </w:divBdr>
    </w:div>
    <w:div w:id="481699880">
      <w:marLeft w:val="480"/>
      <w:marRight w:val="0"/>
      <w:marTop w:val="0"/>
      <w:marBottom w:val="0"/>
      <w:divBdr>
        <w:top w:val="none" w:sz="0" w:space="0" w:color="auto"/>
        <w:left w:val="none" w:sz="0" w:space="0" w:color="auto"/>
        <w:bottom w:val="none" w:sz="0" w:space="0" w:color="auto"/>
        <w:right w:val="none" w:sz="0" w:space="0" w:color="auto"/>
      </w:divBdr>
    </w:div>
    <w:div w:id="481847397">
      <w:marLeft w:val="480"/>
      <w:marRight w:val="0"/>
      <w:marTop w:val="0"/>
      <w:marBottom w:val="0"/>
      <w:divBdr>
        <w:top w:val="none" w:sz="0" w:space="0" w:color="auto"/>
        <w:left w:val="none" w:sz="0" w:space="0" w:color="auto"/>
        <w:bottom w:val="none" w:sz="0" w:space="0" w:color="auto"/>
        <w:right w:val="none" w:sz="0" w:space="0" w:color="auto"/>
      </w:divBdr>
    </w:div>
    <w:div w:id="482086641">
      <w:marLeft w:val="480"/>
      <w:marRight w:val="0"/>
      <w:marTop w:val="0"/>
      <w:marBottom w:val="0"/>
      <w:divBdr>
        <w:top w:val="none" w:sz="0" w:space="0" w:color="auto"/>
        <w:left w:val="none" w:sz="0" w:space="0" w:color="auto"/>
        <w:bottom w:val="none" w:sz="0" w:space="0" w:color="auto"/>
        <w:right w:val="none" w:sz="0" w:space="0" w:color="auto"/>
      </w:divBdr>
    </w:div>
    <w:div w:id="482695941">
      <w:marLeft w:val="480"/>
      <w:marRight w:val="0"/>
      <w:marTop w:val="0"/>
      <w:marBottom w:val="0"/>
      <w:divBdr>
        <w:top w:val="none" w:sz="0" w:space="0" w:color="auto"/>
        <w:left w:val="none" w:sz="0" w:space="0" w:color="auto"/>
        <w:bottom w:val="none" w:sz="0" w:space="0" w:color="auto"/>
        <w:right w:val="none" w:sz="0" w:space="0" w:color="auto"/>
      </w:divBdr>
    </w:div>
    <w:div w:id="482746633">
      <w:marLeft w:val="480"/>
      <w:marRight w:val="0"/>
      <w:marTop w:val="0"/>
      <w:marBottom w:val="0"/>
      <w:divBdr>
        <w:top w:val="none" w:sz="0" w:space="0" w:color="auto"/>
        <w:left w:val="none" w:sz="0" w:space="0" w:color="auto"/>
        <w:bottom w:val="none" w:sz="0" w:space="0" w:color="auto"/>
        <w:right w:val="none" w:sz="0" w:space="0" w:color="auto"/>
      </w:divBdr>
    </w:div>
    <w:div w:id="483619154">
      <w:marLeft w:val="480"/>
      <w:marRight w:val="0"/>
      <w:marTop w:val="0"/>
      <w:marBottom w:val="0"/>
      <w:divBdr>
        <w:top w:val="none" w:sz="0" w:space="0" w:color="auto"/>
        <w:left w:val="none" w:sz="0" w:space="0" w:color="auto"/>
        <w:bottom w:val="none" w:sz="0" w:space="0" w:color="auto"/>
        <w:right w:val="none" w:sz="0" w:space="0" w:color="auto"/>
      </w:divBdr>
    </w:div>
    <w:div w:id="483860656">
      <w:marLeft w:val="480"/>
      <w:marRight w:val="0"/>
      <w:marTop w:val="0"/>
      <w:marBottom w:val="0"/>
      <w:divBdr>
        <w:top w:val="none" w:sz="0" w:space="0" w:color="auto"/>
        <w:left w:val="none" w:sz="0" w:space="0" w:color="auto"/>
        <w:bottom w:val="none" w:sz="0" w:space="0" w:color="auto"/>
        <w:right w:val="none" w:sz="0" w:space="0" w:color="auto"/>
      </w:divBdr>
    </w:div>
    <w:div w:id="484130882">
      <w:marLeft w:val="480"/>
      <w:marRight w:val="0"/>
      <w:marTop w:val="0"/>
      <w:marBottom w:val="0"/>
      <w:divBdr>
        <w:top w:val="none" w:sz="0" w:space="0" w:color="auto"/>
        <w:left w:val="none" w:sz="0" w:space="0" w:color="auto"/>
        <w:bottom w:val="none" w:sz="0" w:space="0" w:color="auto"/>
        <w:right w:val="none" w:sz="0" w:space="0" w:color="auto"/>
      </w:divBdr>
    </w:div>
    <w:div w:id="484668347">
      <w:marLeft w:val="480"/>
      <w:marRight w:val="0"/>
      <w:marTop w:val="0"/>
      <w:marBottom w:val="0"/>
      <w:divBdr>
        <w:top w:val="none" w:sz="0" w:space="0" w:color="auto"/>
        <w:left w:val="none" w:sz="0" w:space="0" w:color="auto"/>
        <w:bottom w:val="none" w:sz="0" w:space="0" w:color="auto"/>
        <w:right w:val="none" w:sz="0" w:space="0" w:color="auto"/>
      </w:divBdr>
    </w:div>
    <w:div w:id="486283876">
      <w:marLeft w:val="480"/>
      <w:marRight w:val="0"/>
      <w:marTop w:val="0"/>
      <w:marBottom w:val="0"/>
      <w:divBdr>
        <w:top w:val="none" w:sz="0" w:space="0" w:color="auto"/>
        <w:left w:val="none" w:sz="0" w:space="0" w:color="auto"/>
        <w:bottom w:val="none" w:sz="0" w:space="0" w:color="auto"/>
        <w:right w:val="none" w:sz="0" w:space="0" w:color="auto"/>
      </w:divBdr>
    </w:div>
    <w:div w:id="487284287">
      <w:marLeft w:val="480"/>
      <w:marRight w:val="0"/>
      <w:marTop w:val="0"/>
      <w:marBottom w:val="0"/>
      <w:divBdr>
        <w:top w:val="none" w:sz="0" w:space="0" w:color="auto"/>
        <w:left w:val="none" w:sz="0" w:space="0" w:color="auto"/>
        <w:bottom w:val="none" w:sz="0" w:space="0" w:color="auto"/>
        <w:right w:val="none" w:sz="0" w:space="0" w:color="auto"/>
      </w:divBdr>
    </w:div>
    <w:div w:id="488059289">
      <w:marLeft w:val="480"/>
      <w:marRight w:val="0"/>
      <w:marTop w:val="0"/>
      <w:marBottom w:val="0"/>
      <w:divBdr>
        <w:top w:val="none" w:sz="0" w:space="0" w:color="auto"/>
        <w:left w:val="none" w:sz="0" w:space="0" w:color="auto"/>
        <w:bottom w:val="none" w:sz="0" w:space="0" w:color="auto"/>
        <w:right w:val="none" w:sz="0" w:space="0" w:color="auto"/>
      </w:divBdr>
    </w:div>
    <w:div w:id="488180327">
      <w:marLeft w:val="480"/>
      <w:marRight w:val="0"/>
      <w:marTop w:val="0"/>
      <w:marBottom w:val="0"/>
      <w:divBdr>
        <w:top w:val="none" w:sz="0" w:space="0" w:color="auto"/>
        <w:left w:val="none" w:sz="0" w:space="0" w:color="auto"/>
        <w:bottom w:val="none" w:sz="0" w:space="0" w:color="auto"/>
        <w:right w:val="none" w:sz="0" w:space="0" w:color="auto"/>
      </w:divBdr>
    </w:div>
    <w:div w:id="488401394">
      <w:marLeft w:val="480"/>
      <w:marRight w:val="0"/>
      <w:marTop w:val="0"/>
      <w:marBottom w:val="0"/>
      <w:divBdr>
        <w:top w:val="none" w:sz="0" w:space="0" w:color="auto"/>
        <w:left w:val="none" w:sz="0" w:space="0" w:color="auto"/>
        <w:bottom w:val="none" w:sz="0" w:space="0" w:color="auto"/>
        <w:right w:val="none" w:sz="0" w:space="0" w:color="auto"/>
      </w:divBdr>
    </w:div>
    <w:div w:id="488667309">
      <w:marLeft w:val="480"/>
      <w:marRight w:val="0"/>
      <w:marTop w:val="0"/>
      <w:marBottom w:val="0"/>
      <w:divBdr>
        <w:top w:val="none" w:sz="0" w:space="0" w:color="auto"/>
        <w:left w:val="none" w:sz="0" w:space="0" w:color="auto"/>
        <w:bottom w:val="none" w:sz="0" w:space="0" w:color="auto"/>
        <w:right w:val="none" w:sz="0" w:space="0" w:color="auto"/>
      </w:divBdr>
    </w:div>
    <w:div w:id="489102421">
      <w:marLeft w:val="480"/>
      <w:marRight w:val="0"/>
      <w:marTop w:val="0"/>
      <w:marBottom w:val="0"/>
      <w:divBdr>
        <w:top w:val="none" w:sz="0" w:space="0" w:color="auto"/>
        <w:left w:val="none" w:sz="0" w:space="0" w:color="auto"/>
        <w:bottom w:val="none" w:sz="0" w:space="0" w:color="auto"/>
        <w:right w:val="none" w:sz="0" w:space="0" w:color="auto"/>
      </w:divBdr>
    </w:div>
    <w:div w:id="489179994">
      <w:marLeft w:val="480"/>
      <w:marRight w:val="0"/>
      <w:marTop w:val="0"/>
      <w:marBottom w:val="0"/>
      <w:divBdr>
        <w:top w:val="none" w:sz="0" w:space="0" w:color="auto"/>
        <w:left w:val="none" w:sz="0" w:space="0" w:color="auto"/>
        <w:bottom w:val="none" w:sz="0" w:space="0" w:color="auto"/>
        <w:right w:val="none" w:sz="0" w:space="0" w:color="auto"/>
      </w:divBdr>
    </w:div>
    <w:div w:id="489717435">
      <w:marLeft w:val="480"/>
      <w:marRight w:val="0"/>
      <w:marTop w:val="0"/>
      <w:marBottom w:val="0"/>
      <w:divBdr>
        <w:top w:val="none" w:sz="0" w:space="0" w:color="auto"/>
        <w:left w:val="none" w:sz="0" w:space="0" w:color="auto"/>
        <w:bottom w:val="none" w:sz="0" w:space="0" w:color="auto"/>
        <w:right w:val="none" w:sz="0" w:space="0" w:color="auto"/>
      </w:divBdr>
    </w:div>
    <w:div w:id="489903076">
      <w:marLeft w:val="480"/>
      <w:marRight w:val="0"/>
      <w:marTop w:val="0"/>
      <w:marBottom w:val="0"/>
      <w:divBdr>
        <w:top w:val="none" w:sz="0" w:space="0" w:color="auto"/>
        <w:left w:val="none" w:sz="0" w:space="0" w:color="auto"/>
        <w:bottom w:val="none" w:sz="0" w:space="0" w:color="auto"/>
        <w:right w:val="none" w:sz="0" w:space="0" w:color="auto"/>
      </w:divBdr>
    </w:div>
    <w:div w:id="489904828">
      <w:marLeft w:val="480"/>
      <w:marRight w:val="0"/>
      <w:marTop w:val="0"/>
      <w:marBottom w:val="0"/>
      <w:divBdr>
        <w:top w:val="none" w:sz="0" w:space="0" w:color="auto"/>
        <w:left w:val="none" w:sz="0" w:space="0" w:color="auto"/>
        <w:bottom w:val="none" w:sz="0" w:space="0" w:color="auto"/>
        <w:right w:val="none" w:sz="0" w:space="0" w:color="auto"/>
      </w:divBdr>
    </w:div>
    <w:div w:id="490416655">
      <w:marLeft w:val="480"/>
      <w:marRight w:val="0"/>
      <w:marTop w:val="0"/>
      <w:marBottom w:val="0"/>
      <w:divBdr>
        <w:top w:val="none" w:sz="0" w:space="0" w:color="auto"/>
        <w:left w:val="none" w:sz="0" w:space="0" w:color="auto"/>
        <w:bottom w:val="none" w:sz="0" w:space="0" w:color="auto"/>
        <w:right w:val="none" w:sz="0" w:space="0" w:color="auto"/>
      </w:divBdr>
    </w:div>
    <w:div w:id="490945627">
      <w:marLeft w:val="480"/>
      <w:marRight w:val="0"/>
      <w:marTop w:val="0"/>
      <w:marBottom w:val="0"/>
      <w:divBdr>
        <w:top w:val="none" w:sz="0" w:space="0" w:color="auto"/>
        <w:left w:val="none" w:sz="0" w:space="0" w:color="auto"/>
        <w:bottom w:val="none" w:sz="0" w:space="0" w:color="auto"/>
        <w:right w:val="none" w:sz="0" w:space="0" w:color="auto"/>
      </w:divBdr>
    </w:div>
    <w:div w:id="491414095">
      <w:marLeft w:val="480"/>
      <w:marRight w:val="0"/>
      <w:marTop w:val="0"/>
      <w:marBottom w:val="0"/>
      <w:divBdr>
        <w:top w:val="none" w:sz="0" w:space="0" w:color="auto"/>
        <w:left w:val="none" w:sz="0" w:space="0" w:color="auto"/>
        <w:bottom w:val="none" w:sz="0" w:space="0" w:color="auto"/>
        <w:right w:val="none" w:sz="0" w:space="0" w:color="auto"/>
      </w:divBdr>
    </w:div>
    <w:div w:id="491454745">
      <w:marLeft w:val="480"/>
      <w:marRight w:val="0"/>
      <w:marTop w:val="0"/>
      <w:marBottom w:val="0"/>
      <w:divBdr>
        <w:top w:val="none" w:sz="0" w:space="0" w:color="auto"/>
        <w:left w:val="none" w:sz="0" w:space="0" w:color="auto"/>
        <w:bottom w:val="none" w:sz="0" w:space="0" w:color="auto"/>
        <w:right w:val="none" w:sz="0" w:space="0" w:color="auto"/>
      </w:divBdr>
    </w:div>
    <w:div w:id="491486646">
      <w:marLeft w:val="480"/>
      <w:marRight w:val="0"/>
      <w:marTop w:val="0"/>
      <w:marBottom w:val="0"/>
      <w:divBdr>
        <w:top w:val="none" w:sz="0" w:space="0" w:color="auto"/>
        <w:left w:val="none" w:sz="0" w:space="0" w:color="auto"/>
        <w:bottom w:val="none" w:sz="0" w:space="0" w:color="auto"/>
        <w:right w:val="none" w:sz="0" w:space="0" w:color="auto"/>
      </w:divBdr>
    </w:div>
    <w:div w:id="492532571">
      <w:marLeft w:val="480"/>
      <w:marRight w:val="0"/>
      <w:marTop w:val="0"/>
      <w:marBottom w:val="0"/>
      <w:divBdr>
        <w:top w:val="none" w:sz="0" w:space="0" w:color="auto"/>
        <w:left w:val="none" w:sz="0" w:space="0" w:color="auto"/>
        <w:bottom w:val="none" w:sz="0" w:space="0" w:color="auto"/>
        <w:right w:val="none" w:sz="0" w:space="0" w:color="auto"/>
      </w:divBdr>
    </w:div>
    <w:div w:id="492574135">
      <w:marLeft w:val="480"/>
      <w:marRight w:val="0"/>
      <w:marTop w:val="0"/>
      <w:marBottom w:val="0"/>
      <w:divBdr>
        <w:top w:val="none" w:sz="0" w:space="0" w:color="auto"/>
        <w:left w:val="none" w:sz="0" w:space="0" w:color="auto"/>
        <w:bottom w:val="none" w:sz="0" w:space="0" w:color="auto"/>
        <w:right w:val="none" w:sz="0" w:space="0" w:color="auto"/>
      </w:divBdr>
    </w:div>
    <w:div w:id="492722594">
      <w:marLeft w:val="480"/>
      <w:marRight w:val="0"/>
      <w:marTop w:val="0"/>
      <w:marBottom w:val="0"/>
      <w:divBdr>
        <w:top w:val="none" w:sz="0" w:space="0" w:color="auto"/>
        <w:left w:val="none" w:sz="0" w:space="0" w:color="auto"/>
        <w:bottom w:val="none" w:sz="0" w:space="0" w:color="auto"/>
        <w:right w:val="none" w:sz="0" w:space="0" w:color="auto"/>
      </w:divBdr>
    </w:div>
    <w:div w:id="492724115">
      <w:marLeft w:val="480"/>
      <w:marRight w:val="0"/>
      <w:marTop w:val="0"/>
      <w:marBottom w:val="0"/>
      <w:divBdr>
        <w:top w:val="none" w:sz="0" w:space="0" w:color="auto"/>
        <w:left w:val="none" w:sz="0" w:space="0" w:color="auto"/>
        <w:bottom w:val="none" w:sz="0" w:space="0" w:color="auto"/>
        <w:right w:val="none" w:sz="0" w:space="0" w:color="auto"/>
      </w:divBdr>
    </w:div>
    <w:div w:id="492768359">
      <w:marLeft w:val="480"/>
      <w:marRight w:val="0"/>
      <w:marTop w:val="0"/>
      <w:marBottom w:val="0"/>
      <w:divBdr>
        <w:top w:val="none" w:sz="0" w:space="0" w:color="auto"/>
        <w:left w:val="none" w:sz="0" w:space="0" w:color="auto"/>
        <w:bottom w:val="none" w:sz="0" w:space="0" w:color="auto"/>
        <w:right w:val="none" w:sz="0" w:space="0" w:color="auto"/>
      </w:divBdr>
    </w:div>
    <w:div w:id="493181958">
      <w:marLeft w:val="480"/>
      <w:marRight w:val="0"/>
      <w:marTop w:val="0"/>
      <w:marBottom w:val="0"/>
      <w:divBdr>
        <w:top w:val="none" w:sz="0" w:space="0" w:color="auto"/>
        <w:left w:val="none" w:sz="0" w:space="0" w:color="auto"/>
        <w:bottom w:val="none" w:sz="0" w:space="0" w:color="auto"/>
        <w:right w:val="none" w:sz="0" w:space="0" w:color="auto"/>
      </w:divBdr>
    </w:div>
    <w:div w:id="493372564">
      <w:marLeft w:val="480"/>
      <w:marRight w:val="0"/>
      <w:marTop w:val="0"/>
      <w:marBottom w:val="0"/>
      <w:divBdr>
        <w:top w:val="none" w:sz="0" w:space="0" w:color="auto"/>
        <w:left w:val="none" w:sz="0" w:space="0" w:color="auto"/>
        <w:bottom w:val="none" w:sz="0" w:space="0" w:color="auto"/>
        <w:right w:val="none" w:sz="0" w:space="0" w:color="auto"/>
      </w:divBdr>
    </w:div>
    <w:div w:id="494420485">
      <w:marLeft w:val="480"/>
      <w:marRight w:val="0"/>
      <w:marTop w:val="0"/>
      <w:marBottom w:val="0"/>
      <w:divBdr>
        <w:top w:val="none" w:sz="0" w:space="0" w:color="auto"/>
        <w:left w:val="none" w:sz="0" w:space="0" w:color="auto"/>
        <w:bottom w:val="none" w:sz="0" w:space="0" w:color="auto"/>
        <w:right w:val="none" w:sz="0" w:space="0" w:color="auto"/>
      </w:divBdr>
    </w:div>
    <w:div w:id="494885508">
      <w:marLeft w:val="480"/>
      <w:marRight w:val="0"/>
      <w:marTop w:val="0"/>
      <w:marBottom w:val="0"/>
      <w:divBdr>
        <w:top w:val="none" w:sz="0" w:space="0" w:color="auto"/>
        <w:left w:val="none" w:sz="0" w:space="0" w:color="auto"/>
        <w:bottom w:val="none" w:sz="0" w:space="0" w:color="auto"/>
        <w:right w:val="none" w:sz="0" w:space="0" w:color="auto"/>
      </w:divBdr>
    </w:div>
    <w:div w:id="495269436">
      <w:marLeft w:val="480"/>
      <w:marRight w:val="0"/>
      <w:marTop w:val="0"/>
      <w:marBottom w:val="0"/>
      <w:divBdr>
        <w:top w:val="none" w:sz="0" w:space="0" w:color="auto"/>
        <w:left w:val="none" w:sz="0" w:space="0" w:color="auto"/>
        <w:bottom w:val="none" w:sz="0" w:space="0" w:color="auto"/>
        <w:right w:val="none" w:sz="0" w:space="0" w:color="auto"/>
      </w:divBdr>
    </w:div>
    <w:div w:id="495415627">
      <w:marLeft w:val="480"/>
      <w:marRight w:val="0"/>
      <w:marTop w:val="0"/>
      <w:marBottom w:val="0"/>
      <w:divBdr>
        <w:top w:val="none" w:sz="0" w:space="0" w:color="auto"/>
        <w:left w:val="none" w:sz="0" w:space="0" w:color="auto"/>
        <w:bottom w:val="none" w:sz="0" w:space="0" w:color="auto"/>
        <w:right w:val="none" w:sz="0" w:space="0" w:color="auto"/>
      </w:divBdr>
    </w:div>
    <w:div w:id="495806389">
      <w:marLeft w:val="480"/>
      <w:marRight w:val="0"/>
      <w:marTop w:val="0"/>
      <w:marBottom w:val="0"/>
      <w:divBdr>
        <w:top w:val="none" w:sz="0" w:space="0" w:color="auto"/>
        <w:left w:val="none" w:sz="0" w:space="0" w:color="auto"/>
        <w:bottom w:val="none" w:sz="0" w:space="0" w:color="auto"/>
        <w:right w:val="none" w:sz="0" w:space="0" w:color="auto"/>
      </w:divBdr>
    </w:div>
    <w:div w:id="495851830">
      <w:marLeft w:val="480"/>
      <w:marRight w:val="0"/>
      <w:marTop w:val="0"/>
      <w:marBottom w:val="0"/>
      <w:divBdr>
        <w:top w:val="none" w:sz="0" w:space="0" w:color="auto"/>
        <w:left w:val="none" w:sz="0" w:space="0" w:color="auto"/>
        <w:bottom w:val="none" w:sz="0" w:space="0" w:color="auto"/>
        <w:right w:val="none" w:sz="0" w:space="0" w:color="auto"/>
      </w:divBdr>
    </w:div>
    <w:div w:id="495993282">
      <w:marLeft w:val="480"/>
      <w:marRight w:val="0"/>
      <w:marTop w:val="0"/>
      <w:marBottom w:val="0"/>
      <w:divBdr>
        <w:top w:val="none" w:sz="0" w:space="0" w:color="auto"/>
        <w:left w:val="none" w:sz="0" w:space="0" w:color="auto"/>
        <w:bottom w:val="none" w:sz="0" w:space="0" w:color="auto"/>
        <w:right w:val="none" w:sz="0" w:space="0" w:color="auto"/>
      </w:divBdr>
    </w:div>
    <w:div w:id="496002069">
      <w:marLeft w:val="480"/>
      <w:marRight w:val="0"/>
      <w:marTop w:val="0"/>
      <w:marBottom w:val="0"/>
      <w:divBdr>
        <w:top w:val="none" w:sz="0" w:space="0" w:color="auto"/>
        <w:left w:val="none" w:sz="0" w:space="0" w:color="auto"/>
        <w:bottom w:val="none" w:sz="0" w:space="0" w:color="auto"/>
        <w:right w:val="none" w:sz="0" w:space="0" w:color="auto"/>
      </w:divBdr>
    </w:div>
    <w:div w:id="496118086">
      <w:marLeft w:val="480"/>
      <w:marRight w:val="0"/>
      <w:marTop w:val="0"/>
      <w:marBottom w:val="0"/>
      <w:divBdr>
        <w:top w:val="none" w:sz="0" w:space="0" w:color="auto"/>
        <w:left w:val="none" w:sz="0" w:space="0" w:color="auto"/>
        <w:bottom w:val="none" w:sz="0" w:space="0" w:color="auto"/>
        <w:right w:val="none" w:sz="0" w:space="0" w:color="auto"/>
      </w:divBdr>
    </w:div>
    <w:div w:id="496193608">
      <w:marLeft w:val="480"/>
      <w:marRight w:val="0"/>
      <w:marTop w:val="0"/>
      <w:marBottom w:val="0"/>
      <w:divBdr>
        <w:top w:val="none" w:sz="0" w:space="0" w:color="auto"/>
        <w:left w:val="none" w:sz="0" w:space="0" w:color="auto"/>
        <w:bottom w:val="none" w:sz="0" w:space="0" w:color="auto"/>
        <w:right w:val="none" w:sz="0" w:space="0" w:color="auto"/>
      </w:divBdr>
    </w:div>
    <w:div w:id="496969417">
      <w:marLeft w:val="480"/>
      <w:marRight w:val="0"/>
      <w:marTop w:val="0"/>
      <w:marBottom w:val="0"/>
      <w:divBdr>
        <w:top w:val="none" w:sz="0" w:space="0" w:color="auto"/>
        <w:left w:val="none" w:sz="0" w:space="0" w:color="auto"/>
        <w:bottom w:val="none" w:sz="0" w:space="0" w:color="auto"/>
        <w:right w:val="none" w:sz="0" w:space="0" w:color="auto"/>
      </w:divBdr>
    </w:div>
    <w:div w:id="497304047">
      <w:marLeft w:val="480"/>
      <w:marRight w:val="0"/>
      <w:marTop w:val="0"/>
      <w:marBottom w:val="0"/>
      <w:divBdr>
        <w:top w:val="none" w:sz="0" w:space="0" w:color="auto"/>
        <w:left w:val="none" w:sz="0" w:space="0" w:color="auto"/>
        <w:bottom w:val="none" w:sz="0" w:space="0" w:color="auto"/>
        <w:right w:val="none" w:sz="0" w:space="0" w:color="auto"/>
      </w:divBdr>
    </w:div>
    <w:div w:id="497502588">
      <w:marLeft w:val="480"/>
      <w:marRight w:val="0"/>
      <w:marTop w:val="0"/>
      <w:marBottom w:val="0"/>
      <w:divBdr>
        <w:top w:val="none" w:sz="0" w:space="0" w:color="auto"/>
        <w:left w:val="none" w:sz="0" w:space="0" w:color="auto"/>
        <w:bottom w:val="none" w:sz="0" w:space="0" w:color="auto"/>
        <w:right w:val="none" w:sz="0" w:space="0" w:color="auto"/>
      </w:divBdr>
    </w:div>
    <w:div w:id="497580296">
      <w:marLeft w:val="480"/>
      <w:marRight w:val="0"/>
      <w:marTop w:val="0"/>
      <w:marBottom w:val="0"/>
      <w:divBdr>
        <w:top w:val="none" w:sz="0" w:space="0" w:color="auto"/>
        <w:left w:val="none" w:sz="0" w:space="0" w:color="auto"/>
        <w:bottom w:val="none" w:sz="0" w:space="0" w:color="auto"/>
        <w:right w:val="none" w:sz="0" w:space="0" w:color="auto"/>
      </w:divBdr>
    </w:div>
    <w:div w:id="498234337">
      <w:marLeft w:val="480"/>
      <w:marRight w:val="0"/>
      <w:marTop w:val="0"/>
      <w:marBottom w:val="0"/>
      <w:divBdr>
        <w:top w:val="none" w:sz="0" w:space="0" w:color="auto"/>
        <w:left w:val="none" w:sz="0" w:space="0" w:color="auto"/>
        <w:bottom w:val="none" w:sz="0" w:space="0" w:color="auto"/>
        <w:right w:val="none" w:sz="0" w:space="0" w:color="auto"/>
      </w:divBdr>
    </w:div>
    <w:div w:id="498352501">
      <w:marLeft w:val="480"/>
      <w:marRight w:val="0"/>
      <w:marTop w:val="0"/>
      <w:marBottom w:val="0"/>
      <w:divBdr>
        <w:top w:val="none" w:sz="0" w:space="0" w:color="auto"/>
        <w:left w:val="none" w:sz="0" w:space="0" w:color="auto"/>
        <w:bottom w:val="none" w:sz="0" w:space="0" w:color="auto"/>
        <w:right w:val="none" w:sz="0" w:space="0" w:color="auto"/>
      </w:divBdr>
    </w:div>
    <w:div w:id="498472574">
      <w:marLeft w:val="480"/>
      <w:marRight w:val="0"/>
      <w:marTop w:val="0"/>
      <w:marBottom w:val="0"/>
      <w:divBdr>
        <w:top w:val="none" w:sz="0" w:space="0" w:color="auto"/>
        <w:left w:val="none" w:sz="0" w:space="0" w:color="auto"/>
        <w:bottom w:val="none" w:sz="0" w:space="0" w:color="auto"/>
        <w:right w:val="none" w:sz="0" w:space="0" w:color="auto"/>
      </w:divBdr>
    </w:div>
    <w:div w:id="498888160">
      <w:marLeft w:val="480"/>
      <w:marRight w:val="0"/>
      <w:marTop w:val="0"/>
      <w:marBottom w:val="0"/>
      <w:divBdr>
        <w:top w:val="none" w:sz="0" w:space="0" w:color="auto"/>
        <w:left w:val="none" w:sz="0" w:space="0" w:color="auto"/>
        <w:bottom w:val="none" w:sz="0" w:space="0" w:color="auto"/>
        <w:right w:val="none" w:sz="0" w:space="0" w:color="auto"/>
      </w:divBdr>
    </w:div>
    <w:div w:id="498931342">
      <w:marLeft w:val="480"/>
      <w:marRight w:val="0"/>
      <w:marTop w:val="0"/>
      <w:marBottom w:val="0"/>
      <w:divBdr>
        <w:top w:val="none" w:sz="0" w:space="0" w:color="auto"/>
        <w:left w:val="none" w:sz="0" w:space="0" w:color="auto"/>
        <w:bottom w:val="none" w:sz="0" w:space="0" w:color="auto"/>
        <w:right w:val="none" w:sz="0" w:space="0" w:color="auto"/>
      </w:divBdr>
    </w:div>
    <w:div w:id="499390830">
      <w:marLeft w:val="480"/>
      <w:marRight w:val="0"/>
      <w:marTop w:val="0"/>
      <w:marBottom w:val="0"/>
      <w:divBdr>
        <w:top w:val="none" w:sz="0" w:space="0" w:color="auto"/>
        <w:left w:val="none" w:sz="0" w:space="0" w:color="auto"/>
        <w:bottom w:val="none" w:sz="0" w:space="0" w:color="auto"/>
        <w:right w:val="none" w:sz="0" w:space="0" w:color="auto"/>
      </w:divBdr>
    </w:div>
    <w:div w:id="499542844">
      <w:marLeft w:val="480"/>
      <w:marRight w:val="0"/>
      <w:marTop w:val="0"/>
      <w:marBottom w:val="0"/>
      <w:divBdr>
        <w:top w:val="none" w:sz="0" w:space="0" w:color="auto"/>
        <w:left w:val="none" w:sz="0" w:space="0" w:color="auto"/>
        <w:bottom w:val="none" w:sz="0" w:space="0" w:color="auto"/>
        <w:right w:val="none" w:sz="0" w:space="0" w:color="auto"/>
      </w:divBdr>
    </w:div>
    <w:div w:id="499658735">
      <w:marLeft w:val="480"/>
      <w:marRight w:val="0"/>
      <w:marTop w:val="0"/>
      <w:marBottom w:val="0"/>
      <w:divBdr>
        <w:top w:val="none" w:sz="0" w:space="0" w:color="auto"/>
        <w:left w:val="none" w:sz="0" w:space="0" w:color="auto"/>
        <w:bottom w:val="none" w:sz="0" w:space="0" w:color="auto"/>
        <w:right w:val="none" w:sz="0" w:space="0" w:color="auto"/>
      </w:divBdr>
    </w:div>
    <w:div w:id="499932413">
      <w:marLeft w:val="480"/>
      <w:marRight w:val="0"/>
      <w:marTop w:val="0"/>
      <w:marBottom w:val="0"/>
      <w:divBdr>
        <w:top w:val="none" w:sz="0" w:space="0" w:color="auto"/>
        <w:left w:val="none" w:sz="0" w:space="0" w:color="auto"/>
        <w:bottom w:val="none" w:sz="0" w:space="0" w:color="auto"/>
        <w:right w:val="none" w:sz="0" w:space="0" w:color="auto"/>
      </w:divBdr>
    </w:div>
    <w:div w:id="500195377">
      <w:marLeft w:val="480"/>
      <w:marRight w:val="0"/>
      <w:marTop w:val="0"/>
      <w:marBottom w:val="0"/>
      <w:divBdr>
        <w:top w:val="none" w:sz="0" w:space="0" w:color="auto"/>
        <w:left w:val="none" w:sz="0" w:space="0" w:color="auto"/>
        <w:bottom w:val="none" w:sz="0" w:space="0" w:color="auto"/>
        <w:right w:val="none" w:sz="0" w:space="0" w:color="auto"/>
      </w:divBdr>
    </w:div>
    <w:div w:id="500243647">
      <w:marLeft w:val="480"/>
      <w:marRight w:val="0"/>
      <w:marTop w:val="0"/>
      <w:marBottom w:val="0"/>
      <w:divBdr>
        <w:top w:val="none" w:sz="0" w:space="0" w:color="auto"/>
        <w:left w:val="none" w:sz="0" w:space="0" w:color="auto"/>
        <w:bottom w:val="none" w:sz="0" w:space="0" w:color="auto"/>
        <w:right w:val="none" w:sz="0" w:space="0" w:color="auto"/>
      </w:divBdr>
    </w:div>
    <w:div w:id="500434946">
      <w:marLeft w:val="480"/>
      <w:marRight w:val="0"/>
      <w:marTop w:val="0"/>
      <w:marBottom w:val="0"/>
      <w:divBdr>
        <w:top w:val="none" w:sz="0" w:space="0" w:color="auto"/>
        <w:left w:val="none" w:sz="0" w:space="0" w:color="auto"/>
        <w:bottom w:val="none" w:sz="0" w:space="0" w:color="auto"/>
        <w:right w:val="none" w:sz="0" w:space="0" w:color="auto"/>
      </w:divBdr>
    </w:div>
    <w:div w:id="500658681">
      <w:marLeft w:val="480"/>
      <w:marRight w:val="0"/>
      <w:marTop w:val="0"/>
      <w:marBottom w:val="0"/>
      <w:divBdr>
        <w:top w:val="none" w:sz="0" w:space="0" w:color="auto"/>
        <w:left w:val="none" w:sz="0" w:space="0" w:color="auto"/>
        <w:bottom w:val="none" w:sz="0" w:space="0" w:color="auto"/>
        <w:right w:val="none" w:sz="0" w:space="0" w:color="auto"/>
      </w:divBdr>
    </w:div>
    <w:div w:id="500698389">
      <w:marLeft w:val="480"/>
      <w:marRight w:val="0"/>
      <w:marTop w:val="0"/>
      <w:marBottom w:val="0"/>
      <w:divBdr>
        <w:top w:val="none" w:sz="0" w:space="0" w:color="auto"/>
        <w:left w:val="none" w:sz="0" w:space="0" w:color="auto"/>
        <w:bottom w:val="none" w:sz="0" w:space="0" w:color="auto"/>
        <w:right w:val="none" w:sz="0" w:space="0" w:color="auto"/>
      </w:divBdr>
    </w:div>
    <w:div w:id="500703748">
      <w:marLeft w:val="480"/>
      <w:marRight w:val="0"/>
      <w:marTop w:val="0"/>
      <w:marBottom w:val="0"/>
      <w:divBdr>
        <w:top w:val="none" w:sz="0" w:space="0" w:color="auto"/>
        <w:left w:val="none" w:sz="0" w:space="0" w:color="auto"/>
        <w:bottom w:val="none" w:sz="0" w:space="0" w:color="auto"/>
        <w:right w:val="none" w:sz="0" w:space="0" w:color="auto"/>
      </w:divBdr>
    </w:div>
    <w:div w:id="500707400">
      <w:marLeft w:val="480"/>
      <w:marRight w:val="0"/>
      <w:marTop w:val="0"/>
      <w:marBottom w:val="0"/>
      <w:divBdr>
        <w:top w:val="none" w:sz="0" w:space="0" w:color="auto"/>
        <w:left w:val="none" w:sz="0" w:space="0" w:color="auto"/>
        <w:bottom w:val="none" w:sz="0" w:space="0" w:color="auto"/>
        <w:right w:val="none" w:sz="0" w:space="0" w:color="auto"/>
      </w:divBdr>
    </w:div>
    <w:div w:id="500777792">
      <w:marLeft w:val="480"/>
      <w:marRight w:val="0"/>
      <w:marTop w:val="0"/>
      <w:marBottom w:val="0"/>
      <w:divBdr>
        <w:top w:val="none" w:sz="0" w:space="0" w:color="auto"/>
        <w:left w:val="none" w:sz="0" w:space="0" w:color="auto"/>
        <w:bottom w:val="none" w:sz="0" w:space="0" w:color="auto"/>
        <w:right w:val="none" w:sz="0" w:space="0" w:color="auto"/>
      </w:divBdr>
    </w:div>
    <w:div w:id="501046388">
      <w:marLeft w:val="480"/>
      <w:marRight w:val="0"/>
      <w:marTop w:val="0"/>
      <w:marBottom w:val="0"/>
      <w:divBdr>
        <w:top w:val="none" w:sz="0" w:space="0" w:color="auto"/>
        <w:left w:val="none" w:sz="0" w:space="0" w:color="auto"/>
        <w:bottom w:val="none" w:sz="0" w:space="0" w:color="auto"/>
        <w:right w:val="none" w:sz="0" w:space="0" w:color="auto"/>
      </w:divBdr>
    </w:div>
    <w:div w:id="501353957">
      <w:marLeft w:val="480"/>
      <w:marRight w:val="0"/>
      <w:marTop w:val="0"/>
      <w:marBottom w:val="0"/>
      <w:divBdr>
        <w:top w:val="none" w:sz="0" w:space="0" w:color="auto"/>
        <w:left w:val="none" w:sz="0" w:space="0" w:color="auto"/>
        <w:bottom w:val="none" w:sz="0" w:space="0" w:color="auto"/>
        <w:right w:val="none" w:sz="0" w:space="0" w:color="auto"/>
      </w:divBdr>
    </w:div>
    <w:div w:id="501361377">
      <w:marLeft w:val="480"/>
      <w:marRight w:val="0"/>
      <w:marTop w:val="0"/>
      <w:marBottom w:val="0"/>
      <w:divBdr>
        <w:top w:val="none" w:sz="0" w:space="0" w:color="auto"/>
        <w:left w:val="none" w:sz="0" w:space="0" w:color="auto"/>
        <w:bottom w:val="none" w:sz="0" w:space="0" w:color="auto"/>
        <w:right w:val="none" w:sz="0" w:space="0" w:color="auto"/>
      </w:divBdr>
    </w:div>
    <w:div w:id="502012471">
      <w:marLeft w:val="480"/>
      <w:marRight w:val="0"/>
      <w:marTop w:val="0"/>
      <w:marBottom w:val="0"/>
      <w:divBdr>
        <w:top w:val="none" w:sz="0" w:space="0" w:color="auto"/>
        <w:left w:val="none" w:sz="0" w:space="0" w:color="auto"/>
        <w:bottom w:val="none" w:sz="0" w:space="0" w:color="auto"/>
        <w:right w:val="none" w:sz="0" w:space="0" w:color="auto"/>
      </w:divBdr>
    </w:div>
    <w:div w:id="502277187">
      <w:marLeft w:val="480"/>
      <w:marRight w:val="0"/>
      <w:marTop w:val="0"/>
      <w:marBottom w:val="0"/>
      <w:divBdr>
        <w:top w:val="none" w:sz="0" w:space="0" w:color="auto"/>
        <w:left w:val="none" w:sz="0" w:space="0" w:color="auto"/>
        <w:bottom w:val="none" w:sz="0" w:space="0" w:color="auto"/>
        <w:right w:val="none" w:sz="0" w:space="0" w:color="auto"/>
      </w:divBdr>
    </w:div>
    <w:div w:id="502400516">
      <w:marLeft w:val="480"/>
      <w:marRight w:val="0"/>
      <w:marTop w:val="0"/>
      <w:marBottom w:val="0"/>
      <w:divBdr>
        <w:top w:val="none" w:sz="0" w:space="0" w:color="auto"/>
        <w:left w:val="none" w:sz="0" w:space="0" w:color="auto"/>
        <w:bottom w:val="none" w:sz="0" w:space="0" w:color="auto"/>
        <w:right w:val="none" w:sz="0" w:space="0" w:color="auto"/>
      </w:divBdr>
    </w:div>
    <w:div w:id="502940045">
      <w:marLeft w:val="480"/>
      <w:marRight w:val="0"/>
      <w:marTop w:val="0"/>
      <w:marBottom w:val="0"/>
      <w:divBdr>
        <w:top w:val="none" w:sz="0" w:space="0" w:color="auto"/>
        <w:left w:val="none" w:sz="0" w:space="0" w:color="auto"/>
        <w:bottom w:val="none" w:sz="0" w:space="0" w:color="auto"/>
        <w:right w:val="none" w:sz="0" w:space="0" w:color="auto"/>
      </w:divBdr>
    </w:div>
    <w:div w:id="503128490">
      <w:marLeft w:val="480"/>
      <w:marRight w:val="0"/>
      <w:marTop w:val="0"/>
      <w:marBottom w:val="0"/>
      <w:divBdr>
        <w:top w:val="none" w:sz="0" w:space="0" w:color="auto"/>
        <w:left w:val="none" w:sz="0" w:space="0" w:color="auto"/>
        <w:bottom w:val="none" w:sz="0" w:space="0" w:color="auto"/>
        <w:right w:val="none" w:sz="0" w:space="0" w:color="auto"/>
      </w:divBdr>
    </w:div>
    <w:div w:id="503206373">
      <w:marLeft w:val="480"/>
      <w:marRight w:val="0"/>
      <w:marTop w:val="0"/>
      <w:marBottom w:val="0"/>
      <w:divBdr>
        <w:top w:val="none" w:sz="0" w:space="0" w:color="auto"/>
        <w:left w:val="none" w:sz="0" w:space="0" w:color="auto"/>
        <w:bottom w:val="none" w:sz="0" w:space="0" w:color="auto"/>
        <w:right w:val="none" w:sz="0" w:space="0" w:color="auto"/>
      </w:divBdr>
    </w:div>
    <w:div w:id="503401231">
      <w:marLeft w:val="480"/>
      <w:marRight w:val="0"/>
      <w:marTop w:val="0"/>
      <w:marBottom w:val="0"/>
      <w:divBdr>
        <w:top w:val="none" w:sz="0" w:space="0" w:color="auto"/>
        <w:left w:val="none" w:sz="0" w:space="0" w:color="auto"/>
        <w:bottom w:val="none" w:sz="0" w:space="0" w:color="auto"/>
        <w:right w:val="none" w:sz="0" w:space="0" w:color="auto"/>
      </w:divBdr>
    </w:div>
    <w:div w:id="503476563">
      <w:marLeft w:val="480"/>
      <w:marRight w:val="0"/>
      <w:marTop w:val="0"/>
      <w:marBottom w:val="0"/>
      <w:divBdr>
        <w:top w:val="none" w:sz="0" w:space="0" w:color="auto"/>
        <w:left w:val="none" w:sz="0" w:space="0" w:color="auto"/>
        <w:bottom w:val="none" w:sz="0" w:space="0" w:color="auto"/>
        <w:right w:val="none" w:sz="0" w:space="0" w:color="auto"/>
      </w:divBdr>
    </w:div>
    <w:div w:id="504632779">
      <w:marLeft w:val="480"/>
      <w:marRight w:val="0"/>
      <w:marTop w:val="0"/>
      <w:marBottom w:val="0"/>
      <w:divBdr>
        <w:top w:val="none" w:sz="0" w:space="0" w:color="auto"/>
        <w:left w:val="none" w:sz="0" w:space="0" w:color="auto"/>
        <w:bottom w:val="none" w:sz="0" w:space="0" w:color="auto"/>
        <w:right w:val="none" w:sz="0" w:space="0" w:color="auto"/>
      </w:divBdr>
    </w:div>
    <w:div w:id="505678887">
      <w:marLeft w:val="480"/>
      <w:marRight w:val="0"/>
      <w:marTop w:val="0"/>
      <w:marBottom w:val="0"/>
      <w:divBdr>
        <w:top w:val="none" w:sz="0" w:space="0" w:color="auto"/>
        <w:left w:val="none" w:sz="0" w:space="0" w:color="auto"/>
        <w:bottom w:val="none" w:sz="0" w:space="0" w:color="auto"/>
        <w:right w:val="none" w:sz="0" w:space="0" w:color="auto"/>
      </w:divBdr>
    </w:div>
    <w:div w:id="506017237">
      <w:marLeft w:val="480"/>
      <w:marRight w:val="0"/>
      <w:marTop w:val="0"/>
      <w:marBottom w:val="0"/>
      <w:divBdr>
        <w:top w:val="none" w:sz="0" w:space="0" w:color="auto"/>
        <w:left w:val="none" w:sz="0" w:space="0" w:color="auto"/>
        <w:bottom w:val="none" w:sz="0" w:space="0" w:color="auto"/>
        <w:right w:val="none" w:sz="0" w:space="0" w:color="auto"/>
      </w:divBdr>
    </w:div>
    <w:div w:id="507135878">
      <w:marLeft w:val="480"/>
      <w:marRight w:val="0"/>
      <w:marTop w:val="0"/>
      <w:marBottom w:val="0"/>
      <w:divBdr>
        <w:top w:val="none" w:sz="0" w:space="0" w:color="auto"/>
        <w:left w:val="none" w:sz="0" w:space="0" w:color="auto"/>
        <w:bottom w:val="none" w:sz="0" w:space="0" w:color="auto"/>
        <w:right w:val="none" w:sz="0" w:space="0" w:color="auto"/>
      </w:divBdr>
    </w:div>
    <w:div w:id="507405597">
      <w:marLeft w:val="480"/>
      <w:marRight w:val="0"/>
      <w:marTop w:val="0"/>
      <w:marBottom w:val="0"/>
      <w:divBdr>
        <w:top w:val="none" w:sz="0" w:space="0" w:color="auto"/>
        <w:left w:val="none" w:sz="0" w:space="0" w:color="auto"/>
        <w:bottom w:val="none" w:sz="0" w:space="0" w:color="auto"/>
        <w:right w:val="none" w:sz="0" w:space="0" w:color="auto"/>
      </w:divBdr>
    </w:div>
    <w:div w:id="507713062">
      <w:marLeft w:val="480"/>
      <w:marRight w:val="0"/>
      <w:marTop w:val="0"/>
      <w:marBottom w:val="0"/>
      <w:divBdr>
        <w:top w:val="none" w:sz="0" w:space="0" w:color="auto"/>
        <w:left w:val="none" w:sz="0" w:space="0" w:color="auto"/>
        <w:bottom w:val="none" w:sz="0" w:space="0" w:color="auto"/>
        <w:right w:val="none" w:sz="0" w:space="0" w:color="auto"/>
      </w:divBdr>
    </w:div>
    <w:div w:id="508376693">
      <w:marLeft w:val="480"/>
      <w:marRight w:val="0"/>
      <w:marTop w:val="0"/>
      <w:marBottom w:val="0"/>
      <w:divBdr>
        <w:top w:val="none" w:sz="0" w:space="0" w:color="auto"/>
        <w:left w:val="none" w:sz="0" w:space="0" w:color="auto"/>
        <w:bottom w:val="none" w:sz="0" w:space="0" w:color="auto"/>
        <w:right w:val="none" w:sz="0" w:space="0" w:color="auto"/>
      </w:divBdr>
    </w:div>
    <w:div w:id="508761496">
      <w:marLeft w:val="480"/>
      <w:marRight w:val="0"/>
      <w:marTop w:val="0"/>
      <w:marBottom w:val="0"/>
      <w:divBdr>
        <w:top w:val="none" w:sz="0" w:space="0" w:color="auto"/>
        <w:left w:val="none" w:sz="0" w:space="0" w:color="auto"/>
        <w:bottom w:val="none" w:sz="0" w:space="0" w:color="auto"/>
        <w:right w:val="none" w:sz="0" w:space="0" w:color="auto"/>
      </w:divBdr>
    </w:div>
    <w:div w:id="508837163">
      <w:marLeft w:val="480"/>
      <w:marRight w:val="0"/>
      <w:marTop w:val="0"/>
      <w:marBottom w:val="0"/>
      <w:divBdr>
        <w:top w:val="none" w:sz="0" w:space="0" w:color="auto"/>
        <w:left w:val="none" w:sz="0" w:space="0" w:color="auto"/>
        <w:bottom w:val="none" w:sz="0" w:space="0" w:color="auto"/>
        <w:right w:val="none" w:sz="0" w:space="0" w:color="auto"/>
      </w:divBdr>
    </w:div>
    <w:div w:id="509101890">
      <w:marLeft w:val="480"/>
      <w:marRight w:val="0"/>
      <w:marTop w:val="0"/>
      <w:marBottom w:val="0"/>
      <w:divBdr>
        <w:top w:val="none" w:sz="0" w:space="0" w:color="auto"/>
        <w:left w:val="none" w:sz="0" w:space="0" w:color="auto"/>
        <w:bottom w:val="none" w:sz="0" w:space="0" w:color="auto"/>
        <w:right w:val="none" w:sz="0" w:space="0" w:color="auto"/>
      </w:divBdr>
    </w:div>
    <w:div w:id="509217936">
      <w:marLeft w:val="480"/>
      <w:marRight w:val="0"/>
      <w:marTop w:val="0"/>
      <w:marBottom w:val="0"/>
      <w:divBdr>
        <w:top w:val="none" w:sz="0" w:space="0" w:color="auto"/>
        <w:left w:val="none" w:sz="0" w:space="0" w:color="auto"/>
        <w:bottom w:val="none" w:sz="0" w:space="0" w:color="auto"/>
        <w:right w:val="none" w:sz="0" w:space="0" w:color="auto"/>
      </w:divBdr>
    </w:div>
    <w:div w:id="509225120">
      <w:marLeft w:val="480"/>
      <w:marRight w:val="0"/>
      <w:marTop w:val="0"/>
      <w:marBottom w:val="0"/>
      <w:divBdr>
        <w:top w:val="none" w:sz="0" w:space="0" w:color="auto"/>
        <w:left w:val="none" w:sz="0" w:space="0" w:color="auto"/>
        <w:bottom w:val="none" w:sz="0" w:space="0" w:color="auto"/>
        <w:right w:val="none" w:sz="0" w:space="0" w:color="auto"/>
      </w:divBdr>
    </w:div>
    <w:div w:id="509755259">
      <w:marLeft w:val="480"/>
      <w:marRight w:val="0"/>
      <w:marTop w:val="0"/>
      <w:marBottom w:val="0"/>
      <w:divBdr>
        <w:top w:val="none" w:sz="0" w:space="0" w:color="auto"/>
        <w:left w:val="none" w:sz="0" w:space="0" w:color="auto"/>
        <w:bottom w:val="none" w:sz="0" w:space="0" w:color="auto"/>
        <w:right w:val="none" w:sz="0" w:space="0" w:color="auto"/>
      </w:divBdr>
    </w:div>
    <w:div w:id="509879918">
      <w:marLeft w:val="480"/>
      <w:marRight w:val="0"/>
      <w:marTop w:val="0"/>
      <w:marBottom w:val="0"/>
      <w:divBdr>
        <w:top w:val="none" w:sz="0" w:space="0" w:color="auto"/>
        <w:left w:val="none" w:sz="0" w:space="0" w:color="auto"/>
        <w:bottom w:val="none" w:sz="0" w:space="0" w:color="auto"/>
        <w:right w:val="none" w:sz="0" w:space="0" w:color="auto"/>
      </w:divBdr>
    </w:div>
    <w:div w:id="510530692">
      <w:marLeft w:val="480"/>
      <w:marRight w:val="0"/>
      <w:marTop w:val="0"/>
      <w:marBottom w:val="0"/>
      <w:divBdr>
        <w:top w:val="none" w:sz="0" w:space="0" w:color="auto"/>
        <w:left w:val="none" w:sz="0" w:space="0" w:color="auto"/>
        <w:bottom w:val="none" w:sz="0" w:space="0" w:color="auto"/>
        <w:right w:val="none" w:sz="0" w:space="0" w:color="auto"/>
      </w:divBdr>
    </w:div>
    <w:div w:id="510604846">
      <w:marLeft w:val="480"/>
      <w:marRight w:val="0"/>
      <w:marTop w:val="0"/>
      <w:marBottom w:val="0"/>
      <w:divBdr>
        <w:top w:val="none" w:sz="0" w:space="0" w:color="auto"/>
        <w:left w:val="none" w:sz="0" w:space="0" w:color="auto"/>
        <w:bottom w:val="none" w:sz="0" w:space="0" w:color="auto"/>
        <w:right w:val="none" w:sz="0" w:space="0" w:color="auto"/>
      </w:divBdr>
    </w:div>
    <w:div w:id="511145112">
      <w:marLeft w:val="480"/>
      <w:marRight w:val="0"/>
      <w:marTop w:val="0"/>
      <w:marBottom w:val="0"/>
      <w:divBdr>
        <w:top w:val="none" w:sz="0" w:space="0" w:color="auto"/>
        <w:left w:val="none" w:sz="0" w:space="0" w:color="auto"/>
        <w:bottom w:val="none" w:sz="0" w:space="0" w:color="auto"/>
        <w:right w:val="none" w:sz="0" w:space="0" w:color="auto"/>
      </w:divBdr>
    </w:div>
    <w:div w:id="511844425">
      <w:marLeft w:val="480"/>
      <w:marRight w:val="0"/>
      <w:marTop w:val="0"/>
      <w:marBottom w:val="0"/>
      <w:divBdr>
        <w:top w:val="none" w:sz="0" w:space="0" w:color="auto"/>
        <w:left w:val="none" w:sz="0" w:space="0" w:color="auto"/>
        <w:bottom w:val="none" w:sz="0" w:space="0" w:color="auto"/>
        <w:right w:val="none" w:sz="0" w:space="0" w:color="auto"/>
      </w:divBdr>
    </w:div>
    <w:div w:id="512113242">
      <w:marLeft w:val="480"/>
      <w:marRight w:val="0"/>
      <w:marTop w:val="0"/>
      <w:marBottom w:val="0"/>
      <w:divBdr>
        <w:top w:val="none" w:sz="0" w:space="0" w:color="auto"/>
        <w:left w:val="none" w:sz="0" w:space="0" w:color="auto"/>
        <w:bottom w:val="none" w:sz="0" w:space="0" w:color="auto"/>
        <w:right w:val="none" w:sz="0" w:space="0" w:color="auto"/>
      </w:divBdr>
    </w:div>
    <w:div w:id="512306039">
      <w:marLeft w:val="480"/>
      <w:marRight w:val="0"/>
      <w:marTop w:val="0"/>
      <w:marBottom w:val="0"/>
      <w:divBdr>
        <w:top w:val="none" w:sz="0" w:space="0" w:color="auto"/>
        <w:left w:val="none" w:sz="0" w:space="0" w:color="auto"/>
        <w:bottom w:val="none" w:sz="0" w:space="0" w:color="auto"/>
        <w:right w:val="none" w:sz="0" w:space="0" w:color="auto"/>
      </w:divBdr>
    </w:div>
    <w:div w:id="512840248">
      <w:marLeft w:val="480"/>
      <w:marRight w:val="0"/>
      <w:marTop w:val="0"/>
      <w:marBottom w:val="0"/>
      <w:divBdr>
        <w:top w:val="none" w:sz="0" w:space="0" w:color="auto"/>
        <w:left w:val="none" w:sz="0" w:space="0" w:color="auto"/>
        <w:bottom w:val="none" w:sz="0" w:space="0" w:color="auto"/>
        <w:right w:val="none" w:sz="0" w:space="0" w:color="auto"/>
      </w:divBdr>
    </w:div>
    <w:div w:id="512887205">
      <w:marLeft w:val="480"/>
      <w:marRight w:val="0"/>
      <w:marTop w:val="0"/>
      <w:marBottom w:val="0"/>
      <w:divBdr>
        <w:top w:val="none" w:sz="0" w:space="0" w:color="auto"/>
        <w:left w:val="none" w:sz="0" w:space="0" w:color="auto"/>
        <w:bottom w:val="none" w:sz="0" w:space="0" w:color="auto"/>
        <w:right w:val="none" w:sz="0" w:space="0" w:color="auto"/>
      </w:divBdr>
    </w:div>
    <w:div w:id="513036781">
      <w:marLeft w:val="480"/>
      <w:marRight w:val="0"/>
      <w:marTop w:val="0"/>
      <w:marBottom w:val="0"/>
      <w:divBdr>
        <w:top w:val="none" w:sz="0" w:space="0" w:color="auto"/>
        <w:left w:val="none" w:sz="0" w:space="0" w:color="auto"/>
        <w:bottom w:val="none" w:sz="0" w:space="0" w:color="auto"/>
        <w:right w:val="none" w:sz="0" w:space="0" w:color="auto"/>
      </w:divBdr>
    </w:div>
    <w:div w:id="513302027">
      <w:marLeft w:val="480"/>
      <w:marRight w:val="0"/>
      <w:marTop w:val="0"/>
      <w:marBottom w:val="0"/>
      <w:divBdr>
        <w:top w:val="none" w:sz="0" w:space="0" w:color="auto"/>
        <w:left w:val="none" w:sz="0" w:space="0" w:color="auto"/>
        <w:bottom w:val="none" w:sz="0" w:space="0" w:color="auto"/>
        <w:right w:val="none" w:sz="0" w:space="0" w:color="auto"/>
      </w:divBdr>
    </w:div>
    <w:div w:id="513493009">
      <w:marLeft w:val="480"/>
      <w:marRight w:val="0"/>
      <w:marTop w:val="0"/>
      <w:marBottom w:val="0"/>
      <w:divBdr>
        <w:top w:val="none" w:sz="0" w:space="0" w:color="auto"/>
        <w:left w:val="none" w:sz="0" w:space="0" w:color="auto"/>
        <w:bottom w:val="none" w:sz="0" w:space="0" w:color="auto"/>
        <w:right w:val="none" w:sz="0" w:space="0" w:color="auto"/>
      </w:divBdr>
    </w:div>
    <w:div w:id="514392696">
      <w:marLeft w:val="480"/>
      <w:marRight w:val="0"/>
      <w:marTop w:val="0"/>
      <w:marBottom w:val="0"/>
      <w:divBdr>
        <w:top w:val="none" w:sz="0" w:space="0" w:color="auto"/>
        <w:left w:val="none" w:sz="0" w:space="0" w:color="auto"/>
        <w:bottom w:val="none" w:sz="0" w:space="0" w:color="auto"/>
        <w:right w:val="none" w:sz="0" w:space="0" w:color="auto"/>
      </w:divBdr>
    </w:div>
    <w:div w:id="514537493">
      <w:marLeft w:val="480"/>
      <w:marRight w:val="0"/>
      <w:marTop w:val="0"/>
      <w:marBottom w:val="0"/>
      <w:divBdr>
        <w:top w:val="none" w:sz="0" w:space="0" w:color="auto"/>
        <w:left w:val="none" w:sz="0" w:space="0" w:color="auto"/>
        <w:bottom w:val="none" w:sz="0" w:space="0" w:color="auto"/>
        <w:right w:val="none" w:sz="0" w:space="0" w:color="auto"/>
      </w:divBdr>
    </w:div>
    <w:div w:id="514928857">
      <w:marLeft w:val="480"/>
      <w:marRight w:val="0"/>
      <w:marTop w:val="0"/>
      <w:marBottom w:val="0"/>
      <w:divBdr>
        <w:top w:val="none" w:sz="0" w:space="0" w:color="auto"/>
        <w:left w:val="none" w:sz="0" w:space="0" w:color="auto"/>
        <w:bottom w:val="none" w:sz="0" w:space="0" w:color="auto"/>
        <w:right w:val="none" w:sz="0" w:space="0" w:color="auto"/>
      </w:divBdr>
    </w:div>
    <w:div w:id="515655477">
      <w:marLeft w:val="480"/>
      <w:marRight w:val="0"/>
      <w:marTop w:val="0"/>
      <w:marBottom w:val="0"/>
      <w:divBdr>
        <w:top w:val="none" w:sz="0" w:space="0" w:color="auto"/>
        <w:left w:val="none" w:sz="0" w:space="0" w:color="auto"/>
        <w:bottom w:val="none" w:sz="0" w:space="0" w:color="auto"/>
        <w:right w:val="none" w:sz="0" w:space="0" w:color="auto"/>
      </w:divBdr>
    </w:div>
    <w:div w:id="515851197">
      <w:marLeft w:val="480"/>
      <w:marRight w:val="0"/>
      <w:marTop w:val="0"/>
      <w:marBottom w:val="0"/>
      <w:divBdr>
        <w:top w:val="none" w:sz="0" w:space="0" w:color="auto"/>
        <w:left w:val="none" w:sz="0" w:space="0" w:color="auto"/>
        <w:bottom w:val="none" w:sz="0" w:space="0" w:color="auto"/>
        <w:right w:val="none" w:sz="0" w:space="0" w:color="auto"/>
      </w:divBdr>
    </w:div>
    <w:div w:id="515928818">
      <w:marLeft w:val="480"/>
      <w:marRight w:val="0"/>
      <w:marTop w:val="0"/>
      <w:marBottom w:val="0"/>
      <w:divBdr>
        <w:top w:val="none" w:sz="0" w:space="0" w:color="auto"/>
        <w:left w:val="none" w:sz="0" w:space="0" w:color="auto"/>
        <w:bottom w:val="none" w:sz="0" w:space="0" w:color="auto"/>
        <w:right w:val="none" w:sz="0" w:space="0" w:color="auto"/>
      </w:divBdr>
    </w:div>
    <w:div w:id="516383878">
      <w:marLeft w:val="480"/>
      <w:marRight w:val="0"/>
      <w:marTop w:val="0"/>
      <w:marBottom w:val="0"/>
      <w:divBdr>
        <w:top w:val="none" w:sz="0" w:space="0" w:color="auto"/>
        <w:left w:val="none" w:sz="0" w:space="0" w:color="auto"/>
        <w:bottom w:val="none" w:sz="0" w:space="0" w:color="auto"/>
        <w:right w:val="none" w:sz="0" w:space="0" w:color="auto"/>
      </w:divBdr>
    </w:div>
    <w:div w:id="516776297">
      <w:marLeft w:val="480"/>
      <w:marRight w:val="0"/>
      <w:marTop w:val="0"/>
      <w:marBottom w:val="0"/>
      <w:divBdr>
        <w:top w:val="none" w:sz="0" w:space="0" w:color="auto"/>
        <w:left w:val="none" w:sz="0" w:space="0" w:color="auto"/>
        <w:bottom w:val="none" w:sz="0" w:space="0" w:color="auto"/>
        <w:right w:val="none" w:sz="0" w:space="0" w:color="auto"/>
      </w:divBdr>
    </w:div>
    <w:div w:id="517040267">
      <w:marLeft w:val="480"/>
      <w:marRight w:val="0"/>
      <w:marTop w:val="0"/>
      <w:marBottom w:val="0"/>
      <w:divBdr>
        <w:top w:val="none" w:sz="0" w:space="0" w:color="auto"/>
        <w:left w:val="none" w:sz="0" w:space="0" w:color="auto"/>
        <w:bottom w:val="none" w:sz="0" w:space="0" w:color="auto"/>
        <w:right w:val="none" w:sz="0" w:space="0" w:color="auto"/>
      </w:divBdr>
    </w:div>
    <w:div w:id="517693648">
      <w:marLeft w:val="480"/>
      <w:marRight w:val="0"/>
      <w:marTop w:val="0"/>
      <w:marBottom w:val="0"/>
      <w:divBdr>
        <w:top w:val="none" w:sz="0" w:space="0" w:color="auto"/>
        <w:left w:val="none" w:sz="0" w:space="0" w:color="auto"/>
        <w:bottom w:val="none" w:sz="0" w:space="0" w:color="auto"/>
        <w:right w:val="none" w:sz="0" w:space="0" w:color="auto"/>
      </w:divBdr>
    </w:div>
    <w:div w:id="518279714">
      <w:marLeft w:val="480"/>
      <w:marRight w:val="0"/>
      <w:marTop w:val="0"/>
      <w:marBottom w:val="0"/>
      <w:divBdr>
        <w:top w:val="none" w:sz="0" w:space="0" w:color="auto"/>
        <w:left w:val="none" w:sz="0" w:space="0" w:color="auto"/>
        <w:bottom w:val="none" w:sz="0" w:space="0" w:color="auto"/>
        <w:right w:val="none" w:sz="0" w:space="0" w:color="auto"/>
      </w:divBdr>
    </w:div>
    <w:div w:id="518397212">
      <w:marLeft w:val="480"/>
      <w:marRight w:val="0"/>
      <w:marTop w:val="0"/>
      <w:marBottom w:val="0"/>
      <w:divBdr>
        <w:top w:val="none" w:sz="0" w:space="0" w:color="auto"/>
        <w:left w:val="none" w:sz="0" w:space="0" w:color="auto"/>
        <w:bottom w:val="none" w:sz="0" w:space="0" w:color="auto"/>
        <w:right w:val="none" w:sz="0" w:space="0" w:color="auto"/>
      </w:divBdr>
    </w:div>
    <w:div w:id="518466046">
      <w:marLeft w:val="480"/>
      <w:marRight w:val="0"/>
      <w:marTop w:val="0"/>
      <w:marBottom w:val="0"/>
      <w:divBdr>
        <w:top w:val="none" w:sz="0" w:space="0" w:color="auto"/>
        <w:left w:val="none" w:sz="0" w:space="0" w:color="auto"/>
        <w:bottom w:val="none" w:sz="0" w:space="0" w:color="auto"/>
        <w:right w:val="none" w:sz="0" w:space="0" w:color="auto"/>
      </w:divBdr>
    </w:div>
    <w:div w:id="521210619">
      <w:marLeft w:val="480"/>
      <w:marRight w:val="0"/>
      <w:marTop w:val="0"/>
      <w:marBottom w:val="0"/>
      <w:divBdr>
        <w:top w:val="none" w:sz="0" w:space="0" w:color="auto"/>
        <w:left w:val="none" w:sz="0" w:space="0" w:color="auto"/>
        <w:bottom w:val="none" w:sz="0" w:space="0" w:color="auto"/>
        <w:right w:val="none" w:sz="0" w:space="0" w:color="auto"/>
      </w:divBdr>
    </w:div>
    <w:div w:id="521867545">
      <w:marLeft w:val="480"/>
      <w:marRight w:val="0"/>
      <w:marTop w:val="0"/>
      <w:marBottom w:val="0"/>
      <w:divBdr>
        <w:top w:val="none" w:sz="0" w:space="0" w:color="auto"/>
        <w:left w:val="none" w:sz="0" w:space="0" w:color="auto"/>
        <w:bottom w:val="none" w:sz="0" w:space="0" w:color="auto"/>
        <w:right w:val="none" w:sz="0" w:space="0" w:color="auto"/>
      </w:divBdr>
    </w:div>
    <w:div w:id="522212532">
      <w:marLeft w:val="480"/>
      <w:marRight w:val="0"/>
      <w:marTop w:val="0"/>
      <w:marBottom w:val="0"/>
      <w:divBdr>
        <w:top w:val="none" w:sz="0" w:space="0" w:color="auto"/>
        <w:left w:val="none" w:sz="0" w:space="0" w:color="auto"/>
        <w:bottom w:val="none" w:sz="0" w:space="0" w:color="auto"/>
        <w:right w:val="none" w:sz="0" w:space="0" w:color="auto"/>
      </w:divBdr>
    </w:div>
    <w:div w:id="522329891">
      <w:marLeft w:val="480"/>
      <w:marRight w:val="0"/>
      <w:marTop w:val="0"/>
      <w:marBottom w:val="0"/>
      <w:divBdr>
        <w:top w:val="none" w:sz="0" w:space="0" w:color="auto"/>
        <w:left w:val="none" w:sz="0" w:space="0" w:color="auto"/>
        <w:bottom w:val="none" w:sz="0" w:space="0" w:color="auto"/>
        <w:right w:val="none" w:sz="0" w:space="0" w:color="auto"/>
      </w:divBdr>
    </w:div>
    <w:div w:id="522786309">
      <w:marLeft w:val="480"/>
      <w:marRight w:val="0"/>
      <w:marTop w:val="0"/>
      <w:marBottom w:val="0"/>
      <w:divBdr>
        <w:top w:val="none" w:sz="0" w:space="0" w:color="auto"/>
        <w:left w:val="none" w:sz="0" w:space="0" w:color="auto"/>
        <w:bottom w:val="none" w:sz="0" w:space="0" w:color="auto"/>
        <w:right w:val="none" w:sz="0" w:space="0" w:color="auto"/>
      </w:divBdr>
    </w:div>
    <w:div w:id="523248465">
      <w:marLeft w:val="480"/>
      <w:marRight w:val="0"/>
      <w:marTop w:val="0"/>
      <w:marBottom w:val="0"/>
      <w:divBdr>
        <w:top w:val="none" w:sz="0" w:space="0" w:color="auto"/>
        <w:left w:val="none" w:sz="0" w:space="0" w:color="auto"/>
        <w:bottom w:val="none" w:sz="0" w:space="0" w:color="auto"/>
        <w:right w:val="none" w:sz="0" w:space="0" w:color="auto"/>
      </w:divBdr>
    </w:div>
    <w:div w:id="523326686">
      <w:marLeft w:val="480"/>
      <w:marRight w:val="0"/>
      <w:marTop w:val="0"/>
      <w:marBottom w:val="0"/>
      <w:divBdr>
        <w:top w:val="none" w:sz="0" w:space="0" w:color="auto"/>
        <w:left w:val="none" w:sz="0" w:space="0" w:color="auto"/>
        <w:bottom w:val="none" w:sz="0" w:space="0" w:color="auto"/>
        <w:right w:val="none" w:sz="0" w:space="0" w:color="auto"/>
      </w:divBdr>
    </w:div>
    <w:div w:id="523597202">
      <w:marLeft w:val="480"/>
      <w:marRight w:val="0"/>
      <w:marTop w:val="0"/>
      <w:marBottom w:val="0"/>
      <w:divBdr>
        <w:top w:val="none" w:sz="0" w:space="0" w:color="auto"/>
        <w:left w:val="none" w:sz="0" w:space="0" w:color="auto"/>
        <w:bottom w:val="none" w:sz="0" w:space="0" w:color="auto"/>
        <w:right w:val="none" w:sz="0" w:space="0" w:color="auto"/>
      </w:divBdr>
    </w:div>
    <w:div w:id="523792287">
      <w:marLeft w:val="480"/>
      <w:marRight w:val="0"/>
      <w:marTop w:val="0"/>
      <w:marBottom w:val="0"/>
      <w:divBdr>
        <w:top w:val="none" w:sz="0" w:space="0" w:color="auto"/>
        <w:left w:val="none" w:sz="0" w:space="0" w:color="auto"/>
        <w:bottom w:val="none" w:sz="0" w:space="0" w:color="auto"/>
        <w:right w:val="none" w:sz="0" w:space="0" w:color="auto"/>
      </w:divBdr>
    </w:div>
    <w:div w:id="524246126">
      <w:marLeft w:val="480"/>
      <w:marRight w:val="0"/>
      <w:marTop w:val="0"/>
      <w:marBottom w:val="0"/>
      <w:divBdr>
        <w:top w:val="none" w:sz="0" w:space="0" w:color="auto"/>
        <w:left w:val="none" w:sz="0" w:space="0" w:color="auto"/>
        <w:bottom w:val="none" w:sz="0" w:space="0" w:color="auto"/>
        <w:right w:val="none" w:sz="0" w:space="0" w:color="auto"/>
      </w:divBdr>
    </w:div>
    <w:div w:id="525291345">
      <w:marLeft w:val="480"/>
      <w:marRight w:val="0"/>
      <w:marTop w:val="0"/>
      <w:marBottom w:val="0"/>
      <w:divBdr>
        <w:top w:val="none" w:sz="0" w:space="0" w:color="auto"/>
        <w:left w:val="none" w:sz="0" w:space="0" w:color="auto"/>
        <w:bottom w:val="none" w:sz="0" w:space="0" w:color="auto"/>
        <w:right w:val="none" w:sz="0" w:space="0" w:color="auto"/>
      </w:divBdr>
    </w:div>
    <w:div w:id="525295317">
      <w:marLeft w:val="480"/>
      <w:marRight w:val="0"/>
      <w:marTop w:val="0"/>
      <w:marBottom w:val="0"/>
      <w:divBdr>
        <w:top w:val="none" w:sz="0" w:space="0" w:color="auto"/>
        <w:left w:val="none" w:sz="0" w:space="0" w:color="auto"/>
        <w:bottom w:val="none" w:sz="0" w:space="0" w:color="auto"/>
        <w:right w:val="none" w:sz="0" w:space="0" w:color="auto"/>
      </w:divBdr>
    </w:div>
    <w:div w:id="525562465">
      <w:marLeft w:val="480"/>
      <w:marRight w:val="0"/>
      <w:marTop w:val="0"/>
      <w:marBottom w:val="0"/>
      <w:divBdr>
        <w:top w:val="none" w:sz="0" w:space="0" w:color="auto"/>
        <w:left w:val="none" w:sz="0" w:space="0" w:color="auto"/>
        <w:bottom w:val="none" w:sz="0" w:space="0" w:color="auto"/>
        <w:right w:val="none" w:sz="0" w:space="0" w:color="auto"/>
      </w:divBdr>
    </w:div>
    <w:div w:id="525604506">
      <w:marLeft w:val="480"/>
      <w:marRight w:val="0"/>
      <w:marTop w:val="0"/>
      <w:marBottom w:val="0"/>
      <w:divBdr>
        <w:top w:val="none" w:sz="0" w:space="0" w:color="auto"/>
        <w:left w:val="none" w:sz="0" w:space="0" w:color="auto"/>
        <w:bottom w:val="none" w:sz="0" w:space="0" w:color="auto"/>
        <w:right w:val="none" w:sz="0" w:space="0" w:color="auto"/>
      </w:divBdr>
    </w:div>
    <w:div w:id="525753272">
      <w:marLeft w:val="480"/>
      <w:marRight w:val="0"/>
      <w:marTop w:val="0"/>
      <w:marBottom w:val="0"/>
      <w:divBdr>
        <w:top w:val="none" w:sz="0" w:space="0" w:color="auto"/>
        <w:left w:val="none" w:sz="0" w:space="0" w:color="auto"/>
        <w:bottom w:val="none" w:sz="0" w:space="0" w:color="auto"/>
        <w:right w:val="none" w:sz="0" w:space="0" w:color="auto"/>
      </w:divBdr>
    </w:div>
    <w:div w:id="527259012">
      <w:marLeft w:val="480"/>
      <w:marRight w:val="0"/>
      <w:marTop w:val="0"/>
      <w:marBottom w:val="0"/>
      <w:divBdr>
        <w:top w:val="none" w:sz="0" w:space="0" w:color="auto"/>
        <w:left w:val="none" w:sz="0" w:space="0" w:color="auto"/>
        <w:bottom w:val="none" w:sz="0" w:space="0" w:color="auto"/>
        <w:right w:val="none" w:sz="0" w:space="0" w:color="auto"/>
      </w:divBdr>
    </w:div>
    <w:div w:id="527302879">
      <w:marLeft w:val="480"/>
      <w:marRight w:val="0"/>
      <w:marTop w:val="0"/>
      <w:marBottom w:val="0"/>
      <w:divBdr>
        <w:top w:val="none" w:sz="0" w:space="0" w:color="auto"/>
        <w:left w:val="none" w:sz="0" w:space="0" w:color="auto"/>
        <w:bottom w:val="none" w:sz="0" w:space="0" w:color="auto"/>
        <w:right w:val="none" w:sz="0" w:space="0" w:color="auto"/>
      </w:divBdr>
    </w:div>
    <w:div w:id="527332454">
      <w:marLeft w:val="480"/>
      <w:marRight w:val="0"/>
      <w:marTop w:val="0"/>
      <w:marBottom w:val="0"/>
      <w:divBdr>
        <w:top w:val="none" w:sz="0" w:space="0" w:color="auto"/>
        <w:left w:val="none" w:sz="0" w:space="0" w:color="auto"/>
        <w:bottom w:val="none" w:sz="0" w:space="0" w:color="auto"/>
        <w:right w:val="none" w:sz="0" w:space="0" w:color="auto"/>
      </w:divBdr>
    </w:div>
    <w:div w:id="527380492">
      <w:marLeft w:val="480"/>
      <w:marRight w:val="0"/>
      <w:marTop w:val="0"/>
      <w:marBottom w:val="0"/>
      <w:divBdr>
        <w:top w:val="none" w:sz="0" w:space="0" w:color="auto"/>
        <w:left w:val="none" w:sz="0" w:space="0" w:color="auto"/>
        <w:bottom w:val="none" w:sz="0" w:space="0" w:color="auto"/>
        <w:right w:val="none" w:sz="0" w:space="0" w:color="auto"/>
      </w:divBdr>
    </w:div>
    <w:div w:id="527835154">
      <w:marLeft w:val="480"/>
      <w:marRight w:val="0"/>
      <w:marTop w:val="0"/>
      <w:marBottom w:val="0"/>
      <w:divBdr>
        <w:top w:val="none" w:sz="0" w:space="0" w:color="auto"/>
        <w:left w:val="none" w:sz="0" w:space="0" w:color="auto"/>
        <w:bottom w:val="none" w:sz="0" w:space="0" w:color="auto"/>
        <w:right w:val="none" w:sz="0" w:space="0" w:color="auto"/>
      </w:divBdr>
    </w:div>
    <w:div w:id="528298618">
      <w:marLeft w:val="480"/>
      <w:marRight w:val="0"/>
      <w:marTop w:val="0"/>
      <w:marBottom w:val="0"/>
      <w:divBdr>
        <w:top w:val="none" w:sz="0" w:space="0" w:color="auto"/>
        <w:left w:val="none" w:sz="0" w:space="0" w:color="auto"/>
        <w:bottom w:val="none" w:sz="0" w:space="0" w:color="auto"/>
        <w:right w:val="none" w:sz="0" w:space="0" w:color="auto"/>
      </w:divBdr>
    </w:div>
    <w:div w:id="528494809">
      <w:marLeft w:val="480"/>
      <w:marRight w:val="0"/>
      <w:marTop w:val="0"/>
      <w:marBottom w:val="0"/>
      <w:divBdr>
        <w:top w:val="none" w:sz="0" w:space="0" w:color="auto"/>
        <w:left w:val="none" w:sz="0" w:space="0" w:color="auto"/>
        <w:bottom w:val="none" w:sz="0" w:space="0" w:color="auto"/>
        <w:right w:val="none" w:sz="0" w:space="0" w:color="auto"/>
      </w:divBdr>
    </w:div>
    <w:div w:id="529030049">
      <w:marLeft w:val="480"/>
      <w:marRight w:val="0"/>
      <w:marTop w:val="0"/>
      <w:marBottom w:val="0"/>
      <w:divBdr>
        <w:top w:val="none" w:sz="0" w:space="0" w:color="auto"/>
        <w:left w:val="none" w:sz="0" w:space="0" w:color="auto"/>
        <w:bottom w:val="none" w:sz="0" w:space="0" w:color="auto"/>
        <w:right w:val="none" w:sz="0" w:space="0" w:color="auto"/>
      </w:divBdr>
    </w:div>
    <w:div w:id="529344149">
      <w:marLeft w:val="480"/>
      <w:marRight w:val="0"/>
      <w:marTop w:val="0"/>
      <w:marBottom w:val="0"/>
      <w:divBdr>
        <w:top w:val="none" w:sz="0" w:space="0" w:color="auto"/>
        <w:left w:val="none" w:sz="0" w:space="0" w:color="auto"/>
        <w:bottom w:val="none" w:sz="0" w:space="0" w:color="auto"/>
        <w:right w:val="none" w:sz="0" w:space="0" w:color="auto"/>
      </w:divBdr>
    </w:div>
    <w:div w:id="530072092">
      <w:marLeft w:val="480"/>
      <w:marRight w:val="0"/>
      <w:marTop w:val="0"/>
      <w:marBottom w:val="0"/>
      <w:divBdr>
        <w:top w:val="none" w:sz="0" w:space="0" w:color="auto"/>
        <w:left w:val="none" w:sz="0" w:space="0" w:color="auto"/>
        <w:bottom w:val="none" w:sz="0" w:space="0" w:color="auto"/>
        <w:right w:val="none" w:sz="0" w:space="0" w:color="auto"/>
      </w:divBdr>
    </w:div>
    <w:div w:id="530454463">
      <w:marLeft w:val="480"/>
      <w:marRight w:val="0"/>
      <w:marTop w:val="0"/>
      <w:marBottom w:val="0"/>
      <w:divBdr>
        <w:top w:val="none" w:sz="0" w:space="0" w:color="auto"/>
        <w:left w:val="none" w:sz="0" w:space="0" w:color="auto"/>
        <w:bottom w:val="none" w:sz="0" w:space="0" w:color="auto"/>
        <w:right w:val="none" w:sz="0" w:space="0" w:color="auto"/>
      </w:divBdr>
    </w:div>
    <w:div w:id="530847731">
      <w:marLeft w:val="480"/>
      <w:marRight w:val="0"/>
      <w:marTop w:val="0"/>
      <w:marBottom w:val="0"/>
      <w:divBdr>
        <w:top w:val="none" w:sz="0" w:space="0" w:color="auto"/>
        <w:left w:val="none" w:sz="0" w:space="0" w:color="auto"/>
        <w:bottom w:val="none" w:sz="0" w:space="0" w:color="auto"/>
        <w:right w:val="none" w:sz="0" w:space="0" w:color="auto"/>
      </w:divBdr>
    </w:div>
    <w:div w:id="532037633">
      <w:marLeft w:val="480"/>
      <w:marRight w:val="0"/>
      <w:marTop w:val="0"/>
      <w:marBottom w:val="0"/>
      <w:divBdr>
        <w:top w:val="none" w:sz="0" w:space="0" w:color="auto"/>
        <w:left w:val="none" w:sz="0" w:space="0" w:color="auto"/>
        <w:bottom w:val="none" w:sz="0" w:space="0" w:color="auto"/>
        <w:right w:val="none" w:sz="0" w:space="0" w:color="auto"/>
      </w:divBdr>
    </w:div>
    <w:div w:id="532156146">
      <w:marLeft w:val="480"/>
      <w:marRight w:val="0"/>
      <w:marTop w:val="0"/>
      <w:marBottom w:val="0"/>
      <w:divBdr>
        <w:top w:val="none" w:sz="0" w:space="0" w:color="auto"/>
        <w:left w:val="none" w:sz="0" w:space="0" w:color="auto"/>
        <w:bottom w:val="none" w:sz="0" w:space="0" w:color="auto"/>
        <w:right w:val="none" w:sz="0" w:space="0" w:color="auto"/>
      </w:divBdr>
    </w:div>
    <w:div w:id="532497556">
      <w:marLeft w:val="480"/>
      <w:marRight w:val="0"/>
      <w:marTop w:val="0"/>
      <w:marBottom w:val="0"/>
      <w:divBdr>
        <w:top w:val="none" w:sz="0" w:space="0" w:color="auto"/>
        <w:left w:val="none" w:sz="0" w:space="0" w:color="auto"/>
        <w:bottom w:val="none" w:sz="0" w:space="0" w:color="auto"/>
        <w:right w:val="none" w:sz="0" w:space="0" w:color="auto"/>
      </w:divBdr>
    </w:div>
    <w:div w:id="532574920">
      <w:marLeft w:val="480"/>
      <w:marRight w:val="0"/>
      <w:marTop w:val="0"/>
      <w:marBottom w:val="0"/>
      <w:divBdr>
        <w:top w:val="none" w:sz="0" w:space="0" w:color="auto"/>
        <w:left w:val="none" w:sz="0" w:space="0" w:color="auto"/>
        <w:bottom w:val="none" w:sz="0" w:space="0" w:color="auto"/>
        <w:right w:val="none" w:sz="0" w:space="0" w:color="auto"/>
      </w:divBdr>
    </w:div>
    <w:div w:id="532577802">
      <w:marLeft w:val="480"/>
      <w:marRight w:val="0"/>
      <w:marTop w:val="0"/>
      <w:marBottom w:val="0"/>
      <w:divBdr>
        <w:top w:val="none" w:sz="0" w:space="0" w:color="auto"/>
        <w:left w:val="none" w:sz="0" w:space="0" w:color="auto"/>
        <w:bottom w:val="none" w:sz="0" w:space="0" w:color="auto"/>
        <w:right w:val="none" w:sz="0" w:space="0" w:color="auto"/>
      </w:divBdr>
    </w:div>
    <w:div w:id="532769980">
      <w:marLeft w:val="480"/>
      <w:marRight w:val="0"/>
      <w:marTop w:val="0"/>
      <w:marBottom w:val="0"/>
      <w:divBdr>
        <w:top w:val="none" w:sz="0" w:space="0" w:color="auto"/>
        <w:left w:val="none" w:sz="0" w:space="0" w:color="auto"/>
        <w:bottom w:val="none" w:sz="0" w:space="0" w:color="auto"/>
        <w:right w:val="none" w:sz="0" w:space="0" w:color="auto"/>
      </w:divBdr>
    </w:div>
    <w:div w:id="533426652">
      <w:marLeft w:val="480"/>
      <w:marRight w:val="0"/>
      <w:marTop w:val="0"/>
      <w:marBottom w:val="0"/>
      <w:divBdr>
        <w:top w:val="none" w:sz="0" w:space="0" w:color="auto"/>
        <w:left w:val="none" w:sz="0" w:space="0" w:color="auto"/>
        <w:bottom w:val="none" w:sz="0" w:space="0" w:color="auto"/>
        <w:right w:val="none" w:sz="0" w:space="0" w:color="auto"/>
      </w:divBdr>
    </w:div>
    <w:div w:id="533467149">
      <w:marLeft w:val="480"/>
      <w:marRight w:val="0"/>
      <w:marTop w:val="0"/>
      <w:marBottom w:val="0"/>
      <w:divBdr>
        <w:top w:val="none" w:sz="0" w:space="0" w:color="auto"/>
        <w:left w:val="none" w:sz="0" w:space="0" w:color="auto"/>
        <w:bottom w:val="none" w:sz="0" w:space="0" w:color="auto"/>
        <w:right w:val="none" w:sz="0" w:space="0" w:color="auto"/>
      </w:divBdr>
    </w:div>
    <w:div w:id="533883120">
      <w:marLeft w:val="480"/>
      <w:marRight w:val="0"/>
      <w:marTop w:val="0"/>
      <w:marBottom w:val="0"/>
      <w:divBdr>
        <w:top w:val="none" w:sz="0" w:space="0" w:color="auto"/>
        <w:left w:val="none" w:sz="0" w:space="0" w:color="auto"/>
        <w:bottom w:val="none" w:sz="0" w:space="0" w:color="auto"/>
        <w:right w:val="none" w:sz="0" w:space="0" w:color="auto"/>
      </w:divBdr>
    </w:div>
    <w:div w:id="534319228">
      <w:marLeft w:val="480"/>
      <w:marRight w:val="0"/>
      <w:marTop w:val="0"/>
      <w:marBottom w:val="0"/>
      <w:divBdr>
        <w:top w:val="none" w:sz="0" w:space="0" w:color="auto"/>
        <w:left w:val="none" w:sz="0" w:space="0" w:color="auto"/>
        <w:bottom w:val="none" w:sz="0" w:space="0" w:color="auto"/>
        <w:right w:val="none" w:sz="0" w:space="0" w:color="auto"/>
      </w:divBdr>
    </w:div>
    <w:div w:id="534461334">
      <w:marLeft w:val="480"/>
      <w:marRight w:val="0"/>
      <w:marTop w:val="0"/>
      <w:marBottom w:val="0"/>
      <w:divBdr>
        <w:top w:val="none" w:sz="0" w:space="0" w:color="auto"/>
        <w:left w:val="none" w:sz="0" w:space="0" w:color="auto"/>
        <w:bottom w:val="none" w:sz="0" w:space="0" w:color="auto"/>
        <w:right w:val="none" w:sz="0" w:space="0" w:color="auto"/>
      </w:divBdr>
    </w:div>
    <w:div w:id="535434554">
      <w:marLeft w:val="480"/>
      <w:marRight w:val="0"/>
      <w:marTop w:val="0"/>
      <w:marBottom w:val="0"/>
      <w:divBdr>
        <w:top w:val="none" w:sz="0" w:space="0" w:color="auto"/>
        <w:left w:val="none" w:sz="0" w:space="0" w:color="auto"/>
        <w:bottom w:val="none" w:sz="0" w:space="0" w:color="auto"/>
        <w:right w:val="none" w:sz="0" w:space="0" w:color="auto"/>
      </w:divBdr>
    </w:div>
    <w:div w:id="535775704">
      <w:marLeft w:val="480"/>
      <w:marRight w:val="0"/>
      <w:marTop w:val="0"/>
      <w:marBottom w:val="0"/>
      <w:divBdr>
        <w:top w:val="none" w:sz="0" w:space="0" w:color="auto"/>
        <w:left w:val="none" w:sz="0" w:space="0" w:color="auto"/>
        <w:bottom w:val="none" w:sz="0" w:space="0" w:color="auto"/>
        <w:right w:val="none" w:sz="0" w:space="0" w:color="auto"/>
      </w:divBdr>
    </w:div>
    <w:div w:id="536040857">
      <w:marLeft w:val="480"/>
      <w:marRight w:val="0"/>
      <w:marTop w:val="0"/>
      <w:marBottom w:val="0"/>
      <w:divBdr>
        <w:top w:val="none" w:sz="0" w:space="0" w:color="auto"/>
        <w:left w:val="none" w:sz="0" w:space="0" w:color="auto"/>
        <w:bottom w:val="none" w:sz="0" w:space="0" w:color="auto"/>
        <w:right w:val="none" w:sz="0" w:space="0" w:color="auto"/>
      </w:divBdr>
    </w:div>
    <w:div w:id="536158481">
      <w:marLeft w:val="480"/>
      <w:marRight w:val="0"/>
      <w:marTop w:val="0"/>
      <w:marBottom w:val="0"/>
      <w:divBdr>
        <w:top w:val="none" w:sz="0" w:space="0" w:color="auto"/>
        <w:left w:val="none" w:sz="0" w:space="0" w:color="auto"/>
        <w:bottom w:val="none" w:sz="0" w:space="0" w:color="auto"/>
        <w:right w:val="none" w:sz="0" w:space="0" w:color="auto"/>
      </w:divBdr>
    </w:div>
    <w:div w:id="536238691">
      <w:marLeft w:val="480"/>
      <w:marRight w:val="0"/>
      <w:marTop w:val="0"/>
      <w:marBottom w:val="0"/>
      <w:divBdr>
        <w:top w:val="none" w:sz="0" w:space="0" w:color="auto"/>
        <w:left w:val="none" w:sz="0" w:space="0" w:color="auto"/>
        <w:bottom w:val="none" w:sz="0" w:space="0" w:color="auto"/>
        <w:right w:val="none" w:sz="0" w:space="0" w:color="auto"/>
      </w:divBdr>
    </w:div>
    <w:div w:id="536356898">
      <w:marLeft w:val="480"/>
      <w:marRight w:val="0"/>
      <w:marTop w:val="0"/>
      <w:marBottom w:val="0"/>
      <w:divBdr>
        <w:top w:val="none" w:sz="0" w:space="0" w:color="auto"/>
        <w:left w:val="none" w:sz="0" w:space="0" w:color="auto"/>
        <w:bottom w:val="none" w:sz="0" w:space="0" w:color="auto"/>
        <w:right w:val="none" w:sz="0" w:space="0" w:color="auto"/>
      </w:divBdr>
    </w:div>
    <w:div w:id="536429846">
      <w:marLeft w:val="480"/>
      <w:marRight w:val="0"/>
      <w:marTop w:val="0"/>
      <w:marBottom w:val="0"/>
      <w:divBdr>
        <w:top w:val="none" w:sz="0" w:space="0" w:color="auto"/>
        <w:left w:val="none" w:sz="0" w:space="0" w:color="auto"/>
        <w:bottom w:val="none" w:sz="0" w:space="0" w:color="auto"/>
        <w:right w:val="none" w:sz="0" w:space="0" w:color="auto"/>
      </w:divBdr>
    </w:div>
    <w:div w:id="536701660">
      <w:marLeft w:val="480"/>
      <w:marRight w:val="0"/>
      <w:marTop w:val="0"/>
      <w:marBottom w:val="0"/>
      <w:divBdr>
        <w:top w:val="none" w:sz="0" w:space="0" w:color="auto"/>
        <w:left w:val="none" w:sz="0" w:space="0" w:color="auto"/>
        <w:bottom w:val="none" w:sz="0" w:space="0" w:color="auto"/>
        <w:right w:val="none" w:sz="0" w:space="0" w:color="auto"/>
      </w:divBdr>
    </w:div>
    <w:div w:id="536743212">
      <w:marLeft w:val="480"/>
      <w:marRight w:val="0"/>
      <w:marTop w:val="0"/>
      <w:marBottom w:val="0"/>
      <w:divBdr>
        <w:top w:val="none" w:sz="0" w:space="0" w:color="auto"/>
        <w:left w:val="none" w:sz="0" w:space="0" w:color="auto"/>
        <w:bottom w:val="none" w:sz="0" w:space="0" w:color="auto"/>
        <w:right w:val="none" w:sz="0" w:space="0" w:color="auto"/>
      </w:divBdr>
    </w:div>
    <w:div w:id="536814938">
      <w:marLeft w:val="480"/>
      <w:marRight w:val="0"/>
      <w:marTop w:val="0"/>
      <w:marBottom w:val="0"/>
      <w:divBdr>
        <w:top w:val="none" w:sz="0" w:space="0" w:color="auto"/>
        <w:left w:val="none" w:sz="0" w:space="0" w:color="auto"/>
        <w:bottom w:val="none" w:sz="0" w:space="0" w:color="auto"/>
        <w:right w:val="none" w:sz="0" w:space="0" w:color="auto"/>
      </w:divBdr>
    </w:div>
    <w:div w:id="537359621">
      <w:marLeft w:val="480"/>
      <w:marRight w:val="0"/>
      <w:marTop w:val="0"/>
      <w:marBottom w:val="0"/>
      <w:divBdr>
        <w:top w:val="none" w:sz="0" w:space="0" w:color="auto"/>
        <w:left w:val="none" w:sz="0" w:space="0" w:color="auto"/>
        <w:bottom w:val="none" w:sz="0" w:space="0" w:color="auto"/>
        <w:right w:val="none" w:sz="0" w:space="0" w:color="auto"/>
      </w:divBdr>
    </w:div>
    <w:div w:id="537739276">
      <w:marLeft w:val="480"/>
      <w:marRight w:val="0"/>
      <w:marTop w:val="0"/>
      <w:marBottom w:val="0"/>
      <w:divBdr>
        <w:top w:val="none" w:sz="0" w:space="0" w:color="auto"/>
        <w:left w:val="none" w:sz="0" w:space="0" w:color="auto"/>
        <w:bottom w:val="none" w:sz="0" w:space="0" w:color="auto"/>
        <w:right w:val="none" w:sz="0" w:space="0" w:color="auto"/>
      </w:divBdr>
    </w:div>
    <w:div w:id="537937874">
      <w:marLeft w:val="480"/>
      <w:marRight w:val="0"/>
      <w:marTop w:val="0"/>
      <w:marBottom w:val="0"/>
      <w:divBdr>
        <w:top w:val="none" w:sz="0" w:space="0" w:color="auto"/>
        <w:left w:val="none" w:sz="0" w:space="0" w:color="auto"/>
        <w:bottom w:val="none" w:sz="0" w:space="0" w:color="auto"/>
        <w:right w:val="none" w:sz="0" w:space="0" w:color="auto"/>
      </w:divBdr>
    </w:div>
    <w:div w:id="539246590">
      <w:marLeft w:val="480"/>
      <w:marRight w:val="0"/>
      <w:marTop w:val="0"/>
      <w:marBottom w:val="0"/>
      <w:divBdr>
        <w:top w:val="none" w:sz="0" w:space="0" w:color="auto"/>
        <w:left w:val="none" w:sz="0" w:space="0" w:color="auto"/>
        <w:bottom w:val="none" w:sz="0" w:space="0" w:color="auto"/>
        <w:right w:val="none" w:sz="0" w:space="0" w:color="auto"/>
      </w:divBdr>
    </w:div>
    <w:div w:id="539392473">
      <w:marLeft w:val="480"/>
      <w:marRight w:val="0"/>
      <w:marTop w:val="0"/>
      <w:marBottom w:val="0"/>
      <w:divBdr>
        <w:top w:val="none" w:sz="0" w:space="0" w:color="auto"/>
        <w:left w:val="none" w:sz="0" w:space="0" w:color="auto"/>
        <w:bottom w:val="none" w:sz="0" w:space="0" w:color="auto"/>
        <w:right w:val="none" w:sz="0" w:space="0" w:color="auto"/>
      </w:divBdr>
    </w:div>
    <w:div w:id="539977867">
      <w:marLeft w:val="480"/>
      <w:marRight w:val="0"/>
      <w:marTop w:val="0"/>
      <w:marBottom w:val="0"/>
      <w:divBdr>
        <w:top w:val="none" w:sz="0" w:space="0" w:color="auto"/>
        <w:left w:val="none" w:sz="0" w:space="0" w:color="auto"/>
        <w:bottom w:val="none" w:sz="0" w:space="0" w:color="auto"/>
        <w:right w:val="none" w:sz="0" w:space="0" w:color="auto"/>
      </w:divBdr>
    </w:div>
    <w:div w:id="539980057">
      <w:marLeft w:val="480"/>
      <w:marRight w:val="0"/>
      <w:marTop w:val="0"/>
      <w:marBottom w:val="0"/>
      <w:divBdr>
        <w:top w:val="none" w:sz="0" w:space="0" w:color="auto"/>
        <w:left w:val="none" w:sz="0" w:space="0" w:color="auto"/>
        <w:bottom w:val="none" w:sz="0" w:space="0" w:color="auto"/>
        <w:right w:val="none" w:sz="0" w:space="0" w:color="auto"/>
      </w:divBdr>
    </w:div>
    <w:div w:id="540095822">
      <w:marLeft w:val="480"/>
      <w:marRight w:val="0"/>
      <w:marTop w:val="0"/>
      <w:marBottom w:val="0"/>
      <w:divBdr>
        <w:top w:val="none" w:sz="0" w:space="0" w:color="auto"/>
        <w:left w:val="none" w:sz="0" w:space="0" w:color="auto"/>
        <w:bottom w:val="none" w:sz="0" w:space="0" w:color="auto"/>
        <w:right w:val="none" w:sz="0" w:space="0" w:color="auto"/>
      </w:divBdr>
    </w:div>
    <w:div w:id="540557222">
      <w:marLeft w:val="480"/>
      <w:marRight w:val="0"/>
      <w:marTop w:val="0"/>
      <w:marBottom w:val="0"/>
      <w:divBdr>
        <w:top w:val="none" w:sz="0" w:space="0" w:color="auto"/>
        <w:left w:val="none" w:sz="0" w:space="0" w:color="auto"/>
        <w:bottom w:val="none" w:sz="0" w:space="0" w:color="auto"/>
        <w:right w:val="none" w:sz="0" w:space="0" w:color="auto"/>
      </w:divBdr>
    </w:div>
    <w:div w:id="541213300">
      <w:marLeft w:val="480"/>
      <w:marRight w:val="0"/>
      <w:marTop w:val="0"/>
      <w:marBottom w:val="0"/>
      <w:divBdr>
        <w:top w:val="none" w:sz="0" w:space="0" w:color="auto"/>
        <w:left w:val="none" w:sz="0" w:space="0" w:color="auto"/>
        <w:bottom w:val="none" w:sz="0" w:space="0" w:color="auto"/>
        <w:right w:val="none" w:sz="0" w:space="0" w:color="auto"/>
      </w:divBdr>
    </w:div>
    <w:div w:id="542060794">
      <w:marLeft w:val="480"/>
      <w:marRight w:val="0"/>
      <w:marTop w:val="0"/>
      <w:marBottom w:val="0"/>
      <w:divBdr>
        <w:top w:val="none" w:sz="0" w:space="0" w:color="auto"/>
        <w:left w:val="none" w:sz="0" w:space="0" w:color="auto"/>
        <w:bottom w:val="none" w:sz="0" w:space="0" w:color="auto"/>
        <w:right w:val="none" w:sz="0" w:space="0" w:color="auto"/>
      </w:divBdr>
    </w:div>
    <w:div w:id="542669004">
      <w:marLeft w:val="480"/>
      <w:marRight w:val="0"/>
      <w:marTop w:val="0"/>
      <w:marBottom w:val="0"/>
      <w:divBdr>
        <w:top w:val="none" w:sz="0" w:space="0" w:color="auto"/>
        <w:left w:val="none" w:sz="0" w:space="0" w:color="auto"/>
        <w:bottom w:val="none" w:sz="0" w:space="0" w:color="auto"/>
        <w:right w:val="none" w:sz="0" w:space="0" w:color="auto"/>
      </w:divBdr>
    </w:div>
    <w:div w:id="542793509">
      <w:marLeft w:val="480"/>
      <w:marRight w:val="0"/>
      <w:marTop w:val="0"/>
      <w:marBottom w:val="0"/>
      <w:divBdr>
        <w:top w:val="none" w:sz="0" w:space="0" w:color="auto"/>
        <w:left w:val="none" w:sz="0" w:space="0" w:color="auto"/>
        <w:bottom w:val="none" w:sz="0" w:space="0" w:color="auto"/>
        <w:right w:val="none" w:sz="0" w:space="0" w:color="auto"/>
      </w:divBdr>
    </w:div>
    <w:div w:id="542907790">
      <w:marLeft w:val="480"/>
      <w:marRight w:val="0"/>
      <w:marTop w:val="0"/>
      <w:marBottom w:val="0"/>
      <w:divBdr>
        <w:top w:val="none" w:sz="0" w:space="0" w:color="auto"/>
        <w:left w:val="none" w:sz="0" w:space="0" w:color="auto"/>
        <w:bottom w:val="none" w:sz="0" w:space="0" w:color="auto"/>
        <w:right w:val="none" w:sz="0" w:space="0" w:color="auto"/>
      </w:divBdr>
    </w:div>
    <w:div w:id="542909528">
      <w:marLeft w:val="480"/>
      <w:marRight w:val="0"/>
      <w:marTop w:val="0"/>
      <w:marBottom w:val="0"/>
      <w:divBdr>
        <w:top w:val="none" w:sz="0" w:space="0" w:color="auto"/>
        <w:left w:val="none" w:sz="0" w:space="0" w:color="auto"/>
        <w:bottom w:val="none" w:sz="0" w:space="0" w:color="auto"/>
        <w:right w:val="none" w:sz="0" w:space="0" w:color="auto"/>
      </w:divBdr>
    </w:div>
    <w:div w:id="542984038">
      <w:marLeft w:val="480"/>
      <w:marRight w:val="0"/>
      <w:marTop w:val="0"/>
      <w:marBottom w:val="0"/>
      <w:divBdr>
        <w:top w:val="none" w:sz="0" w:space="0" w:color="auto"/>
        <w:left w:val="none" w:sz="0" w:space="0" w:color="auto"/>
        <w:bottom w:val="none" w:sz="0" w:space="0" w:color="auto"/>
        <w:right w:val="none" w:sz="0" w:space="0" w:color="auto"/>
      </w:divBdr>
    </w:div>
    <w:div w:id="543296868">
      <w:marLeft w:val="480"/>
      <w:marRight w:val="0"/>
      <w:marTop w:val="0"/>
      <w:marBottom w:val="0"/>
      <w:divBdr>
        <w:top w:val="none" w:sz="0" w:space="0" w:color="auto"/>
        <w:left w:val="none" w:sz="0" w:space="0" w:color="auto"/>
        <w:bottom w:val="none" w:sz="0" w:space="0" w:color="auto"/>
        <w:right w:val="none" w:sz="0" w:space="0" w:color="auto"/>
      </w:divBdr>
    </w:div>
    <w:div w:id="543563012">
      <w:marLeft w:val="480"/>
      <w:marRight w:val="0"/>
      <w:marTop w:val="0"/>
      <w:marBottom w:val="0"/>
      <w:divBdr>
        <w:top w:val="none" w:sz="0" w:space="0" w:color="auto"/>
        <w:left w:val="none" w:sz="0" w:space="0" w:color="auto"/>
        <w:bottom w:val="none" w:sz="0" w:space="0" w:color="auto"/>
        <w:right w:val="none" w:sz="0" w:space="0" w:color="auto"/>
      </w:divBdr>
    </w:div>
    <w:div w:id="543837347">
      <w:marLeft w:val="480"/>
      <w:marRight w:val="0"/>
      <w:marTop w:val="0"/>
      <w:marBottom w:val="0"/>
      <w:divBdr>
        <w:top w:val="none" w:sz="0" w:space="0" w:color="auto"/>
        <w:left w:val="none" w:sz="0" w:space="0" w:color="auto"/>
        <w:bottom w:val="none" w:sz="0" w:space="0" w:color="auto"/>
        <w:right w:val="none" w:sz="0" w:space="0" w:color="auto"/>
      </w:divBdr>
    </w:div>
    <w:div w:id="544297330">
      <w:marLeft w:val="480"/>
      <w:marRight w:val="0"/>
      <w:marTop w:val="0"/>
      <w:marBottom w:val="0"/>
      <w:divBdr>
        <w:top w:val="none" w:sz="0" w:space="0" w:color="auto"/>
        <w:left w:val="none" w:sz="0" w:space="0" w:color="auto"/>
        <w:bottom w:val="none" w:sz="0" w:space="0" w:color="auto"/>
        <w:right w:val="none" w:sz="0" w:space="0" w:color="auto"/>
      </w:divBdr>
    </w:div>
    <w:div w:id="544411791">
      <w:marLeft w:val="480"/>
      <w:marRight w:val="0"/>
      <w:marTop w:val="0"/>
      <w:marBottom w:val="0"/>
      <w:divBdr>
        <w:top w:val="none" w:sz="0" w:space="0" w:color="auto"/>
        <w:left w:val="none" w:sz="0" w:space="0" w:color="auto"/>
        <w:bottom w:val="none" w:sz="0" w:space="0" w:color="auto"/>
        <w:right w:val="none" w:sz="0" w:space="0" w:color="auto"/>
      </w:divBdr>
    </w:div>
    <w:div w:id="544680783">
      <w:marLeft w:val="480"/>
      <w:marRight w:val="0"/>
      <w:marTop w:val="0"/>
      <w:marBottom w:val="0"/>
      <w:divBdr>
        <w:top w:val="none" w:sz="0" w:space="0" w:color="auto"/>
        <w:left w:val="none" w:sz="0" w:space="0" w:color="auto"/>
        <w:bottom w:val="none" w:sz="0" w:space="0" w:color="auto"/>
        <w:right w:val="none" w:sz="0" w:space="0" w:color="auto"/>
      </w:divBdr>
    </w:div>
    <w:div w:id="545526671">
      <w:marLeft w:val="480"/>
      <w:marRight w:val="0"/>
      <w:marTop w:val="0"/>
      <w:marBottom w:val="0"/>
      <w:divBdr>
        <w:top w:val="none" w:sz="0" w:space="0" w:color="auto"/>
        <w:left w:val="none" w:sz="0" w:space="0" w:color="auto"/>
        <w:bottom w:val="none" w:sz="0" w:space="0" w:color="auto"/>
        <w:right w:val="none" w:sz="0" w:space="0" w:color="auto"/>
      </w:divBdr>
    </w:div>
    <w:div w:id="546258957">
      <w:marLeft w:val="480"/>
      <w:marRight w:val="0"/>
      <w:marTop w:val="0"/>
      <w:marBottom w:val="0"/>
      <w:divBdr>
        <w:top w:val="none" w:sz="0" w:space="0" w:color="auto"/>
        <w:left w:val="none" w:sz="0" w:space="0" w:color="auto"/>
        <w:bottom w:val="none" w:sz="0" w:space="0" w:color="auto"/>
        <w:right w:val="none" w:sz="0" w:space="0" w:color="auto"/>
      </w:divBdr>
    </w:div>
    <w:div w:id="546456845">
      <w:marLeft w:val="480"/>
      <w:marRight w:val="0"/>
      <w:marTop w:val="0"/>
      <w:marBottom w:val="0"/>
      <w:divBdr>
        <w:top w:val="none" w:sz="0" w:space="0" w:color="auto"/>
        <w:left w:val="none" w:sz="0" w:space="0" w:color="auto"/>
        <w:bottom w:val="none" w:sz="0" w:space="0" w:color="auto"/>
        <w:right w:val="none" w:sz="0" w:space="0" w:color="auto"/>
      </w:divBdr>
    </w:div>
    <w:div w:id="546766896">
      <w:marLeft w:val="480"/>
      <w:marRight w:val="0"/>
      <w:marTop w:val="0"/>
      <w:marBottom w:val="0"/>
      <w:divBdr>
        <w:top w:val="none" w:sz="0" w:space="0" w:color="auto"/>
        <w:left w:val="none" w:sz="0" w:space="0" w:color="auto"/>
        <w:bottom w:val="none" w:sz="0" w:space="0" w:color="auto"/>
        <w:right w:val="none" w:sz="0" w:space="0" w:color="auto"/>
      </w:divBdr>
    </w:div>
    <w:div w:id="546986982">
      <w:marLeft w:val="480"/>
      <w:marRight w:val="0"/>
      <w:marTop w:val="0"/>
      <w:marBottom w:val="0"/>
      <w:divBdr>
        <w:top w:val="none" w:sz="0" w:space="0" w:color="auto"/>
        <w:left w:val="none" w:sz="0" w:space="0" w:color="auto"/>
        <w:bottom w:val="none" w:sz="0" w:space="0" w:color="auto"/>
        <w:right w:val="none" w:sz="0" w:space="0" w:color="auto"/>
      </w:divBdr>
    </w:div>
    <w:div w:id="547911304">
      <w:marLeft w:val="480"/>
      <w:marRight w:val="0"/>
      <w:marTop w:val="0"/>
      <w:marBottom w:val="0"/>
      <w:divBdr>
        <w:top w:val="none" w:sz="0" w:space="0" w:color="auto"/>
        <w:left w:val="none" w:sz="0" w:space="0" w:color="auto"/>
        <w:bottom w:val="none" w:sz="0" w:space="0" w:color="auto"/>
        <w:right w:val="none" w:sz="0" w:space="0" w:color="auto"/>
      </w:divBdr>
    </w:div>
    <w:div w:id="548304133">
      <w:marLeft w:val="480"/>
      <w:marRight w:val="0"/>
      <w:marTop w:val="0"/>
      <w:marBottom w:val="0"/>
      <w:divBdr>
        <w:top w:val="none" w:sz="0" w:space="0" w:color="auto"/>
        <w:left w:val="none" w:sz="0" w:space="0" w:color="auto"/>
        <w:bottom w:val="none" w:sz="0" w:space="0" w:color="auto"/>
        <w:right w:val="none" w:sz="0" w:space="0" w:color="auto"/>
      </w:divBdr>
    </w:div>
    <w:div w:id="548490734">
      <w:marLeft w:val="480"/>
      <w:marRight w:val="0"/>
      <w:marTop w:val="0"/>
      <w:marBottom w:val="0"/>
      <w:divBdr>
        <w:top w:val="none" w:sz="0" w:space="0" w:color="auto"/>
        <w:left w:val="none" w:sz="0" w:space="0" w:color="auto"/>
        <w:bottom w:val="none" w:sz="0" w:space="0" w:color="auto"/>
        <w:right w:val="none" w:sz="0" w:space="0" w:color="auto"/>
      </w:divBdr>
    </w:div>
    <w:div w:id="548806637">
      <w:marLeft w:val="480"/>
      <w:marRight w:val="0"/>
      <w:marTop w:val="0"/>
      <w:marBottom w:val="0"/>
      <w:divBdr>
        <w:top w:val="none" w:sz="0" w:space="0" w:color="auto"/>
        <w:left w:val="none" w:sz="0" w:space="0" w:color="auto"/>
        <w:bottom w:val="none" w:sz="0" w:space="0" w:color="auto"/>
        <w:right w:val="none" w:sz="0" w:space="0" w:color="auto"/>
      </w:divBdr>
    </w:div>
    <w:div w:id="548877981">
      <w:marLeft w:val="480"/>
      <w:marRight w:val="0"/>
      <w:marTop w:val="0"/>
      <w:marBottom w:val="0"/>
      <w:divBdr>
        <w:top w:val="none" w:sz="0" w:space="0" w:color="auto"/>
        <w:left w:val="none" w:sz="0" w:space="0" w:color="auto"/>
        <w:bottom w:val="none" w:sz="0" w:space="0" w:color="auto"/>
        <w:right w:val="none" w:sz="0" w:space="0" w:color="auto"/>
      </w:divBdr>
    </w:div>
    <w:div w:id="549146451">
      <w:marLeft w:val="480"/>
      <w:marRight w:val="0"/>
      <w:marTop w:val="0"/>
      <w:marBottom w:val="0"/>
      <w:divBdr>
        <w:top w:val="none" w:sz="0" w:space="0" w:color="auto"/>
        <w:left w:val="none" w:sz="0" w:space="0" w:color="auto"/>
        <w:bottom w:val="none" w:sz="0" w:space="0" w:color="auto"/>
        <w:right w:val="none" w:sz="0" w:space="0" w:color="auto"/>
      </w:divBdr>
    </w:div>
    <w:div w:id="549153949">
      <w:marLeft w:val="480"/>
      <w:marRight w:val="0"/>
      <w:marTop w:val="0"/>
      <w:marBottom w:val="0"/>
      <w:divBdr>
        <w:top w:val="none" w:sz="0" w:space="0" w:color="auto"/>
        <w:left w:val="none" w:sz="0" w:space="0" w:color="auto"/>
        <w:bottom w:val="none" w:sz="0" w:space="0" w:color="auto"/>
        <w:right w:val="none" w:sz="0" w:space="0" w:color="auto"/>
      </w:divBdr>
    </w:div>
    <w:div w:id="549926580">
      <w:marLeft w:val="480"/>
      <w:marRight w:val="0"/>
      <w:marTop w:val="0"/>
      <w:marBottom w:val="0"/>
      <w:divBdr>
        <w:top w:val="none" w:sz="0" w:space="0" w:color="auto"/>
        <w:left w:val="none" w:sz="0" w:space="0" w:color="auto"/>
        <w:bottom w:val="none" w:sz="0" w:space="0" w:color="auto"/>
        <w:right w:val="none" w:sz="0" w:space="0" w:color="auto"/>
      </w:divBdr>
    </w:div>
    <w:div w:id="550071384">
      <w:marLeft w:val="480"/>
      <w:marRight w:val="0"/>
      <w:marTop w:val="0"/>
      <w:marBottom w:val="0"/>
      <w:divBdr>
        <w:top w:val="none" w:sz="0" w:space="0" w:color="auto"/>
        <w:left w:val="none" w:sz="0" w:space="0" w:color="auto"/>
        <w:bottom w:val="none" w:sz="0" w:space="0" w:color="auto"/>
        <w:right w:val="none" w:sz="0" w:space="0" w:color="auto"/>
      </w:divBdr>
    </w:div>
    <w:div w:id="550507823">
      <w:marLeft w:val="480"/>
      <w:marRight w:val="0"/>
      <w:marTop w:val="0"/>
      <w:marBottom w:val="0"/>
      <w:divBdr>
        <w:top w:val="none" w:sz="0" w:space="0" w:color="auto"/>
        <w:left w:val="none" w:sz="0" w:space="0" w:color="auto"/>
        <w:bottom w:val="none" w:sz="0" w:space="0" w:color="auto"/>
        <w:right w:val="none" w:sz="0" w:space="0" w:color="auto"/>
      </w:divBdr>
    </w:div>
    <w:div w:id="551039470">
      <w:marLeft w:val="480"/>
      <w:marRight w:val="0"/>
      <w:marTop w:val="0"/>
      <w:marBottom w:val="0"/>
      <w:divBdr>
        <w:top w:val="none" w:sz="0" w:space="0" w:color="auto"/>
        <w:left w:val="none" w:sz="0" w:space="0" w:color="auto"/>
        <w:bottom w:val="none" w:sz="0" w:space="0" w:color="auto"/>
        <w:right w:val="none" w:sz="0" w:space="0" w:color="auto"/>
      </w:divBdr>
    </w:div>
    <w:div w:id="551887884">
      <w:marLeft w:val="480"/>
      <w:marRight w:val="0"/>
      <w:marTop w:val="0"/>
      <w:marBottom w:val="0"/>
      <w:divBdr>
        <w:top w:val="none" w:sz="0" w:space="0" w:color="auto"/>
        <w:left w:val="none" w:sz="0" w:space="0" w:color="auto"/>
        <w:bottom w:val="none" w:sz="0" w:space="0" w:color="auto"/>
        <w:right w:val="none" w:sz="0" w:space="0" w:color="auto"/>
      </w:divBdr>
    </w:div>
    <w:div w:id="551966169">
      <w:marLeft w:val="480"/>
      <w:marRight w:val="0"/>
      <w:marTop w:val="0"/>
      <w:marBottom w:val="0"/>
      <w:divBdr>
        <w:top w:val="none" w:sz="0" w:space="0" w:color="auto"/>
        <w:left w:val="none" w:sz="0" w:space="0" w:color="auto"/>
        <w:bottom w:val="none" w:sz="0" w:space="0" w:color="auto"/>
        <w:right w:val="none" w:sz="0" w:space="0" w:color="auto"/>
      </w:divBdr>
    </w:div>
    <w:div w:id="552427691">
      <w:marLeft w:val="480"/>
      <w:marRight w:val="0"/>
      <w:marTop w:val="0"/>
      <w:marBottom w:val="0"/>
      <w:divBdr>
        <w:top w:val="none" w:sz="0" w:space="0" w:color="auto"/>
        <w:left w:val="none" w:sz="0" w:space="0" w:color="auto"/>
        <w:bottom w:val="none" w:sz="0" w:space="0" w:color="auto"/>
        <w:right w:val="none" w:sz="0" w:space="0" w:color="auto"/>
      </w:divBdr>
    </w:div>
    <w:div w:id="552732919">
      <w:marLeft w:val="480"/>
      <w:marRight w:val="0"/>
      <w:marTop w:val="0"/>
      <w:marBottom w:val="0"/>
      <w:divBdr>
        <w:top w:val="none" w:sz="0" w:space="0" w:color="auto"/>
        <w:left w:val="none" w:sz="0" w:space="0" w:color="auto"/>
        <w:bottom w:val="none" w:sz="0" w:space="0" w:color="auto"/>
        <w:right w:val="none" w:sz="0" w:space="0" w:color="auto"/>
      </w:divBdr>
    </w:div>
    <w:div w:id="553271380">
      <w:marLeft w:val="480"/>
      <w:marRight w:val="0"/>
      <w:marTop w:val="0"/>
      <w:marBottom w:val="0"/>
      <w:divBdr>
        <w:top w:val="none" w:sz="0" w:space="0" w:color="auto"/>
        <w:left w:val="none" w:sz="0" w:space="0" w:color="auto"/>
        <w:bottom w:val="none" w:sz="0" w:space="0" w:color="auto"/>
        <w:right w:val="none" w:sz="0" w:space="0" w:color="auto"/>
      </w:divBdr>
    </w:div>
    <w:div w:id="553810420">
      <w:marLeft w:val="480"/>
      <w:marRight w:val="0"/>
      <w:marTop w:val="0"/>
      <w:marBottom w:val="0"/>
      <w:divBdr>
        <w:top w:val="none" w:sz="0" w:space="0" w:color="auto"/>
        <w:left w:val="none" w:sz="0" w:space="0" w:color="auto"/>
        <w:bottom w:val="none" w:sz="0" w:space="0" w:color="auto"/>
        <w:right w:val="none" w:sz="0" w:space="0" w:color="auto"/>
      </w:divBdr>
    </w:div>
    <w:div w:id="554007099">
      <w:marLeft w:val="480"/>
      <w:marRight w:val="0"/>
      <w:marTop w:val="0"/>
      <w:marBottom w:val="0"/>
      <w:divBdr>
        <w:top w:val="none" w:sz="0" w:space="0" w:color="auto"/>
        <w:left w:val="none" w:sz="0" w:space="0" w:color="auto"/>
        <w:bottom w:val="none" w:sz="0" w:space="0" w:color="auto"/>
        <w:right w:val="none" w:sz="0" w:space="0" w:color="auto"/>
      </w:divBdr>
    </w:div>
    <w:div w:id="554120953">
      <w:marLeft w:val="480"/>
      <w:marRight w:val="0"/>
      <w:marTop w:val="0"/>
      <w:marBottom w:val="0"/>
      <w:divBdr>
        <w:top w:val="none" w:sz="0" w:space="0" w:color="auto"/>
        <w:left w:val="none" w:sz="0" w:space="0" w:color="auto"/>
        <w:bottom w:val="none" w:sz="0" w:space="0" w:color="auto"/>
        <w:right w:val="none" w:sz="0" w:space="0" w:color="auto"/>
      </w:divBdr>
    </w:div>
    <w:div w:id="554438665">
      <w:marLeft w:val="480"/>
      <w:marRight w:val="0"/>
      <w:marTop w:val="0"/>
      <w:marBottom w:val="0"/>
      <w:divBdr>
        <w:top w:val="none" w:sz="0" w:space="0" w:color="auto"/>
        <w:left w:val="none" w:sz="0" w:space="0" w:color="auto"/>
        <w:bottom w:val="none" w:sz="0" w:space="0" w:color="auto"/>
        <w:right w:val="none" w:sz="0" w:space="0" w:color="auto"/>
      </w:divBdr>
    </w:div>
    <w:div w:id="554663815">
      <w:marLeft w:val="480"/>
      <w:marRight w:val="0"/>
      <w:marTop w:val="0"/>
      <w:marBottom w:val="0"/>
      <w:divBdr>
        <w:top w:val="none" w:sz="0" w:space="0" w:color="auto"/>
        <w:left w:val="none" w:sz="0" w:space="0" w:color="auto"/>
        <w:bottom w:val="none" w:sz="0" w:space="0" w:color="auto"/>
        <w:right w:val="none" w:sz="0" w:space="0" w:color="auto"/>
      </w:divBdr>
    </w:div>
    <w:div w:id="555239506">
      <w:marLeft w:val="480"/>
      <w:marRight w:val="0"/>
      <w:marTop w:val="0"/>
      <w:marBottom w:val="0"/>
      <w:divBdr>
        <w:top w:val="none" w:sz="0" w:space="0" w:color="auto"/>
        <w:left w:val="none" w:sz="0" w:space="0" w:color="auto"/>
        <w:bottom w:val="none" w:sz="0" w:space="0" w:color="auto"/>
        <w:right w:val="none" w:sz="0" w:space="0" w:color="auto"/>
      </w:divBdr>
    </w:div>
    <w:div w:id="555624196">
      <w:marLeft w:val="480"/>
      <w:marRight w:val="0"/>
      <w:marTop w:val="0"/>
      <w:marBottom w:val="0"/>
      <w:divBdr>
        <w:top w:val="none" w:sz="0" w:space="0" w:color="auto"/>
        <w:left w:val="none" w:sz="0" w:space="0" w:color="auto"/>
        <w:bottom w:val="none" w:sz="0" w:space="0" w:color="auto"/>
        <w:right w:val="none" w:sz="0" w:space="0" w:color="auto"/>
      </w:divBdr>
    </w:div>
    <w:div w:id="555700357">
      <w:marLeft w:val="480"/>
      <w:marRight w:val="0"/>
      <w:marTop w:val="0"/>
      <w:marBottom w:val="0"/>
      <w:divBdr>
        <w:top w:val="none" w:sz="0" w:space="0" w:color="auto"/>
        <w:left w:val="none" w:sz="0" w:space="0" w:color="auto"/>
        <w:bottom w:val="none" w:sz="0" w:space="0" w:color="auto"/>
        <w:right w:val="none" w:sz="0" w:space="0" w:color="auto"/>
      </w:divBdr>
    </w:div>
    <w:div w:id="556286013">
      <w:marLeft w:val="480"/>
      <w:marRight w:val="0"/>
      <w:marTop w:val="0"/>
      <w:marBottom w:val="0"/>
      <w:divBdr>
        <w:top w:val="none" w:sz="0" w:space="0" w:color="auto"/>
        <w:left w:val="none" w:sz="0" w:space="0" w:color="auto"/>
        <w:bottom w:val="none" w:sz="0" w:space="0" w:color="auto"/>
        <w:right w:val="none" w:sz="0" w:space="0" w:color="auto"/>
      </w:divBdr>
    </w:div>
    <w:div w:id="556355591">
      <w:marLeft w:val="480"/>
      <w:marRight w:val="0"/>
      <w:marTop w:val="0"/>
      <w:marBottom w:val="0"/>
      <w:divBdr>
        <w:top w:val="none" w:sz="0" w:space="0" w:color="auto"/>
        <w:left w:val="none" w:sz="0" w:space="0" w:color="auto"/>
        <w:bottom w:val="none" w:sz="0" w:space="0" w:color="auto"/>
        <w:right w:val="none" w:sz="0" w:space="0" w:color="auto"/>
      </w:divBdr>
    </w:div>
    <w:div w:id="556629692">
      <w:marLeft w:val="480"/>
      <w:marRight w:val="0"/>
      <w:marTop w:val="0"/>
      <w:marBottom w:val="0"/>
      <w:divBdr>
        <w:top w:val="none" w:sz="0" w:space="0" w:color="auto"/>
        <w:left w:val="none" w:sz="0" w:space="0" w:color="auto"/>
        <w:bottom w:val="none" w:sz="0" w:space="0" w:color="auto"/>
        <w:right w:val="none" w:sz="0" w:space="0" w:color="auto"/>
      </w:divBdr>
    </w:div>
    <w:div w:id="556861822">
      <w:marLeft w:val="480"/>
      <w:marRight w:val="0"/>
      <w:marTop w:val="0"/>
      <w:marBottom w:val="0"/>
      <w:divBdr>
        <w:top w:val="none" w:sz="0" w:space="0" w:color="auto"/>
        <w:left w:val="none" w:sz="0" w:space="0" w:color="auto"/>
        <w:bottom w:val="none" w:sz="0" w:space="0" w:color="auto"/>
        <w:right w:val="none" w:sz="0" w:space="0" w:color="auto"/>
      </w:divBdr>
    </w:div>
    <w:div w:id="556937759">
      <w:marLeft w:val="480"/>
      <w:marRight w:val="0"/>
      <w:marTop w:val="0"/>
      <w:marBottom w:val="0"/>
      <w:divBdr>
        <w:top w:val="none" w:sz="0" w:space="0" w:color="auto"/>
        <w:left w:val="none" w:sz="0" w:space="0" w:color="auto"/>
        <w:bottom w:val="none" w:sz="0" w:space="0" w:color="auto"/>
        <w:right w:val="none" w:sz="0" w:space="0" w:color="auto"/>
      </w:divBdr>
    </w:div>
    <w:div w:id="557326050">
      <w:marLeft w:val="480"/>
      <w:marRight w:val="0"/>
      <w:marTop w:val="0"/>
      <w:marBottom w:val="0"/>
      <w:divBdr>
        <w:top w:val="none" w:sz="0" w:space="0" w:color="auto"/>
        <w:left w:val="none" w:sz="0" w:space="0" w:color="auto"/>
        <w:bottom w:val="none" w:sz="0" w:space="0" w:color="auto"/>
        <w:right w:val="none" w:sz="0" w:space="0" w:color="auto"/>
      </w:divBdr>
    </w:div>
    <w:div w:id="557479699">
      <w:marLeft w:val="480"/>
      <w:marRight w:val="0"/>
      <w:marTop w:val="0"/>
      <w:marBottom w:val="0"/>
      <w:divBdr>
        <w:top w:val="none" w:sz="0" w:space="0" w:color="auto"/>
        <w:left w:val="none" w:sz="0" w:space="0" w:color="auto"/>
        <w:bottom w:val="none" w:sz="0" w:space="0" w:color="auto"/>
        <w:right w:val="none" w:sz="0" w:space="0" w:color="auto"/>
      </w:divBdr>
    </w:div>
    <w:div w:id="558588255">
      <w:marLeft w:val="480"/>
      <w:marRight w:val="0"/>
      <w:marTop w:val="0"/>
      <w:marBottom w:val="0"/>
      <w:divBdr>
        <w:top w:val="none" w:sz="0" w:space="0" w:color="auto"/>
        <w:left w:val="none" w:sz="0" w:space="0" w:color="auto"/>
        <w:bottom w:val="none" w:sz="0" w:space="0" w:color="auto"/>
        <w:right w:val="none" w:sz="0" w:space="0" w:color="auto"/>
      </w:divBdr>
    </w:div>
    <w:div w:id="558591347">
      <w:marLeft w:val="480"/>
      <w:marRight w:val="0"/>
      <w:marTop w:val="0"/>
      <w:marBottom w:val="0"/>
      <w:divBdr>
        <w:top w:val="none" w:sz="0" w:space="0" w:color="auto"/>
        <w:left w:val="none" w:sz="0" w:space="0" w:color="auto"/>
        <w:bottom w:val="none" w:sz="0" w:space="0" w:color="auto"/>
        <w:right w:val="none" w:sz="0" w:space="0" w:color="auto"/>
      </w:divBdr>
    </w:div>
    <w:div w:id="558630451">
      <w:marLeft w:val="480"/>
      <w:marRight w:val="0"/>
      <w:marTop w:val="0"/>
      <w:marBottom w:val="0"/>
      <w:divBdr>
        <w:top w:val="none" w:sz="0" w:space="0" w:color="auto"/>
        <w:left w:val="none" w:sz="0" w:space="0" w:color="auto"/>
        <w:bottom w:val="none" w:sz="0" w:space="0" w:color="auto"/>
        <w:right w:val="none" w:sz="0" w:space="0" w:color="auto"/>
      </w:divBdr>
    </w:div>
    <w:div w:id="559250036">
      <w:marLeft w:val="480"/>
      <w:marRight w:val="0"/>
      <w:marTop w:val="0"/>
      <w:marBottom w:val="0"/>
      <w:divBdr>
        <w:top w:val="none" w:sz="0" w:space="0" w:color="auto"/>
        <w:left w:val="none" w:sz="0" w:space="0" w:color="auto"/>
        <w:bottom w:val="none" w:sz="0" w:space="0" w:color="auto"/>
        <w:right w:val="none" w:sz="0" w:space="0" w:color="auto"/>
      </w:divBdr>
    </w:div>
    <w:div w:id="559446008">
      <w:marLeft w:val="480"/>
      <w:marRight w:val="0"/>
      <w:marTop w:val="0"/>
      <w:marBottom w:val="0"/>
      <w:divBdr>
        <w:top w:val="none" w:sz="0" w:space="0" w:color="auto"/>
        <w:left w:val="none" w:sz="0" w:space="0" w:color="auto"/>
        <w:bottom w:val="none" w:sz="0" w:space="0" w:color="auto"/>
        <w:right w:val="none" w:sz="0" w:space="0" w:color="auto"/>
      </w:divBdr>
    </w:div>
    <w:div w:id="560872817">
      <w:marLeft w:val="480"/>
      <w:marRight w:val="0"/>
      <w:marTop w:val="0"/>
      <w:marBottom w:val="0"/>
      <w:divBdr>
        <w:top w:val="none" w:sz="0" w:space="0" w:color="auto"/>
        <w:left w:val="none" w:sz="0" w:space="0" w:color="auto"/>
        <w:bottom w:val="none" w:sz="0" w:space="0" w:color="auto"/>
        <w:right w:val="none" w:sz="0" w:space="0" w:color="auto"/>
      </w:divBdr>
    </w:div>
    <w:div w:id="560990781">
      <w:marLeft w:val="480"/>
      <w:marRight w:val="0"/>
      <w:marTop w:val="0"/>
      <w:marBottom w:val="0"/>
      <w:divBdr>
        <w:top w:val="none" w:sz="0" w:space="0" w:color="auto"/>
        <w:left w:val="none" w:sz="0" w:space="0" w:color="auto"/>
        <w:bottom w:val="none" w:sz="0" w:space="0" w:color="auto"/>
        <w:right w:val="none" w:sz="0" w:space="0" w:color="auto"/>
      </w:divBdr>
    </w:div>
    <w:div w:id="561868554">
      <w:marLeft w:val="480"/>
      <w:marRight w:val="0"/>
      <w:marTop w:val="0"/>
      <w:marBottom w:val="0"/>
      <w:divBdr>
        <w:top w:val="none" w:sz="0" w:space="0" w:color="auto"/>
        <w:left w:val="none" w:sz="0" w:space="0" w:color="auto"/>
        <w:bottom w:val="none" w:sz="0" w:space="0" w:color="auto"/>
        <w:right w:val="none" w:sz="0" w:space="0" w:color="auto"/>
      </w:divBdr>
    </w:div>
    <w:div w:id="561982390">
      <w:marLeft w:val="480"/>
      <w:marRight w:val="0"/>
      <w:marTop w:val="0"/>
      <w:marBottom w:val="0"/>
      <w:divBdr>
        <w:top w:val="none" w:sz="0" w:space="0" w:color="auto"/>
        <w:left w:val="none" w:sz="0" w:space="0" w:color="auto"/>
        <w:bottom w:val="none" w:sz="0" w:space="0" w:color="auto"/>
        <w:right w:val="none" w:sz="0" w:space="0" w:color="auto"/>
      </w:divBdr>
    </w:div>
    <w:div w:id="562061059">
      <w:marLeft w:val="480"/>
      <w:marRight w:val="0"/>
      <w:marTop w:val="0"/>
      <w:marBottom w:val="0"/>
      <w:divBdr>
        <w:top w:val="none" w:sz="0" w:space="0" w:color="auto"/>
        <w:left w:val="none" w:sz="0" w:space="0" w:color="auto"/>
        <w:bottom w:val="none" w:sz="0" w:space="0" w:color="auto"/>
        <w:right w:val="none" w:sz="0" w:space="0" w:color="auto"/>
      </w:divBdr>
    </w:div>
    <w:div w:id="562375044">
      <w:marLeft w:val="480"/>
      <w:marRight w:val="0"/>
      <w:marTop w:val="0"/>
      <w:marBottom w:val="0"/>
      <w:divBdr>
        <w:top w:val="none" w:sz="0" w:space="0" w:color="auto"/>
        <w:left w:val="none" w:sz="0" w:space="0" w:color="auto"/>
        <w:bottom w:val="none" w:sz="0" w:space="0" w:color="auto"/>
        <w:right w:val="none" w:sz="0" w:space="0" w:color="auto"/>
      </w:divBdr>
    </w:div>
    <w:div w:id="562565258">
      <w:marLeft w:val="480"/>
      <w:marRight w:val="0"/>
      <w:marTop w:val="0"/>
      <w:marBottom w:val="0"/>
      <w:divBdr>
        <w:top w:val="none" w:sz="0" w:space="0" w:color="auto"/>
        <w:left w:val="none" w:sz="0" w:space="0" w:color="auto"/>
        <w:bottom w:val="none" w:sz="0" w:space="0" w:color="auto"/>
        <w:right w:val="none" w:sz="0" w:space="0" w:color="auto"/>
      </w:divBdr>
    </w:div>
    <w:div w:id="563638550">
      <w:marLeft w:val="480"/>
      <w:marRight w:val="0"/>
      <w:marTop w:val="0"/>
      <w:marBottom w:val="0"/>
      <w:divBdr>
        <w:top w:val="none" w:sz="0" w:space="0" w:color="auto"/>
        <w:left w:val="none" w:sz="0" w:space="0" w:color="auto"/>
        <w:bottom w:val="none" w:sz="0" w:space="0" w:color="auto"/>
        <w:right w:val="none" w:sz="0" w:space="0" w:color="auto"/>
      </w:divBdr>
    </w:div>
    <w:div w:id="563838657">
      <w:marLeft w:val="480"/>
      <w:marRight w:val="0"/>
      <w:marTop w:val="0"/>
      <w:marBottom w:val="0"/>
      <w:divBdr>
        <w:top w:val="none" w:sz="0" w:space="0" w:color="auto"/>
        <w:left w:val="none" w:sz="0" w:space="0" w:color="auto"/>
        <w:bottom w:val="none" w:sz="0" w:space="0" w:color="auto"/>
        <w:right w:val="none" w:sz="0" w:space="0" w:color="auto"/>
      </w:divBdr>
    </w:div>
    <w:div w:id="564411154">
      <w:marLeft w:val="480"/>
      <w:marRight w:val="0"/>
      <w:marTop w:val="0"/>
      <w:marBottom w:val="0"/>
      <w:divBdr>
        <w:top w:val="none" w:sz="0" w:space="0" w:color="auto"/>
        <w:left w:val="none" w:sz="0" w:space="0" w:color="auto"/>
        <w:bottom w:val="none" w:sz="0" w:space="0" w:color="auto"/>
        <w:right w:val="none" w:sz="0" w:space="0" w:color="auto"/>
      </w:divBdr>
    </w:div>
    <w:div w:id="564411232">
      <w:marLeft w:val="480"/>
      <w:marRight w:val="0"/>
      <w:marTop w:val="0"/>
      <w:marBottom w:val="0"/>
      <w:divBdr>
        <w:top w:val="none" w:sz="0" w:space="0" w:color="auto"/>
        <w:left w:val="none" w:sz="0" w:space="0" w:color="auto"/>
        <w:bottom w:val="none" w:sz="0" w:space="0" w:color="auto"/>
        <w:right w:val="none" w:sz="0" w:space="0" w:color="auto"/>
      </w:divBdr>
    </w:div>
    <w:div w:id="565074158">
      <w:marLeft w:val="480"/>
      <w:marRight w:val="0"/>
      <w:marTop w:val="0"/>
      <w:marBottom w:val="0"/>
      <w:divBdr>
        <w:top w:val="none" w:sz="0" w:space="0" w:color="auto"/>
        <w:left w:val="none" w:sz="0" w:space="0" w:color="auto"/>
        <w:bottom w:val="none" w:sz="0" w:space="0" w:color="auto"/>
        <w:right w:val="none" w:sz="0" w:space="0" w:color="auto"/>
      </w:divBdr>
    </w:div>
    <w:div w:id="565337552">
      <w:marLeft w:val="480"/>
      <w:marRight w:val="0"/>
      <w:marTop w:val="0"/>
      <w:marBottom w:val="0"/>
      <w:divBdr>
        <w:top w:val="none" w:sz="0" w:space="0" w:color="auto"/>
        <w:left w:val="none" w:sz="0" w:space="0" w:color="auto"/>
        <w:bottom w:val="none" w:sz="0" w:space="0" w:color="auto"/>
        <w:right w:val="none" w:sz="0" w:space="0" w:color="auto"/>
      </w:divBdr>
    </w:div>
    <w:div w:id="565384762">
      <w:marLeft w:val="480"/>
      <w:marRight w:val="0"/>
      <w:marTop w:val="0"/>
      <w:marBottom w:val="0"/>
      <w:divBdr>
        <w:top w:val="none" w:sz="0" w:space="0" w:color="auto"/>
        <w:left w:val="none" w:sz="0" w:space="0" w:color="auto"/>
        <w:bottom w:val="none" w:sz="0" w:space="0" w:color="auto"/>
        <w:right w:val="none" w:sz="0" w:space="0" w:color="auto"/>
      </w:divBdr>
    </w:div>
    <w:div w:id="565453843">
      <w:marLeft w:val="480"/>
      <w:marRight w:val="0"/>
      <w:marTop w:val="0"/>
      <w:marBottom w:val="0"/>
      <w:divBdr>
        <w:top w:val="none" w:sz="0" w:space="0" w:color="auto"/>
        <w:left w:val="none" w:sz="0" w:space="0" w:color="auto"/>
        <w:bottom w:val="none" w:sz="0" w:space="0" w:color="auto"/>
        <w:right w:val="none" w:sz="0" w:space="0" w:color="auto"/>
      </w:divBdr>
    </w:div>
    <w:div w:id="565645923">
      <w:marLeft w:val="480"/>
      <w:marRight w:val="0"/>
      <w:marTop w:val="0"/>
      <w:marBottom w:val="0"/>
      <w:divBdr>
        <w:top w:val="none" w:sz="0" w:space="0" w:color="auto"/>
        <w:left w:val="none" w:sz="0" w:space="0" w:color="auto"/>
        <w:bottom w:val="none" w:sz="0" w:space="0" w:color="auto"/>
        <w:right w:val="none" w:sz="0" w:space="0" w:color="auto"/>
      </w:divBdr>
    </w:div>
    <w:div w:id="566258726">
      <w:marLeft w:val="480"/>
      <w:marRight w:val="0"/>
      <w:marTop w:val="0"/>
      <w:marBottom w:val="0"/>
      <w:divBdr>
        <w:top w:val="none" w:sz="0" w:space="0" w:color="auto"/>
        <w:left w:val="none" w:sz="0" w:space="0" w:color="auto"/>
        <w:bottom w:val="none" w:sz="0" w:space="0" w:color="auto"/>
        <w:right w:val="none" w:sz="0" w:space="0" w:color="auto"/>
      </w:divBdr>
    </w:div>
    <w:div w:id="566500159">
      <w:marLeft w:val="480"/>
      <w:marRight w:val="0"/>
      <w:marTop w:val="0"/>
      <w:marBottom w:val="0"/>
      <w:divBdr>
        <w:top w:val="none" w:sz="0" w:space="0" w:color="auto"/>
        <w:left w:val="none" w:sz="0" w:space="0" w:color="auto"/>
        <w:bottom w:val="none" w:sz="0" w:space="0" w:color="auto"/>
        <w:right w:val="none" w:sz="0" w:space="0" w:color="auto"/>
      </w:divBdr>
    </w:div>
    <w:div w:id="566648853">
      <w:marLeft w:val="480"/>
      <w:marRight w:val="0"/>
      <w:marTop w:val="0"/>
      <w:marBottom w:val="0"/>
      <w:divBdr>
        <w:top w:val="none" w:sz="0" w:space="0" w:color="auto"/>
        <w:left w:val="none" w:sz="0" w:space="0" w:color="auto"/>
        <w:bottom w:val="none" w:sz="0" w:space="0" w:color="auto"/>
        <w:right w:val="none" w:sz="0" w:space="0" w:color="auto"/>
      </w:divBdr>
    </w:div>
    <w:div w:id="567306448">
      <w:marLeft w:val="480"/>
      <w:marRight w:val="0"/>
      <w:marTop w:val="0"/>
      <w:marBottom w:val="0"/>
      <w:divBdr>
        <w:top w:val="none" w:sz="0" w:space="0" w:color="auto"/>
        <w:left w:val="none" w:sz="0" w:space="0" w:color="auto"/>
        <w:bottom w:val="none" w:sz="0" w:space="0" w:color="auto"/>
        <w:right w:val="none" w:sz="0" w:space="0" w:color="auto"/>
      </w:divBdr>
    </w:div>
    <w:div w:id="567691937">
      <w:marLeft w:val="480"/>
      <w:marRight w:val="0"/>
      <w:marTop w:val="0"/>
      <w:marBottom w:val="0"/>
      <w:divBdr>
        <w:top w:val="none" w:sz="0" w:space="0" w:color="auto"/>
        <w:left w:val="none" w:sz="0" w:space="0" w:color="auto"/>
        <w:bottom w:val="none" w:sz="0" w:space="0" w:color="auto"/>
        <w:right w:val="none" w:sz="0" w:space="0" w:color="auto"/>
      </w:divBdr>
    </w:div>
    <w:div w:id="568805210">
      <w:marLeft w:val="480"/>
      <w:marRight w:val="0"/>
      <w:marTop w:val="0"/>
      <w:marBottom w:val="0"/>
      <w:divBdr>
        <w:top w:val="none" w:sz="0" w:space="0" w:color="auto"/>
        <w:left w:val="none" w:sz="0" w:space="0" w:color="auto"/>
        <w:bottom w:val="none" w:sz="0" w:space="0" w:color="auto"/>
        <w:right w:val="none" w:sz="0" w:space="0" w:color="auto"/>
      </w:divBdr>
    </w:div>
    <w:div w:id="569266641">
      <w:marLeft w:val="480"/>
      <w:marRight w:val="0"/>
      <w:marTop w:val="0"/>
      <w:marBottom w:val="0"/>
      <w:divBdr>
        <w:top w:val="none" w:sz="0" w:space="0" w:color="auto"/>
        <w:left w:val="none" w:sz="0" w:space="0" w:color="auto"/>
        <w:bottom w:val="none" w:sz="0" w:space="0" w:color="auto"/>
        <w:right w:val="none" w:sz="0" w:space="0" w:color="auto"/>
      </w:divBdr>
    </w:div>
    <w:div w:id="569462764">
      <w:marLeft w:val="480"/>
      <w:marRight w:val="0"/>
      <w:marTop w:val="0"/>
      <w:marBottom w:val="0"/>
      <w:divBdr>
        <w:top w:val="none" w:sz="0" w:space="0" w:color="auto"/>
        <w:left w:val="none" w:sz="0" w:space="0" w:color="auto"/>
        <w:bottom w:val="none" w:sz="0" w:space="0" w:color="auto"/>
        <w:right w:val="none" w:sz="0" w:space="0" w:color="auto"/>
      </w:divBdr>
    </w:div>
    <w:div w:id="569538234">
      <w:marLeft w:val="480"/>
      <w:marRight w:val="0"/>
      <w:marTop w:val="0"/>
      <w:marBottom w:val="0"/>
      <w:divBdr>
        <w:top w:val="none" w:sz="0" w:space="0" w:color="auto"/>
        <w:left w:val="none" w:sz="0" w:space="0" w:color="auto"/>
        <w:bottom w:val="none" w:sz="0" w:space="0" w:color="auto"/>
        <w:right w:val="none" w:sz="0" w:space="0" w:color="auto"/>
      </w:divBdr>
    </w:div>
    <w:div w:id="569849035">
      <w:marLeft w:val="480"/>
      <w:marRight w:val="0"/>
      <w:marTop w:val="0"/>
      <w:marBottom w:val="0"/>
      <w:divBdr>
        <w:top w:val="none" w:sz="0" w:space="0" w:color="auto"/>
        <w:left w:val="none" w:sz="0" w:space="0" w:color="auto"/>
        <w:bottom w:val="none" w:sz="0" w:space="0" w:color="auto"/>
        <w:right w:val="none" w:sz="0" w:space="0" w:color="auto"/>
      </w:divBdr>
    </w:div>
    <w:div w:id="569928093">
      <w:marLeft w:val="480"/>
      <w:marRight w:val="0"/>
      <w:marTop w:val="0"/>
      <w:marBottom w:val="0"/>
      <w:divBdr>
        <w:top w:val="none" w:sz="0" w:space="0" w:color="auto"/>
        <w:left w:val="none" w:sz="0" w:space="0" w:color="auto"/>
        <w:bottom w:val="none" w:sz="0" w:space="0" w:color="auto"/>
        <w:right w:val="none" w:sz="0" w:space="0" w:color="auto"/>
      </w:divBdr>
    </w:div>
    <w:div w:id="571156332">
      <w:marLeft w:val="480"/>
      <w:marRight w:val="0"/>
      <w:marTop w:val="0"/>
      <w:marBottom w:val="0"/>
      <w:divBdr>
        <w:top w:val="none" w:sz="0" w:space="0" w:color="auto"/>
        <w:left w:val="none" w:sz="0" w:space="0" w:color="auto"/>
        <w:bottom w:val="none" w:sz="0" w:space="0" w:color="auto"/>
        <w:right w:val="none" w:sz="0" w:space="0" w:color="auto"/>
      </w:divBdr>
    </w:div>
    <w:div w:id="571158415">
      <w:marLeft w:val="480"/>
      <w:marRight w:val="0"/>
      <w:marTop w:val="0"/>
      <w:marBottom w:val="0"/>
      <w:divBdr>
        <w:top w:val="none" w:sz="0" w:space="0" w:color="auto"/>
        <w:left w:val="none" w:sz="0" w:space="0" w:color="auto"/>
        <w:bottom w:val="none" w:sz="0" w:space="0" w:color="auto"/>
        <w:right w:val="none" w:sz="0" w:space="0" w:color="auto"/>
      </w:divBdr>
    </w:div>
    <w:div w:id="571892051">
      <w:marLeft w:val="480"/>
      <w:marRight w:val="0"/>
      <w:marTop w:val="0"/>
      <w:marBottom w:val="0"/>
      <w:divBdr>
        <w:top w:val="none" w:sz="0" w:space="0" w:color="auto"/>
        <w:left w:val="none" w:sz="0" w:space="0" w:color="auto"/>
        <w:bottom w:val="none" w:sz="0" w:space="0" w:color="auto"/>
        <w:right w:val="none" w:sz="0" w:space="0" w:color="auto"/>
      </w:divBdr>
    </w:div>
    <w:div w:id="572130956">
      <w:marLeft w:val="480"/>
      <w:marRight w:val="0"/>
      <w:marTop w:val="0"/>
      <w:marBottom w:val="0"/>
      <w:divBdr>
        <w:top w:val="none" w:sz="0" w:space="0" w:color="auto"/>
        <w:left w:val="none" w:sz="0" w:space="0" w:color="auto"/>
        <w:bottom w:val="none" w:sz="0" w:space="0" w:color="auto"/>
        <w:right w:val="none" w:sz="0" w:space="0" w:color="auto"/>
      </w:divBdr>
    </w:div>
    <w:div w:id="572200488">
      <w:marLeft w:val="480"/>
      <w:marRight w:val="0"/>
      <w:marTop w:val="0"/>
      <w:marBottom w:val="0"/>
      <w:divBdr>
        <w:top w:val="none" w:sz="0" w:space="0" w:color="auto"/>
        <w:left w:val="none" w:sz="0" w:space="0" w:color="auto"/>
        <w:bottom w:val="none" w:sz="0" w:space="0" w:color="auto"/>
        <w:right w:val="none" w:sz="0" w:space="0" w:color="auto"/>
      </w:divBdr>
    </w:div>
    <w:div w:id="572592678">
      <w:marLeft w:val="480"/>
      <w:marRight w:val="0"/>
      <w:marTop w:val="0"/>
      <w:marBottom w:val="0"/>
      <w:divBdr>
        <w:top w:val="none" w:sz="0" w:space="0" w:color="auto"/>
        <w:left w:val="none" w:sz="0" w:space="0" w:color="auto"/>
        <w:bottom w:val="none" w:sz="0" w:space="0" w:color="auto"/>
        <w:right w:val="none" w:sz="0" w:space="0" w:color="auto"/>
      </w:divBdr>
    </w:div>
    <w:div w:id="573049936">
      <w:marLeft w:val="480"/>
      <w:marRight w:val="0"/>
      <w:marTop w:val="0"/>
      <w:marBottom w:val="0"/>
      <w:divBdr>
        <w:top w:val="none" w:sz="0" w:space="0" w:color="auto"/>
        <w:left w:val="none" w:sz="0" w:space="0" w:color="auto"/>
        <w:bottom w:val="none" w:sz="0" w:space="0" w:color="auto"/>
        <w:right w:val="none" w:sz="0" w:space="0" w:color="auto"/>
      </w:divBdr>
    </w:div>
    <w:div w:id="573248390">
      <w:marLeft w:val="480"/>
      <w:marRight w:val="0"/>
      <w:marTop w:val="0"/>
      <w:marBottom w:val="0"/>
      <w:divBdr>
        <w:top w:val="none" w:sz="0" w:space="0" w:color="auto"/>
        <w:left w:val="none" w:sz="0" w:space="0" w:color="auto"/>
        <w:bottom w:val="none" w:sz="0" w:space="0" w:color="auto"/>
        <w:right w:val="none" w:sz="0" w:space="0" w:color="auto"/>
      </w:divBdr>
    </w:div>
    <w:div w:id="574241616">
      <w:marLeft w:val="480"/>
      <w:marRight w:val="0"/>
      <w:marTop w:val="0"/>
      <w:marBottom w:val="0"/>
      <w:divBdr>
        <w:top w:val="none" w:sz="0" w:space="0" w:color="auto"/>
        <w:left w:val="none" w:sz="0" w:space="0" w:color="auto"/>
        <w:bottom w:val="none" w:sz="0" w:space="0" w:color="auto"/>
        <w:right w:val="none" w:sz="0" w:space="0" w:color="auto"/>
      </w:divBdr>
    </w:div>
    <w:div w:id="574973879">
      <w:marLeft w:val="480"/>
      <w:marRight w:val="0"/>
      <w:marTop w:val="0"/>
      <w:marBottom w:val="0"/>
      <w:divBdr>
        <w:top w:val="none" w:sz="0" w:space="0" w:color="auto"/>
        <w:left w:val="none" w:sz="0" w:space="0" w:color="auto"/>
        <w:bottom w:val="none" w:sz="0" w:space="0" w:color="auto"/>
        <w:right w:val="none" w:sz="0" w:space="0" w:color="auto"/>
      </w:divBdr>
    </w:div>
    <w:div w:id="575167271">
      <w:marLeft w:val="480"/>
      <w:marRight w:val="0"/>
      <w:marTop w:val="0"/>
      <w:marBottom w:val="0"/>
      <w:divBdr>
        <w:top w:val="none" w:sz="0" w:space="0" w:color="auto"/>
        <w:left w:val="none" w:sz="0" w:space="0" w:color="auto"/>
        <w:bottom w:val="none" w:sz="0" w:space="0" w:color="auto"/>
        <w:right w:val="none" w:sz="0" w:space="0" w:color="auto"/>
      </w:divBdr>
    </w:div>
    <w:div w:id="576868387">
      <w:marLeft w:val="480"/>
      <w:marRight w:val="0"/>
      <w:marTop w:val="0"/>
      <w:marBottom w:val="0"/>
      <w:divBdr>
        <w:top w:val="none" w:sz="0" w:space="0" w:color="auto"/>
        <w:left w:val="none" w:sz="0" w:space="0" w:color="auto"/>
        <w:bottom w:val="none" w:sz="0" w:space="0" w:color="auto"/>
        <w:right w:val="none" w:sz="0" w:space="0" w:color="auto"/>
      </w:divBdr>
    </w:div>
    <w:div w:id="576986909">
      <w:marLeft w:val="480"/>
      <w:marRight w:val="0"/>
      <w:marTop w:val="0"/>
      <w:marBottom w:val="0"/>
      <w:divBdr>
        <w:top w:val="none" w:sz="0" w:space="0" w:color="auto"/>
        <w:left w:val="none" w:sz="0" w:space="0" w:color="auto"/>
        <w:bottom w:val="none" w:sz="0" w:space="0" w:color="auto"/>
        <w:right w:val="none" w:sz="0" w:space="0" w:color="auto"/>
      </w:divBdr>
    </w:div>
    <w:div w:id="577053222">
      <w:marLeft w:val="480"/>
      <w:marRight w:val="0"/>
      <w:marTop w:val="0"/>
      <w:marBottom w:val="0"/>
      <w:divBdr>
        <w:top w:val="none" w:sz="0" w:space="0" w:color="auto"/>
        <w:left w:val="none" w:sz="0" w:space="0" w:color="auto"/>
        <w:bottom w:val="none" w:sz="0" w:space="0" w:color="auto"/>
        <w:right w:val="none" w:sz="0" w:space="0" w:color="auto"/>
      </w:divBdr>
    </w:div>
    <w:div w:id="577636396">
      <w:marLeft w:val="480"/>
      <w:marRight w:val="0"/>
      <w:marTop w:val="0"/>
      <w:marBottom w:val="0"/>
      <w:divBdr>
        <w:top w:val="none" w:sz="0" w:space="0" w:color="auto"/>
        <w:left w:val="none" w:sz="0" w:space="0" w:color="auto"/>
        <w:bottom w:val="none" w:sz="0" w:space="0" w:color="auto"/>
        <w:right w:val="none" w:sz="0" w:space="0" w:color="auto"/>
      </w:divBdr>
    </w:div>
    <w:div w:id="577640458">
      <w:marLeft w:val="480"/>
      <w:marRight w:val="0"/>
      <w:marTop w:val="0"/>
      <w:marBottom w:val="0"/>
      <w:divBdr>
        <w:top w:val="none" w:sz="0" w:space="0" w:color="auto"/>
        <w:left w:val="none" w:sz="0" w:space="0" w:color="auto"/>
        <w:bottom w:val="none" w:sz="0" w:space="0" w:color="auto"/>
        <w:right w:val="none" w:sz="0" w:space="0" w:color="auto"/>
      </w:divBdr>
    </w:div>
    <w:div w:id="577861178">
      <w:marLeft w:val="480"/>
      <w:marRight w:val="0"/>
      <w:marTop w:val="0"/>
      <w:marBottom w:val="0"/>
      <w:divBdr>
        <w:top w:val="none" w:sz="0" w:space="0" w:color="auto"/>
        <w:left w:val="none" w:sz="0" w:space="0" w:color="auto"/>
        <w:bottom w:val="none" w:sz="0" w:space="0" w:color="auto"/>
        <w:right w:val="none" w:sz="0" w:space="0" w:color="auto"/>
      </w:divBdr>
    </w:div>
    <w:div w:id="577902429">
      <w:marLeft w:val="480"/>
      <w:marRight w:val="0"/>
      <w:marTop w:val="0"/>
      <w:marBottom w:val="0"/>
      <w:divBdr>
        <w:top w:val="none" w:sz="0" w:space="0" w:color="auto"/>
        <w:left w:val="none" w:sz="0" w:space="0" w:color="auto"/>
        <w:bottom w:val="none" w:sz="0" w:space="0" w:color="auto"/>
        <w:right w:val="none" w:sz="0" w:space="0" w:color="auto"/>
      </w:divBdr>
    </w:div>
    <w:div w:id="578099184">
      <w:marLeft w:val="480"/>
      <w:marRight w:val="0"/>
      <w:marTop w:val="0"/>
      <w:marBottom w:val="0"/>
      <w:divBdr>
        <w:top w:val="none" w:sz="0" w:space="0" w:color="auto"/>
        <w:left w:val="none" w:sz="0" w:space="0" w:color="auto"/>
        <w:bottom w:val="none" w:sz="0" w:space="0" w:color="auto"/>
        <w:right w:val="none" w:sz="0" w:space="0" w:color="auto"/>
      </w:divBdr>
    </w:div>
    <w:div w:id="578441836">
      <w:marLeft w:val="480"/>
      <w:marRight w:val="0"/>
      <w:marTop w:val="0"/>
      <w:marBottom w:val="0"/>
      <w:divBdr>
        <w:top w:val="none" w:sz="0" w:space="0" w:color="auto"/>
        <w:left w:val="none" w:sz="0" w:space="0" w:color="auto"/>
        <w:bottom w:val="none" w:sz="0" w:space="0" w:color="auto"/>
        <w:right w:val="none" w:sz="0" w:space="0" w:color="auto"/>
      </w:divBdr>
    </w:div>
    <w:div w:id="578517248">
      <w:marLeft w:val="480"/>
      <w:marRight w:val="0"/>
      <w:marTop w:val="0"/>
      <w:marBottom w:val="0"/>
      <w:divBdr>
        <w:top w:val="none" w:sz="0" w:space="0" w:color="auto"/>
        <w:left w:val="none" w:sz="0" w:space="0" w:color="auto"/>
        <w:bottom w:val="none" w:sz="0" w:space="0" w:color="auto"/>
        <w:right w:val="none" w:sz="0" w:space="0" w:color="auto"/>
      </w:divBdr>
    </w:div>
    <w:div w:id="578907695">
      <w:marLeft w:val="480"/>
      <w:marRight w:val="0"/>
      <w:marTop w:val="0"/>
      <w:marBottom w:val="0"/>
      <w:divBdr>
        <w:top w:val="none" w:sz="0" w:space="0" w:color="auto"/>
        <w:left w:val="none" w:sz="0" w:space="0" w:color="auto"/>
        <w:bottom w:val="none" w:sz="0" w:space="0" w:color="auto"/>
        <w:right w:val="none" w:sz="0" w:space="0" w:color="auto"/>
      </w:divBdr>
    </w:div>
    <w:div w:id="579144230">
      <w:marLeft w:val="480"/>
      <w:marRight w:val="0"/>
      <w:marTop w:val="0"/>
      <w:marBottom w:val="0"/>
      <w:divBdr>
        <w:top w:val="none" w:sz="0" w:space="0" w:color="auto"/>
        <w:left w:val="none" w:sz="0" w:space="0" w:color="auto"/>
        <w:bottom w:val="none" w:sz="0" w:space="0" w:color="auto"/>
        <w:right w:val="none" w:sz="0" w:space="0" w:color="auto"/>
      </w:divBdr>
    </w:div>
    <w:div w:id="579145759">
      <w:marLeft w:val="480"/>
      <w:marRight w:val="0"/>
      <w:marTop w:val="0"/>
      <w:marBottom w:val="0"/>
      <w:divBdr>
        <w:top w:val="none" w:sz="0" w:space="0" w:color="auto"/>
        <w:left w:val="none" w:sz="0" w:space="0" w:color="auto"/>
        <w:bottom w:val="none" w:sz="0" w:space="0" w:color="auto"/>
        <w:right w:val="none" w:sz="0" w:space="0" w:color="auto"/>
      </w:divBdr>
    </w:div>
    <w:div w:id="579947656">
      <w:marLeft w:val="480"/>
      <w:marRight w:val="0"/>
      <w:marTop w:val="0"/>
      <w:marBottom w:val="0"/>
      <w:divBdr>
        <w:top w:val="none" w:sz="0" w:space="0" w:color="auto"/>
        <w:left w:val="none" w:sz="0" w:space="0" w:color="auto"/>
        <w:bottom w:val="none" w:sz="0" w:space="0" w:color="auto"/>
        <w:right w:val="none" w:sz="0" w:space="0" w:color="auto"/>
      </w:divBdr>
    </w:div>
    <w:div w:id="580019448">
      <w:marLeft w:val="480"/>
      <w:marRight w:val="0"/>
      <w:marTop w:val="0"/>
      <w:marBottom w:val="0"/>
      <w:divBdr>
        <w:top w:val="none" w:sz="0" w:space="0" w:color="auto"/>
        <w:left w:val="none" w:sz="0" w:space="0" w:color="auto"/>
        <w:bottom w:val="none" w:sz="0" w:space="0" w:color="auto"/>
        <w:right w:val="none" w:sz="0" w:space="0" w:color="auto"/>
      </w:divBdr>
    </w:div>
    <w:div w:id="581109533">
      <w:marLeft w:val="480"/>
      <w:marRight w:val="0"/>
      <w:marTop w:val="0"/>
      <w:marBottom w:val="0"/>
      <w:divBdr>
        <w:top w:val="none" w:sz="0" w:space="0" w:color="auto"/>
        <w:left w:val="none" w:sz="0" w:space="0" w:color="auto"/>
        <w:bottom w:val="none" w:sz="0" w:space="0" w:color="auto"/>
        <w:right w:val="none" w:sz="0" w:space="0" w:color="auto"/>
      </w:divBdr>
    </w:div>
    <w:div w:id="581139510">
      <w:marLeft w:val="480"/>
      <w:marRight w:val="0"/>
      <w:marTop w:val="0"/>
      <w:marBottom w:val="0"/>
      <w:divBdr>
        <w:top w:val="none" w:sz="0" w:space="0" w:color="auto"/>
        <w:left w:val="none" w:sz="0" w:space="0" w:color="auto"/>
        <w:bottom w:val="none" w:sz="0" w:space="0" w:color="auto"/>
        <w:right w:val="none" w:sz="0" w:space="0" w:color="auto"/>
      </w:divBdr>
    </w:div>
    <w:div w:id="581258986">
      <w:marLeft w:val="480"/>
      <w:marRight w:val="0"/>
      <w:marTop w:val="0"/>
      <w:marBottom w:val="0"/>
      <w:divBdr>
        <w:top w:val="none" w:sz="0" w:space="0" w:color="auto"/>
        <w:left w:val="none" w:sz="0" w:space="0" w:color="auto"/>
        <w:bottom w:val="none" w:sz="0" w:space="0" w:color="auto"/>
        <w:right w:val="none" w:sz="0" w:space="0" w:color="auto"/>
      </w:divBdr>
    </w:div>
    <w:div w:id="581332845">
      <w:marLeft w:val="480"/>
      <w:marRight w:val="0"/>
      <w:marTop w:val="0"/>
      <w:marBottom w:val="0"/>
      <w:divBdr>
        <w:top w:val="none" w:sz="0" w:space="0" w:color="auto"/>
        <w:left w:val="none" w:sz="0" w:space="0" w:color="auto"/>
        <w:bottom w:val="none" w:sz="0" w:space="0" w:color="auto"/>
        <w:right w:val="none" w:sz="0" w:space="0" w:color="auto"/>
      </w:divBdr>
    </w:div>
    <w:div w:id="581380106">
      <w:marLeft w:val="480"/>
      <w:marRight w:val="0"/>
      <w:marTop w:val="0"/>
      <w:marBottom w:val="0"/>
      <w:divBdr>
        <w:top w:val="none" w:sz="0" w:space="0" w:color="auto"/>
        <w:left w:val="none" w:sz="0" w:space="0" w:color="auto"/>
        <w:bottom w:val="none" w:sz="0" w:space="0" w:color="auto"/>
        <w:right w:val="none" w:sz="0" w:space="0" w:color="auto"/>
      </w:divBdr>
    </w:div>
    <w:div w:id="581765585">
      <w:marLeft w:val="480"/>
      <w:marRight w:val="0"/>
      <w:marTop w:val="0"/>
      <w:marBottom w:val="0"/>
      <w:divBdr>
        <w:top w:val="none" w:sz="0" w:space="0" w:color="auto"/>
        <w:left w:val="none" w:sz="0" w:space="0" w:color="auto"/>
        <w:bottom w:val="none" w:sz="0" w:space="0" w:color="auto"/>
        <w:right w:val="none" w:sz="0" w:space="0" w:color="auto"/>
      </w:divBdr>
    </w:div>
    <w:div w:id="582227598">
      <w:marLeft w:val="480"/>
      <w:marRight w:val="0"/>
      <w:marTop w:val="0"/>
      <w:marBottom w:val="0"/>
      <w:divBdr>
        <w:top w:val="none" w:sz="0" w:space="0" w:color="auto"/>
        <w:left w:val="none" w:sz="0" w:space="0" w:color="auto"/>
        <w:bottom w:val="none" w:sz="0" w:space="0" w:color="auto"/>
        <w:right w:val="none" w:sz="0" w:space="0" w:color="auto"/>
      </w:divBdr>
    </w:div>
    <w:div w:id="582374147">
      <w:marLeft w:val="480"/>
      <w:marRight w:val="0"/>
      <w:marTop w:val="0"/>
      <w:marBottom w:val="0"/>
      <w:divBdr>
        <w:top w:val="none" w:sz="0" w:space="0" w:color="auto"/>
        <w:left w:val="none" w:sz="0" w:space="0" w:color="auto"/>
        <w:bottom w:val="none" w:sz="0" w:space="0" w:color="auto"/>
        <w:right w:val="none" w:sz="0" w:space="0" w:color="auto"/>
      </w:divBdr>
    </w:div>
    <w:div w:id="582646374">
      <w:marLeft w:val="480"/>
      <w:marRight w:val="0"/>
      <w:marTop w:val="0"/>
      <w:marBottom w:val="0"/>
      <w:divBdr>
        <w:top w:val="none" w:sz="0" w:space="0" w:color="auto"/>
        <w:left w:val="none" w:sz="0" w:space="0" w:color="auto"/>
        <w:bottom w:val="none" w:sz="0" w:space="0" w:color="auto"/>
        <w:right w:val="none" w:sz="0" w:space="0" w:color="auto"/>
      </w:divBdr>
    </w:div>
    <w:div w:id="583731909">
      <w:marLeft w:val="480"/>
      <w:marRight w:val="0"/>
      <w:marTop w:val="0"/>
      <w:marBottom w:val="0"/>
      <w:divBdr>
        <w:top w:val="none" w:sz="0" w:space="0" w:color="auto"/>
        <w:left w:val="none" w:sz="0" w:space="0" w:color="auto"/>
        <w:bottom w:val="none" w:sz="0" w:space="0" w:color="auto"/>
        <w:right w:val="none" w:sz="0" w:space="0" w:color="auto"/>
      </w:divBdr>
    </w:div>
    <w:div w:id="583800007">
      <w:marLeft w:val="480"/>
      <w:marRight w:val="0"/>
      <w:marTop w:val="0"/>
      <w:marBottom w:val="0"/>
      <w:divBdr>
        <w:top w:val="none" w:sz="0" w:space="0" w:color="auto"/>
        <w:left w:val="none" w:sz="0" w:space="0" w:color="auto"/>
        <w:bottom w:val="none" w:sz="0" w:space="0" w:color="auto"/>
        <w:right w:val="none" w:sz="0" w:space="0" w:color="auto"/>
      </w:divBdr>
    </w:div>
    <w:div w:id="584071309">
      <w:marLeft w:val="480"/>
      <w:marRight w:val="0"/>
      <w:marTop w:val="0"/>
      <w:marBottom w:val="0"/>
      <w:divBdr>
        <w:top w:val="none" w:sz="0" w:space="0" w:color="auto"/>
        <w:left w:val="none" w:sz="0" w:space="0" w:color="auto"/>
        <w:bottom w:val="none" w:sz="0" w:space="0" w:color="auto"/>
        <w:right w:val="none" w:sz="0" w:space="0" w:color="auto"/>
      </w:divBdr>
    </w:div>
    <w:div w:id="584077110">
      <w:marLeft w:val="480"/>
      <w:marRight w:val="0"/>
      <w:marTop w:val="0"/>
      <w:marBottom w:val="0"/>
      <w:divBdr>
        <w:top w:val="none" w:sz="0" w:space="0" w:color="auto"/>
        <w:left w:val="none" w:sz="0" w:space="0" w:color="auto"/>
        <w:bottom w:val="none" w:sz="0" w:space="0" w:color="auto"/>
        <w:right w:val="none" w:sz="0" w:space="0" w:color="auto"/>
      </w:divBdr>
    </w:div>
    <w:div w:id="584415179">
      <w:marLeft w:val="480"/>
      <w:marRight w:val="0"/>
      <w:marTop w:val="0"/>
      <w:marBottom w:val="0"/>
      <w:divBdr>
        <w:top w:val="none" w:sz="0" w:space="0" w:color="auto"/>
        <w:left w:val="none" w:sz="0" w:space="0" w:color="auto"/>
        <w:bottom w:val="none" w:sz="0" w:space="0" w:color="auto"/>
        <w:right w:val="none" w:sz="0" w:space="0" w:color="auto"/>
      </w:divBdr>
    </w:div>
    <w:div w:id="584808053">
      <w:marLeft w:val="480"/>
      <w:marRight w:val="0"/>
      <w:marTop w:val="0"/>
      <w:marBottom w:val="0"/>
      <w:divBdr>
        <w:top w:val="none" w:sz="0" w:space="0" w:color="auto"/>
        <w:left w:val="none" w:sz="0" w:space="0" w:color="auto"/>
        <w:bottom w:val="none" w:sz="0" w:space="0" w:color="auto"/>
        <w:right w:val="none" w:sz="0" w:space="0" w:color="auto"/>
      </w:divBdr>
    </w:div>
    <w:div w:id="585455550">
      <w:marLeft w:val="480"/>
      <w:marRight w:val="0"/>
      <w:marTop w:val="0"/>
      <w:marBottom w:val="0"/>
      <w:divBdr>
        <w:top w:val="none" w:sz="0" w:space="0" w:color="auto"/>
        <w:left w:val="none" w:sz="0" w:space="0" w:color="auto"/>
        <w:bottom w:val="none" w:sz="0" w:space="0" w:color="auto"/>
        <w:right w:val="none" w:sz="0" w:space="0" w:color="auto"/>
      </w:divBdr>
    </w:div>
    <w:div w:id="586504702">
      <w:marLeft w:val="480"/>
      <w:marRight w:val="0"/>
      <w:marTop w:val="0"/>
      <w:marBottom w:val="0"/>
      <w:divBdr>
        <w:top w:val="none" w:sz="0" w:space="0" w:color="auto"/>
        <w:left w:val="none" w:sz="0" w:space="0" w:color="auto"/>
        <w:bottom w:val="none" w:sz="0" w:space="0" w:color="auto"/>
        <w:right w:val="none" w:sz="0" w:space="0" w:color="auto"/>
      </w:divBdr>
    </w:div>
    <w:div w:id="586959276">
      <w:marLeft w:val="480"/>
      <w:marRight w:val="0"/>
      <w:marTop w:val="0"/>
      <w:marBottom w:val="0"/>
      <w:divBdr>
        <w:top w:val="none" w:sz="0" w:space="0" w:color="auto"/>
        <w:left w:val="none" w:sz="0" w:space="0" w:color="auto"/>
        <w:bottom w:val="none" w:sz="0" w:space="0" w:color="auto"/>
        <w:right w:val="none" w:sz="0" w:space="0" w:color="auto"/>
      </w:divBdr>
    </w:div>
    <w:div w:id="587347968">
      <w:marLeft w:val="480"/>
      <w:marRight w:val="0"/>
      <w:marTop w:val="0"/>
      <w:marBottom w:val="0"/>
      <w:divBdr>
        <w:top w:val="none" w:sz="0" w:space="0" w:color="auto"/>
        <w:left w:val="none" w:sz="0" w:space="0" w:color="auto"/>
        <w:bottom w:val="none" w:sz="0" w:space="0" w:color="auto"/>
        <w:right w:val="none" w:sz="0" w:space="0" w:color="auto"/>
      </w:divBdr>
    </w:div>
    <w:div w:id="587542592">
      <w:marLeft w:val="480"/>
      <w:marRight w:val="0"/>
      <w:marTop w:val="0"/>
      <w:marBottom w:val="0"/>
      <w:divBdr>
        <w:top w:val="none" w:sz="0" w:space="0" w:color="auto"/>
        <w:left w:val="none" w:sz="0" w:space="0" w:color="auto"/>
        <w:bottom w:val="none" w:sz="0" w:space="0" w:color="auto"/>
        <w:right w:val="none" w:sz="0" w:space="0" w:color="auto"/>
      </w:divBdr>
    </w:div>
    <w:div w:id="587688942">
      <w:marLeft w:val="480"/>
      <w:marRight w:val="0"/>
      <w:marTop w:val="0"/>
      <w:marBottom w:val="0"/>
      <w:divBdr>
        <w:top w:val="none" w:sz="0" w:space="0" w:color="auto"/>
        <w:left w:val="none" w:sz="0" w:space="0" w:color="auto"/>
        <w:bottom w:val="none" w:sz="0" w:space="0" w:color="auto"/>
        <w:right w:val="none" w:sz="0" w:space="0" w:color="auto"/>
      </w:divBdr>
    </w:div>
    <w:div w:id="587810928">
      <w:marLeft w:val="480"/>
      <w:marRight w:val="0"/>
      <w:marTop w:val="0"/>
      <w:marBottom w:val="0"/>
      <w:divBdr>
        <w:top w:val="none" w:sz="0" w:space="0" w:color="auto"/>
        <w:left w:val="none" w:sz="0" w:space="0" w:color="auto"/>
        <w:bottom w:val="none" w:sz="0" w:space="0" w:color="auto"/>
        <w:right w:val="none" w:sz="0" w:space="0" w:color="auto"/>
      </w:divBdr>
    </w:div>
    <w:div w:id="588122185">
      <w:marLeft w:val="480"/>
      <w:marRight w:val="0"/>
      <w:marTop w:val="0"/>
      <w:marBottom w:val="0"/>
      <w:divBdr>
        <w:top w:val="none" w:sz="0" w:space="0" w:color="auto"/>
        <w:left w:val="none" w:sz="0" w:space="0" w:color="auto"/>
        <w:bottom w:val="none" w:sz="0" w:space="0" w:color="auto"/>
        <w:right w:val="none" w:sz="0" w:space="0" w:color="auto"/>
      </w:divBdr>
    </w:div>
    <w:div w:id="588538294">
      <w:marLeft w:val="480"/>
      <w:marRight w:val="0"/>
      <w:marTop w:val="0"/>
      <w:marBottom w:val="0"/>
      <w:divBdr>
        <w:top w:val="none" w:sz="0" w:space="0" w:color="auto"/>
        <w:left w:val="none" w:sz="0" w:space="0" w:color="auto"/>
        <w:bottom w:val="none" w:sz="0" w:space="0" w:color="auto"/>
        <w:right w:val="none" w:sz="0" w:space="0" w:color="auto"/>
      </w:divBdr>
    </w:div>
    <w:div w:id="588850941">
      <w:marLeft w:val="480"/>
      <w:marRight w:val="0"/>
      <w:marTop w:val="0"/>
      <w:marBottom w:val="0"/>
      <w:divBdr>
        <w:top w:val="none" w:sz="0" w:space="0" w:color="auto"/>
        <w:left w:val="none" w:sz="0" w:space="0" w:color="auto"/>
        <w:bottom w:val="none" w:sz="0" w:space="0" w:color="auto"/>
        <w:right w:val="none" w:sz="0" w:space="0" w:color="auto"/>
      </w:divBdr>
    </w:div>
    <w:div w:id="589772307">
      <w:marLeft w:val="480"/>
      <w:marRight w:val="0"/>
      <w:marTop w:val="0"/>
      <w:marBottom w:val="0"/>
      <w:divBdr>
        <w:top w:val="none" w:sz="0" w:space="0" w:color="auto"/>
        <w:left w:val="none" w:sz="0" w:space="0" w:color="auto"/>
        <w:bottom w:val="none" w:sz="0" w:space="0" w:color="auto"/>
        <w:right w:val="none" w:sz="0" w:space="0" w:color="auto"/>
      </w:divBdr>
    </w:div>
    <w:div w:id="590237609">
      <w:marLeft w:val="480"/>
      <w:marRight w:val="0"/>
      <w:marTop w:val="0"/>
      <w:marBottom w:val="0"/>
      <w:divBdr>
        <w:top w:val="none" w:sz="0" w:space="0" w:color="auto"/>
        <w:left w:val="none" w:sz="0" w:space="0" w:color="auto"/>
        <w:bottom w:val="none" w:sz="0" w:space="0" w:color="auto"/>
        <w:right w:val="none" w:sz="0" w:space="0" w:color="auto"/>
      </w:divBdr>
    </w:div>
    <w:div w:id="590239709">
      <w:marLeft w:val="480"/>
      <w:marRight w:val="0"/>
      <w:marTop w:val="0"/>
      <w:marBottom w:val="0"/>
      <w:divBdr>
        <w:top w:val="none" w:sz="0" w:space="0" w:color="auto"/>
        <w:left w:val="none" w:sz="0" w:space="0" w:color="auto"/>
        <w:bottom w:val="none" w:sz="0" w:space="0" w:color="auto"/>
        <w:right w:val="none" w:sz="0" w:space="0" w:color="auto"/>
      </w:divBdr>
    </w:div>
    <w:div w:id="590701096">
      <w:marLeft w:val="480"/>
      <w:marRight w:val="0"/>
      <w:marTop w:val="0"/>
      <w:marBottom w:val="0"/>
      <w:divBdr>
        <w:top w:val="none" w:sz="0" w:space="0" w:color="auto"/>
        <w:left w:val="none" w:sz="0" w:space="0" w:color="auto"/>
        <w:bottom w:val="none" w:sz="0" w:space="0" w:color="auto"/>
        <w:right w:val="none" w:sz="0" w:space="0" w:color="auto"/>
      </w:divBdr>
    </w:div>
    <w:div w:id="590701424">
      <w:marLeft w:val="480"/>
      <w:marRight w:val="0"/>
      <w:marTop w:val="0"/>
      <w:marBottom w:val="0"/>
      <w:divBdr>
        <w:top w:val="none" w:sz="0" w:space="0" w:color="auto"/>
        <w:left w:val="none" w:sz="0" w:space="0" w:color="auto"/>
        <w:bottom w:val="none" w:sz="0" w:space="0" w:color="auto"/>
        <w:right w:val="none" w:sz="0" w:space="0" w:color="auto"/>
      </w:divBdr>
    </w:div>
    <w:div w:id="590941458">
      <w:marLeft w:val="480"/>
      <w:marRight w:val="0"/>
      <w:marTop w:val="0"/>
      <w:marBottom w:val="0"/>
      <w:divBdr>
        <w:top w:val="none" w:sz="0" w:space="0" w:color="auto"/>
        <w:left w:val="none" w:sz="0" w:space="0" w:color="auto"/>
        <w:bottom w:val="none" w:sz="0" w:space="0" w:color="auto"/>
        <w:right w:val="none" w:sz="0" w:space="0" w:color="auto"/>
      </w:divBdr>
    </w:div>
    <w:div w:id="591014589">
      <w:marLeft w:val="480"/>
      <w:marRight w:val="0"/>
      <w:marTop w:val="0"/>
      <w:marBottom w:val="0"/>
      <w:divBdr>
        <w:top w:val="none" w:sz="0" w:space="0" w:color="auto"/>
        <w:left w:val="none" w:sz="0" w:space="0" w:color="auto"/>
        <w:bottom w:val="none" w:sz="0" w:space="0" w:color="auto"/>
        <w:right w:val="none" w:sz="0" w:space="0" w:color="auto"/>
      </w:divBdr>
    </w:div>
    <w:div w:id="591277024">
      <w:marLeft w:val="480"/>
      <w:marRight w:val="0"/>
      <w:marTop w:val="0"/>
      <w:marBottom w:val="0"/>
      <w:divBdr>
        <w:top w:val="none" w:sz="0" w:space="0" w:color="auto"/>
        <w:left w:val="none" w:sz="0" w:space="0" w:color="auto"/>
        <w:bottom w:val="none" w:sz="0" w:space="0" w:color="auto"/>
        <w:right w:val="none" w:sz="0" w:space="0" w:color="auto"/>
      </w:divBdr>
    </w:div>
    <w:div w:id="591359293">
      <w:marLeft w:val="480"/>
      <w:marRight w:val="0"/>
      <w:marTop w:val="0"/>
      <w:marBottom w:val="0"/>
      <w:divBdr>
        <w:top w:val="none" w:sz="0" w:space="0" w:color="auto"/>
        <w:left w:val="none" w:sz="0" w:space="0" w:color="auto"/>
        <w:bottom w:val="none" w:sz="0" w:space="0" w:color="auto"/>
        <w:right w:val="none" w:sz="0" w:space="0" w:color="auto"/>
      </w:divBdr>
    </w:div>
    <w:div w:id="592784653">
      <w:marLeft w:val="480"/>
      <w:marRight w:val="0"/>
      <w:marTop w:val="0"/>
      <w:marBottom w:val="0"/>
      <w:divBdr>
        <w:top w:val="none" w:sz="0" w:space="0" w:color="auto"/>
        <w:left w:val="none" w:sz="0" w:space="0" w:color="auto"/>
        <w:bottom w:val="none" w:sz="0" w:space="0" w:color="auto"/>
        <w:right w:val="none" w:sz="0" w:space="0" w:color="auto"/>
      </w:divBdr>
    </w:div>
    <w:div w:id="592784888">
      <w:marLeft w:val="480"/>
      <w:marRight w:val="0"/>
      <w:marTop w:val="0"/>
      <w:marBottom w:val="0"/>
      <w:divBdr>
        <w:top w:val="none" w:sz="0" w:space="0" w:color="auto"/>
        <w:left w:val="none" w:sz="0" w:space="0" w:color="auto"/>
        <w:bottom w:val="none" w:sz="0" w:space="0" w:color="auto"/>
        <w:right w:val="none" w:sz="0" w:space="0" w:color="auto"/>
      </w:divBdr>
    </w:div>
    <w:div w:id="592860238">
      <w:marLeft w:val="480"/>
      <w:marRight w:val="0"/>
      <w:marTop w:val="0"/>
      <w:marBottom w:val="0"/>
      <w:divBdr>
        <w:top w:val="none" w:sz="0" w:space="0" w:color="auto"/>
        <w:left w:val="none" w:sz="0" w:space="0" w:color="auto"/>
        <w:bottom w:val="none" w:sz="0" w:space="0" w:color="auto"/>
        <w:right w:val="none" w:sz="0" w:space="0" w:color="auto"/>
      </w:divBdr>
    </w:div>
    <w:div w:id="592864372">
      <w:marLeft w:val="480"/>
      <w:marRight w:val="0"/>
      <w:marTop w:val="0"/>
      <w:marBottom w:val="0"/>
      <w:divBdr>
        <w:top w:val="none" w:sz="0" w:space="0" w:color="auto"/>
        <w:left w:val="none" w:sz="0" w:space="0" w:color="auto"/>
        <w:bottom w:val="none" w:sz="0" w:space="0" w:color="auto"/>
        <w:right w:val="none" w:sz="0" w:space="0" w:color="auto"/>
      </w:divBdr>
    </w:div>
    <w:div w:id="592906993">
      <w:marLeft w:val="480"/>
      <w:marRight w:val="0"/>
      <w:marTop w:val="0"/>
      <w:marBottom w:val="0"/>
      <w:divBdr>
        <w:top w:val="none" w:sz="0" w:space="0" w:color="auto"/>
        <w:left w:val="none" w:sz="0" w:space="0" w:color="auto"/>
        <w:bottom w:val="none" w:sz="0" w:space="0" w:color="auto"/>
        <w:right w:val="none" w:sz="0" w:space="0" w:color="auto"/>
      </w:divBdr>
    </w:div>
    <w:div w:id="592934337">
      <w:marLeft w:val="480"/>
      <w:marRight w:val="0"/>
      <w:marTop w:val="0"/>
      <w:marBottom w:val="0"/>
      <w:divBdr>
        <w:top w:val="none" w:sz="0" w:space="0" w:color="auto"/>
        <w:left w:val="none" w:sz="0" w:space="0" w:color="auto"/>
        <w:bottom w:val="none" w:sz="0" w:space="0" w:color="auto"/>
        <w:right w:val="none" w:sz="0" w:space="0" w:color="auto"/>
      </w:divBdr>
    </w:div>
    <w:div w:id="592978157">
      <w:marLeft w:val="480"/>
      <w:marRight w:val="0"/>
      <w:marTop w:val="0"/>
      <w:marBottom w:val="0"/>
      <w:divBdr>
        <w:top w:val="none" w:sz="0" w:space="0" w:color="auto"/>
        <w:left w:val="none" w:sz="0" w:space="0" w:color="auto"/>
        <w:bottom w:val="none" w:sz="0" w:space="0" w:color="auto"/>
        <w:right w:val="none" w:sz="0" w:space="0" w:color="auto"/>
      </w:divBdr>
    </w:div>
    <w:div w:id="593249307">
      <w:marLeft w:val="480"/>
      <w:marRight w:val="0"/>
      <w:marTop w:val="0"/>
      <w:marBottom w:val="0"/>
      <w:divBdr>
        <w:top w:val="none" w:sz="0" w:space="0" w:color="auto"/>
        <w:left w:val="none" w:sz="0" w:space="0" w:color="auto"/>
        <w:bottom w:val="none" w:sz="0" w:space="0" w:color="auto"/>
        <w:right w:val="none" w:sz="0" w:space="0" w:color="auto"/>
      </w:divBdr>
    </w:div>
    <w:div w:id="593322024">
      <w:marLeft w:val="480"/>
      <w:marRight w:val="0"/>
      <w:marTop w:val="0"/>
      <w:marBottom w:val="0"/>
      <w:divBdr>
        <w:top w:val="none" w:sz="0" w:space="0" w:color="auto"/>
        <w:left w:val="none" w:sz="0" w:space="0" w:color="auto"/>
        <w:bottom w:val="none" w:sz="0" w:space="0" w:color="auto"/>
        <w:right w:val="none" w:sz="0" w:space="0" w:color="auto"/>
      </w:divBdr>
    </w:div>
    <w:div w:id="593704452">
      <w:marLeft w:val="480"/>
      <w:marRight w:val="0"/>
      <w:marTop w:val="0"/>
      <w:marBottom w:val="0"/>
      <w:divBdr>
        <w:top w:val="none" w:sz="0" w:space="0" w:color="auto"/>
        <w:left w:val="none" w:sz="0" w:space="0" w:color="auto"/>
        <w:bottom w:val="none" w:sz="0" w:space="0" w:color="auto"/>
        <w:right w:val="none" w:sz="0" w:space="0" w:color="auto"/>
      </w:divBdr>
    </w:div>
    <w:div w:id="593783490">
      <w:marLeft w:val="480"/>
      <w:marRight w:val="0"/>
      <w:marTop w:val="0"/>
      <w:marBottom w:val="0"/>
      <w:divBdr>
        <w:top w:val="none" w:sz="0" w:space="0" w:color="auto"/>
        <w:left w:val="none" w:sz="0" w:space="0" w:color="auto"/>
        <w:bottom w:val="none" w:sz="0" w:space="0" w:color="auto"/>
        <w:right w:val="none" w:sz="0" w:space="0" w:color="auto"/>
      </w:divBdr>
    </w:div>
    <w:div w:id="593899045">
      <w:marLeft w:val="480"/>
      <w:marRight w:val="0"/>
      <w:marTop w:val="0"/>
      <w:marBottom w:val="0"/>
      <w:divBdr>
        <w:top w:val="none" w:sz="0" w:space="0" w:color="auto"/>
        <w:left w:val="none" w:sz="0" w:space="0" w:color="auto"/>
        <w:bottom w:val="none" w:sz="0" w:space="0" w:color="auto"/>
        <w:right w:val="none" w:sz="0" w:space="0" w:color="auto"/>
      </w:divBdr>
    </w:div>
    <w:div w:id="594166699">
      <w:marLeft w:val="480"/>
      <w:marRight w:val="0"/>
      <w:marTop w:val="0"/>
      <w:marBottom w:val="0"/>
      <w:divBdr>
        <w:top w:val="none" w:sz="0" w:space="0" w:color="auto"/>
        <w:left w:val="none" w:sz="0" w:space="0" w:color="auto"/>
        <w:bottom w:val="none" w:sz="0" w:space="0" w:color="auto"/>
        <w:right w:val="none" w:sz="0" w:space="0" w:color="auto"/>
      </w:divBdr>
    </w:div>
    <w:div w:id="594440331">
      <w:marLeft w:val="480"/>
      <w:marRight w:val="0"/>
      <w:marTop w:val="0"/>
      <w:marBottom w:val="0"/>
      <w:divBdr>
        <w:top w:val="none" w:sz="0" w:space="0" w:color="auto"/>
        <w:left w:val="none" w:sz="0" w:space="0" w:color="auto"/>
        <w:bottom w:val="none" w:sz="0" w:space="0" w:color="auto"/>
        <w:right w:val="none" w:sz="0" w:space="0" w:color="auto"/>
      </w:divBdr>
    </w:div>
    <w:div w:id="595284724">
      <w:marLeft w:val="480"/>
      <w:marRight w:val="0"/>
      <w:marTop w:val="0"/>
      <w:marBottom w:val="0"/>
      <w:divBdr>
        <w:top w:val="none" w:sz="0" w:space="0" w:color="auto"/>
        <w:left w:val="none" w:sz="0" w:space="0" w:color="auto"/>
        <w:bottom w:val="none" w:sz="0" w:space="0" w:color="auto"/>
        <w:right w:val="none" w:sz="0" w:space="0" w:color="auto"/>
      </w:divBdr>
    </w:div>
    <w:div w:id="596407616">
      <w:marLeft w:val="480"/>
      <w:marRight w:val="0"/>
      <w:marTop w:val="0"/>
      <w:marBottom w:val="0"/>
      <w:divBdr>
        <w:top w:val="none" w:sz="0" w:space="0" w:color="auto"/>
        <w:left w:val="none" w:sz="0" w:space="0" w:color="auto"/>
        <w:bottom w:val="none" w:sz="0" w:space="0" w:color="auto"/>
        <w:right w:val="none" w:sz="0" w:space="0" w:color="auto"/>
      </w:divBdr>
    </w:div>
    <w:div w:id="596640964">
      <w:marLeft w:val="480"/>
      <w:marRight w:val="0"/>
      <w:marTop w:val="0"/>
      <w:marBottom w:val="0"/>
      <w:divBdr>
        <w:top w:val="none" w:sz="0" w:space="0" w:color="auto"/>
        <w:left w:val="none" w:sz="0" w:space="0" w:color="auto"/>
        <w:bottom w:val="none" w:sz="0" w:space="0" w:color="auto"/>
        <w:right w:val="none" w:sz="0" w:space="0" w:color="auto"/>
      </w:divBdr>
    </w:div>
    <w:div w:id="597519024">
      <w:marLeft w:val="480"/>
      <w:marRight w:val="0"/>
      <w:marTop w:val="0"/>
      <w:marBottom w:val="0"/>
      <w:divBdr>
        <w:top w:val="none" w:sz="0" w:space="0" w:color="auto"/>
        <w:left w:val="none" w:sz="0" w:space="0" w:color="auto"/>
        <w:bottom w:val="none" w:sz="0" w:space="0" w:color="auto"/>
        <w:right w:val="none" w:sz="0" w:space="0" w:color="auto"/>
      </w:divBdr>
    </w:div>
    <w:div w:id="597638562">
      <w:marLeft w:val="480"/>
      <w:marRight w:val="0"/>
      <w:marTop w:val="0"/>
      <w:marBottom w:val="0"/>
      <w:divBdr>
        <w:top w:val="none" w:sz="0" w:space="0" w:color="auto"/>
        <w:left w:val="none" w:sz="0" w:space="0" w:color="auto"/>
        <w:bottom w:val="none" w:sz="0" w:space="0" w:color="auto"/>
        <w:right w:val="none" w:sz="0" w:space="0" w:color="auto"/>
      </w:divBdr>
    </w:div>
    <w:div w:id="597714387">
      <w:marLeft w:val="480"/>
      <w:marRight w:val="0"/>
      <w:marTop w:val="0"/>
      <w:marBottom w:val="0"/>
      <w:divBdr>
        <w:top w:val="none" w:sz="0" w:space="0" w:color="auto"/>
        <w:left w:val="none" w:sz="0" w:space="0" w:color="auto"/>
        <w:bottom w:val="none" w:sz="0" w:space="0" w:color="auto"/>
        <w:right w:val="none" w:sz="0" w:space="0" w:color="auto"/>
      </w:divBdr>
    </w:div>
    <w:div w:id="597953660">
      <w:marLeft w:val="480"/>
      <w:marRight w:val="0"/>
      <w:marTop w:val="0"/>
      <w:marBottom w:val="0"/>
      <w:divBdr>
        <w:top w:val="none" w:sz="0" w:space="0" w:color="auto"/>
        <w:left w:val="none" w:sz="0" w:space="0" w:color="auto"/>
        <w:bottom w:val="none" w:sz="0" w:space="0" w:color="auto"/>
        <w:right w:val="none" w:sz="0" w:space="0" w:color="auto"/>
      </w:divBdr>
    </w:div>
    <w:div w:id="597981156">
      <w:marLeft w:val="480"/>
      <w:marRight w:val="0"/>
      <w:marTop w:val="0"/>
      <w:marBottom w:val="0"/>
      <w:divBdr>
        <w:top w:val="none" w:sz="0" w:space="0" w:color="auto"/>
        <w:left w:val="none" w:sz="0" w:space="0" w:color="auto"/>
        <w:bottom w:val="none" w:sz="0" w:space="0" w:color="auto"/>
        <w:right w:val="none" w:sz="0" w:space="0" w:color="auto"/>
      </w:divBdr>
    </w:div>
    <w:div w:id="598179246">
      <w:marLeft w:val="480"/>
      <w:marRight w:val="0"/>
      <w:marTop w:val="0"/>
      <w:marBottom w:val="0"/>
      <w:divBdr>
        <w:top w:val="none" w:sz="0" w:space="0" w:color="auto"/>
        <w:left w:val="none" w:sz="0" w:space="0" w:color="auto"/>
        <w:bottom w:val="none" w:sz="0" w:space="0" w:color="auto"/>
        <w:right w:val="none" w:sz="0" w:space="0" w:color="auto"/>
      </w:divBdr>
    </w:div>
    <w:div w:id="598484845">
      <w:marLeft w:val="480"/>
      <w:marRight w:val="0"/>
      <w:marTop w:val="0"/>
      <w:marBottom w:val="0"/>
      <w:divBdr>
        <w:top w:val="none" w:sz="0" w:space="0" w:color="auto"/>
        <w:left w:val="none" w:sz="0" w:space="0" w:color="auto"/>
        <w:bottom w:val="none" w:sz="0" w:space="0" w:color="auto"/>
        <w:right w:val="none" w:sz="0" w:space="0" w:color="auto"/>
      </w:divBdr>
    </w:div>
    <w:div w:id="598834568">
      <w:marLeft w:val="480"/>
      <w:marRight w:val="0"/>
      <w:marTop w:val="0"/>
      <w:marBottom w:val="0"/>
      <w:divBdr>
        <w:top w:val="none" w:sz="0" w:space="0" w:color="auto"/>
        <w:left w:val="none" w:sz="0" w:space="0" w:color="auto"/>
        <w:bottom w:val="none" w:sz="0" w:space="0" w:color="auto"/>
        <w:right w:val="none" w:sz="0" w:space="0" w:color="auto"/>
      </w:divBdr>
    </w:div>
    <w:div w:id="599339125">
      <w:marLeft w:val="480"/>
      <w:marRight w:val="0"/>
      <w:marTop w:val="0"/>
      <w:marBottom w:val="0"/>
      <w:divBdr>
        <w:top w:val="none" w:sz="0" w:space="0" w:color="auto"/>
        <w:left w:val="none" w:sz="0" w:space="0" w:color="auto"/>
        <w:bottom w:val="none" w:sz="0" w:space="0" w:color="auto"/>
        <w:right w:val="none" w:sz="0" w:space="0" w:color="auto"/>
      </w:divBdr>
    </w:div>
    <w:div w:id="599414840">
      <w:marLeft w:val="480"/>
      <w:marRight w:val="0"/>
      <w:marTop w:val="0"/>
      <w:marBottom w:val="0"/>
      <w:divBdr>
        <w:top w:val="none" w:sz="0" w:space="0" w:color="auto"/>
        <w:left w:val="none" w:sz="0" w:space="0" w:color="auto"/>
        <w:bottom w:val="none" w:sz="0" w:space="0" w:color="auto"/>
        <w:right w:val="none" w:sz="0" w:space="0" w:color="auto"/>
      </w:divBdr>
    </w:div>
    <w:div w:id="599679311">
      <w:marLeft w:val="480"/>
      <w:marRight w:val="0"/>
      <w:marTop w:val="0"/>
      <w:marBottom w:val="0"/>
      <w:divBdr>
        <w:top w:val="none" w:sz="0" w:space="0" w:color="auto"/>
        <w:left w:val="none" w:sz="0" w:space="0" w:color="auto"/>
        <w:bottom w:val="none" w:sz="0" w:space="0" w:color="auto"/>
        <w:right w:val="none" w:sz="0" w:space="0" w:color="auto"/>
      </w:divBdr>
    </w:div>
    <w:div w:id="599680109">
      <w:marLeft w:val="480"/>
      <w:marRight w:val="0"/>
      <w:marTop w:val="0"/>
      <w:marBottom w:val="0"/>
      <w:divBdr>
        <w:top w:val="none" w:sz="0" w:space="0" w:color="auto"/>
        <w:left w:val="none" w:sz="0" w:space="0" w:color="auto"/>
        <w:bottom w:val="none" w:sz="0" w:space="0" w:color="auto"/>
        <w:right w:val="none" w:sz="0" w:space="0" w:color="auto"/>
      </w:divBdr>
    </w:div>
    <w:div w:id="599727655">
      <w:marLeft w:val="480"/>
      <w:marRight w:val="0"/>
      <w:marTop w:val="0"/>
      <w:marBottom w:val="0"/>
      <w:divBdr>
        <w:top w:val="none" w:sz="0" w:space="0" w:color="auto"/>
        <w:left w:val="none" w:sz="0" w:space="0" w:color="auto"/>
        <w:bottom w:val="none" w:sz="0" w:space="0" w:color="auto"/>
        <w:right w:val="none" w:sz="0" w:space="0" w:color="auto"/>
      </w:divBdr>
    </w:div>
    <w:div w:id="600187724">
      <w:marLeft w:val="480"/>
      <w:marRight w:val="0"/>
      <w:marTop w:val="0"/>
      <w:marBottom w:val="0"/>
      <w:divBdr>
        <w:top w:val="none" w:sz="0" w:space="0" w:color="auto"/>
        <w:left w:val="none" w:sz="0" w:space="0" w:color="auto"/>
        <w:bottom w:val="none" w:sz="0" w:space="0" w:color="auto"/>
        <w:right w:val="none" w:sz="0" w:space="0" w:color="auto"/>
      </w:divBdr>
    </w:div>
    <w:div w:id="600258303">
      <w:marLeft w:val="480"/>
      <w:marRight w:val="0"/>
      <w:marTop w:val="0"/>
      <w:marBottom w:val="0"/>
      <w:divBdr>
        <w:top w:val="none" w:sz="0" w:space="0" w:color="auto"/>
        <w:left w:val="none" w:sz="0" w:space="0" w:color="auto"/>
        <w:bottom w:val="none" w:sz="0" w:space="0" w:color="auto"/>
        <w:right w:val="none" w:sz="0" w:space="0" w:color="auto"/>
      </w:divBdr>
    </w:div>
    <w:div w:id="600407687">
      <w:marLeft w:val="480"/>
      <w:marRight w:val="0"/>
      <w:marTop w:val="0"/>
      <w:marBottom w:val="0"/>
      <w:divBdr>
        <w:top w:val="none" w:sz="0" w:space="0" w:color="auto"/>
        <w:left w:val="none" w:sz="0" w:space="0" w:color="auto"/>
        <w:bottom w:val="none" w:sz="0" w:space="0" w:color="auto"/>
        <w:right w:val="none" w:sz="0" w:space="0" w:color="auto"/>
      </w:divBdr>
    </w:div>
    <w:div w:id="600454603">
      <w:marLeft w:val="480"/>
      <w:marRight w:val="0"/>
      <w:marTop w:val="0"/>
      <w:marBottom w:val="0"/>
      <w:divBdr>
        <w:top w:val="none" w:sz="0" w:space="0" w:color="auto"/>
        <w:left w:val="none" w:sz="0" w:space="0" w:color="auto"/>
        <w:bottom w:val="none" w:sz="0" w:space="0" w:color="auto"/>
        <w:right w:val="none" w:sz="0" w:space="0" w:color="auto"/>
      </w:divBdr>
    </w:div>
    <w:div w:id="600457777">
      <w:marLeft w:val="480"/>
      <w:marRight w:val="0"/>
      <w:marTop w:val="0"/>
      <w:marBottom w:val="0"/>
      <w:divBdr>
        <w:top w:val="none" w:sz="0" w:space="0" w:color="auto"/>
        <w:left w:val="none" w:sz="0" w:space="0" w:color="auto"/>
        <w:bottom w:val="none" w:sz="0" w:space="0" w:color="auto"/>
        <w:right w:val="none" w:sz="0" w:space="0" w:color="auto"/>
      </w:divBdr>
    </w:div>
    <w:div w:id="600532039">
      <w:marLeft w:val="480"/>
      <w:marRight w:val="0"/>
      <w:marTop w:val="0"/>
      <w:marBottom w:val="0"/>
      <w:divBdr>
        <w:top w:val="none" w:sz="0" w:space="0" w:color="auto"/>
        <w:left w:val="none" w:sz="0" w:space="0" w:color="auto"/>
        <w:bottom w:val="none" w:sz="0" w:space="0" w:color="auto"/>
        <w:right w:val="none" w:sz="0" w:space="0" w:color="auto"/>
      </w:divBdr>
    </w:div>
    <w:div w:id="600915272">
      <w:marLeft w:val="480"/>
      <w:marRight w:val="0"/>
      <w:marTop w:val="0"/>
      <w:marBottom w:val="0"/>
      <w:divBdr>
        <w:top w:val="none" w:sz="0" w:space="0" w:color="auto"/>
        <w:left w:val="none" w:sz="0" w:space="0" w:color="auto"/>
        <w:bottom w:val="none" w:sz="0" w:space="0" w:color="auto"/>
        <w:right w:val="none" w:sz="0" w:space="0" w:color="auto"/>
      </w:divBdr>
    </w:div>
    <w:div w:id="601105237">
      <w:marLeft w:val="480"/>
      <w:marRight w:val="0"/>
      <w:marTop w:val="0"/>
      <w:marBottom w:val="0"/>
      <w:divBdr>
        <w:top w:val="none" w:sz="0" w:space="0" w:color="auto"/>
        <w:left w:val="none" w:sz="0" w:space="0" w:color="auto"/>
        <w:bottom w:val="none" w:sz="0" w:space="0" w:color="auto"/>
        <w:right w:val="none" w:sz="0" w:space="0" w:color="auto"/>
      </w:divBdr>
    </w:div>
    <w:div w:id="601768510">
      <w:marLeft w:val="480"/>
      <w:marRight w:val="0"/>
      <w:marTop w:val="0"/>
      <w:marBottom w:val="0"/>
      <w:divBdr>
        <w:top w:val="none" w:sz="0" w:space="0" w:color="auto"/>
        <w:left w:val="none" w:sz="0" w:space="0" w:color="auto"/>
        <w:bottom w:val="none" w:sz="0" w:space="0" w:color="auto"/>
        <w:right w:val="none" w:sz="0" w:space="0" w:color="auto"/>
      </w:divBdr>
    </w:div>
    <w:div w:id="601961337">
      <w:marLeft w:val="480"/>
      <w:marRight w:val="0"/>
      <w:marTop w:val="0"/>
      <w:marBottom w:val="0"/>
      <w:divBdr>
        <w:top w:val="none" w:sz="0" w:space="0" w:color="auto"/>
        <w:left w:val="none" w:sz="0" w:space="0" w:color="auto"/>
        <w:bottom w:val="none" w:sz="0" w:space="0" w:color="auto"/>
        <w:right w:val="none" w:sz="0" w:space="0" w:color="auto"/>
      </w:divBdr>
    </w:div>
    <w:div w:id="602347954">
      <w:marLeft w:val="480"/>
      <w:marRight w:val="0"/>
      <w:marTop w:val="0"/>
      <w:marBottom w:val="0"/>
      <w:divBdr>
        <w:top w:val="none" w:sz="0" w:space="0" w:color="auto"/>
        <w:left w:val="none" w:sz="0" w:space="0" w:color="auto"/>
        <w:bottom w:val="none" w:sz="0" w:space="0" w:color="auto"/>
        <w:right w:val="none" w:sz="0" w:space="0" w:color="auto"/>
      </w:divBdr>
    </w:div>
    <w:div w:id="602880399">
      <w:marLeft w:val="480"/>
      <w:marRight w:val="0"/>
      <w:marTop w:val="0"/>
      <w:marBottom w:val="0"/>
      <w:divBdr>
        <w:top w:val="none" w:sz="0" w:space="0" w:color="auto"/>
        <w:left w:val="none" w:sz="0" w:space="0" w:color="auto"/>
        <w:bottom w:val="none" w:sz="0" w:space="0" w:color="auto"/>
        <w:right w:val="none" w:sz="0" w:space="0" w:color="auto"/>
      </w:divBdr>
    </w:div>
    <w:div w:id="603339783">
      <w:marLeft w:val="480"/>
      <w:marRight w:val="0"/>
      <w:marTop w:val="0"/>
      <w:marBottom w:val="0"/>
      <w:divBdr>
        <w:top w:val="none" w:sz="0" w:space="0" w:color="auto"/>
        <w:left w:val="none" w:sz="0" w:space="0" w:color="auto"/>
        <w:bottom w:val="none" w:sz="0" w:space="0" w:color="auto"/>
        <w:right w:val="none" w:sz="0" w:space="0" w:color="auto"/>
      </w:divBdr>
    </w:div>
    <w:div w:id="603809857">
      <w:marLeft w:val="480"/>
      <w:marRight w:val="0"/>
      <w:marTop w:val="0"/>
      <w:marBottom w:val="0"/>
      <w:divBdr>
        <w:top w:val="none" w:sz="0" w:space="0" w:color="auto"/>
        <w:left w:val="none" w:sz="0" w:space="0" w:color="auto"/>
        <w:bottom w:val="none" w:sz="0" w:space="0" w:color="auto"/>
        <w:right w:val="none" w:sz="0" w:space="0" w:color="auto"/>
      </w:divBdr>
    </w:div>
    <w:div w:id="604190617">
      <w:marLeft w:val="480"/>
      <w:marRight w:val="0"/>
      <w:marTop w:val="0"/>
      <w:marBottom w:val="0"/>
      <w:divBdr>
        <w:top w:val="none" w:sz="0" w:space="0" w:color="auto"/>
        <w:left w:val="none" w:sz="0" w:space="0" w:color="auto"/>
        <w:bottom w:val="none" w:sz="0" w:space="0" w:color="auto"/>
        <w:right w:val="none" w:sz="0" w:space="0" w:color="auto"/>
      </w:divBdr>
    </w:div>
    <w:div w:id="604461823">
      <w:marLeft w:val="480"/>
      <w:marRight w:val="0"/>
      <w:marTop w:val="0"/>
      <w:marBottom w:val="0"/>
      <w:divBdr>
        <w:top w:val="none" w:sz="0" w:space="0" w:color="auto"/>
        <w:left w:val="none" w:sz="0" w:space="0" w:color="auto"/>
        <w:bottom w:val="none" w:sz="0" w:space="0" w:color="auto"/>
        <w:right w:val="none" w:sz="0" w:space="0" w:color="auto"/>
      </w:divBdr>
    </w:div>
    <w:div w:id="604776426">
      <w:marLeft w:val="480"/>
      <w:marRight w:val="0"/>
      <w:marTop w:val="0"/>
      <w:marBottom w:val="0"/>
      <w:divBdr>
        <w:top w:val="none" w:sz="0" w:space="0" w:color="auto"/>
        <w:left w:val="none" w:sz="0" w:space="0" w:color="auto"/>
        <w:bottom w:val="none" w:sz="0" w:space="0" w:color="auto"/>
        <w:right w:val="none" w:sz="0" w:space="0" w:color="auto"/>
      </w:divBdr>
    </w:div>
    <w:div w:id="608128622">
      <w:marLeft w:val="480"/>
      <w:marRight w:val="0"/>
      <w:marTop w:val="0"/>
      <w:marBottom w:val="0"/>
      <w:divBdr>
        <w:top w:val="none" w:sz="0" w:space="0" w:color="auto"/>
        <w:left w:val="none" w:sz="0" w:space="0" w:color="auto"/>
        <w:bottom w:val="none" w:sz="0" w:space="0" w:color="auto"/>
        <w:right w:val="none" w:sz="0" w:space="0" w:color="auto"/>
      </w:divBdr>
    </w:div>
    <w:div w:id="608440120">
      <w:marLeft w:val="480"/>
      <w:marRight w:val="0"/>
      <w:marTop w:val="0"/>
      <w:marBottom w:val="0"/>
      <w:divBdr>
        <w:top w:val="none" w:sz="0" w:space="0" w:color="auto"/>
        <w:left w:val="none" w:sz="0" w:space="0" w:color="auto"/>
        <w:bottom w:val="none" w:sz="0" w:space="0" w:color="auto"/>
        <w:right w:val="none" w:sz="0" w:space="0" w:color="auto"/>
      </w:divBdr>
    </w:div>
    <w:div w:id="608511947">
      <w:marLeft w:val="480"/>
      <w:marRight w:val="0"/>
      <w:marTop w:val="0"/>
      <w:marBottom w:val="0"/>
      <w:divBdr>
        <w:top w:val="none" w:sz="0" w:space="0" w:color="auto"/>
        <w:left w:val="none" w:sz="0" w:space="0" w:color="auto"/>
        <w:bottom w:val="none" w:sz="0" w:space="0" w:color="auto"/>
        <w:right w:val="none" w:sz="0" w:space="0" w:color="auto"/>
      </w:divBdr>
    </w:div>
    <w:div w:id="609776534">
      <w:marLeft w:val="480"/>
      <w:marRight w:val="0"/>
      <w:marTop w:val="0"/>
      <w:marBottom w:val="0"/>
      <w:divBdr>
        <w:top w:val="none" w:sz="0" w:space="0" w:color="auto"/>
        <w:left w:val="none" w:sz="0" w:space="0" w:color="auto"/>
        <w:bottom w:val="none" w:sz="0" w:space="0" w:color="auto"/>
        <w:right w:val="none" w:sz="0" w:space="0" w:color="auto"/>
      </w:divBdr>
    </w:div>
    <w:div w:id="609821215">
      <w:marLeft w:val="480"/>
      <w:marRight w:val="0"/>
      <w:marTop w:val="0"/>
      <w:marBottom w:val="0"/>
      <w:divBdr>
        <w:top w:val="none" w:sz="0" w:space="0" w:color="auto"/>
        <w:left w:val="none" w:sz="0" w:space="0" w:color="auto"/>
        <w:bottom w:val="none" w:sz="0" w:space="0" w:color="auto"/>
        <w:right w:val="none" w:sz="0" w:space="0" w:color="auto"/>
      </w:divBdr>
    </w:div>
    <w:div w:id="609967807">
      <w:marLeft w:val="480"/>
      <w:marRight w:val="0"/>
      <w:marTop w:val="0"/>
      <w:marBottom w:val="0"/>
      <w:divBdr>
        <w:top w:val="none" w:sz="0" w:space="0" w:color="auto"/>
        <w:left w:val="none" w:sz="0" w:space="0" w:color="auto"/>
        <w:bottom w:val="none" w:sz="0" w:space="0" w:color="auto"/>
        <w:right w:val="none" w:sz="0" w:space="0" w:color="auto"/>
      </w:divBdr>
    </w:div>
    <w:div w:id="610161758">
      <w:marLeft w:val="480"/>
      <w:marRight w:val="0"/>
      <w:marTop w:val="0"/>
      <w:marBottom w:val="0"/>
      <w:divBdr>
        <w:top w:val="none" w:sz="0" w:space="0" w:color="auto"/>
        <w:left w:val="none" w:sz="0" w:space="0" w:color="auto"/>
        <w:bottom w:val="none" w:sz="0" w:space="0" w:color="auto"/>
        <w:right w:val="none" w:sz="0" w:space="0" w:color="auto"/>
      </w:divBdr>
    </w:div>
    <w:div w:id="611280774">
      <w:marLeft w:val="480"/>
      <w:marRight w:val="0"/>
      <w:marTop w:val="0"/>
      <w:marBottom w:val="0"/>
      <w:divBdr>
        <w:top w:val="none" w:sz="0" w:space="0" w:color="auto"/>
        <w:left w:val="none" w:sz="0" w:space="0" w:color="auto"/>
        <w:bottom w:val="none" w:sz="0" w:space="0" w:color="auto"/>
        <w:right w:val="none" w:sz="0" w:space="0" w:color="auto"/>
      </w:divBdr>
    </w:div>
    <w:div w:id="611324269">
      <w:marLeft w:val="480"/>
      <w:marRight w:val="0"/>
      <w:marTop w:val="0"/>
      <w:marBottom w:val="0"/>
      <w:divBdr>
        <w:top w:val="none" w:sz="0" w:space="0" w:color="auto"/>
        <w:left w:val="none" w:sz="0" w:space="0" w:color="auto"/>
        <w:bottom w:val="none" w:sz="0" w:space="0" w:color="auto"/>
        <w:right w:val="none" w:sz="0" w:space="0" w:color="auto"/>
      </w:divBdr>
    </w:div>
    <w:div w:id="612203318">
      <w:marLeft w:val="480"/>
      <w:marRight w:val="0"/>
      <w:marTop w:val="0"/>
      <w:marBottom w:val="0"/>
      <w:divBdr>
        <w:top w:val="none" w:sz="0" w:space="0" w:color="auto"/>
        <w:left w:val="none" w:sz="0" w:space="0" w:color="auto"/>
        <w:bottom w:val="none" w:sz="0" w:space="0" w:color="auto"/>
        <w:right w:val="none" w:sz="0" w:space="0" w:color="auto"/>
      </w:divBdr>
    </w:div>
    <w:div w:id="612246917">
      <w:marLeft w:val="480"/>
      <w:marRight w:val="0"/>
      <w:marTop w:val="0"/>
      <w:marBottom w:val="0"/>
      <w:divBdr>
        <w:top w:val="none" w:sz="0" w:space="0" w:color="auto"/>
        <w:left w:val="none" w:sz="0" w:space="0" w:color="auto"/>
        <w:bottom w:val="none" w:sz="0" w:space="0" w:color="auto"/>
        <w:right w:val="none" w:sz="0" w:space="0" w:color="auto"/>
      </w:divBdr>
    </w:div>
    <w:div w:id="612395717">
      <w:marLeft w:val="480"/>
      <w:marRight w:val="0"/>
      <w:marTop w:val="0"/>
      <w:marBottom w:val="0"/>
      <w:divBdr>
        <w:top w:val="none" w:sz="0" w:space="0" w:color="auto"/>
        <w:left w:val="none" w:sz="0" w:space="0" w:color="auto"/>
        <w:bottom w:val="none" w:sz="0" w:space="0" w:color="auto"/>
        <w:right w:val="none" w:sz="0" w:space="0" w:color="auto"/>
      </w:divBdr>
    </w:div>
    <w:div w:id="612592458">
      <w:marLeft w:val="480"/>
      <w:marRight w:val="0"/>
      <w:marTop w:val="0"/>
      <w:marBottom w:val="0"/>
      <w:divBdr>
        <w:top w:val="none" w:sz="0" w:space="0" w:color="auto"/>
        <w:left w:val="none" w:sz="0" w:space="0" w:color="auto"/>
        <w:bottom w:val="none" w:sz="0" w:space="0" w:color="auto"/>
        <w:right w:val="none" w:sz="0" w:space="0" w:color="auto"/>
      </w:divBdr>
    </w:div>
    <w:div w:id="612791135">
      <w:marLeft w:val="480"/>
      <w:marRight w:val="0"/>
      <w:marTop w:val="0"/>
      <w:marBottom w:val="0"/>
      <w:divBdr>
        <w:top w:val="none" w:sz="0" w:space="0" w:color="auto"/>
        <w:left w:val="none" w:sz="0" w:space="0" w:color="auto"/>
        <w:bottom w:val="none" w:sz="0" w:space="0" w:color="auto"/>
        <w:right w:val="none" w:sz="0" w:space="0" w:color="auto"/>
      </w:divBdr>
    </w:div>
    <w:div w:id="613096606">
      <w:marLeft w:val="480"/>
      <w:marRight w:val="0"/>
      <w:marTop w:val="0"/>
      <w:marBottom w:val="0"/>
      <w:divBdr>
        <w:top w:val="none" w:sz="0" w:space="0" w:color="auto"/>
        <w:left w:val="none" w:sz="0" w:space="0" w:color="auto"/>
        <w:bottom w:val="none" w:sz="0" w:space="0" w:color="auto"/>
        <w:right w:val="none" w:sz="0" w:space="0" w:color="auto"/>
      </w:divBdr>
    </w:div>
    <w:div w:id="613363710">
      <w:marLeft w:val="480"/>
      <w:marRight w:val="0"/>
      <w:marTop w:val="0"/>
      <w:marBottom w:val="0"/>
      <w:divBdr>
        <w:top w:val="none" w:sz="0" w:space="0" w:color="auto"/>
        <w:left w:val="none" w:sz="0" w:space="0" w:color="auto"/>
        <w:bottom w:val="none" w:sz="0" w:space="0" w:color="auto"/>
        <w:right w:val="none" w:sz="0" w:space="0" w:color="auto"/>
      </w:divBdr>
    </w:div>
    <w:div w:id="613513318">
      <w:marLeft w:val="480"/>
      <w:marRight w:val="0"/>
      <w:marTop w:val="0"/>
      <w:marBottom w:val="0"/>
      <w:divBdr>
        <w:top w:val="none" w:sz="0" w:space="0" w:color="auto"/>
        <w:left w:val="none" w:sz="0" w:space="0" w:color="auto"/>
        <w:bottom w:val="none" w:sz="0" w:space="0" w:color="auto"/>
        <w:right w:val="none" w:sz="0" w:space="0" w:color="auto"/>
      </w:divBdr>
    </w:div>
    <w:div w:id="613906200">
      <w:marLeft w:val="480"/>
      <w:marRight w:val="0"/>
      <w:marTop w:val="0"/>
      <w:marBottom w:val="0"/>
      <w:divBdr>
        <w:top w:val="none" w:sz="0" w:space="0" w:color="auto"/>
        <w:left w:val="none" w:sz="0" w:space="0" w:color="auto"/>
        <w:bottom w:val="none" w:sz="0" w:space="0" w:color="auto"/>
        <w:right w:val="none" w:sz="0" w:space="0" w:color="auto"/>
      </w:divBdr>
    </w:div>
    <w:div w:id="614140296">
      <w:marLeft w:val="480"/>
      <w:marRight w:val="0"/>
      <w:marTop w:val="0"/>
      <w:marBottom w:val="0"/>
      <w:divBdr>
        <w:top w:val="none" w:sz="0" w:space="0" w:color="auto"/>
        <w:left w:val="none" w:sz="0" w:space="0" w:color="auto"/>
        <w:bottom w:val="none" w:sz="0" w:space="0" w:color="auto"/>
        <w:right w:val="none" w:sz="0" w:space="0" w:color="auto"/>
      </w:divBdr>
    </w:div>
    <w:div w:id="614484410">
      <w:marLeft w:val="480"/>
      <w:marRight w:val="0"/>
      <w:marTop w:val="0"/>
      <w:marBottom w:val="0"/>
      <w:divBdr>
        <w:top w:val="none" w:sz="0" w:space="0" w:color="auto"/>
        <w:left w:val="none" w:sz="0" w:space="0" w:color="auto"/>
        <w:bottom w:val="none" w:sz="0" w:space="0" w:color="auto"/>
        <w:right w:val="none" w:sz="0" w:space="0" w:color="auto"/>
      </w:divBdr>
    </w:div>
    <w:div w:id="614945760">
      <w:marLeft w:val="480"/>
      <w:marRight w:val="0"/>
      <w:marTop w:val="0"/>
      <w:marBottom w:val="0"/>
      <w:divBdr>
        <w:top w:val="none" w:sz="0" w:space="0" w:color="auto"/>
        <w:left w:val="none" w:sz="0" w:space="0" w:color="auto"/>
        <w:bottom w:val="none" w:sz="0" w:space="0" w:color="auto"/>
        <w:right w:val="none" w:sz="0" w:space="0" w:color="auto"/>
      </w:divBdr>
    </w:div>
    <w:div w:id="615063112">
      <w:marLeft w:val="480"/>
      <w:marRight w:val="0"/>
      <w:marTop w:val="0"/>
      <w:marBottom w:val="0"/>
      <w:divBdr>
        <w:top w:val="none" w:sz="0" w:space="0" w:color="auto"/>
        <w:left w:val="none" w:sz="0" w:space="0" w:color="auto"/>
        <w:bottom w:val="none" w:sz="0" w:space="0" w:color="auto"/>
        <w:right w:val="none" w:sz="0" w:space="0" w:color="auto"/>
      </w:divBdr>
    </w:div>
    <w:div w:id="615065966">
      <w:marLeft w:val="480"/>
      <w:marRight w:val="0"/>
      <w:marTop w:val="0"/>
      <w:marBottom w:val="0"/>
      <w:divBdr>
        <w:top w:val="none" w:sz="0" w:space="0" w:color="auto"/>
        <w:left w:val="none" w:sz="0" w:space="0" w:color="auto"/>
        <w:bottom w:val="none" w:sz="0" w:space="0" w:color="auto"/>
        <w:right w:val="none" w:sz="0" w:space="0" w:color="auto"/>
      </w:divBdr>
    </w:div>
    <w:div w:id="615135716">
      <w:marLeft w:val="480"/>
      <w:marRight w:val="0"/>
      <w:marTop w:val="0"/>
      <w:marBottom w:val="0"/>
      <w:divBdr>
        <w:top w:val="none" w:sz="0" w:space="0" w:color="auto"/>
        <w:left w:val="none" w:sz="0" w:space="0" w:color="auto"/>
        <w:bottom w:val="none" w:sz="0" w:space="0" w:color="auto"/>
        <w:right w:val="none" w:sz="0" w:space="0" w:color="auto"/>
      </w:divBdr>
    </w:div>
    <w:div w:id="615454077">
      <w:marLeft w:val="480"/>
      <w:marRight w:val="0"/>
      <w:marTop w:val="0"/>
      <w:marBottom w:val="0"/>
      <w:divBdr>
        <w:top w:val="none" w:sz="0" w:space="0" w:color="auto"/>
        <w:left w:val="none" w:sz="0" w:space="0" w:color="auto"/>
        <w:bottom w:val="none" w:sz="0" w:space="0" w:color="auto"/>
        <w:right w:val="none" w:sz="0" w:space="0" w:color="auto"/>
      </w:divBdr>
    </w:div>
    <w:div w:id="616063007">
      <w:marLeft w:val="480"/>
      <w:marRight w:val="0"/>
      <w:marTop w:val="0"/>
      <w:marBottom w:val="0"/>
      <w:divBdr>
        <w:top w:val="none" w:sz="0" w:space="0" w:color="auto"/>
        <w:left w:val="none" w:sz="0" w:space="0" w:color="auto"/>
        <w:bottom w:val="none" w:sz="0" w:space="0" w:color="auto"/>
        <w:right w:val="none" w:sz="0" w:space="0" w:color="auto"/>
      </w:divBdr>
    </w:div>
    <w:div w:id="616255147">
      <w:marLeft w:val="480"/>
      <w:marRight w:val="0"/>
      <w:marTop w:val="0"/>
      <w:marBottom w:val="0"/>
      <w:divBdr>
        <w:top w:val="none" w:sz="0" w:space="0" w:color="auto"/>
        <w:left w:val="none" w:sz="0" w:space="0" w:color="auto"/>
        <w:bottom w:val="none" w:sz="0" w:space="0" w:color="auto"/>
        <w:right w:val="none" w:sz="0" w:space="0" w:color="auto"/>
      </w:divBdr>
    </w:div>
    <w:div w:id="616374404">
      <w:marLeft w:val="480"/>
      <w:marRight w:val="0"/>
      <w:marTop w:val="0"/>
      <w:marBottom w:val="0"/>
      <w:divBdr>
        <w:top w:val="none" w:sz="0" w:space="0" w:color="auto"/>
        <w:left w:val="none" w:sz="0" w:space="0" w:color="auto"/>
        <w:bottom w:val="none" w:sz="0" w:space="0" w:color="auto"/>
        <w:right w:val="none" w:sz="0" w:space="0" w:color="auto"/>
      </w:divBdr>
    </w:div>
    <w:div w:id="616452141">
      <w:marLeft w:val="480"/>
      <w:marRight w:val="0"/>
      <w:marTop w:val="0"/>
      <w:marBottom w:val="0"/>
      <w:divBdr>
        <w:top w:val="none" w:sz="0" w:space="0" w:color="auto"/>
        <w:left w:val="none" w:sz="0" w:space="0" w:color="auto"/>
        <w:bottom w:val="none" w:sz="0" w:space="0" w:color="auto"/>
        <w:right w:val="none" w:sz="0" w:space="0" w:color="auto"/>
      </w:divBdr>
    </w:div>
    <w:div w:id="616525986">
      <w:marLeft w:val="480"/>
      <w:marRight w:val="0"/>
      <w:marTop w:val="0"/>
      <w:marBottom w:val="0"/>
      <w:divBdr>
        <w:top w:val="none" w:sz="0" w:space="0" w:color="auto"/>
        <w:left w:val="none" w:sz="0" w:space="0" w:color="auto"/>
        <w:bottom w:val="none" w:sz="0" w:space="0" w:color="auto"/>
        <w:right w:val="none" w:sz="0" w:space="0" w:color="auto"/>
      </w:divBdr>
    </w:div>
    <w:div w:id="617839668">
      <w:marLeft w:val="480"/>
      <w:marRight w:val="0"/>
      <w:marTop w:val="0"/>
      <w:marBottom w:val="0"/>
      <w:divBdr>
        <w:top w:val="none" w:sz="0" w:space="0" w:color="auto"/>
        <w:left w:val="none" w:sz="0" w:space="0" w:color="auto"/>
        <w:bottom w:val="none" w:sz="0" w:space="0" w:color="auto"/>
        <w:right w:val="none" w:sz="0" w:space="0" w:color="auto"/>
      </w:divBdr>
    </w:div>
    <w:div w:id="618024701">
      <w:marLeft w:val="480"/>
      <w:marRight w:val="0"/>
      <w:marTop w:val="0"/>
      <w:marBottom w:val="0"/>
      <w:divBdr>
        <w:top w:val="none" w:sz="0" w:space="0" w:color="auto"/>
        <w:left w:val="none" w:sz="0" w:space="0" w:color="auto"/>
        <w:bottom w:val="none" w:sz="0" w:space="0" w:color="auto"/>
        <w:right w:val="none" w:sz="0" w:space="0" w:color="auto"/>
      </w:divBdr>
    </w:div>
    <w:div w:id="618151444">
      <w:marLeft w:val="480"/>
      <w:marRight w:val="0"/>
      <w:marTop w:val="0"/>
      <w:marBottom w:val="0"/>
      <w:divBdr>
        <w:top w:val="none" w:sz="0" w:space="0" w:color="auto"/>
        <w:left w:val="none" w:sz="0" w:space="0" w:color="auto"/>
        <w:bottom w:val="none" w:sz="0" w:space="0" w:color="auto"/>
        <w:right w:val="none" w:sz="0" w:space="0" w:color="auto"/>
      </w:divBdr>
    </w:div>
    <w:div w:id="618728585">
      <w:marLeft w:val="480"/>
      <w:marRight w:val="0"/>
      <w:marTop w:val="0"/>
      <w:marBottom w:val="0"/>
      <w:divBdr>
        <w:top w:val="none" w:sz="0" w:space="0" w:color="auto"/>
        <w:left w:val="none" w:sz="0" w:space="0" w:color="auto"/>
        <w:bottom w:val="none" w:sz="0" w:space="0" w:color="auto"/>
        <w:right w:val="none" w:sz="0" w:space="0" w:color="auto"/>
      </w:divBdr>
    </w:div>
    <w:div w:id="619452442">
      <w:marLeft w:val="480"/>
      <w:marRight w:val="0"/>
      <w:marTop w:val="0"/>
      <w:marBottom w:val="0"/>
      <w:divBdr>
        <w:top w:val="none" w:sz="0" w:space="0" w:color="auto"/>
        <w:left w:val="none" w:sz="0" w:space="0" w:color="auto"/>
        <w:bottom w:val="none" w:sz="0" w:space="0" w:color="auto"/>
        <w:right w:val="none" w:sz="0" w:space="0" w:color="auto"/>
      </w:divBdr>
    </w:div>
    <w:div w:id="619604121">
      <w:marLeft w:val="480"/>
      <w:marRight w:val="0"/>
      <w:marTop w:val="0"/>
      <w:marBottom w:val="0"/>
      <w:divBdr>
        <w:top w:val="none" w:sz="0" w:space="0" w:color="auto"/>
        <w:left w:val="none" w:sz="0" w:space="0" w:color="auto"/>
        <w:bottom w:val="none" w:sz="0" w:space="0" w:color="auto"/>
        <w:right w:val="none" w:sz="0" w:space="0" w:color="auto"/>
      </w:divBdr>
    </w:div>
    <w:div w:id="619995588">
      <w:marLeft w:val="480"/>
      <w:marRight w:val="0"/>
      <w:marTop w:val="0"/>
      <w:marBottom w:val="0"/>
      <w:divBdr>
        <w:top w:val="none" w:sz="0" w:space="0" w:color="auto"/>
        <w:left w:val="none" w:sz="0" w:space="0" w:color="auto"/>
        <w:bottom w:val="none" w:sz="0" w:space="0" w:color="auto"/>
        <w:right w:val="none" w:sz="0" w:space="0" w:color="auto"/>
      </w:divBdr>
    </w:div>
    <w:div w:id="620380880">
      <w:marLeft w:val="480"/>
      <w:marRight w:val="0"/>
      <w:marTop w:val="0"/>
      <w:marBottom w:val="0"/>
      <w:divBdr>
        <w:top w:val="none" w:sz="0" w:space="0" w:color="auto"/>
        <w:left w:val="none" w:sz="0" w:space="0" w:color="auto"/>
        <w:bottom w:val="none" w:sz="0" w:space="0" w:color="auto"/>
        <w:right w:val="none" w:sz="0" w:space="0" w:color="auto"/>
      </w:divBdr>
    </w:div>
    <w:div w:id="620721708">
      <w:marLeft w:val="480"/>
      <w:marRight w:val="0"/>
      <w:marTop w:val="0"/>
      <w:marBottom w:val="0"/>
      <w:divBdr>
        <w:top w:val="none" w:sz="0" w:space="0" w:color="auto"/>
        <w:left w:val="none" w:sz="0" w:space="0" w:color="auto"/>
        <w:bottom w:val="none" w:sz="0" w:space="0" w:color="auto"/>
        <w:right w:val="none" w:sz="0" w:space="0" w:color="auto"/>
      </w:divBdr>
    </w:div>
    <w:div w:id="621035934">
      <w:marLeft w:val="480"/>
      <w:marRight w:val="0"/>
      <w:marTop w:val="0"/>
      <w:marBottom w:val="0"/>
      <w:divBdr>
        <w:top w:val="none" w:sz="0" w:space="0" w:color="auto"/>
        <w:left w:val="none" w:sz="0" w:space="0" w:color="auto"/>
        <w:bottom w:val="none" w:sz="0" w:space="0" w:color="auto"/>
        <w:right w:val="none" w:sz="0" w:space="0" w:color="auto"/>
      </w:divBdr>
    </w:div>
    <w:div w:id="621493704">
      <w:marLeft w:val="480"/>
      <w:marRight w:val="0"/>
      <w:marTop w:val="0"/>
      <w:marBottom w:val="0"/>
      <w:divBdr>
        <w:top w:val="none" w:sz="0" w:space="0" w:color="auto"/>
        <w:left w:val="none" w:sz="0" w:space="0" w:color="auto"/>
        <w:bottom w:val="none" w:sz="0" w:space="0" w:color="auto"/>
        <w:right w:val="none" w:sz="0" w:space="0" w:color="auto"/>
      </w:divBdr>
    </w:div>
    <w:div w:id="622074736">
      <w:marLeft w:val="480"/>
      <w:marRight w:val="0"/>
      <w:marTop w:val="0"/>
      <w:marBottom w:val="0"/>
      <w:divBdr>
        <w:top w:val="none" w:sz="0" w:space="0" w:color="auto"/>
        <w:left w:val="none" w:sz="0" w:space="0" w:color="auto"/>
        <w:bottom w:val="none" w:sz="0" w:space="0" w:color="auto"/>
        <w:right w:val="none" w:sz="0" w:space="0" w:color="auto"/>
      </w:divBdr>
    </w:div>
    <w:div w:id="622269924">
      <w:marLeft w:val="480"/>
      <w:marRight w:val="0"/>
      <w:marTop w:val="0"/>
      <w:marBottom w:val="0"/>
      <w:divBdr>
        <w:top w:val="none" w:sz="0" w:space="0" w:color="auto"/>
        <w:left w:val="none" w:sz="0" w:space="0" w:color="auto"/>
        <w:bottom w:val="none" w:sz="0" w:space="0" w:color="auto"/>
        <w:right w:val="none" w:sz="0" w:space="0" w:color="auto"/>
      </w:divBdr>
    </w:div>
    <w:div w:id="622543001">
      <w:marLeft w:val="480"/>
      <w:marRight w:val="0"/>
      <w:marTop w:val="0"/>
      <w:marBottom w:val="0"/>
      <w:divBdr>
        <w:top w:val="none" w:sz="0" w:space="0" w:color="auto"/>
        <w:left w:val="none" w:sz="0" w:space="0" w:color="auto"/>
        <w:bottom w:val="none" w:sz="0" w:space="0" w:color="auto"/>
        <w:right w:val="none" w:sz="0" w:space="0" w:color="auto"/>
      </w:divBdr>
    </w:div>
    <w:div w:id="622929159">
      <w:marLeft w:val="480"/>
      <w:marRight w:val="0"/>
      <w:marTop w:val="0"/>
      <w:marBottom w:val="0"/>
      <w:divBdr>
        <w:top w:val="none" w:sz="0" w:space="0" w:color="auto"/>
        <w:left w:val="none" w:sz="0" w:space="0" w:color="auto"/>
        <w:bottom w:val="none" w:sz="0" w:space="0" w:color="auto"/>
        <w:right w:val="none" w:sz="0" w:space="0" w:color="auto"/>
      </w:divBdr>
    </w:div>
    <w:div w:id="622998002">
      <w:marLeft w:val="480"/>
      <w:marRight w:val="0"/>
      <w:marTop w:val="0"/>
      <w:marBottom w:val="0"/>
      <w:divBdr>
        <w:top w:val="none" w:sz="0" w:space="0" w:color="auto"/>
        <w:left w:val="none" w:sz="0" w:space="0" w:color="auto"/>
        <w:bottom w:val="none" w:sz="0" w:space="0" w:color="auto"/>
        <w:right w:val="none" w:sz="0" w:space="0" w:color="auto"/>
      </w:divBdr>
    </w:div>
    <w:div w:id="623000353">
      <w:marLeft w:val="480"/>
      <w:marRight w:val="0"/>
      <w:marTop w:val="0"/>
      <w:marBottom w:val="0"/>
      <w:divBdr>
        <w:top w:val="none" w:sz="0" w:space="0" w:color="auto"/>
        <w:left w:val="none" w:sz="0" w:space="0" w:color="auto"/>
        <w:bottom w:val="none" w:sz="0" w:space="0" w:color="auto"/>
        <w:right w:val="none" w:sz="0" w:space="0" w:color="auto"/>
      </w:divBdr>
    </w:div>
    <w:div w:id="624435607">
      <w:marLeft w:val="480"/>
      <w:marRight w:val="0"/>
      <w:marTop w:val="0"/>
      <w:marBottom w:val="0"/>
      <w:divBdr>
        <w:top w:val="none" w:sz="0" w:space="0" w:color="auto"/>
        <w:left w:val="none" w:sz="0" w:space="0" w:color="auto"/>
        <w:bottom w:val="none" w:sz="0" w:space="0" w:color="auto"/>
        <w:right w:val="none" w:sz="0" w:space="0" w:color="auto"/>
      </w:divBdr>
    </w:div>
    <w:div w:id="624627238">
      <w:marLeft w:val="480"/>
      <w:marRight w:val="0"/>
      <w:marTop w:val="0"/>
      <w:marBottom w:val="0"/>
      <w:divBdr>
        <w:top w:val="none" w:sz="0" w:space="0" w:color="auto"/>
        <w:left w:val="none" w:sz="0" w:space="0" w:color="auto"/>
        <w:bottom w:val="none" w:sz="0" w:space="0" w:color="auto"/>
        <w:right w:val="none" w:sz="0" w:space="0" w:color="auto"/>
      </w:divBdr>
    </w:div>
    <w:div w:id="624972608">
      <w:marLeft w:val="480"/>
      <w:marRight w:val="0"/>
      <w:marTop w:val="0"/>
      <w:marBottom w:val="0"/>
      <w:divBdr>
        <w:top w:val="none" w:sz="0" w:space="0" w:color="auto"/>
        <w:left w:val="none" w:sz="0" w:space="0" w:color="auto"/>
        <w:bottom w:val="none" w:sz="0" w:space="0" w:color="auto"/>
        <w:right w:val="none" w:sz="0" w:space="0" w:color="auto"/>
      </w:divBdr>
    </w:div>
    <w:div w:id="625434454">
      <w:marLeft w:val="480"/>
      <w:marRight w:val="0"/>
      <w:marTop w:val="0"/>
      <w:marBottom w:val="0"/>
      <w:divBdr>
        <w:top w:val="none" w:sz="0" w:space="0" w:color="auto"/>
        <w:left w:val="none" w:sz="0" w:space="0" w:color="auto"/>
        <w:bottom w:val="none" w:sz="0" w:space="0" w:color="auto"/>
        <w:right w:val="none" w:sz="0" w:space="0" w:color="auto"/>
      </w:divBdr>
    </w:div>
    <w:div w:id="625434561">
      <w:marLeft w:val="480"/>
      <w:marRight w:val="0"/>
      <w:marTop w:val="0"/>
      <w:marBottom w:val="0"/>
      <w:divBdr>
        <w:top w:val="none" w:sz="0" w:space="0" w:color="auto"/>
        <w:left w:val="none" w:sz="0" w:space="0" w:color="auto"/>
        <w:bottom w:val="none" w:sz="0" w:space="0" w:color="auto"/>
        <w:right w:val="none" w:sz="0" w:space="0" w:color="auto"/>
      </w:divBdr>
    </w:div>
    <w:div w:id="625547079">
      <w:marLeft w:val="480"/>
      <w:marRight w:val="0"/>
      <w:marTop w:val="0"/>
      <w:marBottom w:val="0"/>
      <w:divBdr>
        <w:top w:val="none" w:sz="0" w:space="0" w:color="auto"/>
        <w:left w:val="none" w:sz="0" w:space="0" w:color="auto"/>
        <w:bottom w:val="none" w:sz="0" w:space="0" w:color="auto"/>
        <w:right w:val="none" w:sz="0" w:space="0" w:color="auto"/>
      </w:divBdr>
    </w:div>
    <w:div w:id="626010507">
      <w:marLeft w:val="480"/>
      <w:marRight w:val="0"/>
      <w:marTop w:val="0"/>
      <w:marBottom w:val="0"/>
      <w:divBdr>
        <w:top w:val="none" w:sz="0" w:space="0" w:color="auto"/>
        <w:left w:val="none" w:sz="0" w:space="0" w:color="auto"/>
        <w:bottom w:val="none" w:sz="0" w:space="0" w:color="auto"/>
        <w:right w:val="none" w:sz="0" w:space="0" w:color="auto"/>
      </w:divBdr>
    </w:div>
    <w:div w:id="626469380">
      <w:marLeft w:val="480"/>
      <w:marRight w:val="0"/>
      <w:marTop w:val="0"/>
      <w:marBottom w:val="0"/>
      <w:divBdr>
        <w:top w:val="none" w:sz="0" w:space="0" w:color="auto"/>
        <w:left w:val="none" w:sz="0" w:space="0" w:color="auto"/>
        <w:bottom w:val="none" w:sz="0" w:space="0" w:color="auto"/>
        <w:right w:val="none" w:sz="0" w:space="0" w:color="auto"/>
      </w:divBdr>
    </w:div>
    <w:div w:id="626544843">
      <w:marLeft w:val="480"/>
      <w:marRight w:val="0"/>
      <w:marTop w:val="0"/>
      <w:marBottom w:val="0"/>
      <w:divBdr>
        <w:top w:val="none" w:sz="0" w:space="0" w:color="auto"/>
        <w:left w:val="none" w:sz="0" w:space="0" w:color="auto"/>
        <w:bottom w:val="none" w:sz="0" w:space="0" w:color="auto"/>
        <w:right w:val="none" w:sz="0" w:space="0" w:color="auto"/>
      </w:divBdr>
    </w:div>
    <w:div w:id="626550521">
      <w:marLeft w:val="480"/>
      <w:marRight w:val="0"/>
      <w:marTop w:val="0"/>
      <w:marBottom w:val="0"/>
      <w:divBdr>
        <w:top w:val="none" w:sz="0" w:space="0" w:color="auto"/>
        <w:left w:val="none" w:sz="0" w:space="0" w:color="auto"/>
        <w:bottom w:val="none" w:sz="0" w:space="0" w:color="auto"/>
        <w:right w:val="none" w:sz="0" w:space="0" w:color="auto"/>
      </w:divBdr>
    </w:div>
    <w:div w:id="626817230">
      <w:marLeft w:val="480"/>
      <w:marRight w:val="0"/>
      <w:marTop w:val="0"/>
      <w:marBottom w:val="0"/>
      <w:divBdr>
        <w:top w:val="none" w:sz="0" w:space="0" w:color="auto"/>
        <w:left w:val="none" w:sz="0" w:space="0" w:color="auto"/>
        <w:bottom w:val="none" w:sz="0" w:space="0" w:color="auto"/>
        <w:right w:val="none" w:sz="0" w:space="0" w:color="auto"/>
      </w:divBdr>
    </w:div>
    <w:div w:id="627125211">
      <w:marLeft w:val="480"/>
      <w:marRight w:val="0"/>
      <w:marTop w:val="0"/>
      <w:marBottom w:val="0"/>
      <w:divBdr>
        <w:top w:val="none" w:sz="0" w:space="0" w:color="auto"/>
        <w:left w:val="none" w:sz="0" w:space="0" w:color="auto"/>
        <w:bottom w:val="none" w:sz="0" w:space="0" w:color="auto"/>
        <w:right w:val="none" w:sz="0" w:space="0" w:color="auto"/>
      </w:divBdr>
    </w:div>
    <w:div w:id="628705413">
      <w:marLeft w:val="480"/>
      <w:marRight w:val="0"/>
      <w:marTop w:val="0"/>
      <w:marBottom w:val="0"/>
      <w:divBdr>
        <w:top w:val="none" w:sz="0" w:space="0" w:color="auto"/>
        <w:left w:val="none" w:sz="0" w:space="0" w:color="auto"/>
        <w:bottom w:val="none" w:sz="0" w:space="0" w:color="auto"/>
        <w:right w:val="none" w:sz="0" w:space="0" w:color="auto"/>
      </w:divBdr>
    </w:div>
    <w:div w:id="628709295">
      <w:marLeft w:val="480"/>
      <w:marRight w:val="0"/>
      <w:marTop w:val="0"/>
      <w:marBottom w:val="0"/>
      <w:divBdr>
        <w:top w:val="none" w:sz="0" w:space="0" w:color="auto"/>
        <w:left w:val="none" w:sz="0" w:space="0" w:color="auto"/>
        <w:bottom w:val="none" w:sz="0" w:space="0" w:color="auto"/>
        <w:right w:val="none" w:sz="0" w:space="0" w:color="auto"/>
      </w:divBdr>
    </w:div>
    <w:div w:id="628902866">
      <w:marLeft w:val="480"/>
      <w:marRight w:val="0"/>
      <w:marTop w:val="0"/>
      <w:marBottom w:val="0"/>
      <w:divBdr>
        <w:top w:val="none" w:sz="0" w:space="0" w:color="auto"/>
        <w:left w:val="none" w:sz="0" w:space="0" w:color="auto"/>
        <w:bottom w:val="none" w:sz="0" w:space="0" w:color="auto"/>
        <w:right w:val="none" w:sz="0" w:space="0" w:color="auto"/>
      </w:divBdr>
    </w:div>
    <w:div w:id="629896122">
      <w:marLeft w:val="480"/>
      <w:marRight w:val="0"/>
      <w:marTop w:val="0"/>
      <w:marBottom w:val="0"/>
      <w:divBdr>
        <w:top w:val="none" w:sz="0" w:space="0" w:color="auto"/>
        <w:left w:val="none" w:sz="0" w:space="0" w:color="auto"/>
        <w:bottom w:val="none" w:sz="0" w:space="0" w:color="auto"/>
        <w:right w:val="none" w:sz="0" w:space="0" w:color="auto"/>
      </w:divBdr>
    </w:div>
    <w:div w:id="632641533">
      <w:marLeft w:val="480"/>
      <w:marRight w:val="0"/>
      <w:marTop w:val="0"/>
      <w:marBottom w:val="0"/>
      <w:divBdr>
        <w:top w:val="none" w:sz="0" w:space="0" w:color="auto"/>
        <w:left w:val="none" w:sz="0" w:space="0" w:color="auto"/>
        <w:bottom w:val="none" w:sz="0" w:space="0" w:color="auto"/>
        <w:right w:val="none" w:sz="0" w:space="0" w:color="auto"/>
      </w:divBdr>
    </w:div>
    <w:div w:id="632684948">
      <w:marLeft w:val="480"/>
      <w:marRight w:val="0"/>
      <w:marTop w:val="0"/>
      <w:marBottom w:val="0"/>
      <w:divBdr>
        <w:top w:val="none" w:sz="0" w:space="0" w:color="auto"/>
        <w:left w:val="none" w:sz="0" w:space="0" w:color="auto"/>
        <w:bottom w:val="none" w:sz="0" w:space="0" w:color="auto"/>
        <w:right w:val="none" w:sz="0" w:space="0" w:color="auto"/>
      </w:divBdr>
    </w:div>
    <w:div w:id="633602931">
      <w:marLeft w:val="480"/>
      <w:marRight w:val="0"/>
      <w:marTop w:val="0"/>
      <w:marBottom w:val="0"/>
      <w:divBdr>
        <w:top w:val="none" w:sz="0" w:space="0" w:color="auto"/>
        <w:left w:val="none" w:sz="0" w:space="0" w:color="auto"/>
        <w:bottom w:val="none" w:sz="0" w:space="0" w:color="auto"/>
        <w:right w:val="none" w:sz="0" w:space="0" w:color="auto"/>
      </w:divBdr>
    </w:div>
    <w:div w:id="633827693">
      <w:marLeft w:val="480"/>
      <w:marRight w:val="0"/>
      <w:marTop w:val="0"/>
      <w:marBottom w:val="0"/>
      <w:divBdr>
        <w:top w:val="none" w:sz="0" w:space="0" w:color="auto"/>
        <w:left w:val="none" w:sz="0" w:space="0" w:color="auto"/>
        <w:bottom w:val="none" w:sz="0" w:space="0" w:color="auto"/>
        <w:right w:val="none" w:sz="0" w:space="0" w:color="auto"/>
      </w:divBdr>
    </w:div>
    <w:div w:id="634023181">
      <w:marLeft w:val="480"/>
      <w:marRight w:val="0"/>
      <w:marTop w:val="0"/>
      <w:marBottom w:val="0"/>
      <w:divBdr>
        <w:top w:val="none" w:sz="0" w:space="0" w:color="auto"/>
        <w:left w:val="none" w:sz="0" w:space="0" w:color="auto"/>
        <w:bottom w:val="none" w:sz="0" w:space="0" w:color="auto"/>
        <w:right w:val="none" w:sz="0" w:space="0" w:color="auto"/>
      </w:divBdr>
    </w:div>
    <w:div w:id="634145930">
      <w:marLeft w:val="480"/>
      <w:marRight w:val="0"/>
      <w:marTop w:val="0"/>
      <w:marBottom w:val="0"/>
      <w:divBdr>
        <w:top w:val="none" w:sz="0" w:space="0" w:color="auto"/>
        <w:left w:val="none" w:sz="0" w:space="0" w:color="auto"/>
        <w:bottom w:val="none" w:sz="0" w:space="0" w:color="auto"/>
        <w:right w:val="none" w:sz="0" w:space="0" w:color="auto"/>
      </w:divBdr>
    </w:div>
    <w:div w:id="634410534">
      <w:marLeft w:val="480"/>
      <w:marRight w:val="0"/>
      <w:marTop w:val="0"/>
      <w:marBottom w:val="0"/>
      <w:divBdr>
        <w:top w:val="none" w:sz="0" w:space="0" w:color="auto"/>
        <w:left w:val="none" w:sz="0" w:space="0" w:color="auto"/>
        <w:bottom w:val="none" w:sz="0" w:space="0" w:color="auto"/>
        <w:right w:val="none" w:sz="0" w:space="0" w:color="auto"/>
      </w:divBdr>
    </w:div>
    <w:div w:id="634525908">
      <w:marLeft w:val="480"/>
      <w:marRight w:val="0"/>
      <w:marTop w:val="0"/>
      <w:marBottom w:val="0"/>
      <w:divBdr>
        <w:top w:val="none" w:sz="0" w:space="0" w:color="auto"/>
        <w:left w:val="none" w:sz="0" w:space="0" w:color="auto"/>
        <w:bottom w:val="none" w:sz="0" w:space="0" w:color="auto"/>
        <w:right w:val="none" w:sz="0" w:space="0" w:color="auto"/>
      </w:divBdr>
    </w:div>
    <w:div w:id="634607069">
      <w:marLeft w:val="480"/>
      <w:marRight w:val="0"/>
      <w:marTop w:val="0"/>
      <w:marBottom w:val="0"/>
      <w:divBdr>
        <w:top w:val="none" w:sz="0" w:space="0" w:color="auto"/>
        <w:left w:val="none" w:sz="0" w:space="0" w:color="auto"/>
        <w:bottom w:val="none" w:sz="0" w:space="0" w:color="auto"/>
        <w:right w:val="none" w:sz="0" w:space="0" w:color="auto"/>
      </w:divBdr>
    </w:div>
    <w:div w:id="634915864">
      <w:marLeft w:val="480"/>
      <w:marRight w:val="0"/>
      <w:marTop w:val="0"/>
      <w:marBottom w:val="0"/>
      <w:divBdr>
        <w:top w:val="none" w:sz="0" w:space="0" w:color="auto"/>
        <w:left w:val="none" w:sz="0" w:space="0" w:color="auto"/>
        <w:bottom w:val="none" w:sz="0" w:space="0" w:color="auto"/>
        <w:right w:val="none" w:sz="0" w:space="0" w:color="auto"/>
      </w:divBdr>
    </w:div>
    <w:div w:id="635528634">
      <w:marLeft w:val="480"/>
      <w:marRight w:val="0"/>
      <w:marTop w:val="0"/>
      <w:marBottom w:val="0"/>
      <w:divBdr>
        <w:top w:val="none" w:sz="0" w:space="0" w:color="auto"/>
        <w:left w:val="none" w:sz="0" w:space="0" w:color="auto"/>
        <w:bottom w:val="none" w:sz="0" w:space="0" w:color="auto"/>
        <w:right w:val="none" w:sz="0" w:space="0" w:color="auto"/>
      </w:divBdr>
    </w:div>
    <w:div w:id="635649732">
      <w:marLeft w:val="480"/>
      <w:marRight w:val="0"/>
      <w:marTop w:val="0"/>
      <w:marBottom w:val="0"/>
      <w:divBdr>
        <w:top w:val="none" w:sz="0" w:space="0" w:color="auto"/>
        <w:left w:val="none" w:sz="0" w:space="0" w:color="auto"/>
        <w:bottom w:val="none" w:sz="0" w:space="0" w:color="auto"/>
        <w:right w:val="none" w:sz="0" w:space="0" w:color="auto"/>
      </w:divBdr>
    </w:div>
    <w:div w:id="635722182">
      <w:marLeft w:val="480"/>
      <w:marRight w:val="0"/>
      <w:marTop w:val="0"/>
      <w:marBottom w:val="0"/>
      <w:divBdr>
        <w:top w:val="none" w:sz="0" w:space="0" w:color="auto"/>
        <w:left w:val="none" w:sz="0" w:space="0" w:color="auto"/>
        <w:bottom w:val="none" w:sz="0" w:space="0" w:color="auto"/>
        <w:right w:val="none" w:sz="0" w:space="0" w:color="auto"/>
      </w:divBdr>
    </w:div>
    <w:div w:id="636452648">
      <w:marLeft w:val="480"/>
      <w:marRight w:val="0"/>
      <w:marTop w:val="0"/>
      <w:marBottom w:val="0"/>
      <w:divBdr>
        <w:top w:val="none" w:sz="0" w:space="0" w:color="auto"/>
        <w:left w:val="none" w:sz="0" w:space="0" w:color="auto"/>
        <w:bottom w:val="none" w:sz="0" w:space="0" w:color="auto"/>
        <w:right w:val="none" w:sz="0" w:space="0" w:color="auto"/>
      </w:divBdr>
    </w:div>
    <w:div w:id="636840850">
      <w:marLeft w:val="480"/>
      <w:marRight w:val="0"/>
      <w:marTop w:val="0"/>
      <w:marBottom w:val="0"/>
      <w:divBdr>
        <w:top w:val="none" w:sz="0" w:space="0" w:color="auto"/>
        <w:left w:val="none" w:sz="0" w:space="0" w:color="auto"/>
        <w:bottom w:val="none" w:sz="0" w:space="0" w:color="auto"/>
        <w:right w:val="none" w:sz="0" w:space="0" w:color="auto"/>
      </w:divBdr>
    </w:div>
    <w:div w:id="637613982">
      <w:marLeft w:val="480"/>
      <w:marRight w:val="0"/>
      <w:marTop w:val="0"/>
      <w:marBottom w:val="0"/>
      <w:divBdr>
        <w:top w:val="none" w:sz="0" w:space="0" w:color="auto"/>
        <w:left w:val="none" w:sz="0" w:space="0" w:color="auto"/>
        <w:bottom w:val="none" w:sz="0" w:space="0" w:color="auto"/>
        <w:right w:val="none" w:sz="0" w:space="0" w:color="auto"/>
      </w:divBdr>
    </w:div>
    <w:div w:id="638148246">
      <w:marLeft w:val="480"/>
      <w:marRight w:val="0"/>
      <w:marTop w:val="0"/>
      <w:marBottom w:val="0"/>
      <w:divBdr>
        <w:top w:val="none" w:sz="0" w:space="0" w:color="auto"/>
        <w:left w:val="none" w:sz="0" w:space="0" w:color="auto"/>
        <w:bottom w:val="none" w:sz="0" w:space="0" w:color="auto"/>
        <w:right w:val="none" w:sz="0" w:space="0" w:color="auto"/>
      </w:divBdr>
    </w:div>
    <w:div w:id="638194218">
      <w:marLeft w:val="480"/>
      <w:marRight w:val="0"/>
      <w:marTop w:val="0"/>
      <w:marBottom w:val="0"/>
      <w:divBdr>
        <w:top w:val="none" w:sz="0" w:space="0" w:color="auto"/>
        <w:left w:val="none" w:sz="0" w:space="0" w:color="auto"/>
        <w:bottom w:val="none" w:sz="0" w:space="0" w:color="auto"/>
        <w:right w:val="none" w:sz="0" w:space="0" w:color="auto"/>
      </w:divBdr>
    </w:div>
    <w:div w:id="638456172">
      <w:marLeft w:val="480"/>
      <w:marRight w:val="0"/>
      <w:marTop w:val="0"/>
      <w:marBottom w:val="0"/>
      <w:divBdr>
        <w:top w:val="none" w:sz="0" w:space="0" w:color="auto"/>
        <w:left w:val="none" w:sz="0" w:space="0" w:color="auto"/>
        <w:bottom w:val="none" w:sz="0" w:space="0" w:color="auto"/>
        <w:right w:val="none" w:sz="0" w:space="0" w:color="auto"/>
      </w:divBdr>
    </w:div>
    <w:div w:id="638458564">
      <w:marLeft w:val="480"/>
      <w:marRight w:val="0"/>
      <w:marTop w:val="0"/>
      <w:marBottom w:val="0"/>
      <w:divBdr>
        <w:top w:val="none" w:sz="0" w:space="0" w:color="auto"/>
        <w:left w:val="none" w:sz="0" w:space="0" w:color="auto"/>
        <w:bottom w:val="none" w:sz="0" w:space="0" w:color="auto"/>
        <w:right w:val="none" w:sz="0" w:space="0" w:color="auto"/>
      </w:divBdr>
    </w:div>
    <w:div w:id="638648642">
      <w:marLeft w:val="480"/>
      <w:marRight w:val="0"/>
      <w:marTop w:val="0"/>
      <w:marBottom w:val="0"/>
      <w:divBdr>
        <w:top w:val="none" w:sz="0" w:space="0" w:color="auto"/>
        <w:left w:val="none" w:sz="0" w:space="0" w:color="auto"/>
        <w:bottom w:val="none" w:sz="0" w:space="0" w:color="auto"/>
        <w:right w:val="none" w:sz="0" w:space="0" w:color="auto"/>
      </w:divBdr>
    </w:div>
    <w:div w:id="639117387">
      <w:marLeft w:val="480"/>
      <w:marRight w:val="0"/>
      <w:marTop w:val="0"/>
      <w:marBottom w:val="0"/>
      <w:divBdr>
        <w:top w:val="none" w:sz="0" w:space="0" w:color="auto"/>
        <w:left w:val="none" w:sz="0" w:space="0" w:color="auto"/>
        <w:bottom w:val="none" w:sz="0" w:space="0" w:color="auto"/>
        <w:right w:val="none" w:sz="0" w:space="0" w:color="auto"/>
      </w:divBdr>
    </w:div>
    <w:div w:id="639192931">
      <w:marLeft w:val="480"/>
      <w:marRight w:val="0"/>
      <w:marTop w:val="0"/>
      <w:marBottom w:val="0"/>
      <w:divBdr>
        <w:top w:val="none" w:sz="0" w:space="0" w:color="auto"/>
        <w:left w:val="none" w:sz="0" w:space="0" w:color="auto"/>
        <w:bottom w:val="none" w:sz="0" w:space="0" w:color="auto"/>
        <w:right w:val="none" w:sz="0" w:space="0" w:color="auto"/>
      </w:divBdr>
    </w:div>
    <w:div w:id="639580548">
      <w:marLeft w:val="480"/>
      <w:marRight w:val="0"/>
      <w:marTop w:val="0"/>
      <w:marBottom w:val="0"/>
      <w:divBdr>
        <w:top w:val="none" w:sz="0" w:space="0" w:color="auto"/>
        <w:left w:val="none" w:sz="0" w:space="0" w:color="auto"/>
        <w:bottom w:val="none" w:sz="0" w:space="0" w:color="auto"/>
        <w:right w:val="none" w:sz="0" w:space="0" w:color="auto"/>
      </w:divBdr>
    </w:div>
    <w:div w:id="639652166">
      <w:marLeft w:val="480"/>
      <w:marRight w:val="0"/>
      <w:marTop w:val="0"/>
      <w:marBottom w:val="0"/>
      <w:divBdr>
        <w:top w:val="none" w:sz="0" w:space="0" w:color="auto"/>
        <w:left w:val="none" w:sz="0" w:space="0" w:color="auto"/>
        <w:bottom w:val="none" w:sz="0" w:space="0" w:color="auto"/>
        <w:right w:val="none" w:sz="0" w:space="0" w:color="auto"/>
      </w:divBdr>
    </w:div>
    <w:div w:id="640578598">
      <w:marLeft w:val="480"/>
      <w:marRight w:val="0"/>
      <w:marTop w:val="0"/>
      <w:marBottom w:val="0"/>
      <w:divBdr>
        <w:top w:val="none" w:sz="0" w:space="0" w:color="auto"/>
        <w:left w:val="none" w:sz="0" w:space="0" w:color="auto"/>
        <w:bottom w:val="none" w:sz="0" w:space="0" w:color="auto"/>
        <w:right w:val="none" w:sz="0" w:space="0" w:color="auto"/>
      </w:divBdr>
    </w:div>
    <w:div w:id="640765538">
      <w:marLeft w:val="480"/>
      <w:marRight w:val="0"/>
      <w:marTop w:val="0"/>
      <w:marBottom w:val="0"/>
      <w:divBdr>
        <w:top w:val="none" w:sz="0" w:space="0" w:color="auto"/>
        <w:left w:val="none" w:sz="0" w:space="0" w:color="auto"/>
        <w:bottom w:val="none" w:sz="0" w:space="0" w:color="auto"/>
        <w:right w:val="none" w:sz="0" w:space="0" w:color="auto"/>
      </w:divBdr>
    </w:div>
    <w:div w:id="640765578">
      <w:marLeft w:val="480"/>
      <w:marRight w:val="0"/>
      <w:marTop w:val="0"/>
      <w:marBottom w:val="0"/>
      <w:divBdr>
        <w:top w:val="none" w:sz="0" w:space="0" w:color="auto"/>
        <w:left w:val="none" w:sz="0" w:space="0" w:color="auto"/>
        <w:bottom w:val="none" w:sz="0" w:space="0" w:color="auto"/>
        <w:right w:val="none" w:sz="0" w:space="0" w:color="auto"/>
      </w:divBdr>
    </w:div>
    <w:div w:id="641157543">
      <w:marLeft w:val="480"/>
      <w:marRight w:val="0"/>
      <w:marTop w:val="0"/>
      <w:marBottom w:val="0"/>
      <w:divBdr>
        <w:top w:val="none" w:sz="0" w:space="0" w:color="auto"/>
        <w:left w:val="none" w:sz="0" w:space="0" w:color="auto"/>
        <w:bottom w:val="none" w:sz="0" w:space="0" w:color="auto"/>
        <w:right w:val="none" w:sz="0" w:space="0" w:color="auto"/>
      </w:divBdr>
    </w:div>
    <w:div w:id="641348364">
      <w:marLeft w:val="480"/>
      <w:marRight w:val="0"/>
      <w:marTop w:val="0"/>
      <w:marBottom w:val="0"/>
      <w:divBdr>
        <w:top w:val="none" w:sz="0" w:space="0" w:color="auto"/>
        <w:left w:val="none" w:sz="0" w:space="0" w:color="auto"/>
        <w:bottom w:val="none" w:sz="0" w:space="0" w:color="auto"/>
        <w:right w:val="none" w:sz="0" w:space="0" w:color="auto"/>
      </w:divBdr>
    </w:div>
    <w:div w:id="641663164">
      <w:marLeft w:val="480"/>
      <w:marRight w:val="0"/>
      <w:marTop w:val="0"/>
      <w:marBottom w:val="0"/>
      <w:divBdr>
        <w:top w:val="none" w:sz="0" w:space="0" w:color="auto"/>
        <w:left w:val="none" w:sz="0" w:space="0" w:color="auto"/>
        <w:bottom w:val="none" w:sz="0" w:space="0" w:color="auto"/>
        <w:right w:val="none" w:sz="0" w:space="0" w:color="auto"/>
      </w:divBdr>
    </w:div>
    <w:div w:id="642007649">
      <w:marLeft w:val="480"/>
      <w:marRight w:val="0"/>
      <w:marTop w:val="0"/>
      <w:marBottom w:val="0"/>
      <w:divBdr>
        <w:top w:val="none" w:sz="0" w:space="0" w:color="auto"/>
        <w:left w:val="none" w:sz="0" w:space="0" w:color="auto"/>
        <w:bottom w:val="none" w:sz="0" w:space="0" w:color="auto"/>
        <w:right w:val="none" w:sz="0" w:space="0" w:color="auto"/>
      </w:divBdr>
    </w:div>
    <w:div w:id="642274462">
      <w:marLeft w:val="480"/>
      <w:marRight w:val="0"/>
      <w:marTop w:val="0"/>
      <w:marBottom w:val="0"/>
      <w:divBdr>
        <w:top w:val="none" w:sz="0" w:space="0" w:color="auto"/>
        <w:left w:val="none" w:sz="0" w:space="0" w:color="auto"/>
        <w:bottom w:val="none" w:sz="0" w:space="0" w:color="auto"/>
        <w:right w:val="none" w:sz="0" w:space="0" w:color="auto"/>
      </w:divBdr>
    </w:div>
    <w:div w:id="642582228">
      <w:marLeft w:val="480"/>
      <w:marRight w:val="0"/>
      <w:marTop w:val="0"/>
      <w:marBottom w:val="0"/>
      <w:divBdr>
        <w:top w:val="none" w:sz="0" w:space="0" w:color="auto"/>
        <w:left w:val="none" w:sz="0" w:space="0" w:color="auto"/>
        <w:bottom w:val="none" w:sz="0" w:space="0" w:color="auto"/>
        <w:right w:val="none" w:sz="0" w:space="0" w:color="auto"/>
      </w:divBdr>
    </w:div>
    <w:div w:id="642656427">
      <w:marLeft w:val="480"/>
      <w:marRight w:val="0"/>
      <w:marTop w:val="0"/>
      <w:marBottom w:val="0"/>
      <w:divBdr>
        <w:top w:val="none" w:sz="0" w:space="0" w:color="auto"/>
        <w:left w:val="none" w:sz="0" w:space="0" w:color="auto"/>
        <w:bottom w:val="none" w:sz="0" w:space="0" w:color="auto"/>
        <w:right w:val="none" w:sz="0" w:space="0" w:color="auto"/>
      </w:divBdr>
    </w:div>
    <w:div w:id="643002300">
      <w:marLeft w:val="480"/>
      <w:marRight w:val="0"/>
      <w:marTop w:val="0"/>
      <w:marBottom w:val="0"/>
      <w:divBdr>
        <w:top w:val="none" w:sz="0" w:space="0" w:color="auto"/>
        <w:left w:val="none" w:sz="0" w:space="0" w:color="auto"/>
        <w:bottom w:val="none" w:sz="0" w:space="0" w:color="auto"/>
        <w:right w:val="none" w:sz="0" w:space="0" w:color="auto"/>
      </w:divBdr>
    </w:div>
    <w:div w:id="643241400">
      <w:marLeft w:val="480"/>
      <w:marRight w:val="0"/>
      <w:marTop w:val="0"/>
      <w:marBottom w:val="0"/>
      <w:divBdr>
        <w:top w:val="none" w:sz="0" w:space="0" w:color="auto"/>
        <w:left w:val="none" w:sz="0" w:space="0" w:color="auto"/>
        <w:bottom w:val="none" w:sz="0" w:space="0" w:color="auto"/>
        <w:right w:val="none" w:sz="0" w:space="0" w:color="auto"/>
      </w:divBdr>
    </w:div>
    <w:div w:id="643314709">
      <w:marLeft w:val="480"/>
      <w:marRight w:val="0"/>
      <w:marTop w:val="0"/>
      <w:marBottom w:val="0"/>
      <w:divBdr>
        <w:top w:val="none" w:sz="0" w:space="0" w:color="auto"/>
        <w:left w:val="none" w:sz="0" w:space="0" w:color="auto"/>
        <w:bottom w:val="none" w:sz="0" w:space="0" w:color="auto"/>
        <w:right w:val="none" w:sz="0" w:space="0" w:color="auto"/>
      </w:divBdr>
    </w:div>
    <w:div w:id="643387033">
      <w:marLeft w:val="480"/>
      <w:marRight w:val="0"/>
      <w:marTop w:val="0"/>
      <w:marBottom w:val="0"/>
      <w:divBdr>
        <w:top w:val="none" w:sz="0" w:space="0" w:color="auto"/>
        <w:left w:val="none" w:sz="0" w:space="0" w:color="auto"/>
        <w:bottom w:val="none" w:sz="0" w:space="0" w:color="auto"/>
        <w:right w:val="none" w:sz="0" w:space="0" w:color="auto"/>
      </w:divBdr>
    </w:div>
    <w:div w:id="643391391">
      <w:marLeft w:val="480"/>
      <w:marRight w:val="0"/>
      <w:marTop w:val="0"/>
      <w:marBottom w:val="0"/>
      <w:divBdr>
        <w:top w:val="none" w:sz="0" w:space="0" w:color="auto"/>
        <w:left w:val="none" w:sz="0" w:space="0" w:color="auto"/>
        <w:bottom w:val="none" w:sz="0" w:space="0" w:color="auto"/>
        <w:right w:val="none" w:sz="0" w:space="0" w:color="auto"/>
      </w:divBdr>
    </w:div>
    <w:div w:id="644512122">
      <w:marLeft w:val="480"/>
      <w:marRight w:val="0"/>
      <w:marTop w:val="0"/>
      <w:marBottom w:val="0"/>
      <w:divBdr>
        <w:top w:val="none" w:sz="0" w:space="0" w:color="auto"/>
        <w:left w:val="none" w:sz="0" w:space="0" w:color="auto"/>
        <w:bottom w:val="none" w:sz="0" w:space="0" w:color="auto"/>
        <w:right w:val="none" w:sz="0" w:space="0" w:color="auto"/>
      </w:divBdr>
    </w:div>
    <w:div w:id="645665823">
      <w:marLeft w:val="480"/>
      <w:marRight w:val="0"/>
      <w:marTop w:val="0"/>
      <w:marBottom w:val="0"/>
      <w:divBdr>
        <w:top w:val="none" w:sz="0" w:space="0" w:color="auto"/>
        <w:left w:val="none" w:sz="0" w:space="0" w:color="auto"/>
        <w:bottom w:val="none" w:sz="0" w:space="0" w:color="auto"/>
        <w:right w:val="none" w:sz="0" w:space="0" w:color="auto"/>
      </w:divBdr>
    </w:div>
    <w:div w:id="646007864">
      <w:marLeft w:val="480"/>
      <w:marRight w:val="0"/>
      <w:marTop w:val="0"/>
      <w:marBottom w:val="0"/>
      <w:divBdr>
        <w:top w:val="none" w:sz="0" w:space="0" w:color="auto"/>
        <w:left w:val="none" w:sz="0" w:space="0" w:color="auto"/>
        <w:bottom w:val="none" w:sz="0" w:space="0" w:color="auto"/>
        <w:right w:val="none" w:sz="0" w:space="0" w:color="auto"/>
      </w:divBdr>
    </w:div>
    <w:div w:id="646204855">
      <w:marLeft w:val="480"/>
      <w:marRight w:val="0"/>
      <w:marTop w:val="0"/>
      <w:marBottom w:val="0"/>
      <w:divBdr>
        <w:top w:val="none" w:sz="0" w:space="0" w:color="auto"/>
        <w:left w:val="none" w:sz="0" w:space="0" w:color="auto"/>
        <w:bottom w:val="none" w:sz="0" w:space="0" w:color="auto"/>
        <w:right w:val="none" w:sz="0" w:space="0" w:color="auto"/>
      </w:divBdr>
    </w:div>
    <w:div w:id="646402735">
      <w:marLeft w:val="480"/>
      <w:marRight w:val="0"/>
      <w:marTop w:val="0"/>
      <w:marBottom w:val="0"/>
      <w:divBdr>
        <w:top w:val="none" w:sz="0" w:space="0" w:color="auto"/>
        <w:left w:val="none" w:sz="0" w:space="0" w:color="auto"/>
        <w:bottom w:val="none" w:sz="0" w:space="0" w:color="auto"/>
        <w:right w:val="none" w:sz="0" w:space="0" w:color="auto"/>
      </w:divBdr>
    </w:div>
    <w:div w:id="646477557">
      <w:marLeft w:val="480"/>
      <w:marRight w:val="0"/>
      <w:marTop w:val="0"/>
      <w:marBottom w:val="0"/>
      <w:divBdr>
        <w:top w:val="none" w:sz="0" w:space="0" w:color="auto"/>
        <w:left w:val="none" w:sz="0" w:space="0" w:color="auto"/>
        <w:bottom w:val="none" w:sz="0" w:space="0" w:color="auto"/>
        <w:right w:val="none" w:sz="0" w:space="0" w:color="auto"/>
      </w:divBdr>
    </w:div>
    <w:div w:id="646520621">
      <w:marLeft w:val="480"/>
      <w:marRight w:val="0"/>
      <w:marTop w:val="0"/>
      <w:marBottom w:val="0"/>
      <w:divBdr>
        <w:top w:val="none" w:sz="0" w:space="0" w:color="auto"/>
        <w:left w:val="none" w:sz="0" w:space="0" w:color="auto"/>
        <w:bottom w:val="none" w:sz="0" w:space="0" w:color="auto"/>
        <w:right w:val="none" w:sz="0" w:space="0" w:color="auto"/>
      </w:divBdr>
    </w:div>
    <w:div w:id="646545313">
      <w:marLeft w:val="480"/>
      <w:marRight w:val="0"/>
      <w:marTop w:val="0"/>
      <w:marBottom w:val="0"/>
      <w:divBdr>
        <w:top w:val="none" w:sz="0" w:space="0" w:color="auto"/>
        <w:left w:val="none" w:sz="0" w:space="0" w:color="auto"/>
        <w:bottom w:val="none" w:sz="0" w:space="0" w:color="auto"/>
        <w:right w:val="none" w:sz="0" w:space="0" w:color="auto"/>
      </w:divBdr>
    </w:div>
    <w:div w:id="647323408">
      <w:marLeft w:val="480"/>
      <w:marRight w:val="0"/>
      <w:marTop w:val="0"/>
      <w:marBottom w:val="0"/>
      <w:divBdr>
        <w:top w:val="none" w:sz="0" w:space="0" w:color="auto"/>
        <w:left w:val="none" w:sz="0" w:space="0" w:color="auto"/>
        <w:bottom w:val="none" w:sz="0" w:space="0" w:color="auto"/>
        <w:right w:val="none" w:sz="0" w:space="0" w:color="auto"/>
      </w:divBdr>
    </w:div>
    <w:div w:id="647978237">
      <w:marLeft w:val="480"/>
      <w:marRight w:val="0"/>
      <w:marTop w:val="0"/>
      <w:marBottom w:val="0"/>
      <w:divBdr>
        <w:top w:val="none" w:sz="0" w:space="0" w:color="auto"/>
        <w:left w:val="none" w:sz="0" w:space="0" w:color="auto"/>
        <w:bottom w:val="none" w:sz="0" w:space="0" w:color="auto"/>
        <w:right w:val="none" w:sz="0" w:space="0" w:color="auto"/>
      </w:divBdr>
    </w:div>
    <w:div w:id="648097088">
      <w:marLeft w:val="480"/>
      <w:marRight w:val="0"/>
      <w:marTop w:val="0"/>
      <w:marBottom w:val="0"/>
      <w:divBdr>
        <w:top w:val="none" w:sz="0" w:space="0" w:color="auto"/>
        <w:left w:val="none" w:sz="0" w:space="0" w:color="auto"/>
        <w:bottom w:val="none" w:sz="0" w:space="0" w:color="auto"/>
        <w:right w:val="none" w:sz="0" w:space="0" w:color="auto"/>
      </w:divBdr>
    </w:div>
    <w:div w:id="648286185">
      <w:marLeft w:val="480"/>
      <w:marRight w:val="0"/>
      <w:marTop w:val="0"/>
      <w:marBottom w:val="0"/>
      <w:divBdr>
        <w:top w:val="none" w:sz="0" w:space="0" w:color="auto"/>
        <w:left w:val="none" w:sz="0" w:space="0" w:color="auto"/>
        <w:bottom w:val="none" w:sz="0" w:space="0" w:color="auto"/>
        <w:right w:val="none" w:sz="0" w:space="0" w:color="auto"/>
      </w:divBdr>
    </w:div>
    <w:div w:id="648555960">
      <w:marLeft w:val="480"/>
      <w:marRight w:val="0"/>
      <w:marTop w:val="0"/>
      <w:marBottom w:val="0"/>
      <w:divBdr>
        <w:top w:val="none" w:sz="0" w:space="0" w:color="auto"/>
        <w:left w:val="none" w:sz="0" w:space="0" w:color="auto"/>
        <w:bottom w:val="none" w:sz="0" w:space="0" w:color="auto"/>
        <w:right w:val="none" w:sz="0" w:space="0" w:color="auto"/>
      </w:divBdr>
    </w:div>
    <w:div w:id="648831317">
      <w:marLeft w:val="480"/>
      <w:marRight w:val="0"/>
      <w:marTop w:val="0"/>
      <w:marBottom w:val="0"/>
      <w:divBdr>
        <w:top w:val="none" w:sz="0" w:space="0" w:color="auto"/>
        <w:left w:val="none" w:sz="0" w:space="0" w:color="auto"/>
        <w:bottom w:val="none" w:sz="0" w:space="0" w:color="auto"/>
        <w:right w:val="none" w:sz="0" w:space="0" w:color="auto"/>
      </w:divBdr>
    </w:div>
    <w:div w:id="648900501">
      <w:marLeft w:val="480"/>
      <w:marRight w:val="0"/>
      <w:marTop w:val="0"/>
      <w:marBottom w:val="0"/>
      <w:divBdr>
        <w:top w:val="none" w:sz="0" w:space="0" w:color="auto"/>
        <w:left w:val="none" w:sz="0" w:space="0" w:color="auto"/>
        <w:bottom w:val="none" w:sz="0" w:space="0" w:color="auto"/>
        <w:right w:val="none" w:sz="0" w:space="0" w:color="auto"/>
      </w:divBdr>
    </w:div>
    <w:div w:id="650208205">
      <w:marLeft w:val="480"/>
      <w:marRight w:val="0"/>
      <w:marTop w:val="0"/>
      <w:marBottom w:val="0"/>
      <w:divBdr>
        <w:top w:val="none" w:sz="0" w:space="0" w:color="auto"/>
        <w:left w:val="none" w:sz="0" w:space="0" w:color="auto"/>
        <w:bottom w:val="none" w:sz="0" w:space="0" w:color="auto"/>
        <w:right w:val="none" w:sz="0" w:space="0" w:color="auto"/>
      </w:divBdr>
    </w:div>
    <w:div w:id="650406125">
      <w:marLeft w:val="480"/>
      <w:marRight w:val="0"/>
      <w:marTop w:val="0"/>
      <w:marBottom w:val="0"/>
      <w:divBdr>
        <w:top w:val="none" w:sz="0" w:space="0" w:color="auto"/>
        <w:left w:val="none" w:sz="0" w:space="0" w:color="auto"/>
        <w:bottom w:val="none" w:sz="0" w:space="0" w:color="auto"/>
        <w:right w:val="none" w:sz="0" w:space="0" w:color="auto"/>
      </w:divBdr>
    </w:div>
    <w:div w:id="650672455">
      <w:marLeft w:val="480"/>
      <w:marRight w:val="0"/>
      <w:marTop w:val="0"/>
      <w:marBottom w:val="0"/>
      <w:divBdr>
        <w:top w:val="none" w:sz="0" w:space="0" w:color="auto"/>
        <w:left w:val="none" w:sz="0" w:space="0" w:color="auto"/>
        <w:bottom w:val="none" w:sz="0" w:space="0" w:color="auto"/>
        <w:right w:val="none" w:sz="0" w:space="0" w:color="auto"/>
      </w:divBdr>
    </w:div>
    <w:div w:id="651058976">
      <w:marLeft w:val="480"/>
      <w:marRight w:val="0"/>
      <w:marTop w:val="0"/>
      <w:marBottom w:val="0"/>
      <w:divBdr>
        <w:top w:val="none" w:sz="0" w:space="0" w:color="auto"/>
        <w:left w:val="none" w:sz="0" w:space="0" w:color="auto"/>
        <w:bottom w:val="none" w:sz="0" w:space="0" w:color="auto"/>
        <w:right w:val="none" w:sz="0" w:space="0" w:color="auto"/>
      </w:divBdr>
    </w:div>
    <w:div w:id="651637459">
      <w:marLeft w:val="480"/>
      <w:marRight w:val="0"/>
      <w:marTop w:val="0"/>
      <w:marBottom w:val="0"/>
      <w:divBdr>
        <w:top w:val="none" w:sz="0" w:space="0" w:color="auto"/>
        <w:left w:val="none" w:sz="0" w:space="0" w:color="auto"/>
        <w:bottom w:val="none" w:sz="0" w:space="0" w:color="auto"/>
        <w:right w:val="none" w:sz="0" w:space="0" w:color="auto"/>
      </w:divBdr>
    </w:div>
    <w:div w:id="652177572">
      <w:marLeft w:val="480"/>
      <w:marRight w:val="0"/>
      <w:marTop w:val="0"/>
      <w:marBottom w:val="0"/>
      <w:divBdr>
        <w:top w:val="none" w:sz="0" w:space="0" w:color="auto"/>
        <w:left w:val="none" w:sz="0" w:space="0" w:color="auto"/>
        <w:bottom w:val="none" w:sz="0" w:space="0" w:color="auto"/>
        <w:right w:val="none" w:sz="0" w:space="0" w:color="auto"/>
      </w:divBdr>
    </w:div>
    <w:div w:id="652638280">
      <w:marLeft w:val="480"/>
      <w:marRight w:val="0"/>
      <w:marTop w:val="0"/>
      <w:marBottom w:val="0"/>
      <w:divBdr>
        <w:top w:val="none" w:sz="0" w:space="0" w:color="auto"/>
        <w:left w:val="none" w:sz="0" w:space="0" w:color="auto"/>
        <w:bottom w:val="none" w:sz="0" w:space="0" w:color="auto"/>
        <w:right w:val="none" w:sz="0" w:space="0" w:color="auto"/>
      </w:divBdr>
    </w:div>
    <w:div w:id="652761078">
      <w:marLeft w:val="480"/>
      <w:marRight w:val="0"/>
      <w:marTop w:val="0"/>
      <w:marBottom w:val="0"/>
      <w:divBdr>
        <w:top w:val="none" w:sz="0" w:space="0" w:color="auto"/>
        <w:left w:val="none" w:sz="0" w:space="0" w:color="auto"/>
        <w:bottom w:val="none" w:sz="0" w:space="0" w:color="auto"/>
        <w:right w:val="none" w:sz="0" w:space="0" w:color="auto"/>
      </w:divBdr>
    </w:div>
    <w:div w:id="653026502">
      <w:marLeft w:val="480"/>
      <w:marRight w:val="0"/>
      <w:marTop w:val="0"/>
      <w:marBottom w:val="0"/>
      <w:divBdr>
        <w:top w:val="none" w:sz="0" w:space="0" w:color="auto"/>
        <w:left w:val="none" w:sz="0" w:space="0" w:color="auto"/>
        <w:bottom w:val="none" w:sz="0" w:space="0" w:color="auto"/>
        <w:right w:val="none" w:sz="0" w:space="0" w:color="auto"/>
      </w:divBdr>
    </w:div>
    <w:div w:id="653680183">
      <w:marLeft w:val="480"/>
      <w:marRight w:val="0"/>
      <w:marTop w:val="0"/>
      <w:marBottom w:val="0"/>
      <w:divBdr>
        <w:top w:val="none" w:sz="0" w:space="0" w:color="auto"/>
        <w:left w:val="none" w:sz="0" w:space="0" w:color="auto"/>
        <w:bottom w:val="none" w:sz="0" w:space="0" w:color="auto"/>
        <w:right w:val="none" w:sz="0" w:space="0" w:color="auto"/>
      </w:divBdr>
    </w:div>
    <w:div w:id="653920765">
      <w:marLeft w:val="480"/>
      <w:marRight w:val="0"/>
      <w:marTop w:val="0"/>
      <w:marBottom w:val="0"/>
      <w:divBdr>
        <w:top w:val="none" w:sz="0" w:space="0" w:color="auto"/>
        <w:left w:val="none" w:sz="0" w:space="0" w:color="auto"/>
        <w:bottom w:val="none" w:sz="0" w:space="0" w:color="auto"/>
        <w:right w:val="none" w:sz="0" w:space="0" w:color="auto"/>
      </w:divBdr>
    </w:div>
    <w:div w:id="654065886">
      <w:marLeft w:val="480"/>
      <w:marRight w:val="0"/>
      <w:marTop w:val="0"/>
      <w:marBottom w:val="0"/>
      <w:divBdr>
        <w:top w:val="none" w:sz="0" w:space="0" w:color="auto"/>
        <w:left w:val="none" w:sz="0" w:space="0" w:color="auto"/>
        <w:bottom w:val="none" w:sz="0" w:space="0" w:color="auto"/>
        <w:right w:val="none" w:sz="0" w:space="0" w:color="auto"/>
      </w:divBdr>
    </w:div>
    <w:div w:id="654577030">
      <w:marLeft w:val="480"/>
      <w:marRight w:val="0"/>
      <w:marTop w:val="0"/>
      <w:marBottom w:val="0"/>
      <w:divBdr>
        <w:top w:val="none" w:sz="0" w:space="0" w:color="auto"/>
        <w:left w:val="none" w:sz="0" w:space="0" w:color="auto"/>
        <w:bottom w:val="none" w:sz="0" w:space="0" w:color="auto"/>
        <w:right w:val="none" w:sz="0" w:space="0" w:color="auto"/>
      </w:divBdr>
    </w:div>
    <w:div w:id="654726623">
      <w:marLeft w:val="480"/>
      <w:marRight w:val="0"/>
      <w:marTop w:val="0"/>
      <w:marBottom w:val="0"/>
      <w:divBdr>
        <w:top w:val="none" w:sz="0" w:space="0" w:color="auto"/>
        <w:left w:val="none" w:sz="0" w:space="0" w:color="auto"/>
        <w:bottom w:val="none" w:sz="0" w:space="0" w:color="auto"/>
        <w:right w:val="none" w:sz="0" w:space="0" w:color="auto"/>
      </w:divBdr>
    </w:div>
    <w:div w:id="654989289">
      <w:marLeft w:val="480"/>
      <w:marRight w:val="0"/>
      <w:marTop w:val="0"/>
      <w:marBottom w:val="0"/>
      <w:divBdr>
        <w:top w:val="none" w:sz="0" w:space="0" w:color="auto"/>
        <w:left w:val="none" w:sz="0" w:space="0" w:color="auto"/>
        <w:bottom w:val="none" w:sz="0" w:space="0" w:color="auto"/>
        <w:right w:val="none" w:sz="0" w:space="0" w:color="auto"/>
      </w:divBdr>
    </w:div>
    <w:div w:id="655379618">
      <w:marLeft w:val="480"/>
      <w:marRight w:val="0"/>
      <w:marTop w:val="0"/>
      <w:marBottom w:val="0"/>
      <w:divBdr>
        <w:top w:val="none" w:sz="0" w:space="0" w:color="auto"/>
        <w:left w:val="none" w:sz="0" w:space="0" w:color="auto"/>
        <w:bottom w:val="none" w:sz="0" w:space="0" w:color="auto"/>
        <w:right w:val="none" w:sz="0" w:space="0" w:color="auto"/>
      </w:divBdr>
    </w:div>
    <w:div w:id="655645161">
      <w:marLeft w:val="480"/>
      <w:marRight w:val="0"/>
      <w:marTop w:val="0"/>
      <w:marBottom w:val="0"/>
      <w:divBdr>
        <w:top w:val="none" w:sz="0" w:space="0" w:color="auto"/>
        <w:left w:val="none" w:sz="0" w:space="0" w:color="auto"/>
        <w:bottom w:val="none" w:sz="0" w:space="0" w:color="auto"/>
        <w:right w:val="none" w:sz="0" w:space="0" w:color="auto"/>
      </w:divBdr>
    </w:div>
    <w:div w:id="655767756">
      <w:marLeft w:val="480"/>
      <w:marRight w:val="0"/>
      <w:marTop w:val="0"/>
      <w:marBottom w:val="0"/>
      <w:divBdr>
        <w:top w:val="none" w:sz="0" w:space="0" w:color="auto"/>
        <w:left w:val="none" w:sz="0" w:space="0" w:color="auto"/>
        <w:bottom w:val="none" w:sz="0" w:space="0" w:color="auto"/>
        <w:right w:val="none" w:sz="0" w:space="0" w:color="auto"/>
      </w:divBdr>
    </w:div>
    <w:div w:id="656081076">
      <w:marLeft w:val="480"/>
      <w:marRight w:val="0"/>
      <w:marTop w:val="0"/>
      <w:marBottom w:val="0"/>
      <w:divBdr>
        <w:top w:val="none" w:sz="0" w:space="0" w:color="auto"/>
        <w:left w:val="none" w:sz="0" w:space="0" w:color="auto"/>
        <w:bottom w:val="none" w:sz="0" w:space="0" w:color="auto"/>
        <w:right w:val="none" w:sz="0" w:space="0" w:color="auto"/>
      </w:divBdr>
    </w:div>
    <w:div w:id="656804191">
      <w:marLeft w:val="480"/>
      <w:marRight w:val="0"/>
      <w:marTop w:val="0"/>
      <w:marBottom w:val="0"/>
      <w:divBdr>
        <w:top w:val="none" w:sz="0" w:space="0" w:color="auto"/>
        <w:left w:val="none" w:sz="0" w:space="0" w:color="auto"/>
        <w:bottom w:val="none" w:sz="0" w:space="0" w:color="auto"/>
        <w:right w:val="none" w:sz="0" w:space="0" w:color="auto"/>
      </w:divBdr>
    </w:div>
    <w:div w:id="656805902">
      <w:marLeft w:val="480"/>
      <w:marRight w:val="0"/>
      <w:marTop w:val="0"/>
      <w:marBottom w:val="0"/>
      <w:divBdr>
        <w:top w:val="none" w:sz="0" w:space="0" w:color="auto"/>
        <w:left w:val="none" w:sz="0" w:space="0" w:color="auto"/>
        <w:bottom w:val="none" w:sz="0" w:space="0" w:color="auto"/>
        <w:right w:val="none" w:sz="0" w:space="0" w:color="auto"/>
      </w:divBdr>
    </w:div>
    <w:div w:id="657155072">
      <w:marLeft w:val="480"/>
      <w:marRight w:val="0"/>
      <w:marTop w:val="0"/>
      <w:marBottom w:val="0"/>
      <w:divBdr>
        <w:top w:val="none" w:sz="0" w:space="0" w:color="auto"/>
        <w:left w:val="none" w:sz="0" w:space="0" w:color="auto"/>
        <w:bottom w:val="none" w:sz="0" w:space="0" w:color="auto"/>
        <w:right w:val="none" w:sz="0" w:space="0" w:color="auto"/>
      </w:divBdr>
    </w:div>
    <w:div w:id="657924971">
      <w:marLeft w:val="480"/>
      <w:marRight w:val="0"/>
      <w:marTop w:val="0"/>
      <w:marBottom w:val="0"/>
      <w:divBdr>
        <w:top w:val="none" w:sz="0" w:space="0" w:color="auto"/>
        <w:left w:val="none" w:sz="0" w:space="0" w:color="auto"/>
        <w:bottom w:val="none" w:sz="0" w:space="0" w:color="auto"/>
        <w:right w:val="none" w:sz="0" w:space="0" w:color="auto"/>
      </w:divBdr>
    </w:div>
    <w:div w:id="658341681">
      <w:marLeft w:val="480"/>
      <w:marRight w:val="0"/>
      <w:marTop w:val="0"/>
      <w:marBottom w:val="0"/>
      <w:divBdr>
        <w:top w:val="none" w:sz="0" w:space="0" w:color="auto"/>
        <w:left w:val="none" w:sz="0" w:space="0" w:color="auto"/>
        <w:bottom w:val="none" w:sz="0" w:space="0" w:color="auto"/>
        <w:right w:val="none" w:sz="0" w:space="0" w:color="auto"/>
      </w:divBdr>
    </w:div>
    <w:div w:id="658924327">
      <w:marLeft w:val="480"/>
      <w:marRight w:val="0"/>
      <w:marTop w:val="0"/>
      <w:marBottom w:val="0"/>
      <w:divBdr>
        <w:top w:val="none" w:sz="0" w:space="0" w:color="auto"/>
        <w:left w:val="none" w:sz="0" w:space="0" w:color="auto"/>
        <w:bottom w:val="none" w:sz="0" w:space="0" w:color="auto"/>
        <w:right w:val="none" w:sz="0" w:space="0" w:color="auto"/>
      </w:divBdr>
    </w:div>
    <w:div w:id="659693233">
      <w:marLeft w:val="480"/>
      <w:marRight w:val="0"/>
      <w:marTop w:val="0"/>
      <w:marBottom w:val="0"/>
      <w:divBdr>
        <w:top w:val="none" w:sz="0" w:space="0" w:color="auto"/>
        <w:left w:val="none" w:sz="0" w:space="0" w:color="auto"/>
        <w:bottom w:val="none" w:sz="0" w:space="0" w:color="auto"/>
        <w:right w:val="none" w:sz="0" w:space="0" w:color="auto"/>
      </w:divBdr>
    </w:div>
    <w:div w:id="660231241">
      <w:marLeft w:val="480"/>
      <w:marRight w:val="0"/>
      <w:marTop w:val="0"/>
      <w:marBottom w:val="0"/>
      <w:divBdr>
        <w:top w:val="none" w:sz="0" w:space="0" w:color="auto"/>
        <w:left w:val="none" w:sz="0" w:space="0" w:color="auto"/>
        <w:bottom w:val="none" w:sz="0" w:space="0" w:color="auto"/>
        <w:right w:val="none" w:sz="0" w:space="0" w:color="auto"/>
      </w:divBdr>
    </w:div>
    <w:div w:id="660231459">
      <w:marLeft w:val="480"/>
      <w:marRight w:val="0"/>
      <w:marTop w:val="0"/>
      <w:marBottom w:val="0"/>
      <w:divBdr>
        <w:top w:val="none" w:sz="0" w:space="0" w:color="auto"/>
        <w:left w:val="none" w:sz="0" w:space="0" w:color="auto"/>
        <w:bottom w:val="none" w:sz="0" w:space="0" w:color="auto"/>
        <w:right w:val="none" w:sz="0" w:space="0" w:color="auto"/>
      </w:divBdr>
    </w:div>
    <w:div w:id="660349625">
      <w:marLeft w:val="480"/>
      <w:marRight w:val="0"/>
      <w:marTop w:val="0"/>
      <w:marBottom w:val="0"/>
      <w:divBdr>
        <w:top w:val="none" w:sz="0" w:space="0" w:color="auto"/>
        <w:left w:val="none" w:sz="0" w:space="0" w:color="auto"/>
        <w:bottom w:val="none" w:sz="0" w:space="0" w:color="auto"/>
        <w:right w:val="none" w:sz="0" w:space="0" w:color="auto"/>
      </w:divBdr>
    </w:div>
    <w:div w:id="660809813">
      <w:marLeft w:val="480"/>
      <w:marRight w:val="0"/>
      <w:marTop w:val="0"/>
      <w:marBottom w:val="0"/>
      <w:divBdr>
        <w:top w:val="none" w:sz="0" w:space="0" w:color="auto"/>
        <w:left w:val="none" w:sz="0" w:space="0" w:color="auto"/>
        <w:bottom w:val="none" w:sz="0" w:space="0" w:color="auto"/>
        <w:right w:val="none" w:sz="0" w:space="0" w:color="auto"/>
      </w:divBdr>
    </w:div>
    <w:div w:id="660811337">
      <w:marLeft w:val="480"/>
      <w:marRight w:val="0"/>
      <w:marTop w:val="0"/>
      <w:marBottom w:val="0"/>
      <w:divBdr>
        <w:top w:val="none" w:sz="0" w:space="0" w:color="auto"/>
        <w:left w:val="none" w:sz="0" w:space="0" w:color="auto"/>
        <w:bottom w:val="none" w:sz="0" w:space="0" w:color="auto"/>
        <w:right w:val="none" w:sz="0" w:space="0" w:color="auto"/>
      </w:divBdr>
    </w:div>
    <w:div w:id="660894551">
      <w:marLeft w:val="480"/>
      <w:marRight w:val="0"/>
      <w:marTop w:val="0"/>
      <w:marBottom w:val="0"/>
      <w:divBdr>
        <w:top w:val="none" w:sz="0" w:space="0" w:color="auto"/>
        <w:left w:val="none" w:sz="0" w:space="0" w:color="auto"/>
        <w:bottom w:val="none" w:sz="0" w:space="0" w:color="auto"/>
        <w:right w:val="none" w:sz="0" w:space="0" w:color="auto"/>
      </w:divBdr>
    </w:div>
    <w:div w:id="661082711">
      <w:marLeft w:val="480"/>
      <w:marRight w:val="0"/>
      <w:marTop w:val="0"/>
      <w:marBottom w:val="0"/>
      <w:divBdr>
        <w:top w:val="none" w:sz="0" w:space="0" w:color="auto"/>
        <w:left w:val="none" w:sz="0" w:space="0" w:color="auto"/>
        <w:bottom w:val="none" w:sz="0" w:space="0" w:color="auto"/>
        <w:right w:val="none" w:sz="0" w:space="0" w:color="auto"/>
      </w:divBdr>
    </w:div>
    <w:div w:id="661738020">
      <w:marLeft w:val="480"/>
      <w:marRight w:val="0"/>
      <w:marTop w:val="0"/>
      <w:marBottom w:val="0"/>
      <w:divBdr>
        <w:top w:val="none" w:sz="0" w:space="0" w:color="auto"/>
        <w:left w:val="none" w:sz="0" w:space="0" w:color="auto"/>
        <w:bottom w:val="none" w:sz="0" w:space="0" w:color="auto"/>
        <w:right w:val="none" w:sz="0" w:space="0" w:color="auto"/>
      </w:divBdr>
    </w:div>
    <w:div w:id="661785759">
      <w:marLeft w:val="480"/>
      <w:marRight w:val="0"/>
      <w:marTop w:val="0"/>
      <w:marBottom w:val="0"/>
      <w:divBdr>
        <w:top w:val="none" w:sz="0" w:space="0" w:color="auto"/>
        <w:left w:val="none" w:sz="0" w:space="0" w:color="auto"/>
        <w:bottom w:val="none" w:sz="0" w:space="0" w:color="auto"/>
        <w:right w:val="none" w:sz="0" w:space="0" w:color="auto"/>
      </w:divBdr>
    </w:div>
    <w:div w:id="661858813">
      <w:marLeft w:val="480"/>
      <w:marRight w:val="0"/>
      <w:marTop w:val="0"/>
      <w:marBottom w:val="0"/>
      <w:divBdr>
        <w:top w:val="none" w:sz="0" w:space="0" w:color="auto"/>
        <w:left w:val="none" w:sz="0" w:space="0" w:color="auto"/>
        <w:bottom w:val="none" w:sz="0" w:space="0" w:color="auto"/>
        <w:right w:val="none" w:sz="0" w:space="0" w:color="auto"/>
      </w:divBdr>
    </w:div>
    <w:div w:id="662440911">
      <w:marLeft w:val="480"/>
      <w:marRight w:val="0"/>
      <w:marTop w:val="0"/>
      <w:marBottom w:val="0"/>
      <w:divBdr>
        <w:top w:val="none" w:sz="0" w:space="0" w:color="auto"/>
        <w:left w:val="none" w:sz="0" w:space="0" w:color="auto"/>
        <w:bottom w:val="none" w:sz="0" w:space="0" w:color="auto"/>
        <w:right w:val="none" w:sz="0" w:space="0" w:color="auto"/>
      </w:divBdr>
    </w:div>
    <w:div w:id="662591480">
      <w:marLeft w:val="480"/>
      <w:marRight w:val="0"/>
      <w:marTop w:val="0"/>
      <w:marBottom w:val="0"/>
      <w:divBdr>
        <w:top w:val="none" w:sz="0" w:space="0" w:color="auto"/>
        <w:left w:val="none" w:sz="0" w:space="0" w:color="auto"/>
        <w:bottom w:val="none" w:sz="0" w:space="0" w:color="auto"/>
        <w:right w:val="none" w:sz="0" w:space="0" w:color="auto"/>
      </w:divBdr>
    </w:div>
    <w:div w:id="662665823">
      <w:marLeft w:val="480"/>
      <w:marRight w:val="0"/>
      <w:marTop w:val="0"/>
      <w:marBottom w:val="0"/>
      <w:divBdr>
        <w:top w:val="none" w:sz="0" w:space="0" w:color="auto"/>
        <w:left w:val="none" w:sz="0" w:space="0" w:color="auto"/>
        <w:bottom w:val="none" w:sz="0" w:space="0" w:color="auto"/>
        <w:right w:val="none" w:sz="0" w:space="0" w:color="auto"/>
      </w:divBdr>
    </w:div>
    <w:div w:id="662976776">
      <w:marLeft w:val="480"/>
      <w:marRight w:val="0"/>
      <w:marTop w:val="0"/>
      <w:marBottom w:val="0"/>
      <w:divBdr>
        <w:top w:val="none" w:sz="0" w:space="0" w:color="auto"/>
        <w:left w:val="none" w:sz="0" w:space="0" w:color="auto"/>
        <w:bottom w:val="none" w:sz="0" w:space="0" w:color="auto"/>
        <w:right w:val="none" w:sz="0" w:space="0" w:color="auto"/>
      </w:divBdr>
    </w:div>
    <w:div w:id="663095427">
      <w:marLeft w:val="480"/>
      <w:marRight w:val="0"/>
      <w:marTop w:val="0"/>
      <w:marBottom w:val="0"/>
      <w:divBdr>
        <w:top w:val="none" w:sz="0" w:space="0" w:color="auto"/>
        <w:left w:val="none" w:sz="0" w:space="0" w:color="auto"/>
        <w:bottom w:val="none" w:sz="0" w:space="0" w:color="auto"/>
        <w:right w:val="none" w:sz="0" w:space="0" w:color="auto"/>
      </w:divBdr>
    </w:div>
    <w:div w:id="663975850">
      <w:marLeft w:val="480"/>
      <w:marRight w:val="0"/>
      <w:marTop w:val="0"/>
      <w:marBottom w:val="0"/>
      <w:divBdr>
        <w:top w:val="none" w:sz="0" w:space="0" w:color="auto"/>
        <w:left w:val="none" w:sz="0" w:space="0" w:color="auto"/>
        <w:bottom w:val="none" w:sz="0" w:space="0" w:color="auto"/>
        <w:right w:val="none" w:sz="0" w:space="0" w:color="auto"/>
      </w:divBdr>
    </w:div>
    <w:div w:id="664283734">
      <w:marLeft w:val="480"/>
      <w:marRight w:val="0"/>
      <w:marTop w:val="0"/>
      <w:marBottom w:val="0"/>
      <w:divBdr>
        <w:top w:val="none" w:sz="0" w:space="0" w:color="auto"/>
        <w:left w:val="none" w:sz="0" w:space="0" w:color="auto"/>
        <w:bottom w:val="none" w:sz="0" w:space="0" w:color="auto"/>
        <w:right w:val="none" w:sz="0" w:space="0" w:color="auto"/>
      </w:divBdr>
    </w:div>
    <w:div w:id="664286681">
      <w:marLeft w:val="480"/>
      <w:marRight w:val="0"/>
      <w:marTop w:val="0"/>
      <w:marBottom w:val="0"/>
      <w:divBdr>
        <w:top w:val="none" w:sz="0" w:space="0" w:color="auto"/>
        <w:left w:val="none" w:sz="0" w:space="0" w:color="auto"/>
        <w:bottom w:val="none" w:sz="0" w:space="0" w:color="auto"/>
        <w:right w:val="none" w:sz="0" w:space="0" w:color="auto"/>
      </w:divBdr>
    </w:div>
    <w:div w:id="664748350">
      <w:marLeft w:val="480"/>
      <w:marRight w:val="0"/>
      <w:marTop w:val="0"/>
      <w:marBottom w:val="0"/>
      <w:divBdr>
        <w:top w:val="none" w:sz="0" w:space="0" w:color="auto"/>
        <w:left w:val="none" w:sz="0" w:space="0" w:color="auto"/>
        <w:bottom w:val="none" w:sz="0" w:space="0" w:color="auto"/>
        <w:right w:val="none" w:sz="0" w:space="0" w:color="auto"/>
      </w:divBdr>
    </w:div>
    <w:div w:id="665089747">
      <w:marLeft w:val="480"/>
      <w:marRight w:val="0"/>
      <w:marTop w:val="0"/>
      <w:marBottom w:val="0"/>
      <w:divBdr>
        <w:top w:val="none" w:sz="0" w:space="0" w:color="auto"/>
        <w:left w:val="none" w:sz="0" w:space="0" w:color="auto"/>
        <w:bottom w:val="none" w:sz="0" w:space="0" w:color="auto"/>
        <w:right w:val="none" w:sz="0" w:space="0" w:color="auto"/>
      </w:divBdr>
    </w:div>
    <w:div w:id="665787054">
      <w:marLeft w:val="480"/>
      <w:marRight w:val="0"/>
      <w:marTop w:val="0"/>
      <w:marBottom w:val="0"/>
      <w:divBdr>
        <w:top w:val="none" w:sz="0" w:space="0" w:color="auto"/>
        <w:left w:val="none" w:sz="0" w:space="0" w:color="auto"/>
        <w:bottom w:val="none" w:sz="0" w:space="0" w:color="auto"/>
        <w:right w:val="none" w:sz="0" w:space="0" w:color="auto"/>
      </w:divBdr>
    </w:div>
    <w:div w:id="666632919">
      <w:marLeft w:val="480"/>
      <w:marRight w:val="0"/>
      <w:marTop w:val="0"/>
      <w:marBottom w:val="0"/>
      <w:divBdr>
        <w:top w:val="none" w:sz="0" w:space="0" w:color="auto"/>
        <w:left w:val="none" w:sz="0" w:space="0" w:color="auto"/>
        <w:bottom w:val="none" w:sz="0" w:space="0" w:color="auto"/>
        <w:right w:val="none" w:sz="0" w:space="0" w:color="auto"/>
      </w:divBdr>
    </w:div>
    <w:div w:id="666636073">
      <w:marLeft w:val="480"/>
      <w:marRight w:val="0"/>
      <w:marTop w:val="0"/>
      <w:marBottom w:val="0"/>
      <w:divBdr>
        <w:top w:val="none" w:sz="0" w:space="0" w:color="auto"/>
        <w:left w:val="none" w:sz="0" w:space="0" w:color="auto"/>
        <w:bottom w:val="none" w:sz="0" w:space="0" w:color="auto"/>
        <w:right w:val="none" w:sz="0" w:space="0" w:color="auto"/>
      </w:divBdr>
    </w:div>
    <w:div w:id="666790060">
      <w:marLeft w:val="480"/>
      <w:marRight w:val="0"/>
      <w:marTop w:val="0"/>
      <w:marBottom w:val="0"/>
      <w:divBdr>
        <w:top w:val="none" w:sz="0" w:space="0" w:color="auto"/>
        <w:left w:val="none" w:sz="0" w:space="0" w:color="auto"/>
        <w:bottom w:val="none" w:sz="0" w:space="0" w:color="auto"/>
        <w:right w:val="none" w:sz="0" w:space="0" w:color="auto"/>
      </w:divBdr>
    </w:div>
    <w:div w:id="666906482">
      <w:marLeft w:val="480"/>
      <w:marRight w:val="0"/>
      <w:marTop w:val="0"/>
      <w:marBottom w:val="0"/>
      <w:divBdr>
        <w:top w:val="none" w:sz="0" w:space="0" w:color="auto"/>
        <w:left w:val="none" w:sz="0" w:space="0" w:color="auto"/>
        <w:bottom w:val="none" w:sz="0" w:space="0" w:color="auto"/>
        <w:right w:val="none" w:sz="0" w:space="0" w:color="auto"/>
      </w:divBdr>
    </w:div>
    <w:div w:id="666981216">
      <w:marLeft w:val="480"/>
      <w:marRight w:val="0"/>
      <w:marTop w:val="0"/>
      <w:marBottom w:val="0"/>
      <w:divBdr>
        <w:top w:val="none" w:sz="0" w:space="0" w:color="auto"/>
        <w:left w:val="none" w:sz="0" w:space="0" w:color="auto"/>
        <w:bottom w:val="none" w:sz="0" w:space="0" w:color="auto"/>
        <w:right w:val="none" w:sz="0" w:space="0" w:color="auto"/>
      </w:divBdr>
    </w:div>
    <w:div w:id="667101656">
      <w:marLeft w:val="480"/>
      <w:marRight w:val="0"/>
      <w:marTop w:val="0"/>
      <w:marBottom w:val="0"/>
      <w:divBdr>
        <w:top w:val="none" w:sz="0" w:space="0" w:color="auto"/>
        <w:left w:val="none" w:sz="0" w:space="0" w:color="auto"/>
        <w:bottom w:val="none" w:sz="0" w:space="0" w:color="auto"/>
        <w:right w:val="none" w:sz="0" w:space="0" w:color="auto"/>
      </w:divBdr>
    </w:div>
    <w:div w:id="667289099">
      <w:marLeft w:val="480"/>
      <w:marRight w:val="0"/>
      <w:marTop w:val="0"/>
      <w:marBottom w:val="0"/>
      <w:divBdr>
        <w:top w:val="none" w:sz="0" w:space="0" w:color="auto"/>
        <w:left w:val="none" w:sz="0" w:space="0" w:color="auto"/>
        <w:bottom w:val="none" w:sz="0" w:space="0" w:color="auto"/>
        <w:right w:val="none" w:sz="0" w:space="0" w:color="auto"/>
      </w:divBdr>
    </w:div>
    <w:div w:id="667682410">
      <w:marLeft w:val="480"/>
      <w:marRight w:val="0"/>
      <w:marTop w:val="0"/>
      <w:marBottom w:val="0"/>
      <w:divBdr>
        <w:top w:val="none" w:sz="0" w:space="0" w:color="auto"/>
        <w:left w:val="none" w:sz="0" w:space="0" w:color="auto"/>
        <w:bottom w:val="none" w:sz="0" w:space="0" w:color="auto"/>
        <w:right w:val="none" w:sz="0" w:space="0" w:color="auto"/>
      </w:divBdr>
    </w:div>
    <w:div w:id="667832291">
      <w:marLeft w:val="480"/>
      <w:marRight w:val="0"/>
      <w:marTop w:val="0"/>
      <w:marBottom w:val="0"/>
      <w:divBdr>
        <w:top w:val="none" w:sz="0" w:space="0" w:color="auto"/>
        <w:left w:val="none" w:sz="0" w:space="0" w:color="auto"/>
        <w:bottom w:val="none" w:sz="0" w:space="0" w:color="auto"/>
        <w:right w:val="none" w:sz="0" w:space="0" w:color="auto"/>
      </w:divBdr>
    </w:div>
    <w:div w:id="668799415">
      <w:marLeft w:val="480"/>
      <w:marRight w:val="0"/>
      <w:marTop w:val="0"/>
      <w:marBottom w:val="0"/>
      <w:divBdr>
        <w:top w:val="none" w:sz="0" w:space="0" w:color="auto"/>
        <w:left w:val="none" w:sz="0" w:space="0" w:color="auto"/>
        <w:bottom w:val="none" w:sz="0" w:space="0" w:color="auto"/>
        <w:right w:val="none" w:sz="0" w:space="0" w:color="auto"/>
      </w:divBdr>
    </w:div>
    <w:div w:id="669332056">
      <w:marLeft w:val="480"/>
      <w:marRight w:val="0"/>
      <w:marTop w:val="0"/>
      <w:marBottom w:val="0"/>
      <w:divBdr>
        <w:top w:val="none" w:sz="0" w:space="0" w:color="auto"/>
        <w:left w:val="none" w:sz="0" w:space="0" w:color="auto"/>
        <w:bottom w:val="none" w:sz="0" w:space="0" w:color="auto"/>
        <w:right w:val="none" w:sz="0" w:space="0" w:color="auto"/>
      </w:divBdr>
    </w:div>
    <w:div w:id="669452350">
      <w:marLeft w:val="480"/>
      <w:marRight w:val="0"/>
      <w:marTop w:val="0"/>
      <w:marBottom w:val="0"/>
      <w:divBdr>
        <w:top w:val="none" w:sz="0" w:space="0" w:color="auto"/>
        <w:left w:val="none" w:sz="0" w:space="0" w:color="auto"/>
        <w:bottom w:val="none" w:sz="0" w:space="0" w:color="auto"/>
        <w:right w:val="none" w:sz="0" w:space="0" w:color="auto"/>
      </w:divBdr>
    </w:div>
    <w:div w:id="669719080">
      <w:marLeft w:val="480"/>
      <w:marRight w:val="0"/>
      <w:marTop w:val="0"/>
      <w:marBottom w:val="0"/>
      <w:divBdr>
        <w:top w:val="none" w:sz="0" w:space="0" w:color="auto"/>
        <w:left w:val="none" w:sz="0" w:space="0" w:color="auto"/>
        <w:bottom w:val="none" w:sz="0" w:space="0" w:color="auto"/>
        <w:right w:val="none" w:sz="0" w:space="0" w:color="auto"/>
      </w:divBdr>
    </w:div>
    <w:div w:id="669990699">
      <w:marLeft w:val="480"/>
      <w:marRight w:val="0"/>
      <w:marTop w:val="0"/>
      <w:marBottom w:val="0"/>
      <w:divBdr>
        <w:top w:val="none" w:sz="0" w:space="0" w:color="auto"/>
        <w:left w:val="none" w:sz="0" w:space="0" w:color="auto"/>
        <w:bottom w:val="none" w:sz="0" w:space="0" w:color="auto"/>
        <w:right w:val="none" w:sz="0" w:space="0" w:color="auto"/>
      </w:divBdr>
    </w:div>
    <w:div w:id="670252718">
      <w:marLeft w:val="480"/>
      <w:marRight w:val="0"/>
      <w:marTop w:val="0"/>
      <w:marBottom w:val="0"/>
      <w:divBdr>
        <w:top w:val="none" w:sz="0" w:space="0" w:color="auto"/>
        <w:left w:val="none" w:sz="0" w:space="0" w:color="auto"/>
        <w:bottom w:val="none" w:sz="0" w:space="0" w:color="auto"/>
        <w:right w:val="none" w:sz="0" w:space="0" w:color="auto"/>
      </w:divBdr>
    </w:div>
    <w:div w:id="670304436">
      <w:marLeft w:val="480"/>
      <w:marRight w:val="0"/>
      <w:marTop w:val="0"/>
      <w:marBottom w:val="0"/>
      <w:divBdr>
        <w:top w:val="none" w:sz="0" w:space="0" w:color="auto"/>
        <w:left w:val="none" w:sz="0" w:space="0" w:color="auto"/>
        <w:bottom w:val="none" w:sz="0" w:space="0" w:color="auto"/>
        <w:right w:val="none" w:sz="0" w:space="0" w:color="auto"/>
      </w:divBdr>
    </w:div>
    <w:div w:id="671026347">
      <w:marLeft w:val="480"/>
      <w:marRight w:val="0"/>
      <w:marTop w:val="0"/>
      <w:marBottom w:val="0"/>
      <w:divBdr>
        <w:top w:val="none" w:sz="0" w:space="0" w:color="auto"/>
        <w:left w:val="none" w:sz="0" w:space="0" w:color="auto"/>
        <w:bottom w:val="none" w:sz="0" w:space="0" w:color="auto"/>
        <w:right w:val="none" w:sz="0" w:space="0" w:color="auto"/>
      </w:divBdr>
    </w:div>
    <w:div w:id="671177315">
      <w:marLeft w:val="480"/>
      <w:marRight w:val="0"/>
      <w:marTop w:val="0"/>
      <w:marBottom w:val="0"/>
      <w:divBdr>
        <w:top w:val="none" w:sz="0" w:space="0" w:color="auto"/>
        <w:left w:val="none" w:sz="0" w:space="0" w:color="auto"/>
        <w:bottom w:val="none" w:sz="0" w:space="0" w:color="auto"/>
        <w:right w:val="none" w:sz="0" w:space="0" w:color="auto"/>
      </w:divBdr>
    </w:div>
    <w:div w:id="671220600">
      <w:marLeft w:val="480"/>
      <w:marRight w:val="0"/>
      <w:marTop w:val="0"/>
      <w:marBottom w:val="0"/>
      <w:divBdr>
        <w:top w:val="none" w:sz="0" w:space="0" w:color="auto"/>
        <w:left w:val="none" w:sz="0" w:space="0" w:color="auto"/>
        <w:bottom w:val="none" w:sz="0" w:space="0" w:color="auto"/>
        <w:right w:val="none" w:sz="0" w:space="0" w:color="auto"/>
      </w:divBdr>
    </w:div>
    <w:div w:id="671881514">
      <w:marLeft w:val="480"/>
      <w:marRight w:val="0"/>
      <w:marTop w:val="0"/>
      <w:marBottom w:val="0"/>
      <w:divBdr>
        <w:top w:val="none" w:sz="0" w:space="0" w:color="auto"/>
        <w:left w:val="none" w:sz="0" w:space="0" w:color="auto"/>
        <w:bottom w:val="none" w:sz="0" w:space="0" w:color="auto"/>
        <w:right w:val="none" w:sz="0" w:space="0" w:color="auto"/>
      </w:divBdr>
    </w:div>
    <w:div w:id="671949702">
      <w:marLeft w:val="480"/>
      <w:marRight w:val="0"/>
      <w:marTop w:val="0"/>
      <w:marBottom w:val="0"/>
      <w:divBdr>
        <w:top w:val="none" w:sz="0" w:space="0" w:color="auto"/>
        <w:left w:val="none" w:sz="0" w:space="0" w:color="auto"/>
        <w:bottom w:val="none" w:sz="0" w:space="0" w:color="auto"/>
        <w:right w:val="none" w:sz="0" w:space="0" w:color="auto"/>
      </w:divBdr>
    </w:div>
    <w:div w:id="673146730">
      <w:marLeft w:val="480"/>
      <w:marRight w:val="0"/>
      <w:marTop w:val="0"/>
      <w:marBottom w:val="0"/>
      <w:divBdr>
        <w:top w:val="none" w:sz="0" w:space="0" w:color="auto"/>
        <w:left w:val="none" w:sz="0" w:space="0" w:color="auto"/>
        <w:bottom w:val="none" w:sz="0" w:space="0" w:color="auto"/>
        <w:right w:val="none" w:sz="0" w:space="0" w:color="auto"/>
      </w:divBdr>
    </w:div>
    <w:div w:id="674117575">
      <w:marLeft w:val="480"/>
      <w:marRight w:val="0"/>
      <w:marTop w:val="0"/>
      <w:marBottom w:val="0"/>
      <w:divBdr>
        <w:top w:val="none" w:sz="0" w:space="0" w:color="auto"/>
        <w:left w:val="none" w:sz="0" w:space="0" w:color="auto"/>
        <w:bottom w:val="none" w:sz="0" w:space="0" w:color="auto"/>
        <w:right w:val="none" w:sz="0" w:space="0" w:color="auto"/>
      </w:divBdr>
    </w:div>
    <w:div w:id="674303949">
      <w:marLeft w:val="480"/>
      <w:marRight w:val="0"/>
      <w:marTop w:val="0"/>
      <w:marBottom w:val="0"/>
      <w:divBdr>
        <w:top w:val="none" w:sz="0" w:space="0" w:color="auto"/>
        <w:left w:val="none" w:sz="0" w:space="0" w:color="auto"/>
        <w:bottom w:val="none" w:sz="0" w:space="0" w:color="auto"/>
        <w:right w:val="none" w:sz="0" w:space="0" w:color="auto"/>
      </w:divBdr>
    </w:div>
    <w:div w:id="674384866">
      <w:marLeft w:val="480"/>
      <w:marRight w:val="0"/>
      <w:marTop w:val="0"/>
      <w:marBottom w:val="0"/>
      <w:divBdr>
        <w:top w:val="none" w:sz="0" w:space="0" w:color="auto"/>
        <w:left w:val="none" w:sz="0" w:space="0" w:color="auto"/>
        <w:bottom w:val="none" w:sz="0" w:space="0" w:color="auto"/>
        <w:right w:val="none" w:sz="0" w:space="0" w:color="auto"/>
      </w:divBdr>
    </w:div>
    <w:div w:id="674459187">
      <w:marLeft w:val="480"/>
      <w:marRight w:val="0"/>
      <w:marTop w:val="0"/>
      <w:marBottom w:val="0"/>
      <w:divBdr>
        <w:top w:val="none" w:sz="0" w:space="0" w:color="auto"/>
        <w:left w:val="none" w:sz="0" w:space="0" w:color="auto"/>
        <w:bottom w:val="none" w:sz="0" w:space="0" w:color="auto"/>
        <w:right w:val="none" w:sz="0" w:space="0" w:color="auto"/>
      </w:divBdr>
    </w:div>
    <w:div w:id="675620669">
      <w:marLeft w:val="480"/>
      <w:marRight w:val="0"/>
      <w:marTop w:val="0"/>
      <w:marBottom w:val="0"/>
      <w:divBdr>
        <w:top w:val="none" w:sz="0" w:space="0" w:color="auto"/>
        <w:left w:val="none" w:sz="0" w:space="0" w:color="auto"/>
        <w:bottom w:val="none" w:sz="0" w:space="0" w:color="auto"/>
        <w:right w:val="none" w:sz="0" w:space="0" w:color="auto"/>
      </w:divBdr>
    </w:div>
    <w:div w:id="675887582">
      <w:marLeft w:val="480"/>
      <w:marRight w:val="0"/>
      <w:marTop w:val="0"/>
      <w:marBottom w:val="0"/>
      <w:divBdr>
        <w:top w:val="none" w:sz="0" w:space="0" w:color="auto"/>
        <w:left w:val="none" w:sz="0" w:space="0" w:color="auto"/>
        <w:bottom w:val="none" w:sz="0" w:space="0" w:color="auto"/>
        <w:right w:val="none" w:sz="0" w:space="0" w:color="auto"/>
      </w:divBdr>
    </w:div>
    <w:div w:id="675889499">
      <w:marLeft w:val="480"/>
      <w:marRight w:val="0"/>
      <w:marTop w:val="0"/>
      <w:marBottom w:val="0"/>
      <w:divBdr>
        <w:top w:val="none" w:sz="0" w:space="0" w:color="auto"/>
        <w:left w:val="none" w:sz="0" w:space="0" w:color="auto"/>
        <w:bottom w:val="none" w:sz="0" w:space="0" w:color="auto"/>
        <w:right w:val="none" w:sz="0" w:space="0" w:color="auto"/>
      </w:divBdr>
    </w:div>
    <w:div w:id="675962426">
      <w:marLeft w:val="480"/>
      <w:marRight w:val="0"/>
      <w:marTop w:val="0"/>
      <w:marBottom w:val="0"/>
      <w:divBdr>
        <w:top w:val="none" w:sz="0" w:space="0" w:color="auto"/>
        <w:left w:val="none" w:sz="0" w:space="0" w:color="auto"/>
        <w:bottom w:val="none" w:sz="0" w:space="0" w:color="auto"/>
        <w:right w:val="none" w:sz="0" w:space="0" w:color="auto"/>
      </w:divBdr>
    </w:div>
    <w:div w:id="676542562">
      <w:marLeft w:val="480"/>
      <w:marRight w:val="0"/>
      <w:marTop w:val="0"/>
      <w:marBottom w:val="0"/>
      <w:divBdr>
        <w:top w:val="none" w:sz="0" w:space="0" w:color="auto"/>
        <w:left w:val="none" w:sz="0" w:space="0" w:color="auto"/>
        <w:bottom w:val="none" w:sz="0" w:space="0" w:color="auto"/>
        <w:right w:val="none" w:sz="0" w:space="0" w:color="auto"/>
      </w:divBdr>
    </w:div>
    <w:div w:id="676732930">
      <w:marLeft w:val="480"/>
      <w:marRight w:val="0"/>
      <w:marTop w:val="0"/>
      <w:marBottom w:val="0"/>
      <w:divBdr>
        <w:top w:val="none" w:sz="0" w:space="0" w:color="auto"/>
        <w:left w:val="none" w:sz="0" w:space="0" w:color="auto"/>
        <w:bottom w:val="none" w:sz="0" w:space="0" w:color="auto"/>
        <w:right w:val="none" w:sz="0" w:space="0" w:color="auto"/>
      </w:divBdr>
    </w:div>
    <w:div w:id="677463027">
      <w:marLeft w:val="480"/>
      <w:marRight w:val="0"/>
      <w:marTop w:val="0"/>
      <w:marBottom w:val="0"/>
      <w:divBdr>
        <w:top w:val="none" w:sz="0" w:space="0" w:color="auto"/>
        <w:left w:val="none" w:sz="0" w:space="0" w:color="auto"/>
        <w:bottom w:val="none" w:sz="0" w:space="0" w:color="auto"/>
        <w:right w:val="none" w:sz="0" w:space="0" w:color="auto"/>
      </w:divBdr>
    </w:div>
    <w:div w:id="678387155">
      <w:marLeft w:val="480"/>
      <w:marRight w:val="0"/>
      <w:marTop w:val="0"/>
      <w:marBottom w:val="0"/>
      <w:divBdr>
        <w:top w:val="none" w:sz="0" w:space="0" w:color="auto"/>
        <w:left w:val="none" w:sz="0" w:space="0" w:color="auto"/>
        <w:bottom w:val="none" w:sz="0" w:space="0" w:color="auto"/>
        <w:right w:val="none" w:sz="0" w:space="0" w:color="auto"/>
      </w:divBdr>
    </w:div>
    <w:div w:id="678698703">
      <w:marLeft w:val="480"/>
      <w:marRight w:val="0"/>
      <w:marTop w:val="0"/>
      <w:marBottom w:val="0"/>
      <w:divBdr>
        <w:top w:val="none" w:sz="0" w:space="0" w:color="auto"/>
        <w:left w:val="none" w:sz="0" w:space="0" w:color="auto"/>
        <w:bottom w:val="none" w:sz="0" w:space="0" w:color="auto"/>
        <w:right w:val="none" w:sz="0" w:space="0" w:color="auto"/>
      </w:divBdr>
    </w:div>
    <w:div w:id="679433771">
      <w:marLeft w:val="480"/>
      <w:marRight w:val="0"/>
      <w:marTop w:val="0"/>
      <w:marBottom w:val="0"/>
      <w:divBdr>
        <w:top w:val="none" w:sz="0" w:space="0" w:color="auto"/>
        <w:left w:val="none" w:sz="0" w:space="0" w:color="auto"/>
        <w:bottom w:val="none" w:sz="0" w:space="0" w:color="auto"/>
        <w:right w:val="none" w:sz="0" w:space="0" w:color="auto"/>
      </w:divBdr>
    </w:div>
    <w:div w:id="680668528">
      <w:marLeft w:val="480"/>
      <w:marRight w:val="0"/>
      <w:marTop w:val="0"/>
      <w:marBottom w:val="0"/>
      <w:divBdr>
        <w:top w:val="none" w:sz="0" w:space="0" w:color="auto"/>
        <w:left w:val="none" w:sz="0" w:space="0" w:color="auto"/>
        <w:bottom w:val="none" w:sz="0" w:space="0" w:color="auto"/>
        <w:right w:val="none" w:sz="0" w:space="0" w:color="auto"/>
      </w:divBdr>
    </w:div>
    <w:div w:id="680856572">
      <w:marLeft w:val="480"/>
      <w:marRight w:val="0"/>
      <w:marTop w:val="0"/>
      <w:marBottom w:val="0"/>
      <w:divBdr>
        <w:top w:val="none" w:sz="0" w:space="0" w:color="auto"/>
        <w:left w:val="none" w:sz="0" w:space="0" w:color="auto"/>
        <w:bottom w:val="none" w:sz="0" w:space="0" w:color="auto"/>
        <w:right w:val="none" w:sz="0" w:space="0" w:color="auto"/>
      </w:divBdr>
    </w:div>
    <w:div w:id="680859815">
      <w:marLeft w:val="480"/>
      <w:marRight w:val="0"/>
      <w:marTop w:val="0"/>
      <w:marBottom w:val="0"/>
      <w:divBdr>
        <w:top w:val="none" w:sz="0" w:space="0" w:color="auto"/>
        <w:left w:val="none" w:sz="0" w:space="0" w:color="auto"/>
        <w:bottom w:val="none" w:sz="0" w:space="0" w:color="auto"/>
        <w:right w:val="none" w:sz="0" w:space="0" w:color="auto"/>
      </w:divBdr>
    </w:div>
    <w:div w:id="681198449">
      <w:marLeft w:val="480"/>
      <w:marRight w:val="0"/>
      <w:marTop w:val="0"/>
      <w:marBottom w:val="0"/>
      <w:divBdr>
        <w:top w:val="none" w:sz="0" w:space="0" w:color="auto"/>
        <w:left w:val="none" w:sz="0" w:space="0" w:color="auto"/>
        <w:bottom w:val="none" w:sz="0" w:space="0" w:color="auto"/>
        <w:right w:val="none" w:sz="0" w:space="0" w:color="auto"/>
      </w:divBdr>
    </w:div>
    <w:div w:id="681591763">
      <w:marLeft w:val="480"/>
      <w:marRight w:val="0"/>
      <w:marTop w:val="0"/>
      <w:marBottom w:val="0"/>
      <w:divBdr>
        <w:top w:val="none" w:sz="0" w:space="0" w:color="auto"/>
        <w:left w:val="none" w:sz="0" w:space="0" w:color="auto"/>
        <w:bottom w:val="none" w:sz="0" w:space="0" w:color="auto"/>
        <w:right w:val="none" w:sz="0" w:space="0" w:color="auto"/>
      </w:divBdr>
    </w:div>
    <w:div w:id="681972907">
      <w:marLeft w:val="480"/>
      <w:marRight w:val="0"/>
      <w:marTop w:val="0"/>
      <w:marBottom w:val="0"/>
      <w:divBdr>
        <w:top w:val="none" w:sz="0" w:space="0" w:color="auto"/>
        <w:left w:val="none" w:sz="0" w:space="0" w:color="auto"/>
        <w:bottom w:val="none" w:sz="0" w:space="0" w:color="auto"/>
        <w:right w:val="none" w:sz="0" w:space="0" w:color="auto"/>
      </w:divBdr>
    </w:div>
    <w:div w:id="682754085">
      <w:marLeft w:val="480"/>
      <w:marRight w:val="0"/>
      <w:marTop w:val="0"/>
      <w:marBottom w:val="0"/>
      <w:divBdr>
        <w:top w:val="none" w:sz="0" w:space="0" w:color="auto"/>
        <w:left w:val="none" w:sz="0" w:space="0" w:color="auto"/>
        <w:bottom w:val="none" w:sz="0" w:space="0" w:color="auto"/>
        <w:right w:val="none" w:sz="0" w:space="0" w:color="auto"/>
      </w:divBdr>
    </w:div>
    <w:div w:id="682777961">
      <w:marLeft w:val="480"/>
      <w:marRight w:val="0"/>
      <w:marTop w:val="0"/>
      <w:marBottom w:val="0"/>
      <w:divBdr>
        <w:top w:val="none" w:sz="0" w:space="0" w:color="auto"/>
        <w:left w:val="none" w:sz="0" w:space="0" w:color="auto"/>
        <w:bottom w:val="none" w:sz="0" w:space="0" w:color="auto"/>
        <w:right w:val="none" w:sz="0" w:space="0" w:color="auto"/>
      </w:divBdr>
    </w:div>
    <w:div w:id="683359227">
      <w:marLeft w:val="480"/>
      <w:marRight w:val="0"/>
      <w:marTop w:val="0"/>
      <w:marBottom w:val="0"/>
      <w:divBdr>
        <w:top w:val="none" w:sz="0" w:space="0" w:color="auto"/>
        <w:left w:val="none" w:sz="0" w:space="0" w:color="auto"/>
        <w:bottom w:val="none" w:sz="0" w:space="0" w:color="auto"/>
        <w:right w:val="none" w:sz="0" w:space="0" w:color="auto"/>
      </w:divBdr>
    </w:div>
    <w:div w:id="683557137">
      <w:marLeft w:val="480"/>
      <w:marRight w:val="0"/>
      <w:marTop w:val="0"/>
      <w:marBottom w:val="0"/>
      <w:divBdr>
        <w:top w:val="none" w:sz="0" w:space="0" w:color="auto"/>
        <w:left w:val="none" w:sz="0" w:space="0" w:color="auto"/>
        <w:bottom w:val="none" w:sz="0" w:space="0" w:color="auto"/>
        <w:right w:val="none" w:sz="0" w:space="0" w:color="auto"/>
      </w:divBdr>
    </w:div>
    <w:div w:id="683944767">
      <w:marLeft w:val="480"/>
      <w:marRight w:val="0"/>
      <w:marTop w:val="0"/>
      <w:marBottom w:val="0"/>
      <w:divBdr>
        <w:top w:val="none" w:sz="0" w:space="0" w:color="auto"/>
        <w:left w:val="none" w:sz="0" w:space="0" w:color="auto"/>
        <w:bottom w:val="none" w:sz="0" w:space="0" w:color="auto"/>
        <w:right w:val="none" w:sz="0" w:space="0" w:color="auto"/>
      </w:divBdr>
    </w:div>
    <w:div w:id="683946041">
      <w:marLeft w:val="480"/>
      <w:marRight w:val="0"/>
      <w:marTop w:val="0"/>
      <w:marBottom w:val="0"/>
      <w:divBdr>
        <w:top w:val="none" w:sz="0" w:space="0" w:color="auto"/>
        <w:left w:val="none" w:sz="0" w:space="0" w:color="auto"/>
        <w:bottom w:val="none" w:sz="0" w:space="0" w:color="auto"/>
        <w:right w:val="none" w:sz="0" w:space="0" w:color="auto"/>
      </w:divBdr>
    </w:div>
    <w:div w:id="684482048">
      <w:marLeft w:val="480"/>
      <w:marRight w:val="0"/>
      <w:marTop w:val="0"/>
      <w:marBottom w:val="0"/>
      <w:divBdr>
        <w:top w:val="none" w:sz="0" w:space="0" w:color="auto"/>
        <w:left w:val="none" w:sz="0" w:space="0" w:color="auto"/>
        <w:bottom w:val="none" w:sz="0" w:space="0" w:color="auto"/>
        <w:right w:val="none" w:sz="0" w:space="0" w:color="auto"/>
      </w:divBdr>
    </w:div>
    <w:div w:id="684551464">
      <w:marLeft w:val="480"/>
      <w:marRight w:val="0"/>
      <w:marTop w:val="0"/>
      <w:marBottom w:val="0"/>
      <w:divBdr>
        <w:top w:val="none" w:sz="0" w:space="0" w:color="auto"/>
        <w:left w:val="none" w:sz="0" w:space="0" w:color="auto"/>
        <w:bottom w:val="none" w:sz="0" w:space="0" w:color="auto"/>
        <w:right w:val="none" w:sz="0" w:space="0" w:color="auto"/>
      </w:divBdr>
    </w:div>
    <w:div w:id="685013447">
      <w:marLeft w:val="480"/>
      <w:marRight w:val="0"/>
      <w:marTop w:val="0"/>
      <w:marBottom w:val="0"/>
      <w:divBdr>
        <w:top w:val="none" w:sz="0" w:space="0" w:color="auto"/>
        <w:left w:val="none" w:sz="0" w:space="0" w:color="auto"/>
        <w:bottom w:val="none" w:sz="0" w:space="0" w:color="auto"/>
        <w:right w:val="none" w:sz="0" w:space="0" w:color="auto"/>
      </w:divBdr>
    </w:div>
    <w:div w:id="685060122">
      <w:marLeft w:val="480"/>
      <w:marRight w:val="0"/>
      <w:marTop w:val="0"/>
      <w:marBottom w:val="0"/>
      <w:divBdr>
        <w:top w:val="none" w:sz="0" w:space="0" w:color="auto"/>
        <w:left w:val="none" w:sz="0" w:space="0" w:color="auto"/>
        <w:bottom w:val="none" w:sz="0" w:space="0" w:color="auto"/>
        <w:right w:val="none" w:sz="0" w:space="0" w:color="auto"/>
      </w:divBdr>
    </w:div>
    <w:div w:id="685401675">
      <w:marLeft w:val="480"/>
      <w:marRight w:val="0"/>
      <w:marTop w:val="0"/>
      <w:marBottom w:val="0"/>
      <w:divBdr>
        <w:top w:val="none" w:sz="0" w:space="0" w:color="auto"/>
        <w:left w:val="none" w:sz="0" w:space="0" w:color="auto"/>
        <w:bottom w:val="none" w:sz="0" w:space="0" w:color="auto"/>
        <w:right w:val="none" w:sz="0" w:space="0" w:color="auto"/>
      </w:divBdr>
    </w:div>
    <w:div w:id="685980971">
      <w:marLeft w:val="480"/>
      <w:marRight w:val="0"/>
      <w:marTop w:val="0"/>
      <w:marBottom w:val="0"/>
      <w:divBdr>
        <w:top w:val="none" w:sz="0" w:space="0" w:color="auto"/>
        <w:left w:val="none" w:sz="0" w:space="0" w:color="auto"/>
        <w:bottom w:val="none" w:sz="0" w:space="0" w:color="auto"/>
        <w:right w:val="none" w:sz="0" w:space="0" w:color="auto"/>
      </w:divBdr>
    </w:div>
    <w:div w:id="686516762">
      <w:marLeft w:val="480"/>
      <w:marRight w:val="0"/>
      <w:marTop w:val="0"/>
      <w:marBottom w:val="0"/>
      <w:divBdr>
        <w:top w:val="none" w:sz="0" w:space="0" w:color="auto"/>
        <w:left w:val="none" w:sz="0" w:space="0" w:color="auto"/>
        <w:bottom w:val="none" w:sz="0" w:space="0" w:color="auto"/>
        <w:right w:val="none" w:sz="0" w:space="0" w:color="auto"/>
      </w:divBdr>
    </w:div>
    <w:div w:id="686904382">
      <w:marLeft w:val="480"/>
      <w:marRight w:val="0"/>
      <w:marTop w:val="0"/>
      <w:marBottom w:val="0"/>
      <w:divBdr>
        <w:top w:val="none" w:sz="0" w:space="0" w:color="auto"/>
        <w:left w:val="none" w:sz="0" w:space="0" w:color="auto"/>
        <w:bottom w:val="none" w:sz="0" w:space="0" w:color="auto"/>
        <w:right w:val="none" w:sz="0" w:space="0" w:color="auto"/>
      </w:divBdr>
    </w:div>
    <w:div w:id="687756336">
      <w:marLeft w:val="480"/>
      <w:marRight w:val="0"/>
      <w:marTop w:val="0"/>
      <w:marBottom w:val="0"/>
      <w:divBdr>
        <w:top w:val="none" w:sz="0" w:space="0" w:color="auto"/>
        <w:left w:val="none" w:sz="0" w:space="0" w:color="auto"/>
        <w:bottom w:val="none" w:sz="0" w:space="0" w:color="auto"/>
        <w:right w:val="none" w:sz="0" w:space="0" w:color="auto"/>
      </w:divBdr>
    </w:div>
    <w:div w:id="687870649">
      <w:marLeft w:val="480"/>
      <w:marRight w:val="0"/>
      <w:marTop w:val="0"/>
      <w:marBottom w:val="0"/>
      <w:divBdr>
        <w:top w:val="none" w:sz="0" w:space="0" w:color="auto"/>
        <w:left w:val="none" w:sz="0" w:space="0" w:color="auto"/>
        <w:bottom w:val="none" w:sz="0" w:space="0" w:color="auto"/>
        <w:right w:val="none" w:sz="0" w:space="0" w:color="auto"/>
      </w:divBdr>
    </w:div>
    <w:div w:id="687952102">
      <w:marLeft w:val="480"/>
      <w:marRight w:val="0"/>
      <w:marTop w:val="0"/>
      <w:marBottom w:val="0"/>
      <w:divBdr>
        <w:top w:val="none" w:sz="0" w:space="0" w:color="auto"/>
        <w:left w:val="none" w:sz="0" w:space="0" w:color="auto"/>
        <w:bottom w:val="none" w:sz="0" w:space="0" w:color="auto"/>
        <w:right w:val="none" w:sz="0" w:space="0" w:color="auto"/>
      </w:divBdr>
    </w:div>
    <w:div w:id="688144850">
      <w:marLeft w:val="480"/>
      <w:marRight w:val="0"/>
      <w:marTop w:val="0"/>
      <w:marBottom w:val="0"/>
      <w:divBdr>
        <w:top w:val="none" w:sz="0" w:space="0" w:color="auto"/>
        <w:left w:val="none" w:sz="0" w:space="0" w:color="auto"/>
        <w:bottom w:val="none" w:sz="0" w:space="0" w:color="auto"/>
        <w:right w:val="none" w:sz="0" w:space="0" w:color="auto"/>
      </w:divBdr>
    </w:div>
    <w:div w:id="688214280">
      <w:marLeft w:val="480"/>
      <w:marRight w:val="0"/>
      <w:marTop w:val="0"/>
      <w:marBottom w:val="0"/>
      <w:divBdr>
        <w:top w:val="none" w:sz="0" w:space="0" w:color="auto"/>
        <w:left w:val="none" w:sz="0" w:space="0" w:color="auto"/>
        <w:bottom w:val="none" w:sz="0" w:space="0" w:color="auto"/>
        <w:right w:val="none" w:sz="0" w:space="0" w:color="auto"/>
      </w:divBdr>
    </w:div>
    <w:div w:id="689333162">
      <w:marLeft w:val="480"/>
      <w:marRight w:val="0"/>
      <w:marTop w:val="0"/>
      <w:marBottom w:val="0"/>
      <w:divBdr>
        <w:top w:val="none" w:sz="0" w:space="0" w:color="auto"/>
        <w:left w:val="none" w:sz="0" w:space="0" w:color="auto"/>
        <w:bottom w:val="none" w:sz="0" w:space="0" w:color="auto"/>
        <w:right w:val="none" w:sz="0" w:space="0" w:color="auto"/>
      </w:divBdr>
    </w:div>
    <w:div w:id="689912218">
      <w:marLeft w:val="480"/>
      <w:marRight w:val="0"/>
      <w:marTop w:val="0"/>
      <w:marBottom w:val="0"/>
      <w:divBdr>
        <w:top w:val="none" w:sz="0" w:space="0" w:color="auto"/>
        <w:left w:val="none" w:sz="0" w:space="0" w:color="auto"/>
        <w:bottom w:val="none" w:sz="0" w:space="0" w:color="auto"/>
        <w:right w:val="none" w:sz="0" w:space="0" w:color="auto"/>
      </w:divBdr>
    </w:div>
    <w:div w:id="689915099">
      <w:marLeft w:val="480"/>
      <w:marRight w:val="0"/>
      <w:marTop w:val="0"/>
      <w:marBottom w:val="0"/>
      <w:divBdr>
        <w:top w:val="none" w:sz="0" w:space="0" w:color="auto"/>
        <w:left w:val="none" w:sz="0" w:space="0" w:color="auto"/>
        <w:bottom w:val="none" w:sz="0" w:space="0" w:color="auto"/>
        <w:right w:val="none" w:sz="0" w:space="0" w:color="auto"/>
      </w:divBdr>
    </w:div>
    <w:div w:id="690184991">
      <w:marLeft w:val="480"/>
      <w:marRight w:val="0"/>
      <w:marTop w:val="0"/>
      <w:marBottom w:val="0"/>
      <w:divBdr>
        <w:top w:val="none" w:sz="0" w:space="0" w:color="auto"/>
        <w:left w:val="none" w:sz="0" w:space="0" w:color="auto"/>
        <w:bottom w:val="none" w:sz="0" w:space="0" w:color="auto"/>
        <w:right w:val="none" w:sz="0" w:space="0" w:color="auto"/>
      </w:divBdr>
    </w:div>
    <w:div w:id="690881785">
      <w:marLeft w:val="480"/>
      <w:marRight w:val="0"/>
      <w:marTop w:val="0"/>
      <w:marBottom w:val="0"/>
      <w:divBdr>
        <w:top w:val="none" w:sz="0" w:space="0" w:color="auto"/>
        <w:left w:val="none" w:sz="0" w:space="0" w:color="auto"/>
        <w:bottom w:val="none" w:sz="0" w:space="0" w:color="auto"/>
        <w:right w:val="none" w:sz="0" w:space="0" w:color="auto"/>
      </w:divBdr>
    </w:div>
    <w:div w:id="690959291">
      <w:marLeft w:val="480"/>
      <w:marRight w:val="0"/>
      <w:marTop w:val="0"/>
      <w:marBottom w:val="0"/>
      <w:divBdr>
        <w:top w:val="none" w:sz="0" w:space="0" w:color="auto"/>
        <w:left w:val="none" w:sz="0" w:space="0" w:color="auto"/>
        <w:bottom w:val="none" w:sz="0" w:space="0" w:color="auto"/>
        <w:right w:val="none" w:sz="0" w:space="0" w:color="auto"/>
      </w:divBdr>
    </w:div>
    <w:div w:id="691030388">
      <w:marLeft w:val="480"/>
      <w:marRight w:val="0"/>
      <w:marTop w:val="0"/>
      <w:marBottom w:val="0"/>
      <w:divBdr>
        <w:top w:val="none" w:sz="0" w:space="0" w:color="auto"/>
        <w:left w:val="none" w:sz="0" w:space="0" w:color="auto"/>
        <w:bottom w:val="none" w:sz="0" w:space="0" w:color="auto"/>
        <w:right w:val="none" w:sz="0" w:space="0" w:color="auto"/>
      </w:divBdr>
    </w:div>
    <w:div w:id="691345717">
      <w:marLeft w:val="480"/>
      <w:marRight w:val="0"/>
      <w:marTop w:val="0"/>
      <w:marBottom w:val="0"/>
      <w:divBdr>
        <w:top w:val="none" w:sz="0" w:space="0" w:color="auto"/>
        <w:left w:val="none" w:sz="0" w:space="0" w:color="auto"/>
        <w:bottom w:val="none" w:sz="0" w:space="0" w:color="auto"/>
        <w:right w:val="none" w:sz="0" w:space="0" w:color="auto"/>
      </w:divBdr>
    </w:div>
    <w:div w:id="691805609">
      <w:marLeft w:val="480"/>
      <w:marRight w:val="0"/>
      <w:marTop w:val="0"/>
      <w:marBottom w:val="0"/>
      <w:divBdr>
        <w:top w:val="none" w:sz="0" w:space="0" w:color="auto"/>
        <w:left w:val="none" w:sz="0" w:space="0" w:color="auto"/>
        <w:bottom w:val="none" w:sz="0" w:space="0" w:color="auto"/>
        <w:right w:val="none" w:sz="0" w:space="0" w:color="auto"/>
      </w:divBdr>
    </w:div>
    <w:div w:id="693383938">
      <w:marLeft w:val="480"/>
      <w:marRight w:val="0"/>
      <w:marTop w:val="0"/>
      <w:marBottom w:val="0"/>
      <w:divBdr>
        <w:top w:val="none" w:sz="0" w:space="0" w:color="auto"/>
        <w:left w:val="none" w:sz="0" w:space="0" w:color="auto"/>
        <w:bottom w:val="none" w:sz="0" w:space="0" w:color="auto"/>
        <w:right w:val="none" w:sz="0" w:space="0" w:color="auto"/>
      </w:divBdr>
    </w:div>
    <w:div w:id="693386825">
      <w:marLeft w:val="480"/>
      <w:marRight w:val="0"/>
      <w:marTop w:val="0"/>
      <w:marBottom w:val="0"/>
      <w:divBdr>
        <w:top w:val="none" w:sz="0" w:space="0" w:color="auto"/>
        <w:left w:val="none" w:sz="0" w:space="0" w:color="auto"/>
        <w:bottom w:val="none" w:sz="0" w:space="0" w:color="auto"/>
        <w:right w:val="none" w:sz="0" w:space="0" w:color="auto"/>
      </w:divBdr>
    </w:div>
    <w:div w:id="693388834">
      <w:marLeft w:val="480"/>
      <w:marRight w:val="0"/>
      <w:marTop w:val="0"/>
      <w:marBottom w:val="0"/>
      <w:divBdr>
        <w:top w:val="none" w:sz="0" w:space="0" w:color="auto"/>
        <w:left w:val="none" w:sz="0" w:space="0" w:color="auto"/>
        <w:bottom w:val="none" w:sz="0" w:space="0" w:color="auto"/>
        <w:right w:val="none" w:sz="0" w:space="0" w:color="auto"/>
      </w:divBdr>
    </w:div>
    <w:div w:id="694116081">
      <w:marLeft w:val="480"/>
      <w:marRight w:val="0"/>
      <w:marTop w:val="0"/>
      <w:marBottom w:val="0"/>
      <w:divBdr>
        <w:top w:val="none" w:sz="0" w:space="0" w:color="auto"/>
        <w:left w:val="none" w:sz="0" w:space="0" w:color="auto"/>
        <w:bottom w:val="none" w:sz="0" w:space="0" w:color="auto"/>
        <w:right w:val="none" w:sz="0" w:space="0" w:color="auto"/>
      </w:divBdr>
    </w:div>
    <w:div w:id="694190048">
      <w:marLeft w:val="480"/>
      <w:marRight w:val="0"/>
      <w:marTop w:val="0"/>
      <w:marBottom w:val="0"/>
      <w:divBdr>
        <w:top w:val="none" w:sz="0" w:space="0" w:color="auto"/>
        <w:left w:val="none" w:sz="0" w:space="0" w:color="auto"/>
        <w:bottom w:val="none" w:sz="0" w:space="0" w:color="auto"/>
        <w:right w:val="none" w:sz="0" w:space="0" w:color="auto"/>
      </w:divBdr>
    </w:div>
    <w:div w:id="694774903">
      <w:marLeft w:val="480"/>
      <w:marRight w:val="0"/>
      <w:marTop w:val="0"/>
      <w:marBottom w:val="0"/>
      <w:divBdr>
        <w:top w:val="none" w:sz="0" w:space="0" w:color="auto"/>
        <w:left w:val="none" w:sz="0" w:space="0" w:color="auto"/>
        <w:bottom w:val="none" w:sz="0" w:space="0" w:color="auto"/>
        <w:right w:val="none" w:sz="0" w:space="0" w:color="auto"/>
      </w:divBdr>
    </w:div>
    <w:div w:id="695041792">
      <w:marLeft w:val="480"/>
      <w:marRight w:val="0"/>
      <w:marTop w:val="0"/>
      <w:marBottom w:val="0"/>
      <w:divBdr>
        <w:top w:val="none" w:sz="0" w:space="0" w:color="auto"/>
        <w:left w:val="none" w:sz="0" w:space="0" w:color="auto"/>
        <w:bottom w:val="none" w:sz="0" w:space="0" w:color="auto"/>
        <w:right w:val="none" w:sz="0" w:space="0" w:color="auto"/>
      </w:divBdr>
    </w:div>
    <w:div w:id="695498390">
      <w:marLeft w:val="480"/>
      <w:marRight w:val="0"/>
      <w:marTop w:val="0"/>
      <w:marBottom w:val="0"/>
      <w:divBdr>
        <w:top w:val="none" w:sz="0" w:space="0" w:color="auto"/>
        <w:left w:val="none" w:sz="0" w:space="0" w:color="auto"/>
        <w:bottom w:val="none" w:sz="0" w:space="0" w:color="auto"/>
        <w:right w:val="none" w:sz="0" w:space="0" w:color="auto"/>
      </w:divBdr>
    </w:div>
    <w:div w:id="695618475">
      <w:marLeft w:val="480"/>
      <w:marRight w:val="0"/>
      <w:marTop w:val="0"/>
      <w:marBottom w:val="0"/>
      <w:divBdr>
        <w:top w:val="none" w:sz="0" w:space="0" w:color="auto"/>
        <w:left w:val="none" w:sz="0" w:space="0" w:color="auto"/>
        <w:bottom w:val="none" w:sz="0" w:space="0" w:color="auto"/>
        <w:right w:val="none" w:sz="0" w:space="0" w:color="auto"/>
      </w:divBdr>
    </w:div>
    <w:div w:id="695741101">
      <w:marLeft w:val="480"/>
      <w:marRight w:val="0"/>
      <w:marTop w:val="0"/>
      <w:marBottom w:val="0"/>
      <w:divBdr>
        <w:top w:val="none" w:sz="0" w:space="0" w:color="auto"/>
        <w:left w:val="none" w:sz="0" w:space="0" w:color="auto"/>
        <w:bottom w:val="none" w:sz="0" w:space="0" w:color="auto"/>
        <w:right w:val="none" w:sz="0" w:space="0" w:color="auto"/>
      </w:divBdr>
    </w:div>
    <w:div w:id="695809563">
      <w:marLeft w:val="480"/>
      <w:marRight w:val="0"/>
      <w:marTop w:val="0"/>
      <w:marBottom w:val="0"/>
      <w:divBdr>
        <w:top w:val="none" w:sz="0" w:space="0" w:color="auto"/>
        <w:left w:val="none" w:sz="0" w:space="0" w:color="auto"/>
        <w:bottom w:val="none" w:sz="0" w:space="0" w:color="auto"/>
        <w:right w:val="none" w:sz="0" w:space="0" w:color="auto"/>
      </w:divBdr>
    </w:div>
    <w:div w:id="696345319">
      <w:marLeft w:val="480"/>
      <w:marRight w:val="0"/>
      <w:marTop w:val="0"/>
      <w:marBottom w:val="0"/>
      <w:divBdr>
        <w:top w:val="none" w:sz="0" w:space="0" w:color="auto"/>
        <w:left w:val="none" w:sz="0" w:space="0" w:color="auto"/>
        <w:bottom w:val="none" w:sz="0" w:space="0" w:color="auto"/>
        <w:right w:val="none" w:sz="0" w:space="0" w:color="auto"/>
      </w:divBdr>
    </w:div>
    <w:div w:id="697127220">
      <w:marLeft w:val="480"/>
      <w:marRight w:val="0"/>
      <w:marTop w:val="0"/>
      <w:marBottom w:val="0"/>
      <w:divBdr>
        <w:top w:val="none" w:sz="0" w:space="0" w:color="auto"/>
        <w:left w:val="none" w:sz="0" w:space="0" w:color="auto"/>
        <w:bottom w:val="none" w:sz="0" w:space="0" w:color="auto"/>
        <w:right w:val="none" w:sz="0" w:space="0" w:color="auto"/>
      </w:divBdr>
    </w:div>
    <w:div w:id="697200456">
      <w:marLeft w:val="480"/>
      <w:marRight w:val="0"/>
      <w:marTop w:val="0"/>
      <w:marBottom w:val="0"/>
      <w:divBdr>
        <w:top w:val="none" w:sz="0" w:space="0" w:color="auto"/>
        <w:left w:val="none" w:sz="0" w:space="0" w:color="auto"/>
        <w:bottom w:val="none" w:sz="0" w:space="0" w:color="auto"/>
        <w:right w:val="none" w:sz="0" w:space="0" w:color="auto"/>
      </w:divBdr>
    </w:div>
    <w:div w:id="697389855">
      <w:marLeft w:val="480"/>
      <w:marRight w:val="0"/>
      <w:marTop w:val="0"/>
      <w:marBottom w:val="0"/>
      <w:divBdr>
        <w:top w:val="none" w:sz="0" w:space="0" w:color="auto"/>
        <w:left w:val="none" w:sz="0" w:space="0" w:color="auto"/>
        <w:bottom w:val="none" w:sz="0" w:space="0" w:color="auto"/>
        <w:right w:val="none" w:sz="0" w:space="0" w:color="auto"/>
      </w:divBdr>
    </w:div>
    <w:div w:id="697506958">
      <w:marLeft w:val="480"/>
      <w:marRight w:val="0"/>
      <w:marTop w:val="0"/>
      <w:marBottom w:val="0"/>
      <w:divBdr>
        <w:top w:val="none" w:sz="0" w:space="0" w:color="auto"/>
        <w:left w:val="none" w:sz="0" w:space="0" w:color="auto"/>
        <w:bottom w:val="none" w:sz="0" w:space="0" w:color="auto"/>
        <w:right w:val="none" w:sz="0" w:space="0" w:color="auto"/>
      </w:divBdr>
    </w:div>
    <w:div w:id="697507664">
      <w:marLeft w:val="480"/>
      <w:marRight w:val="0"/>
      <w:marTop w:val="0"/>
      <w:marBottom w:val="0"/>
      <w:divBdr>
        <w:top w:val="none" w:sz="0" w:space="0" w:color="auto"/>
        <w:left w:val="none" w:sz="0" w:space="0" w:color="auto"/>
        <w:bottom w:val="none" w:sz="0" w:space="0" w:color="auto"/>
        <w:right w:val="none" w:sz="0" w:space="0" w:color="auto"/>
      </w:divBdr>
    </w:div>
    <w:div w:id="697780659">
      <w:marLeft w:val="480"/>
      <w:marRight w:val="0"/>
      <w:marTop w:val="0"/>
      <w:marBottom w:val="0"/>
      <w:divBdr>
        <w:top w:val="none" w:sz="0" w:space="0" w:color="auto"/>
        <w:left w:val="none" w:sz="0" w:space="0" w:color="auto"/>
        <w:bottom w:val="none" w:sz="0" w:space="0" w:color="auto"/>
        <w:right w:val="none" w:sz="0" w:space="0" w:color="auto"/>
      </w:divBdr>
    </w:div>
    <w:div w:id="698629162">
      <w:marLeft w:val="480"/>
      <w:marRight w:val="0"/>
      <w:marTop w:val="0"/>
      <w:marBottom w:val="0"/>
      <w:divBdr>
        <w:top w:val="none" w:sz="0" w:space="0" w:color="auto"/>
        <w:left w:val="none" w:sz="0" w:space="0" w:color="auto"/>
        <w:bottom w:val="none" w:sz="0" w:space="0" w:color="auto"/>
        <w:right w:val="none" w:sz="0" w:space="0" w:color="auto"/>
      </w:divBdr>
    </w:div>
    <w:div w:id="698746954">
      <w:marLeft w:val="480"/>
      <w:marRight w:val="0"/>
      <w:marTop w:val="0"/>
      <w:marBottom w:val="0"/>
      <w:divBdr>
        <w:top w:val="none" w:sz="0" w:space="0" w:color="auto"/>
        <w:left w:val="none" w:sz="0" w:space="0" w:color="auto"/>
        <w:bottom w:val="none" w:sz="0" w:space="0" w:color="auto"/>
        <w:right w:val="none" w:sz="0" w:space="0" w:color="auto"/>
      </w:divBdr>
    </w:div>
    <w:div w:id="698774936">
      <w:marLeft w:val="480"/>
      <w:marRight w:val="0"/>
      <w:marTop w:val="0"/>
      <w:marBottom w:val="0"/>
      <w:divBdr>
        <w:top w:val="none" w:sz="0" w:space="0" w:color="auto"/>
        <w:left w:val="none" w:sz="0" w:space="0" w:color="auto"/>
        <w:bottom w:val="none" w:sz="0" w:space="0" w:color="auto"/>
        <w:right w:val="none" w:sz="0" w:space="0" w:color="auto"/>
      </w:divBdr>
    </w:div>
    <w:div w:id="699090387">
      <w:marLeft w:val="480"/>
      <w:marRight w:val="0"/>
      <w:marTop w:val="0"/>
      <w:marBottom w:val="0"/>
      <w:divBdr>
        <w:top w:val="none" w:sz="0" w:space="0" w:color="auto"/>
        <w:left w:val="none" w:sz="0" w:space="0" w:color="auto"/>
        <w:bottom w:val="none" w:sz="0" w:space="0" w:color="auto"/>
        <w:right w:val="none" w:sz="0" w:space="0" w:color="auto"/>
      </w:divBdr>
    </w:div>
    <w:div w:id="699546967">
      <w:marLeft w:val="480"/>
      <w:marRight w:val="0"/>
      <w:marTop w:val="0"/>
      <w:marBottom w:val="0"/>
      <w:divBdr>
        <w:top w:val="none" w:sz="0" w:space="0" w:color="auto"/>
        <w:left w:val="none" w:sz="0" w:space="0" w:color="auto"/>
        <w:bottom w:val="none" w:sz="0" w:space="0" w:color="auto"/>
        <w:right w:val="none" w:sz="0" w:space="0" w:color="auto"/>
      </w:divBdr>
    </w:div>
    <w:div w:id="699555526">
      <w:marLeft w:val="480"/>
      <w:marRight w:val="0"/>
      <w:marTop w:val="0"/>
      <w:marBottom w:val="0"/>
      <w:divBdr>
        <w:top w:val="none" w:sz="0" w:space="0" w:color="auto"/>
        <w:left w:val="none" w:sz="0" w:space="0" w:color="auto"/>
        <w:bottom w:val="none" w:sz="0" w:space="0" w:color="auto"/>
        <w:right w:val="none" w:sz="0" w:space="0" w:color="auto"/>
      </w:divBdr>
    </w:div>
    <w:div w:id="699667569">
      <w:marLeft w:val="480"/>
      <w:marRight w:val="0"/>
      <w:marTop w:val="0"/>
      <w:marBottom w:val="0"/>
      <w:divBdr>
        <w:top w:val="none" w:sz="0" w:space="0" w:color="auto"/>
        <w:left w:val="none" w:sz="0" w:space="0" w:color="auto"/>
        <w:bottom w:val="none" w:sz="0" w:space="0" w:color="auto"/>
        <w:right w:val="none" w:sz="0" w:space="0" w:color="auto"/>
      </w:divBdr>
    </w:div>
    <w:div w:id="699822904">
      <w:marLeft w:val="480"/>
      <w:marRight w:val="0"/>
      <w:marTop w:val="0"/>
      <w:marBottom w:val="0"/>
      <w:divBdr>
        <w:top w:val="none" w:sz="0" w:space="0" w:color="auto"/>
        <w:left w:val="none" w:sz="0" w:space="0" w:color="auto"/>
        <w:bottom w:val="none" w:sz="0" w:space="0" w:color="auto"/>
        <w:right w:val="none" w:sz="0" w:space="0" w:color="auto"/>
      </w:divBdr>
    </w:div>
    <w:div w:id="699933112">
      <w:marLeft w:val="480"/>
      <w:marRight w:val="0"/>
      <w:marTop w:val="0"/>
      <w:marBottom w:val="0"/>
      <w:divBdr>
        <w:top w:val="none" w:sz="0" w:space="0" w:color="auto"/>
        <w:left w:val="none" w:sz="0" w:space="0" w:color="auto"/>
        <w:bottom w:val="none" w:sz="0" w:space="0" w:color="auto"/>
        <w:right w:val="none" w:sz="0" w:space="0" w:color="auto"/>
      </w:divBdr>
    </w:div>
    <w:div w:id="700515901">
      <w:marLeft w:val="480"/>
      <w:marRight w:val="0"/>
      <w:marTop w:val="0"/>
      <w:marBottom w:val="0"/>
      <w:divBdr>
        <w:top w:val="none" w:sz="0" w:space="0" w:color="auto"/>
        <w:left w:val="none" w:sz="0" w:space="0" w:color="auto"/>
        <w:bottom w:val="none" w:sz="0" w:space="0" w:color="auto"/>
        <w:right w:val="none" w:sz="0" w:space="0" w:color="auto"/>
      </w:divBdr>
    </w:div>
    <w:div w:id="700714598">
      <w:marLeft w:val="480"/>
      <w:marRight w:val="0"/>
      <w:marTop w:val="0"/>
      <w:marBottom w:val="0"/>
      <w:divBdr>
        <w:top w:val="none" w:sz="0" w:space="0" w:color="auto"/>
        <w:left w:val="none" w:sz="0" w:space="0" w:color="auto"/>
        <w:bottom w:val="none" w:sz="0" w:space="0" w:color="auto"/>
        <w:right w:val="none" w:sz="0" w:space="0" w:color="auto"/>
      </w:divBdr>
    </w:div>
    <w:div w:id="701175386">
      <w:marLeft w:val="480"/>
      <w:marRight w:val="0"/>
      <w:marTop w:val="0"/>
      <w:marBottom w:val="0"/>
      <w:divBdr>
        <w:top w:val="none" w:sz="0" w:space="0" w:color="auto"/>
        <w:left w:val="none" w:sz="0" w:space="0" w:color="auto"/>
        <w:bottom w:val="none" w:sz="0" w:space="0" w:color="auto"/>
        <w:right w:val="none" w:sz="0" w:space="0" w:color="auto"/>
      </w:divBdr>
    </w:div>
    <w:div w:id="701319863">
      <w:marLeft w:val="480"/>
      <w:marRight w:val="0"/>
      <w:marTop w:val="0"/>
      <w:marBottom w:val="0"/>
      <w:divBdr>
        <w:top w:val="none" w:sz="0" w:space="0" w:color="auto"/>
        <w:left w:val="none" w:sz="0" w:space="0" w:color="auto"/>
        <w:bottom w:val="none" w:sz="0" w:space="0" w:color="auto"/>
        <w:right w:val="none" w:sz="0" w:space="0" w:color="auto"/>
      </w:divBdr>
    </w:div>
    <w:div w:id="701436662">
      <w:marLeft w:val="480"/>
      <w:marRight w:val="0"/>
      <w:marTop w:val="0"/>
      <w:marBottom w:val="0"/>
      <w:divBdr>
        <w:top w:val="none" w:sz="0" w:space="0" w:color="auto"/>
        <w:left w:val="none" w:sz="0" w:space="0" w:color="auto"/>
        <w:bottom w:val="none" w:sz="0" w:space="0" w:color="auto"/>
        <w:right w:val="none" w:sz="0" w:space="0" w:color="auto"/>
      </w:divBdr>
    </w:div>
    <w:div w:id="701444118">
      <w:marLeft w:val="480"/>
      <w:marRight w:val="0"/>
      <w:marTop w:val="0"/>
      <w:marBottom w:val="0"/>
      <w:divBdr>
        <w:top w:val="none" w:sz="0" w:space="0" w:color="auto"/>
        <w:left w:val="none" w:sz="0" w:space="0" w:color="auto"/>
        <w:bottom w:val="none" w:sz="0" w:space="0" w:color="auto"/>
        <w:right w:val="none" w:sz="0" w:space="0" w:color="auto"/>
      </w:divBdr>
    </w:div>
    <w:div w:id="701516209">
      <w:marLeft w:val="480"/>
      <w:marRight w:val="0"/>
      <w:marTop w:val="0"/>
      <w:marBottom w:val="0"/>
      <w:divBdr>
        <w:top w:val="none" w:sz="0" w:space="0" w:color="auto"/>
        <w:left w:val="none" w:sz="0" w:space="0" w:color="auto"/>
        <w:bottom w:val="none" w:sz="0" w:space="0" w:color="auto"/>
        <w:right w:val="none" w:sz="0" w:space="0" w:color="auto"/>
      </w:divBdr>
    </w:div>
    <w:div w:id="701519759">
      <w:marLeft w:val="480"/>
      <w:marRight w:val="0"/>
      <w:marTop w:val="0"/>
      <w:marBottom w:val="0"/>
      <w:divBdr>
        <w:top w:val="none" w:sz="0" w:space="0" w:color="auto"/>
        <w:left w:val="none" w:sz="0" w:space="0" w:color="auto"/>
        <w:bottom w:val="none" w:sz="0" w:space="0" w:color="auto"/>
        <w:right w:val="none" w:sz="0" w:space="0" w:color="auto"/>
      </w:divBdr>
    </w:div>
    <w:div w:id="701635548">
      <w:marLeft w:val="480"/>
      <w:marRight w:val="0"/>
      <w:marTop w:val="0"/>
      <w:marBottom w:val="0"/>
      <w:divBdr>
        <w:top w:val="none" w:sz="0" w:space="0" w:color="auto"/>
        <w:left w:val="none" w:sz="0" w:space="0" w:color="auto"/>
        <w:bottom w:val="none" w:sz="0" w:space="0" w:color="auto"/>
        <w:right w:val="none" w:sz="0" w:space="0" w:color="auto"/>
      </w:divBdr>
    </w:div>
    <w:div w:id="702168047">
      <w:marLeft w:val="480"/>
      <w:marRight w:val="0"/>
      <w:marTop w:val="0"/>
      <w:marBottom w:val="0"/>
      <w:divBdr>
        <w:top w:val="none" w:sz="0" w:space="0" w:color="auto"/>
        <w:left w:val="none" w:sz="0" w:space="0" w:color="auto"/>
        <w:bottom w:val="none" w:sz="0" w:space="0" w:color="auto"/>
        <w:right w:val="none" w:sz="0" w:space="0" w:color="auto"/>
      </w:divBdr>
    </w:div>
    <w:div w:id="702485141">
      <w:marLeft w:val="480"/>
      <w:marRight w:val="0"/>
      <w:marTop w:val="0"/>
      <w:marBottom w:val="0"/>
      <w:divBdr>
        <w:top w:val="none" w:sz="0" w:space="0" w:color="auto"/>
        <w:left w:val="none" w:sz="0" w:space="0" w:color="auto"/>
        <w:bottom w:val="none" w:sz="0" w:space="0" w:color="auto"/>
        <w:right w:val="none" w:sz="0" w:space="0" w:color="auto"/>
      </w:divBdr>
    </w:div>
    <w:div w:id="702708776">
      <w:marLeft w:val="480"/>
      <w:marRight w:val="0"/>
      <w:marTop w:val="0"/>
      <w:marBottom w:val="0"/>
      <w:divBdr>
        <w:top w:val="none" w:sz="0" w:space="0" w:color="auto"/>
        <w:left w:val="none" w:sz="0" w:space="0" w:color="auto"/>
        <w:bottom w:val="none" w:sz="0" w:space="0" w:color="auto"/>
        <w:right w:val="none" w:sz="0" w:space="0" w:color="auto"/>
      </w:divBdr>
    </w:div>
    <w:div w:id="702826082">
      <w:marLeft w:val="480"/>
      <w:marRight w:val="0"/>
      <w:marTop w:val="0"/>
      <w:marBottom w:val="0"/>
      <w:divBdr>
        <w:top w:val="none" w:sz="0" w:space="0" w:color="auto"/>
        <w:left w:val="none" w:sz="0" w:space="0" w:color="auto"/>
        <w:bottom w:val="none" w:sz="0" w:space="0" w:color="auto"/>
        <w:right w:val="none" w:sz="0" w:space="0" w:color="auto"/>
      </w:divBdr>
    </w:div>
    <w:div w:id="703945815">
      <w:marLeft w:val="480"/>
      <w:marRight w:val="0"/>
      <w:marTop w:val="0"/>
      <w:marBottom w:val="0"/>
      <w:divBdr>
        <w:top w:val="none" w:sz="0" w:space="0" w:color="auto"/>
        <w:left w:val="none" w:sz="0" w:space="0" w:color="auto"/>
        <w:bottom w:val="none" w:sz="0" w:space="0" w:color="auto"/>
        <w:right w:val="none" w:sz="0" w:space="0" w:color="auto"/>
      </w:divBdr>
    </w:div>
    <w:div w:id="704788964">
      <w:marLeft w:val="480"/>
      <w:marRight w:val="0"/>
      <w:marTop w:val="0"/>
      <w:marBottom w:val="0"/>
      <w:divBdr>
        <w:top w:val="none" w:sz="0" w:space="0" w:color="auto"/>
        <w:left w:val="none" w:sz="0" w:space="0" w:color="auto"/>
        <w:bottom w:val="none" w:sz="0" w:space="0" w:color="auto"/>
        <w:right w:val="none" w:sz="0" w:space="0" w:color="auto"/>
      </w:divBdr>
    </w:div>
    <w:div w:id="705762415">
      <w:marLeft w:val="480"/>
      <w:marRight w:val="0"/>
      <w:marTop w:val="0"/>
      <w:marBottom w:val="0"/>
      <w:divBdr>
        <w:top w:val="none" w:sz="0" w:space="0" w:color="auto"/>
        <w:left w:val="none" w:sz="0" w:space="0" w:color="auto"/>
        <w:bottom w:val="none" w:sz="0" w:space="0" w:color="auto"/>
        <w:right w:val="none" w:sz="0" w:space="0" w:color="auto"/>
      </w:divBdr>
    </w:div>
    <w:div w:id="705986121">
      <w:marLeft w:val="480"/>
      <w:marRight w:val="0"/>
      <w:marTop w:val="0"/>
      <w:marBottom w:val="0"/>
      <w:divBdr>
        <w:top w:val="none" w:sz="0" w:space="0" w:color="auto"/>
        <w:left w:val="none" w:sz="0" w:space="0" w:color="auto"/>
        <w:bottom w:val="none" w:sz="0" w:space="0" w:color="auto"/>
        <w:right w:val="none" w:sz="0" w:space="0" w:color="auto"/>
      </w:divBdr>
    </w:div>
    <w:div w:id="706032730">
      <w:marLeft w:val="480"/>
      <w:marRight w:val="0"/>
      <w:marTop w:val="0"/>
      <w:marBottom w:val="0"/>
      <w:divBdr>
        <w:top w:val="none" w:sz="0" w:space="0" w:color="auto"/>
        <w:left w:val="none" w:sz="0" w:space="0" w:color="auto"/>
        <w:bottom w:val="none" w:sz="0" w:space="0" w:color="auto"/>
        <w:right w:val="none" w:sz="0" w:space="0" w:color="auto"/>
      </w:divBdr>
    </w:div>
    <w:div w:id="706179023">
      <w:marLeft w:val="480"/>
      <w:marRight w:val="0"/>
      <w:marTop w:val="0"/>
      <w:marBottom w:val="0"/>
      <w:divBdr>
        <w:top w:val="none" w:sz="0" w:space="0" w:color="auto"/>
        <w:left w:val="none" w:sz="0" w:space="0" w:color="auto"/>
        <w:bottom w:val="none" w:sz="0" w:space="0" w:color="auto"/>
        <w:right w:val="none" w:sz="0" w:space="0" w:color="auto"/>
      </w:divBdr>
    </w:div>
    <w:div w:id="706566243">
      <w:marLeft w:val="480"/>
      <w:marRight w:val="0"/>
      <w:marTop w:val="0"/>
      <w:marBottom w:val="0"/>
      <w:divBdr>
        <w:top w:val="none" w:sz="0" w:space="0" w:color="auto"/>
        <w:left w:val="none" w:sz="0" w:space="0" w:color="auto"/>
        <w:bottom w:val="none" w:sz="0" w:space="0" w:color="auto"/>
        <w:right w:val="none" w:sz="0" w:space="0" w:color="auto"/>
      </w:divBdr>
    </w:div>
    <w:div w:id="706687238">
      <w:marLeft w:val="480"/>
      <w:marRight w:val="0"/>
      <w:marTop w:val="0"/>
      <w:marBottom w:val="0"/>
      <w:divBdr>
        <w:top w:val="none" w:sz="0" w:space="0" w:color="auto"/>
        <w:left w:val="none" w:sz="0" w:space="0" w:color="auto"/>
        <w:bottom w:val="none" w:sz="0" w:space="0" w:color="auto"/>
        <w:right w:val="none" w:sz="0" w:space="0" w:color="auto"/>
      </w:divBdr>
    </w:div>
    <w:div w:id="706759137">
      <w:marLeft w:val="480"/>
      <w:marRight w:val="0"/>
      <w:marTop w:val="0"/>
      <w:marBottom w:val="0"/>
      <w:divBdr>
        <w:top w:val="none" w:sz="0" w:space="0" w:color="auto"/>
        <w:left w:val="none" w:sz="0" w:space="0" w:color="auto"/>
        <w:bottom w:val="none" w:sz="0" w:space="0" w:color="auto"/>
        <w:right w:val="none" w:sz="0" w:space="0" w:color="auto"/>
      </w:divBdr>
    </w:div>
    <w:div w:id="706873046">
      <w:marLeft w:val="480"/>
      <w:marRight w:val="0"/>
      <w:marTop w:val="0"/>
      <w:marBottom w:val="0"/>
      <w:divBdr>
        <w:top w:val="none" w:sz="0" w:space="0" w:color="auto"/>
        <w:left w:val="none" w:sz="0" w:space="0" w:color="auto"/>
        <w:bottom w:val="none" w:sz="0" w:space="0" w:color="auto"/>
        <w:right w:val="none" w:sz="0" w:space="0" w:color="auto"/>
      </w:divBdr>
    </w:div>
    <w:div w:id="707799222">
      <w:marLeft w:val="480"/>
      <w:marRight w:val="0"/>
      <w:marTop w:val="0"/>
      <w:marBottom w:val="0"/>
      <w:divBdr>
        <w:top w:val="none" w:sz="0" w:space="0" w:color="auto"/>
        <w:left w:val="none" w:sz="0" w:space="0" w:color="auto"/>
        <w:bottom w:val="none" w:sz="0" w:space="0" w:color="auto"/>
        <w:right w:val="none" w:sz="0" w:space="0" w:color="auto"/>
      </w:divBdr>
    </w:div>
    <w:div w:id="708378960">
      <w:marLeft w:val="480"/>
      <w:marRight w:val="0"/>
      <w:marTop w:val="0"/>
      <w:marBottom w:val="0"/>
      <w:divBdr>
        <w:top w:val="none" w:sz="0" w:space="0" w:color="auto"/>
        <w:left w:val="none" w:sz="0" w:space="0" w:color="auto"/>
        <w:bottom w:val="none" w:sz="0" w:space="0" w:color="auto"/>
        <w:right w:val="none" w:sz="0" w:space="0" w:color="auto"/>
      </w:divBdr>
    </w:div>
    <w:div w:id="708726969">
      <w:marLeft w:val="480"/>
      <w:marRight w:val="0"/>
      <w:marTop w:val="0"/>
      <w:marBottom w:val="0"/>
      <w:divBdr>
        <w:top w:val="none" w:sz="0" w:space="0" w:color="auto"/>
        <w:left w:val="none" w:sz="0" w:space="0" w:color="auto"/>
        <w:bottom w:val="none" w:sz="0" w:space="0" w:color="auto"/>
        <w:right w:val="none" w:sz="0" w:space="0" w:color="auto"/>
      </w:divBdr>
    </w:div>
    <w:div w:id="708992080">
      <w:marLeft w:val="480"/>
      <w:marRight w:val="0"/>
      <w:marTop w:val="0"/>
      <w:marBottom w:val="0"/>
      <w:divBdr>
        <w:top w:val="none" w:sz="0" w:space="0" w:color="auto"/>
        <w:left w:val="none" w:sz="0" w:space="0" w:color="auto"/>
        <w:bottom w:val="none" w:sz="0" w:space="0" w:color="auto"/>
        <w:right w:val="none" w:sz="0" w:space="0" w:color="auto"/>
      </w:divBdr>
    </w:div>
    <w:div w:id="709305682">
      <w:marLeft w:val="480"/>
      <w:marRight w:val="0"/>
      <w:marTop w:val="0"/>
      <w:marBottom w:val="0"/>
      <w:divBdr>
        <w:top w:val="none" w:sz="0" w:space="0" w:color="auto"/>
        <w:left w:val="none" w:sz="0" w:space="0" w:color="auto"/>
        <w:bottom w:val="none" w:sz="0" w:space="0" w:color="auto"/>
        <w:right w:val="none" w:sz="0" w:space="0" w:color="auto"/>
      </w:divBdr>
    </w:div>
    <w:div w:id="709694407">
      <w:marLeft w:val="480"/>
      <w:marRight w:val="0"/>
      <w:marTop w:val="0"/>
      <w:marBottom w:val="0"/>
      <w:divBdr>
        <w:top w:val="none" w:sz="0" w:space="0" w:color="auto"/>
        <w:left w:val="none" w:sz="0" w:space="0" w:color="auto"/>
        <w:bottom w:val="none" w:sz="0" w:space="0" w:color="auto"/>
        <w:right w:val="none" w:sz="0" w:space="0" w:color="auto"/>
      </w:divBdr>
    </w:div>
    <w:div w:id="710033519">
      <w:marLeft w:val="480"/>
      <w:marRight w:val="0"/>
      <w:marTop w:val="0"/>
      <w:marBottom w:val="0"/>
      <w:divBdr>
        <w:top w:val="none" w:sz="0" w:space="0" w:color="auto"/>
        <w:left w:val="none" w:sz="0" w:space="0" w:color="auto"/>
        <w:bottom w:val="none" w:sz="0" w:space="0" w:color="auto"/>
        <w:right w:val="none" w:sz="0" w:space="0" w:color="auto"/>
      </w:divBdr>
    </w:div>
    <w:div w:id="710155451">
      <w:marLeft w:val="480"/>
      <w:marRight w:val="0"/>
      <w:marTop w:val="0"/>
      <w:marBottom w:val="0"/>
      <w:divBdr>
        <w:top w:val="none" w:sz="0" w:space="0" w:color="auto"/>
        <w:left w:val="none" w:sz="0" w:space="0" w:color="auto"/>
        <w:bottom w:val="none" w:sz="0" w:space="0" w:color="auto"/>
        <w:right w:val="none" w:sz="0" w:space="0" w:color="auto"/>
      </w:divBdr>
    </w:div>
    <w:div w:id="710299652">
      <w:marLeft w:val="480"/>
      <w:marRight w:val="0"/>
      <w:marTop w:val="0"/>
      <w:marBottom w:val="0"/>
      <w:divBdr>
        <w:top w:val="none" w:sz="0" w:space="0" w:color="auto"/>
        <w:left w:val="none" w:sz="0" w:space="0" w:color="auto"/>
        <w:bottom w:val="none" w:sz="0" w:space="0" w:color="auto"/>
        <w:right w:val="none" w:sz="0" w:space="0" w:color="auto"/>
      </w:divBdr>
    </w:div>
    <w:div w:id="710303919">
      <w:marLeft w:val="480"/>
      <w:marRight w:val="0"/>
      <w:marTop w:val="0"/>
      <w:marBottom w:val="0"/>
      <w:divBdr>
        <w:top w:val="none" w:sz="0" w:space="0" w:color="auto"/>
        <w:left w:val="none" w:sz="0" w:space="0" w:color="auto"/>
        <w:bottom w:val="none" w:sz="0" w:space="0" w:color="auto"/>
        <w:right w:val="none" w:sz="0" w:space="0" w:color="auto"/>
      </w:divBdr>
    </w:div>
    <w:div w:id="710694660">
      <w:marLeft w:val="480"/>
      <w:marRight w:val="0"/>
      <w:marTop w:val="0"/>
      <w:marBottom w:val="0"/>
      <w:divBdr>
        <w:top w:val="none" w:sz="0" w:space="0" w:color="auto"/>
        <w:left w:val="none" w:sz="0" w:space="0" w:color="auto"/>
        <w:bottom w:val="none" w:sz="0" w:space="0" w:color="auto"/>
        <w:right w:val="none" w:sz="0" w:space="0" w:color="auto"/>
      </w:divBdr>
    </w:div>
    <w:div w:id="710811668">
      <w:marLeft w:val="480"/>
      <w:marRight w:val="0"/>
      <w:marTop w:val="0"/>
      <w:marBottom w:val="0"/>
      <w:divBdr>
        <w:top w:val="none" w:sz="0" w:space="0" w:color="auto"/>
        <w:left w:val="none" w:sz="0" w:space="0" w:color="auto"/>
        <w:bottom w:val="none" w:sz="0" w:space="0" w:color="auto"/>
        <w:right w:val="none" w:sz="0" w:space="0" w:color="auto"/>
      </w:divBdr>
    </w:div>
    <w:div w:id="711225381">
      <w:marLeft w:val="480"/>
      <w:marRight w:val="0"/>
      <w:marTop w:val="0"/>
      <w:marBottom w:val="0"/>
      <w:divBdr>
        <w:top w:val="none" w:sz="0" w:space="0" w:color="auto"/>
        <w:left w:val="none" w:sz="0" w:space="0" w:color="auto"/>
        <w:bottom w:val="none" w:sz="0" w:space="0" w:color="auto"/>
        <w:right w:val="none" w:sz="0" w:space="0" w:color="auto"/>
      </w:divBdr>
    </w:div>
    <w:div w:id="711423484">
      <w:marLeft w:val="480"/>
      <w:marRight w:val="0"/>
      <w:marTop w:val="0"/>
      <w:marBottom w:val="0"/>
      <w:divBdr>
        <w:top w:val="none" w:sz="0" w:space="0" w:color="auto"/>
        <w:left w:val="none" w:sz="0" w:space="0" w:color="auto"/>
        <w:bottom w:val="none" w:sz="0" w:space="0" w:color="auto"/>
        <w:right w:val="none" w:sz="0" w:space="0" w:color="auto"/>
      </w:divBdr>
    </w:div>
    <w:div w:id="711542478">
      <w:marLeft w:val="480"/>
      <w:marRight w:val="0"/>
      <w:marTop w:val="0"/>
      <w:marBottom w:val="0"/>
      <w:divBdr>
        <w:top w:val="none" w:sz="0" w:space="0" w:color="auto"/>
        <w:left w:val="none" w:sz="0" w:space="0" w:color="auto"/>
        <w:bottom w:val="none" w:sz="0" w:space="0" w:color="auto"/>
        <w:right w:val="none" w:sz="0" w:space="0" w:color="auto"/>
      </w:divBdr>
    </w:div>
    <w:div w:id="712733454">
      <w:marLeft w:val="480"/>
      <w:marRight w:val="0"/>
      <w:marTop w:val="0"/>
      <w:marBottom w:val="0"/>
      <w:divBdr>
        <w:top w:val="none" w:sz="0" w:space="0" w:color="auto"/>
        <w:left w:val="none" w:sz="0" w:space="0" w:color="auto"/>
        <w:bottom w:val="none" w:sz="0" w:space="0" w:color="auto"/>
        <w:right w:val="none" w:sz="0" w:space="0" w:color="auto"/>
      </w:divBdr>
    </w:div>
    <w:div w:id="713116159">
      <w:marLeft w:val="480"/>
      <w:marRight w:val="0"/>
      <w:marTop w:val="0"/>
      <w:marBottom w:val="0"/>
      <w:divBdr>
        <w:top w:val="none" w:sz="0" w:space="0" w:color="auto"/>
        <w:left w:val="none" w:sz="0" w:space="0" w:color="auto"/>
        <w:bottom w:val="none" w:sz="0" w:space="0" w:color="auto"/>
        <w:right w:val="none" w:sz="0" w:space="0" w:color="auto"/>
      </w:divBdr>
    </w:div>
    <w:div w:id="713504983">
      <w:marLeft w:val="480"/>
      <w:marRight w:val="0"/>
      <w:marTop w:val="0"/>
      <w:marBottom w:val="0"/>
      <w:divBdr>
        <w:top w:val="none" w:sz="0" w:space="0" w:color="auto"/>
        <w:left w:val="none" w:sz="0" w:space="0" w:color="auto"/>
        <w:bottom w:val="none" w:sz="0" w:space="0" w:color="auto"/>
        <w:right w:val="none" w:sz="0" w:space="0" w:color="auto"/>
      </w:divBdr>
    </w:div>
    <w:div w:id="713966846">
      <w:marLeft w:val="480"/>
      <w:marRight w:val="0"/>
      <w:marTop w:val="0"/>
      <w:marBottom w:val="0"/>
      <w:divBdr>
        <w:top w:val="none" w:sz="0" w:space="0" w:color="auto"/>
        <w:left w:val="none" w:sz="0" w:space="0" w:color="auto"/>
        <w:bottom w:val="none" w:sz="0" w:space="0" w:color="auto"/>
        <w:right w:val="none" w:sz="0" w:space="0" w:color="auto"/>
      </w:divBdr>
    </w:div>
    <w:div w:id="713970966">
      <w:marLeft w:val="480"/>
      <w:marRight w:val="0"/>
      <w:marTop w:val="0"/>
      <w:marBottom w:val="0"/>
      <w:divBdr>
        <w:top w:val="none" w:sz="0" w:space="0" w:color="auto"/>
        <w:left w:val="none" w:sz="0" w:space="0" w:color="auto"/>
        <w:bottom w:val="none" w:sz="0" w:space="0" w:color="auto"/>
        <w:right w:val="none" w:sz="0" w:space="0" w:color="auto"/>
      </w:divBdr>
    </w:div>
    <w:div w:id="714236632">
      <w:marLeft w:val="480"/>
      <w:marRight w:val="0"/>
      <w:marTop w:val="0"/>
      <w:marBottom w:val="0"/>
      <w:divBdr>
        <w:top w:val="none" w:sz="0" w:space="0" w:color="auto"/>
        <w:left w:val="none" w:sz="0" w:space="0" w:color="auto"/>
        <w:bottom w:val="none" w:sz="0" w:space="0" w:color="auto"/>
        <w:right w:val="none" w:sz="0" w:space="0" w:color="auto"/>
      </w:divBdr>
    </w:div>
    <w:div w:id="714815805">
      <w:marLeft w:val="480"/>
      <w:marRight w:val="0"/>
      <w:marTop w:val="0"/>
      <w:marBottom w:val="0"/>
      <w:divBdr>
        <w:top w:val="none" w:sz="0" w:space="0" w:color="auto"/>
        <w:left w:val="none" w:sz="0" w:space="0" w:color="auto"/>
        <w:bottom w:val="none" w:sz="0" w:space="0" w:color="auto"/>
        <w:right w:val="none" w:sz="0" w:space="0" w:color="auto"/>
      </w:divBdr>
    </w:div>
    <w:div w:id="715012617">
      <w:marLeft w:val="480"/>
      <w:marRight w:val="0"/>
      <w:marTop w:val="0"/>
      <w:marBottom w:val="0"/>
      <w:divBdr>
        <w:top w:val="none" w:sz="0" w:space="0" w:color="auto"/>
        <w:left w:val="none" w:sz="0" w:space="0" w:color="auto"/>
        <w:bottom w:val="none" w:sz="0" w:space="0" w:color="auto"/>
        <w:right w:val="none" w:sz="0" w:space="0" w:color="auto"/>
      </w:divBdr>
    </w:div>
    <w:div w:id="715204175">
      <w:marLeft w:val="480"/>
      <w:marRight w:val="0"/>
      <w:marTop w:val="0"/>
      <w:marBottom w:val="0"/>
      <w:divBdr>
        <w:top w:val="none" w:sz="0" w:space="0" w:color="auto"/>
        <w:left w:val="none" w:sz="0" w:space="0" w:color="auto"/>
        <w:bottom w:val="none" w:sz="0" w:space="0" w:color="auto"/>
        <w:right w:val="none" w:sz="0" w:space="0" w:color="auto"/>
      </w:divBdr>
    </w:div>
    <w:div w:id="715661007">
      <w:marLeft w:val="480"/>
      <w:marRight w:val="0"/>
      <w:marTop w:val="0"/>
      <w:marBottom w:val="0"/>
      <w:divBdr>
        <w:top w:val="none" w:sz="0" w:space="0" w:color="auto"/>
        <w:left w:val="none" w:sz="0" w:space="0" w:color="auto"/>
        <w:bottom w:val="none" w:sz="0" w:space="0" w:color="auto"/>
        <w:right w:val="none" w:sz="0" w:space="0" w:color="auto"/>
      </w:divBdr>
    </w:div>
    <w:div w:id="715786058">
      <w:marLeft w:val="480"/>
      <w:marRight w:val="0"/>
      <w:marTop w:val="0"/>
      <w:marBottom w:val="0"/>
      <w:divBdr>
        <w:top w:val="none" w:sz="0" w:space="0" w:color="auto"/>
        <w:left w:val="none" w:sz="0" w:space="0" w:color="auto"/>
        <w:bottom w:val="none" w:sz="0" w:space="0" w:color="auto"/>
        <w:right w:val="none" w:sz="0" w:space="0" w:color="auto"/>
      </w:divBdr>
    </w:div>
    <w:div w:id="715815569">
      <w:marLeft w:val="480"/>
      <w:marRight w:val="0"/>
      <w:marTop w:val="0"/>
      <w:marBottom w:val="0"/>
      <w:divBdr>
        <w:top w:val="none" w:sz="0" w:space="0" w:color="auto"/>
        <w:left w:val="none" w:sz="0" w:space="0" w:color="auto"/>
        <w:bottom w:val="none" w:sz="0" w:space="0" w:color="auto"/>
        <w:right w:val="none" w:sz="0" w:space="0" w:color="auto"/>
      </w:divBdr>
    </w:div>
    <w:div w:id="716006134">
      <w:marLeft w:val="480"/>
      <w:marRight w:val="0"/>
      <w:marTop w:val="0"/>
      <w:marBottom w:val="0"/>
      <w:divBdr>
        <w:top w:val="none" w:sz="0" w:space="0" w:color="auto"/>
        <w:left w:val="none" w:sz="0" w:space="0" w:color="auto"/>
        <w:bottom w:val="none" w:sz="0" w:space="0" w:color="auto"/>
        <w:right w:val="none" w:sz="0" w:space="0" w:color="auto"/>
      </w:divBdr>
    </w:div>
    <w:div w:id="716128200">
      <w:marLeft w:val="480"/>
      <w:marRight w:val="0"/>
      <w:marTop w:val="0"/>
      <w:marBottom w:val="0"/>
      <w:divBdr>
        <w:top w:val="none" w:sz="0" w:space="0" w:color="auto"/>
        <w:left w:val="none" w:sz="0" w:space="0" w:color="auto"/>
        <w:bottom w:val="none" w:sz="0" w:space="0" w:color="auto"/>
        <w:right w:val="none" w:sz="0" w:space="0" w:color="auto"/>
      </w:divBdr>
    </w:div>
    <w:div w:id="716203335">
      <w:marLeft w:val="480"/>
      <w:marRight w:val="0"/>
      <w:marTop w:val="0"/>
      <w:marBottom w:val="0"/>
      <w:divBdr>
        <w:top w:val="none" w:sz="0" w:space="0" w:color="auto"/>
        <w:left w:val="none" w:sz="0" w:space="0" w:color="auto"/>
        <w:bottom w:val="none" w:sz="0" w:space="0" w:color="auto"/>
        <w:right w:val="none" w:sz="0" w:space="0" w:color="auto"/>
      </w:divBdr>
    </w:div>
    <w:div w:id="716785271">
      <w:marLeft w:val="480"/>
      <w:marRight w:val="0"/>
      <w:marTop w:val="0"/>
      <w:marBottom w:val="0"/>
      <w:divBdr>
        <w:top w:val="none" w:sz="0" w:space="0" w:color="auto"/>
        <w:left w:val="none" w:sz="0" w:space="0" w:color="auto"/>
        <w:bottom w:val="none" w:sz="0" w:space="0" w:color="auto"/>
        <w:right w:val="none" w:sz="0" w:space="0" w:color="auto"/>
      </w:divBdr>
    </w:div>
    <w:div w:id="716857061">
      <w:marLeft w:val="480"/>
      <w:marRight w:val="0"/>
      <w:marTop w:val="0"/>
      <w:marBottom w:val="0"/>
      <w:divBdr>
        <w:top w:val="none" w:sz="0" w:space="0" w:color="auto"/>
        <w:left w:val="none" w:sz="0" w:space="0" w:color="auto"/>
        <w:bottom w:val="none" w:sz="0" w:space="0" w:color="auto"/>
        <w:right w:val="none" w:sz="0" w:space="0" w:color="auto"/>
      </w:divBdr>
    </w:div>
    <w:div w:id="717163415">
      <w:marLeft w:val="480"/>
      <w:marRight w:val="0"/>
      <w:marTop w:val="0"/>
      <w:marBottom w:val="0"/>
      <w:divBdr>
        <w:top w:val="none" w:sz="0" w:space="0" w:color="auto"/>
        <w:left w:val="none" w:sz="0" w:space="0" w:color="auto"/>
        <w:bottom w:val="none" w:sz="0" w:space="0" w:color="auto"/>
        <w:right w:val="none" w:sz="0" w:space="0" w:color="auto"/>
      </w:divBdr>
    </w:div>
    <w:div w:id="717435757">
      <w:marLeft w:val="480"/>
      <w:marRight w:val="0"/>
      <w:marTop w:val="0"/>
      <w:marBottom w:val="0"/>
      <w:divBdr>
        <w:top w:val="none" w:sz="0" w:space="0" w:color="auto"/>
        <w:left w:val="none" w:sz="0" w:space="0" w:color="auto"/>
        <w:bottom w:val="none" w:sz="0" w:space="0" w:color="auto"/>
        <w:right w:val="none" w:sz="0" w:space="0" w:color="auto"/>
      </w:divBdr>
    </w:div>
    <w:div w:id="717751249">
      <w:marLeft w:val="480"/>
      <w:marRight w:val="0"/>
      <w:marTop w:val="0"/>
      <w:marBottom w:val="0"/>
      <w:divBdr>
        <w:top w:val="none" w:sz="0" w:space="0" w:color="auto"/>
        <w:left w:val="none" w:sz="0" w:space="0" w:color="auto"/>
        <w:bottom w:val="none" w:sz="0" w:space="0" w:color="auto"/>
        <w:right w:val="none" w:sz="0" w:space="0" w:color="auto"/>
      </w:divBdr>
    </w:div>
    <w:div w:id="718627092">
      <w:marLeft w:val="480"/>
      <w:marRight w:val="0"/>
      <w:marTop w:val="0"/>
      <w:marBottom w:val="0"/>
      <w:divBdr>
        <w:top w:val="none" w:sz="0" w:space="0" w:color="auto"/>
        <w:left w:val="none" w:sz="0" w:space="0" w:color="auto"/>
        <w:bottom w:val="none" w:sz="0" w:space="0" w:color="auto"/>
        <w:right w:val="none" w:sz="0" w:space="0" w:color="auto"/>
      </w:divBdr>
    </w:div>
    <w:div w:id="719520533">
      <w:marLeft w:val="480"/>
      <w:marRight w:val="0"/>
      <w:marTop w:val="0"/>
      <w:marBottom w:val="0"/>
      <w:divBdr>
        <w:top w:val="none" w:sz="0" w:space="0" w:color="auto"/>
        <w:left w:val="none" w:sz="0" w:space="0" w:color="auto"/>
        <w:bottom w:val="none" w:sz="0" w:space="0" w:color="auto"/>
        <w:right w:val="none" w:sz="0" w:space="0" w:color="auto"/>
      </w:divBdr>
    </w:div>
    <w:div w:id="720372767">
      <w:marLeft w:val="480"/>
      <w:marRight w:val="0"/>
      <w:marTop w:val="0"/>
      <w:marBottom w:val="0"/>
      <w:divBdr>
        <w:top w:val="none" w:sz="0" w:space="0" w:color="auto"/>
        <w:left w:val="none" w:sz="0" w:space="0" w:color="auto"/>
        <w:bottom w:val="none" w:sz="0" w:space="0" w:color="auto"/>
        <w:right w:val="none" w:sz="0" w:space="0" w:color="auto"/>
      </w:divBdr>
    </w:div>
    <w:div w:id="720402985">
      <w:marLeft w:val="480"/>
      <w:marRight w:val="0"/>
      <w:marTop w:val="0"/>
      <w:marBottom w:val="0"/>
      <w:divBdr>
        <w:top w:val="none" w:sz="0" w:space="0" w:color="auto"/>
        <w:left w:val="none" w:sz="0" w:space="0" w:color="auto"/>
        <w:bottom w:val="none" w:sz="0" w:space="0" w:color="auto"/>
        <w:right w:val="none" w:sz="0" w:space="0" w:color="auto"/>
      </w:divBdr>
    </w:div>
    <w:div w:id="721027519">
      <w:marLeft w:val="480"/>
      <w:marRight w:val="0"/>
      <w:marTop w:val="0"/>
      <w:marBottom w:val="0"/>
      <w:divBdr>
        <w:top w:val="none" w:sz="0" w:space="0" w:color="auto"/>
        <w:left w:val="none" w:sz="0" w:space="0" w:color="auto"/>
        <w:bottom w:val="none" w:sz="0" w:space="0" w:color="auto"/>
        <w:right w:val="none" w:sz="0" w:space="0" w:color="auto"/>
      </w:divBdr>
    </w:div>
    <w:div w:id="721758057">
      <w:marLeft w:val="480"/>
      <w:marRight w:val="0"/>
      <w:marTop w:val="0"/>
      <w:marBottom w:val="0"/>
      <w:divBdr>
        <w:top w:val="none" w:sz="0" w:space="0" w:color="auto"/>
        <w:left w:val="none" w:sz="0" w:space="0" w:color="auto"/>
        <w:bottom w:val="none" w:sz="0" w:space="0" w:color="auto"/>
        <w:right w:val="none" w:sz="0" w:space="0" w:color="auto"/>
      </w:divBdr>
    </w:div>
    <w:div w:id="721826789">
      <w:marLeft w:val="480"/>
      <w:marRight w:val="0"/>
      <w:marTop w:val="0"/>
      <w:marBottom w:val="0"/>
      <w:divBdr>
        <w:top w:val="none" w:sz="0" w:space="0" w:color="auto"/>
        <w:left w:val="none" w:sz="0" w:space="0" w:color="auto"/>
        <w:bottom w:val="none" w:sz="0" w:space="0" w:color="auto"/>
        <w:right w:val="none" w:sz="0" w:space="0" w:color="auto"/>
      </w:divBdr>
    </w:div>
    <w:div w:id="721830786">
      <w:marLeft w:val="480"/>
      <w:marRight w:val="0"/>
      <w:marTop w:val="0"/>
      <w:marBottom w:val="0"/>
      <w:divBdr>
        <w:top w:val="none" w:sz="0" w:space="0" w:color="auto"/>
        <w:left w:val="none" w:sz="0" w:space="0" w:color="auto"/>
        <w:bottom w:val="none" w:sz="0" w:space="0" w:color="auto"/>
        <w:right w:val="none" w:sz="0" w:space="0" w:color="auto"/>
      </w:divBdr>
    </w:div>
    <w:div w:id="722095581">
      <w:marLeft w:val="480"/>
      <w:marRight w:val="0"/>
      <w:marTop w:val="0"/>
      <w:marBottom w:val="0"/>
      <w:divBdr>
        <w:top w:val="none" w:sz="0" w:space="0" w:color="auto"/>
        <w:left w:val="none" w:sz="0" w:space="0" w:color="auto"/>
        <w:bottom w:val="none" w:sz="0" w:space="0" w:color="auto"/>
        <w:right w:val="none" w:sz="0" w:space="0" w:color="auto"/>
      </w:divBdr>
    </w:div>
    <w:div w:id="722827594">
      <w:marLeft w:val="480"/>
      <w:marRight w:val="0"/>
      <w:marTop w:val="0"/>
      <w:marBottom w:val="0"/>
      <w:divBdr>
        <w:top w:val="none" w:sz="0" w:space="0" w:color="auto"/>
        <w:left w:val="none" w:sz="0" w:space="0" w:color="auto"/>
        <w:bottom w:val="none" w:sz="0" w:space="0" w:color="auto"/>
        <w:right w:val="none" w:sz="0" w:space="0" w:color="auto"/>
      </w:divBdr>
    </w:div>
    <w:div w:id="723212175">
      <w:marLeft w:val="480"/>
      <w:marRight w:val="0"/>
      <w:marTop w:val="0"/>
      <w:marBottom w:val="0"/>
      <w:divBdr>
        <w:top w:val="none" w:sz="0" w:space="0" w:color="auto"/>
        <w:left w:val="none" w:sz="0" w:space="0" w:color="auto"/>
        <w:bottom w:val="none" w:sz="0" w:space="0" w:color="auto"/>
        <w:right w:val="none" w:sz="0" w:space="0" w:color="auto"/>
      </w:divBdr>
    </w:div>
    <w:div w:id="724917430">
      <w:marLeft w:val="480"/>
      <w:marRight w:val="0"/>
      <w:marTop w:val="0"/>
      <w:marBottom w:val="0"/>
      <w:divBdr>
        <w:top w:val="none" w:sz="0" w:space="0" w:color="auto"/>
        <w:left w:val="none" w:sz="0" w:space="0" w:color="auto"/>
        <w:bottom w:val="none" w:sz="0" w:space="0" w:color="auto"/>
        <w:right w:val="none" w:sz="0" w:space="0" w:color="auto"/>
      </w:divBdr>
    </w:div>
    <w:div w:id="725106111">
      <w:marLeft w:val="480"/>
      <w:marRight w:val="0"/>
      <w:marTop w:val="0"/>
      <w:marBottom w:val="0"/>
      <w:divBdr>
        <w:top w:val="none" w:sz="0" w:space="0" w:color="auto"/>
        <w:left w:val="none" w:sz="0" w:space="0" w:color="auto"/>
        <w:bottom w:val="none" w:sz="0" w:space="0" w:color="auto"/>
        <w:right w:val="none" w:sz="0" w:space="0" w:color="auto"/>
      </w:divBdr>
    </w:div>
    <w:div w:id="725835029">
      <w:marLeft w:val="480"/>
      <w:marRight w:val="0"/>
      <w:marTop w:val="0"/>
      <w:marBottom w:val="0"/>
      <w:divBdr>
        <w:top w:val="none" w:sz="0" w:space="0" w:color="auto"/>
        <w:left w:val="none" w:sz="0" w:space="0" w:color="auto"/>
        <w:bottom w:val="none" w:sz="0" w:space="0" w:color="auto"/>
        <w:right w:val="none" w:sz="0" w:space="0" w:color="auto"/>
      </w:divBdr>
    </w:div>
    <w:div w:id="726148076">
      <w:marLeft w:val="480"/>
      <w:marRight w:val="0"/>
      <w:marTop w:val="0"/>
      <w:marBottom w:val="0"/>
      <w:divBdr>
        <w:top w:val="none" w:sz="0" w:space="0" w:color="auto"/>
        <w:left w:val="none" w:sz="0" w:space="0" w:color="auto"/>
        <w:bottom w:val="none" w:sz="0" w:space="0" w:color="auto"/>
        <w:right w:val="none" w:sz="0" w:space="0" w:color="auto"/>
      </w:divBdr>
    </w:div>
    <w:div w:id="726148408">
      <w:marLeft w:val="480"/>
      <w:marRight w:val="0"/>
      <w:marTop w:val="0"/>
      <w:marBottom w:val="0"/>
      <w:divBdr>
        <w:top w:val="none" w:sz="0" w:space="0" w:color="auto"/>
        <w:left w:val="none" w:sz="0" w:space="0" w:color="auto"/>
        <w:bottom w:val="none" w:sz="0" w:space="0" w:color="auto"/>
        <w:right w:val="none" w:sz="0" w:space="0" w:color="auto"/>
      </w:divBdr>
    </w:div>
    <w:div w:id="726802835">
      <w:marLeft w:val="480"/>
      <w:marRight w:val="0"/>
      <w:marTop w:val="0"/>
      <w:marBottom w:val="0"/>
      <w:divBdr>
        <w:top w:val="none" w:sz="0" w:space="0" w:color="auto"/>
        <w:left w:val="none" w:sz="0" w:space="0" w:color="auto"/>
        <w:bottom w:val="none" w:sz="0" w:space="0" w:color="auto"/>
        <w:right w:val="none" w:sz="0" w:space="0" w:color="auto"/>
      </w:divBdr>
    </w:div>
    <w:div w:id="727531265">
      <w:marLeft w:val="480"/>
      <w:marRight w:val="0"/>
      <w:marTop w:val="0"/>
      <w:marBottom w:val="0"/>
      <w:divBdr>
        <w:top w:val="none" w:sz="0" w:space="0" w:color="auto"/>
        <w:left w:val="none" w:sz="0" w:space="0" w:color="auto"/>
        <w:bottom w:val="none" w:sz="0" w:space="0" w:color="auto"/>
        <w:right w:val="none" w:sz="0" w:space="0" w:color="auto"/>
      </w:divBdr>
    </w:div>
    <w:div w:id="727655900">
      <w:marLeft w:val="480"/>
      <w:marRight w:val="0"/>
      <w:marTop w:val="0"/>
      <w:marBottom w:val="0"/>
      <w:divBdr>
        <w:top w:val="none" w:sz="0" w:space="0" w:color="auto"/>
        <w:left w:val="none" w:sz="0" w:space="0" w:color="auto"/>
        <w:bottom w:val="none" w:sz="0" w:space="0" w:color="auto"/>
        <w:right w:val="none" w:sz="0" w:space="0" w:color="auto"/>
      </w:divBdr>
    </w:div>
    <w:div w:id="728042315">
      <w:marLeft w:val="480"/>
      <w:marRight w:val="0"/>
      <w:marTop w:val="0"/>
      <w:marBottom w:val="0"/>
      <w:divBdr>
        <w:top w:val="none" w:sz="0" w:space="0" w:color="auto"/>
        <w:left w:val="none" w:sz="0" w:space="0" w:color="auto"/>
        <w:bottom w:val="none" w:sz="0" w:space="0" w:color="auto"/>
        <w:right w:val="none" w:sz="0" w:space="0" w:color="auto"/>
      </w:divBdr>
    </w:div>
    <w:div w:id="728379507">
      <w:marLeft w:val="480"/>
      <w:marRight w:val="0"/>
      <w:marTop w:val="0"/>
      <w:marBottom w:val="0"/>
      <w:divBdr>
        <w:top w:val="none" w:sz="0" w:space="0" w:color="auto"/>
        <w:left w:val="none" w:sz="0" w:space="0" w:color="auto"/>
        <w:bottom w:val="none" w:sz="0" w:space="0" w:color="auto"/>
        <w:right w:val="none" w:sz="0" w:space="0" w:color="auto"/>
      </w:divBdr>
    </w:div>
    <w:div w:id="728386001">
      <w:marLeft w:val="480"/>
      <w:marRight w:val="0"/>
      <w:marTop w:val="0"/>
      <w:marBottom w:val="0"/>
      <w:divBdr>
        <w:top w:val="none" w:sz="0" w:space="0" w:color="auto"/>
        <w:left w:val="none" w:sz="0" w:space="0" w:color="auto"/>
        <w:bottom w:val="none" w:sz="0" w:space="0" w:color="auto"/>
        <w:right w:val="none" w:sz="0" w:space="0" w:color="auto"/>
      </w:divBdr>
    </w:div>
    <w:div w:id="728505132">
      <w:marLeft w:val="480"/>
      <w:marRight w:val="0"/>
      <w:marTop w:val="0"/>
      <w:marBottom w:val="0"/>
      <w:divBdr>
        <w:top w:val="none" w:sz="0" w:space="0" w:color="auto"/>
        <w:left w:val="none" w:sz="0" w:space="0" w:color="auto"/>
        <w:bottom w:val="none" w:sz="0" w:space="0" w:color="auto"/>
        <w:right w:val="none" w:sz="0" w:space="0" w:color="auto"/>
      </w:divBdr>
    </w:div>
    <w:div w:id="728723186">
      <w:marLeft w:val="480"/>
      <w:marRight w:val="0"/>
      <w:marTop w:val="0"/>
      <w:marBottom w:val="0"/>
      <w:divBdr>
        <w:top w:val="none" w:sz="0" w:space="0" w:color="auto"/>
        <w:left w:val="none" w:sz="0" w:space="0" w:color="auto"/>
        <w:bottom w:val="none" w:sz="0" w:space="0" w:color="auto"/>
        <w:right w:val="none" w:sz="0" w:space="0" w:color="auto"/>
      </w:divBdr>
    </w:div>
    <w:div w:id="728768230">
      <w:marLeft w:val="480"/>
      <w:marRight w:val="0"/>
      <w:marTop w:val="0"/>
      <w:marBottom w:val="0"/>
      <w:divBdr>
        <w:top w:val="none" w:sz="0" w:space="0" w:color="auto"/>
        <w:left w:val="none" w:sz="0" w:space="0" w:color="auto"/>
        <w:bottom w:val="none" w:sz="0" w:space="0" w:color="auto"/>
        <w:right w:val="none" w:sz="0" w:space="0" w:color="auto"/>
      </w:divBdr>
    </w:div>
    <w:div w:id="728964474">
      <w:marLeft w:val="480"/>
      <w:marRight w:val="0"/>
      <w:marTop w:val="0"/>
      <w:marBottom w:val="0"/>
      <w:divBdr>
        <w:top w:val="none" w:sz="0" w:space="0" w:color="auto"/>
        <w:left w:val="none" w:sz="0" w:space="0" w:color="auto"/>
        <w:bottom w:val="none" w:sz="0" w:space="0" w:color="auto"/>
        <w:right w:val="none" w:sz="0" w:space="0" w:color="auto"/>
      </w:divBdr>
    </w:div>
    <w:div w:id="729153957">
      <w:marLeft w:val="480"/>
      <w:marRight w:val="0"/>
      <w:marTop w:val="0"/>
      <w:marBottom w:val="0"/>
      <w:divBdr>
        <w:top w:val="none" w:sz="0" w:space="0" w:color="auto"/>
        <w:left w:val="none" w:sz="0" w:space="0" w:color="auto"/>
        <w:bottom w:val="none" w:sz="0" w:space="0" w:color="auto"/>
        <w:right w:val="none" w:sz="0" w:space="0" w:color="auto"/>
      </w:divBdr>
    </w:div>
    <w:div w:id="729382763">
      <w:marLeft w:val="480"/>
      <w:marRight w:val="0"/>
      <w:marTop w:val="0"/>
      <w:marBottom w:val="0"/>
      <w:divBdr>
        <w:top w:val="none" w:sz="0" w:space="0" w:color="auto"/>
        <w:left w:val="none" w:sz="0" w:space="0" w:color="auto"/>
        <w:bottom w:val="none" w:sz="0" w:space="0" w:color="auto"/>
        <w:right w:val="none" w:sz="0" w:space="0" w:color="auto"/>
      </w:divBdr>
    </w:div>
    <w:div w:id="729425976">
      <w:marLeft w:val="480"/>
      <w:marRight w:val="0"/>
      <w:marTop w:val="0"/>
      <w:marBottom w:val="0"/>
      <w:divBdr>
        <w:top w:val="none" w:sz="0" w:space="0" w:color="auto"/>
        <w:left w:val="none" w:sz="0" w:space="0" w:color="auto"/>
        <w:bottom w:val="none" w:sz="0" w:space="0" w:color="auto"/>
        <w:right w:val="none" w:sz="0" w:space="0" w:color="auto"/>
      </w:divBdr>
    </w:div>
    <w:div w:id="729688351">
      <w:marLeft w:val="480"/>
      <w:marRight w:val="0"/>
      <w:marTop w:val="0"/>
      <w:marBottom w:val="0"/>
      <w:divBdr>
        <w:top w:val="none" w:sz="0" w:space="0" w:color="auto"/>
        <w:left w:val="none" w:sz="0" w:space="0" w:color="auto"/>
        <w:bottom w:val="none" w:sz="0" w:space="0" w:color="auto"/>
        <w:right w:val="none" w:sz="0" w:space="0" w:color="auto"/>
      </w:divBdr>
    </w:div>
    <w:div w:id="729765022">
      <w:marLeft w:val="480"/>
      <w:marRight w:val="0"/>
      <w:marTop w:val="0"/>
      <w:marBottom w:val="0"/>
      <w:divBdr>
        <w:top w:val="none" w:sz="0" w:space="0" w:color="auto"/>
        <w:left w:val="none" w:sz="0" w:space="0" w:color="auto"/>
        <w:bottom w:val="none" w:sz="0" w:space="0" w:color="auto"/>
        <w:right w:val="none" w:sz="0" w:space="0" w:color="auto"/>
      </w:divBdr>
    </w:div>
    <w:div w:id="729840363">
      <w:marLeft w:val="480"/>
      <w:marRight w:val="0"/>
      <w:marTop w:val="0"/>
      <w:marBottom w:val="0"/>
      <w:divBdr>
        <w:top w:val="none" w:sz="0" w:space="0" w:color="auto"/>
        <w:left w:val="none" w:sz="0" w:space="0" w:color="auto"/>
        <w:bottom w:val="none" w:sz="0" w:space="0" w:color="auto"/>
        <w:right w:val="none" w:sz="0" w:space="0" w:color="auto"/>
      </w:divBdr>
    </w:div>
    <w:div w:id="729882684">
      <w:marLeft w:val="480"/>
      <w:marRight w:val="0"/>
      <w:marTop w:val="0"/>
      <w:marBottom w:val="0"/>
      <w:divBdr>
        <w:top w:val="none" w:sz="0" w:space="0" w:color="auto"/>
        <w:left w:val="none" w:sz="0" w:space="0" w:color="auto"/>
        <w:bottom w:val="none" w:sz="0" w:space="0" w:color="auto"/>
        <w:right w:val="none" w:sz="0" w:space="0" w:color="auto"/>
      </w:divBdr>
    </w:div>
    <w:div w:id="730150571">
      <w:marLeft w:val="480"/>
      <w:marRight w:val="0"/>
      <w:marTop w:val="0"/>
      <w:marBottom w:val="0"/>
      <w:divBdr>
        <w:top w:val="none" w:sz="0" w:space="0" w:color="auto"/>
        <w:left w:val="none" w:sz="0" w:space="0" w:color="auto"/>
        <w:bottom w:val="none" w:sz="0" w:space="0" w:color="auto"/>
        <w:right w:val="none" w:sz="0" w:space="0" w:color="auto"/>
      </w:divBdr>
    </w:div>
    <w:div w:id="730347317">
      <w:marLeft w:val="480"/>
      <w:marRight w:val="0"/>
      <w:marTop w:val="0"/>
      <w:marBottom w:val="0"/>
      <w:divBdr>
        <w:top w:val="none" w:sz="0" w:space="0" w:color="auto"/>
        <w:left w:val="none" w:sz="0" w:space="0" w:color="auto"/>
        <w:bottom w:val="none" w:sz="0" w:space="0" w:color="auto"/>
        <w:right w:val="none" w:sz="0" w:space="0" w:color="auto"/>
      </w:divBdr>
    </w:div>
    <w:div w:id="730467153">
      <w:marLeft w:val="480"/>
      <w:marRight w:val="0"/>
      <w:marTop w:val="0"/>
      <w:marBottom w:val="0"/>
      <w:divBdr>
        <w:top w:val="none" w:sz="0" w:space="0" w:color="auto"/>
        <w:left w:val="none" w:sz="0" w:space="0" w:color="auto"/>
        <w:bottom w:val="none" w:sz="0" w:space="0" w:color="auto"/>
        <w:right w:val="none" w:sz="0" w:space="0" w:color="auto"/>
      </w:divBdr>
    </w:div>
    <w:div w:id="730808145">
      <w:marLeft w:val="480"/>
      <w:marRight w:val="0"/>
      <w:marTop w:val="0"/>
      <w:marBottom w:val="0"/>
      <w:divBdr>
        <w:top w:val="none" w:sz="0" w:space="0" w:color="auto"/>
        <w:left w:val="none" w:sz="0" w:space="0" w:color="auto"/>
        <w:bottom w:val="none" w:sz="0" w:space="0" w:color="auto"/>
        <w:right w:val="none" w:sz="0" w:space="0" w:color="auto"/>
      </w:divBdr>
    </w:div>
    <w:div w:id="731317227">
      <w:marLeft w:val="480"/>
      <w:marRight w:val="0"/>
      <w:marTop w:val="0"/>
      <w:marBottom w:val="0"/>
      <w:divBdr>
        <w:top w:val="none" w:sz="0" w:space="0" w:color="auto"/>
        <w:left w:val="none" w:sz="0" w:space="0" w:color="auto"/>
        <w:bottom w:val="none" w:sz="0" w:space="0" w:color="auto"/>
        <w:right w:val="none" w:sz="0" w:space="0" w:color="auto"/>
      </w:divBdr>
    </w:div>
    <w:div w:id="731392688">
      <w:marLeft w:val="480"/>
      <w:marRight w:val="0"/>
      <w:marTop w:val="0"/>
      <w:marBottom w:val="0"/>
      <w:divBdr>
        <w:top w:val="none" w:sz="0" w:space="0" w:color="auto"/>
        <w:left w:val="none" w:sz="0" w:space="0" w:color="auto"/>
        <w:bottom w:val="none" w:sz="0" w:space="0" w:color="auto"/>
        <w:right w:val="none" w:sz="0" w:space="0" w:color="auto"/>
      </w:divBdr>
    </w:div>
    <w:div w:id="732124422">
      <w:marLeft w:val="480"/>
      <w:marRight w:val="0"/>
      <w:marTop w:val="0"/>
      <w:marBottom w:val="0"/>
      <w:divBdr>
        <w:top w:val="none" w:sz="0" w:space="0" w:color="auto"/>
        <w:left w:val="none" w:sz="0" w:space="0" w:color="auto"/>
        <w:bottom w:val="none" w:sz="0" w:space="0" w:color="auto"/>
        <w:right w:val="none" w:sz="0" w:space="0" w:color="auto"/>
      </w:divBdr>
    </w:div>
    <w:div w:id="732313244">
      <w:marLeft w:val="480"/>
      <w:marRight w:val="0"/>
      <w:marTop w:val="0"/>
      <w:marBottom w:val="0"/>
      <w:divBdr>
        <w:top w:val="none" w:sz="0" w:space="0" w:color="auto"/>
        <w:left w:val="none" w:sz="0" w:space="0" w:color="auto"/>
        <w:bottom w:val="none" w:sz="0" w:space="0" w:color="auto"/>
        <w:right w:val="none" w:sz="0" w:space="0" w:color="auto"/>
      </w:divBdr>
    </w:div>
    <w:div w:id="732578936">
      <w:marLeft w:val="480"/>
      <w:marRight w:val="0"/>
      <w:marTop w:val="0"/>
      <w:marBottom w:val="0"/>
      <w:divBdr>
        <w:top w:val="none" w:sz="0" w:space="0" w:color="auto"/>
        <w:left w:val="none" w:sz="0" w:space="0" w:color="auto"/>
        <w:bottom w:val="none" w:sz="0" w:space="0" w:color="auto"/>
        <w:right w:val="none" w:sz="0" w:space="0" w:color="auto"/>
      </w:divBdr>
    </w:div>
    <w:div w:id="732973365">
      <w:marLeft w:val="480"/>
      <w:marRight w:val="0"/>
      <w:marTop w:val="0"/>
      <w:marBottom w:val="0"/>
      <w:divBdr>
        <w:top w:val="none" w:sz="0" w:space="0" w:color="auto"/>
        <w:left w:val="none" w:sz="0" w:space="0" w:color="auto"/>
        <w:bottom w:val="none" w:sz="0" w:space="0" w:color="auto"/>
        <w:right w:val="none" w:sz="0" w:space="0" w:color="auto"/>
      </w:divBdr>
    </w:div>
    <w:div w:id="733431761">
      <w:marLeft w:val="480"/>
      <w:marRight w:val="0"/>
      <w:marTop w:val="0"/>
      <w:marBottom w:val="0"/>
      <w:divBdr>
        <w:top w:val="none" w:sz="0" w:space="0" w:color="auto"/>
        <w:left w:val="none" w:sz="0" w:space="0" w:color="auto"/>
        <w:bottom w:val="none" w:sz="0" w:space="0" w:color="auto"/>
        <w:right w:val="none" w:sz="0" w:space="0" w:color="auto"/>
      </w:divBdr>
    </w:div>
    <w:div w:id="733620522">
      <w:marLeft w:val="480"/>
      <w:marRight w:val="0"/>
      <w:marTop w:val="0"/>
      <w:marBottom w:val="0"/>
      <w:divBdr>
        <w:top w:val="none" w:sz="0" w:space="0" w:color="auto"/>
        <w:left w:val="none" w:sz="0" w:space="0" w:color="auto"/>
        <w:bottom w:val="none" w:sz="0" w:space="0" w:color="auto"/>
        <w:right w:val="none" w:sz="0" w:space="0" w:color="auto"/>
      </w:divBdr>
    </w:div>
    <w:div w:id="733820091">
      <w:marLeft w:val="480"/>
      <w:marRight w:val="0"/>
      <w:marTop w:val="0"/>
      <w:marBottom w:val="0"/>
      <w:divBdr>
        <w:top w:val="none" w:sz="0" w:space="0" w:color="auto"/>
        <w:left w:val="none" w:sz="0" w:space="0" w:color="auto"/>
        <w:bottom w:val="none" w:sz="0" w:space="0" w:color="auto"/>
        <w:right w:val="none" w:sz="0" w:space="0" w:color="auto"/>
      </w:divBdr>
    </w:div>
    <w:div w:id="734275375">
      <w:marLeft w:val="480"/>
      <w:marRight w:val="0"/>
      <w:marTop w:val="0"/>
      <w:marBottom w:val="0"/>
      <w:divBdr>
        <w:top w:val="none" w:sz="0" w:space="0" w:color="auto"/>
        <w:left w:val="none" w:sz="0" w:space="0" w:color="auto"/>
        <w:bottom w:val="none" w:sz="0" w:space="0" w:color="auto"/>
        <w:right w:val="none" w:sz="0" w:space="0" w:color="auto"/>
      </w:divBdr>
    </w:div>
    <w:div w:id="735125498">
      <w:marLeft w:val="480"/>
      <w:marRight w:val="0"/>
      <w:marTop w:val="0"/>
      <w:marBottom w:val="0"/>
      <w:divBdr>
        <w:top w:val="none" w:sz="0" w:space="0" w:color="auto"/>
        <w:left w:val="none" w:sz="0" w:space="0" w:color="auto"/>
        <w:bottom w:val="none" w:sz="0" w:space="0" w:color="auto"/>
        <w:right w:val="none" w:sz="0" w:space="0" w:color="auto"/>
      </w:divBdr>
    </w:div>
    <w:div w:id="735201513">
      <w:marLeft w:val="480"/>
      <w:marRight w:val="0"/>
      <w:marTop w:val="0"/>
      <w:marBottom w:val="0"/>
      <w:divBdr>
        <w:top w:val="none" w:sz="0" w:space="0" w:color="auto"/>
        <w:left w:val="none" w:sz="0" w:space="0" w:color="auto"/>
        <w:bottom w:val="none" w:sz="0" w:space="0" w:color="auto"/>
        <w:right w:val="none" w:sz="0" w:space="0" w:color="auto"/>
      </w:divBdr>
    </w:div>
    <w:div w:id="735663505">
      <w:marLeft w:val="480"/>
      <w:marRight w:val="0"/>
      <w:marTop w:val="0"/>
      <w:marBottom w:val="0"/>
      <w:divBdr>
        <w:top w:val="none" w:sz="0" w:space="0" w:color="auto"/>
        <w:left w:val="none" w:sz="0" w:space="0" w:color="auto"/>
        <w:bottom w:val="none" w:sz="0" w:space="0" w:color="auto"/>
        <w:right w:val="none" w:sz="0" w:space="0" w:color="auto"/>
      </w:divBdr>
    </w:div>
    <w:div w:id="735738388">
      <w:marLeft w:val="480"/>
      <w:marRight w:val="0"/>
      <w:marTop w:val="0"/>
      <w:marBottom w:val="0"/>
      <w:divBdr>
        <w:top w:val="none" w:sz="0" w:space="0" w:color="auto"/>
        <w:left w:val="none" w:sz="0" w:space="0" w:color="auto"/>
        <w:bottom w:val="none" w:sz="0" w:space="0" w:color="auto"/>
        <w:right w:val="none" w:sz="0" w:space="0" w:color="auto"/>
      </w:divBdr>
    </w:div>
    <w:div w:id="735905431">
      <w:marLeft w:val="480"/>
      <w:marRight w:val="0"/>
      <w:marTop w:val="0"/>
      <w:marBottom w:val="0"/>
      <w:divBdr>
        <w:top w:val="none" w:sz="0" w:space="0" w:color="auto"/>
        <w:left w:val="none" w:sz="0" w:space="0" w:color="auto"/>
        <w:bottom w:val="none" w:sz="0" w:space="0" w:color="auto"/>
        <w:right w:val="none" w:sz="0" w:space="0" w:color="auto"/>
      </w:divBdr>
    </w:div>
    <w:div w:id="735935263">
      <w:marLeft w:val="480"/>
      <w:marRight w:val="0"/>
      <w:marTop w:val="0"/>
      <w:marBottom w:val="0"/>
      <w:divBdr>
        <w:top w:val="none" w:sz="0" w:space="0" w:color="auto"/>
        <w:left w:val="none" w:sz="0" w:space="0" w:color="auto"/>
        <w:bottom w:val="none" w:sz="0" w:space="0" w:color="auto"/>
        <w:right w:val="none" w:sz="0" w:space="0" w:color="auto"/>
      </w:divBdr>
    </w:div>
    <w:div w:id="736829131">
      <w:marLeft w:val="480"/>
      <w:marRight w:val="0"/>
      <w:marTop w:val="0"/>
      <w:marBottom w:val="0"/>
      <w:divBdr>
        <w:top w:val="none" w:sz="0" w:space="0" w:color="auto"/>
        <w:left w:val="none" w:sz="0" w:space="0" w:color="auto"/>
        <w:bottom w:val="none" w:sz="0" w:space="0" w:color="auto"/>
        <w:right w:val="none" w:sz="0" w:space="0" w:color="auto"/>
      </w:divBdr>
    </w:div>
    <w:div w:id="737095459">
      <w:marLeft w:val="480"/>
      <w:marRight w:val="0"/>
      <w:marTop w:val="0"/>
      <w:marBottom w:val="0"/>
      <w:divBdr>
        <w:top w:val="none" w:sz="0" w:space="0" w:color="auto"/>
        <w:left w:val="none" w:sz="0" w:space="0" w:color="auto"/>
        <w:bottom w:val="none" w:sz="0" w:space="0" w:color="auto"/>
        <w:right w:val="none" w:sz="0" w:space="0" w:color="auto"/>
      </w:divBdr>
    </w:div>
    <w:div w:id="737553304">
      <w:marLeft w:val="480"/>
      <w:marRight w:val="0"/>
      <w:marTop w:val="0"/>
      <w:marBottom w:val="0"/>
      <w:divBdr>
        <w:top w:val="none" w:sz="0" w:space="0" w:color="auto"/>
        <w:left w:val="none" w:sz="0" w:space="0" w:color="auto"/>
        <w:bottom w:val="none" w:sz="0" w:space="0" w:color="auto"/>
        <w:right w:val="none" w:sz="0" w:space="0" w:color="auto"/>
      </w:divBdr>
    </w:div>
    <w:div w:id="738134139">
      <w:marLeft w:val="480"/>
      <w:marRight w:val="0"/>
      <w:marTop w:val="0"/>
      <w:marBottom w:val="0"/>
      <w:divBdr>
        <w:top w:val="none" w:sz="0" w:space="0" w:color="auto"/>
        <w:left w:val="none" w:sz="0" w:space="0" w:color="auto"/>
        <w:bottom w:val="none" w:sz="0" w:space="0" w:color="auto"/>
        <w:right w:val="none" w:sz="0" w:space="0" w:color="auto"/>
      </w:divBdr>
    </w:div>
    <w:div w:id="739210585">
      <w:marLeft w:val="480"/>
      <w:marRight w:val="0"/>
      <w:marTop w:val="0"/>
      <w:marBottom w:val="0"/>
      <w:divBdr>
        <w:top w:val="none" w:sz="0" w:space="0" w:color="auto"/>
        <w:left w:val="none" w:sz="0" w:space="0" w:color="auto"/>
        <w:bottom w:val="none" w:sz="0" w:space="0" w:color="auto"/>
        <w:right w:val="none" w:sz="0" w:space="0" w:color="auto"/>
      </w:divBdr>
    </w:div>
    <w:div w:id="739254571">
      <w:marLeft w:val="480"/>
      <w:marRight w:val="0"/>
      <w:marTop w:val="0"/>
      <w:marBottom w:val="0"/>
      <w:divBdr>
        <w:top w:val="none" w:sz="0" w:space="0" w:color="auto"/>
        <w:left w:val="none" w:sz="0" w:space="0" w:color="auto"/>
        <w:bottom w:val="none" w:sz="0" w:space="0" w:color="auto"/>
        <w:right w:val="none" w:sz="0" w:space="0" w:color="auto"/>
      </w:divBdr>
    </w:div>
    <w:div w:id="740059813">
      <w:marLeft w:val="480"/>
      <w:marRight w:val="0"/>
      <w:marTop w:val="0"/>
      <w:marBottom w:val="0"/>
      <w:divBdr>
        <w:top w:val="none" w:sz="0" w:space="0" w:color="auto"/>
        <w:left w:val="none" w:sz="0" w:space="0" w:color="auto"/>
        <w:bottom w:val="none" w:sz="0" w:space="0" w:color="auto"/>
        <w:right w:val="none" w:sz="0" w:space="0" w:color="auto"/>
      </w:divBdr>
    </w:div>
    <w:div w:id="740565376">
      <w:marLeft w:val="480"/>
      <w:marRight w:val="0"/>
      <w:marTop w:val="0"/>
      <w:marBottom w:val="0"/>
      <w:divBdr>
        <w:top w:val="none" w:sz="0" w:space="0" w:color="auto"/>
        <w:left w:val="none" w:sz="0" w:space="0" w:color="auto"/>
        <w:bottom w:val="none" w:sz="0" w:space="0" w:color="auto"/>
        <w:right w:val="none" w:sz="0" w:space="0" w:color="auto"/>
      </w:divBdr>
    </w:div>
    <w:div w:id="740753497">
      <w:marLeft w:val="480"/>
      <w:marRight w:val="0"/>
      <w:marTop w:val="0"/>
      <w:marBottom w:val="0"/>
      <w:divBdr>
        <w:top w:val="none" w:sz="0" w:space="0" w:color="auto"/>
        <w:left w:val="none" w:sz="0" w:space="0" w:color="auto"/>
        <w:bottom w:val="none" w:sz="0" w:space="0" w:color="auto"/>
        <w:right w:val="none" w:sz="0" w:space="0" w:color="auto"/>
      </w:divBdr>
    </w:div>
    <w:div w:id="741021431">
      <w:marLeft w:val="480"/>
      <w:marRight w:val="0"/>
      <w:marTop w:val="0"/>
      <w:marBottom w:val="0"/>
      <w:divBdr>
        <w:top w:val="none" w:sz="0" w:space="0" w:color="auto"/>
        <w:left w:val="none" w:sz="0" w:space="0" w:color="auto"/>
        <w:bottom w:val="none" w:sz="0" w:space="0" w:color="auto"/>
        <w:right w:val="none" w:sz="0" w:space="0" w:color="auto"/>
      </w:divBdr>
    </w:div>
    <w:div w:id="742261420">
      <w:marLeft w:val="480"/>
      <w:marRight w:val="0"/>
      <w:marTop w:val="0"/>
      <w:marBottom w:val="0"/>
      <w:divBdr>
        <w:top w:val="none" w:sz="0" w:space="0" w:color="auto"/>
        <w:left w:val="none" w:sz="0" w:space="0" w:color="auto"/>
        <w:bottom w:val="none" w:sz="0" w:space="0" w:color="auto"/>
        <w:right w:val="none" w:sz="0" w:space="0" w:color="auto"/>
      </w:divBdr>
    </w:div>
    <w:div w:id="743335740">
      <w:marLeft w:val="480"/>
      <w:marRight w:val="0"/>
      <w:marTop w:val="0"/>
      <w:marBottom w:val="0"/>
      <w:divBdr>
        <w:top w:val="none" w:sz="0" w:space="0" w:color="auto"/>
        <w:left w:val="none" w:sz="0" w:space="0" w:color="auto"/>
        <w:bottom w:val="none" w:sz="0" w:space="0" w:color="auto"/>
        <w:right w:val="none" w:sz="0" w:space="0" w:color="auto"/>
      </w:divBdr>
    </w:div>
    <w:div w:id="743571652">
      <w:marLeft w:val="480"/>
      <w:marRight w:val="0"/>
      <w:marTop w:val="0"/>
      <w:marBottom w:val="0"/>
      <w:divBdr>
        <w:top w:val="none" w:sz="0" w:space="0" w:color="auto"/>
        <w:left w:val="none" w:sz="0" w:space="0" w:color="auto"/>
        <w:bottom w:val="none" w:sz="0" w:space="0" w:color="auto"/>
        <w:right w:val="none" w:sz="0" w:space="0" w:color="auto"/>
      </w:divBdr>
    </w:div>
    <w:div w:id="743601661">
      <w:marLeft w:val="480"/>
      <w:marRight w:val="0"/>
      <w:marTop w:val="0"/>
      <w:marBottom w:val="0"/>
      <w:divBdr>
        <w:top w:val="none" w:sz="0" w:space="0" w:color="auto"/>
        <w:left w:val="none" w:sz="0" w:space="0" w:color="auto"/>
        <w:bottom w:val="none" w:sz="0" w:space="0" w:color="auto"/>
        <w:right w:val="none" w:sz="0" w:space="0" w:color="auto"/>
      </w:divBdr>
    </w:div>
    <w:div w:id="743644595">
      <w:marLeft w:val="480"/>
      <w:marRight w:val="0"/>
      <w:marTop w:val="0"/>
      <w:marBottom w:val="0"/>
      <w:divBdr>
        <w:top w:val="none" w:sz="0" w:space="0" w:color="auto"/>
        <w:left w:val="none" w:sz="0" w:space="0" w:color="auto"/>
        <w:bottom w:val="none" w:sz="0" w:space="0" w:color="auto"/>
        <w:right w:val="none" w:sz="0" w:space="0" w:color="auto"/>
      </w:divBdr>
    </w:div>
    <w:div w:id="744035880">
      <w:marLeft w:val="480"/>
      <w:marRight w:val="0"/>
      <w:marTop w:val="0"/>
      <w:marBottom w:val="0"/>
      <w:divBdr>
        <w:top w:val="none" w:sz="0" w:space="0" w:color="auto"/>
        <w:left w:val="none" w:sz="0" w:space="0" w:color="auto"/>
        <w:bottom w:val="none" w:sz="0" w:space="0" w:color="auto"/>
        <w:right w:val="none" w:sz="0" w:space="0" w:color="auto"/>
      </w:divBdr>
    </w:div>
    <w:div w:id="744299579">
      <w:marLeft w:val="480"/>
      <w:marRight w:val="0"/>
      <w:marTop w:val="0"/>
      <w:marBottom w:val="0"/>
      <w:divBdr>
        <w:top w:val="none" w:sz="0" w:space="0" w:color="auto"/>
        <w:left w:val="none" w:sz="0" w:space="0" w:color="auto"/>
        <w:bottom w:val="none" w:sz="0" w:space="0" w:color="auto"/>
        <w:right w:val="none" w:sz="0" w:space="0" w:color="auto"/>
      </w:divBdr>
    </w:div>
    <w:div w:id="744450564">
      <w:marLeft w:val="480"/>
      <w:marRight w:val="0"/>
      <w:marTop w:val="0"/>
      <w:marBottom w:val="0"/>
      <w:divBdr>
        <w:top w:val="none" w:sz="0" w:space="0" w:color="auto"/>
        <w:left w:val="none" w:sz="0" w:space="0" w:color="auto"/>
        <w:bottom w:val="none" w:sz="0" w:space="0" w:color="auto"/>
        <w:right w:val="none" w:sz="0" w:space="0" w:color="auto"/>
      </w:divBdr>
    </w:div>
    <w:div w:id="744453252">
      <w:marLeft w:val="480"/>
      <w:marRight w:val="0"/>
      <w:marTop w:val="0"/>
      <w:marBottom w:val="0"/>
      <w:divBdr>
        <w:top w:val="none" w:sz="0" w:space="0" w:color="auto"/>
        <w:left w:val="none" w:sz="0" w:space="0" w:color="auto"/>
        <w:bottom w:val="none" w:sz="0" w:space="0" w:color="auto"/>
        <w:right w:val="none" w:sz="0" w:space="0" w:color="auto"/>
      </w:divBdr>
    </w:div>
    <w:div w:id="744952832">
      <w:marLeft w:val="480"/>
      <w:marRight w:val="0"/>
      <w:marTop w:val="0"/>
      <w:marBottom w:val="0"/>
      <w:divBdr>
        <w:top w:val="none" w:sz="0" w:space="0" w:color="auto"/>
        <w:left w:val="none" w:sz="0" w:space="0" w:color="auto"/>
        <w:bottom w:val="none" w:sz="0" w:space="0" w:color="auto"/>
        <w:right w:val="none" w:sz="0" w:space="0" w:color="auto"/>
      </w:divBdr>
    </w:div>
    <w:div w:id="745613815">
      <w:marLeft w:val="480"/>
      <w:marRight w:val="0"/>
      <w:marTop w:val="0"/>
      <w:marBottom w:val="0"/>
      <w:divBdr>
        <w:top w:val="none" w:sz="0" w:space="0" w:color="auto"/>
        <w:left w:val="none" w:sz="0" w:space="0" w:color="auto"/>
        <w:bottom w:val="none" w:sz="0" w:space="0" w:color="auto"/>
        <w:right w:val="none" w:sz="0" w:space="0" w:color="auto"/>
      </w:divBdr>
    </w:div>
    <w:div w:id="746152370">
      <w:marLeft w:val="480"/>
      <w:marRight w:val="0"/>
      <w:marTop w:val="0"/>
      <w:marBottom w:val="0"/>
      <w:divBdr>
        <w:top w:val="none" w:sz="0" w:space="0" w:color="auto"/>
        <w:left w:val="none" w:sz="0" w:space="0" w:color="auto"/>
        <w:bottom w:val="none" w:sz="0" w:space="0" w:color="auto"/>
        <w:right w:val="none" w:sz="0" w:space="0" w:color="auto"/>
      </w:divBdr>
    </w:div>
    <w:div w:id="746196406">
      <w:marLeft w:val="480"/>
      <w:marRight w:val="0"/>
      <w:marTop w:val="0"/>
      <w:marBottom w:val="0"/>
      <w:divBdr>
        <w:top w:val="none" w:sz="0" w:space="0" w:color="auto"/>
        <w:left w:val="none" w:sz="0" w:space="0" w:color="auto"/>
        <w:bottom w:val="none" w:sz="0" w:space="0" w:color="auto"/>
        <w:right w:val="none" w:sz="0" w:space="0" w:color="auto"/>
      </w:divBdr>
    </w:div>
    <w:div w:id="746466296">
      <w:marLeft w:val="480"/>
      <w:marRight w:val="0"/>
      <w:marTop w:val="0"/>
      <w:marBottom w:val="0"/>
      <w:divBdr>
        <w:top w:val="none" w:sz="0" w:space="0" w:color="auto"/>
        <w:left w:val="none" w:sz="0" w:space="0" w:color="auto"/>
        <w:bottom w:val="none" w:sz="0" w:space="0" w:color="auto"/>
        <w:right w:val="none" w:sz="0" w:space="0" w:color="auto"/>
      </w:divBdr>
    </w:div>
    <w:div w:id="746733201">
      <w:marLeft w:val="480"/>
      <w:marRight w:val="0"/>
      <w:marTop w:val="0"/>
      <w:marBottom w:val="0"/>
      <w:divBdr>
        <w:top w:val="none" w:sz="0" w:space="0" w:color="auto"/>
        <w:left w:val="none" w:sz="0" w:space="0" w:color="auto"/>
        <w:bottom w:val="none" w:sz="0" w:space="0" w:color="auto"/>
        <w:right w:val="none" w:sz="0" w:space="0" w:color="auto"/>
      </w:divBdr>
    </w:div>
    <w:div w:id="747847305">
      <w:marLeft w:val="480"/>
      <w:marRight w:val="0"/>
      <w:marTop w:val="0"/>
      <w:marBottom w:val="0"/>
      <w:divBdr>
        <w:top w:val="none" w:sz="0" w:space="0" w:color="auto"/>
        <w:left w:val="none" w:sz="0" w:space="0" w:color="auto"/>
        <w:bottom w:val="none" w:sz="0" w:space="0" w:color="auto"/>
        <w:right w:val="none" w:sz="0" w:space="0" w:color="auto"/>
      </w:divBdr>
    </w:div>
    <w:div w:id="748695782">
      <w:marLeft w:val="480"/>
      <w:marRight w:val="0"/>
      <w:marTop w:val="0"/>
      <w:marBottom w:val="0"/>
      <w:divBdr>
        <w:top w:val="none" w:sz="0" w:space="0" w:color="auto"/>
        <w:left w:val="none" w:sz="0" w:space="0" w:color="auto"/>
        <w:bottom w:val="none" w:sz="0" w:space="0" w:color="auto"/>
        <w:right w:val="none" w:sz="0" w:space="0" w:color="auto"/>
      </w:divBdr>
    </w:div>
    <w:div w:id="749035179">
      <w:marLeft w:val="480"/>
      <w:marRight w:val="0"/>
      <w:marTop w:val="0"/>
      <w:marBottom w:val="0"/>
      <w:divBdr>
        <w:top w:val="none" w:sz="0" w:space="0" w:color="auto"/>
        <w:left w:val="none" w:sz="0" w:space="0" w:color="auto"/>
        <w:bottom w:val="none" w:sz="0" w:space="0" w:color="auto"/>
        <w:right w:val="none" w:sz="0" w:space="0" w:color="auto"/>
      </w:divBdr>
    </w:div>
    <w:div w:id="749237214">
      <w:marLeft w:val="480"/>
      <w:marRight w:val="0"/>
      <w:marTop w:val="0"/>
      <w:marBottom w:val="0"/>
      <w:divBdr>
        <w:top w:val="none" w:sz="0" w:space="0" w:color="auto"/>
        <w:left w:val="none" w:sz="0" w:space="0" w:color="auto"/>
        <w:bottom w:val="none" w:sz="0" w:space="0" w:color="auto"/>
        <w:right w:val="none" w:sz="0" w:space="0" w:color="auto"/>
      </w:divBdr>
    </w:div>
    <w:div w:id="749305436">
      <w:marLeft w:val="480"/>
      <w:marRight w:val="0"/>
      <w:marTop w:val="0"/>
      <w:marBottom w:val="0"/>
      <w:divBdr>
        <w:top w:val="none" w:sz="0" w:space="0" w:color="auto"/>
        <w:left w:val="none" w:sz="0" w:space="0" w:color="auto"/>
        <w:bottom w:val="none" w:sz="0" w:space="0" w:color="auto"/>
        <w:right w:val="none" w:sz="0" w:space="0" w:color="auto"/>
      </w:divBdr>
    </w:div>
    <w:div w:id="749498861">
      <w:marLeft w:val="480"/>
      <w:marRight w:val="0"/>
      <w:marTop w:val="0"/>
      <w:marBottom w:val="0"/>
      <w:divBdr>
        <w:top w:val="none" w:sz="0" w:space="0" w:color="auto"/>
        <w:left w:val="none" w:sz="0" w:space="0" w:color="auto"/>
        <w:bottom w:val="none" w:sz="0" w:space="0" w:color="auto"/>
        <w:right w:val="none" w:sz="0" w:space="0" w:color="auto"/>
      </w:divBdr>
    </w:div>
    <w:div w:id="749621275">
      <w:marLeft w:val="480"/>
      <w:marRight w:val="0"/>
      <w:marTop w:val="0"/>
      <w:marBottom w:val="0"/>
      <w:divBdr>
        <w:top w:val="none" w:sz="0" w:space="0" w:color="auto"/>
        <w:left w:val="none" w:sz="0" w:space="0" w:color="auto"/>
        <w:bottom w:val="none" w:sz="0" w:space="0" w:color="auto"/>
        <w:right w:val="none" w:sz="0" w:space="0" w:color="auto"/>
      </w:divBdr>
    </w:div>
    <w:div w:id="750003981">
      <w:marLeft w:val="480"/>
      <w:marRight w:val="0"/>
      <w:marTop w:val="0"/>
      <w:marBottom w:val="0"/>
      <w:divBdr>
        <w:top w:val="none" w:sz="0" w:space="0" w:color="auto"/>
        <w:left w:val="none" w:sz="0" w:space="0" w:color="auto"/>
        <w:bottom w:val="none" w:sz="0" w:space="0" w:color="auto"/>
        <w:right w:val="none" w:sz="0" w:space="0" w:color="auto"/>
      </w:divBdr>
    </w:div>
    <w:div w:id="750081177">
      <w:marLeft w:val="480"/>
      <w:marRight w:val="0"/>
      <w:marTop w:val="0"/>
      <w:marBottom w:val="0"/>
      <w:divBdr>
        <w:top w:val="none" w:sz="0" w:space="0" w:color="auto"/>
        <w:left w:val="none" w:sz="0" w:space="0" w:color="auto"/>
        <w:bottom w:val="none" w:sz="0" w:space="0" w:color="auto"/>
        <w:right w:val="none" w:sz="0" w:space="0" w:color="auto"/>
      </w:divBdr>
    </w:div>
    <w:div w:id="751127943">
      <w:marLeft w:val="480"/>
      <w:marRight w:val="0"/>
      <w:marTop w:val="0"/>
      <w:marBottom w:val="0"/>
      <w:divBdr>
        <w:top w:val="none" w:sz="0" w:space="0" w:color="auto"/>
        <w:left w:val="none" w:sz="0" w:space="0" w:color="auto"/>
        <w:bottom w:val="none" w:sz="0" w:space="0" w:color="auto"/>
        <w:right w:val="none" w:sz="0" w:space="0" w:color="auto"/>
      </w:divBdr>
    </w:div>
    <w:div w:id="751195013">
      <w:marLeft w:val="480"/>
      <w:marRight w:val="0"/>
      <w:marTop w:val="0"/>
      <w:marBottom w:val="0"/>
      <w:divBdr>
        <w:top w:val="none" w:sz="0" w:space="0" w:color="auto"/>
        <w:left w:val="none" w:sz="0" w:space="0" w:color="auto"/>
        <w:bottom w:val="none" w:sz="0" w:space="0" w:color="auto"/>
        <w:right w:val="none" w:sz="0" w:space="0" w:color="auto"/>
      </w:divBdr>
    </w:div>
    <w:div w:id="751588481">
      <w:marLeft w:val="480"/>
      <w:marRight w:val="0"/>
      <w:marTop w:val="0"/>
      <w:marBottom w:val="0"/>
      <w:divBdr>
        <w:top w:val="none" w:sz="0" w:space="0" w:color="auto"/>
        <w:left w:val="none" w:sz="0" w:space="0" w:color="auto"/>
        <w:bottom w:val="none" w:sz="0" w:space="0" w:color="auto"/>
        <w:right w:val="none" w:sz="0" w:space="0" w:color="auto"/>
      </w:divBdr>
    </w:div>
    <w:div w:id="752044571">
      <w:marLeft w:val="480"/>
      <w:marRight w:val="0"/>
      <w:marTop w:val="0"/>
      <w:marBottom w:val="0"/>
      <w:divBdr>
        <w:top w:val="none" w:sz="0" w:space="0" w:color="auto"/>
        <w:left w:val="none" w:sz="0" w:space="0" w:color="auto"/>
        <w:bottom w:val="none" w:sz="0" w:space="0" w:color="auto"/>
        <w:right w:val="none" w:sz="0" w:space="0" w:color="auto"/>
      </w:divBdr>
    </w:div>
    <w:div w:id="752166946">
      <w:marLeft w:val="480"/>
      <w:marRight w:val="0"/>
      <w:marTop w:val="0"/>
      <w:marBottom w:val="0"/>
      <w:divBdr>
        <w:top w:val="none" w:sz="0" w:space="0" w:color="auto"/>
        <w:left w:val="none" w:sz="0" w:space="0" w:color="auto"/>
        <w:bottom w:val="none" w:sz="0" w:space="0" w:color="auto"/>
        <w:right w:val="none" w:sz="0" w:space="0" w:color="auto"/>
      </w:divBdr>
    </w:div>
    <w:div w:id="752241970">
      <w:marLeft w:val="480"/>
      <w:marRight w:val="0"/>
      <w:marTop w:val="0"/>
      <w:marBottom w:val="0"/>
      <w:divBdr>
        <w:top w:val="none" w:sz="0" w:space="0" w:color="auto"/>
        <w:left w:val="none" w:sz="0" w:space="0" w:color="auto"/>
        <w:bottom w:val="none" w:sz="0" w:space="0" w:color="auto"/>
        <w:right w:val="none" w:sz="0" w:space="0" w:color="auto"/>
      </w:divBdr>
    </w:div>
    <w:div w:id="752819228">
      <w:marLeft w:val="480"/>
      <w:marRight w:val="0"/>
      <w:marTop w:val="0"/>
      <w:marBottom w:val="0"/>
      <w:divBdr>
        <w:top w:val="none" w:sz="0" w:space="0" w:color="auto"/>
        <w:left w:val="none" w:sz="0" w:space="0" w:color="auto"/>
        <w:bottom w:val="none" w:sz="0" w:space="0" w:color="auto"/>
        <w:right w:val="none" w:sz="0" w:space="0" w:color="auto"/>
      </w:divBdr>
    </w:div>
    <w:div w:id="753166251">
      <w:marLeft w:val="480"/>
      <w:marRight w:val="0"/>
      <w:marTop w:val="0"/>
      <w:marBottom w:val="0"/>
      <w:divBdr>
        <w:top w:val="none" w:sz="0" w:space="0" w:color="auto"/>
        <w:left w:val="none" w:sz="0" w:space="0" w:color="auto"/>
        <w:bottom w:val="none" w:sz="0" w:space="0" w:color="auto"/>
        <w:right w:val="none" w:sz="0" w:space="0" w:color="auto"/>
      </w:divBdr>
    </w:div>
    <w:div w:id="753668597">
      <w:marLeft w:val="480"/>
      <w:marRight w:val="0"/>
      <w:marTop w:val="0"/>
      <w:marBottom w:val="0"/>
      <w:divBdr>
        <w:top w:val="none" w:sz="0" w:space="0" w:color="auto"/>
        <w:left w:val="none" w:sz="0" w:space="0" w:color="auto"/>
        <w:bottom w:val="none" w:sz="0" w:space="0" w:color="auto"/>
        <w:right w:val="none" w:sz="0" w:space="0" w:color="auto"/>
      </w:divBdr>
    </w:div>
    <w:div w:id="753893293">
      <w:marLeft w:val="480"/>
      <w:marRight w:val="0"/>
      <w:marTop w:val="0"/>
      <w:marBottom w:val="0"/>
      <w:divBdr>
        <w:top w:val="none" w:sz="0" w:space="0" w:color="auto"/>
        <w:left w:val="none" w:sz="0" w:space="0" w:color="auto"/>
        <w:bottom w:val="none" w:sz="0" w:space="0" w:color="auto"/>
        <w:right w:val="none" w:sz="0" w:space="0" w:color="auto"/>
      </w:divBdr>
    </w:div>
    <w:div w:id="754133535">
      <w:marLeft w:val="480"/>
      <w:marRight w:val="0"/>
      <w:marTop w:val="0"/>
      <w:marBottom w:val="0"/>
      <w:divBdr>
        <w:top w:val="none" w:sz="0" w:space="0" w:color="auto"/>
        <w:left w:val="none" w:sz="0" w:space="0" w:color="auto"/>
        <w:bottom w:val="none" w:sz="0" w:space="0" w:color="auto"/>
        <w:right w:val="none" w:sz="0" w:space="0" w:color="auto"/>
      </w:divBdr>
    </w:div>
    <w:div w:id="754546824">
      <w:marLeft w:val="480"/>
      <w:marRight w:val="0"/>
      <w:marTop w:val="0"/>
      <w:marBottom w:val="0"/>
      <w:divBdr>
        <w:top w:val="none" w:sz="0" w:space="0" w:color="auto"/>
        <w:left w:val="none" w:sz="0" w:space="0" w:color="auto"/>
        <w:bottom w:val="none" w:sz="0" w:space="0" w:color="auto"/>
        <w:right w:val="none" w:sz="0" w:space="0" w:color="auto"/>
      </w:divBdr>
    </w:div>
    <w:div w:id="754673251">
      <w:marLeft w:val="480"/>
      <w:marRight w:val="0"/>
      <w:marTop w:val="0"/>
      <w:marBottom w:val="0"/>
      <w:divBdr>
        <w:top w:val="none" w:sz="0" w:space="0" w:color="auto"/>
        <w:left w:val="none" w:sz="0" w:space="0" w:color="auto"/>
        <w:bottom w:val="none" w:sz="0" w:space="0" w:color="auto"/>
        <w:right w:val="none" w:sz="0" w:space="0" w:color="auto"/>
      </w:divBdr>
    </w:div>
    <w:div w:id="755319422">
      <w:marLeft w:val="480"/>
      <w:marRight w:val="0"/>
      <w:marTop w:val="0"/>
      <w:marBottom w:val="0"/>
      <w:divBdr>
        <w:top w:val="none" w:sz="0" w:space="0" w:color="auto"/>
        <w:left w:val="none" w:sz="0" w:space="0" w:color="auto"/>
        <w:bottom w:val="none" w:sz="0" w:space="0" w:color="auto"/>
        <w:right w:val="none" w:sz="0" w:space="0" w:color="auto"/>
      </w:divBdr>
    </w:div>
    <w:div w:id="755639503">
      <w:marLeft w:val="480"/>
      <w:marRight w:val="0"/>
      <w:marTop w:val="0"/>
      <w:marBottom w:val="0"/>
      <w:divBdr>
        <w:top w:val="none" w:sz="0" w:space="0" w:color="auto"/>
        <w:left w:val="none" w:sz="0" w:space="0" w:color="auto"/>
        <w:bottom w:val="none" w:sz="0" w:space="0" w:color="auto"/>
        <w:right w:val="none" w:sz="0" w:space="0" w:color="auto"/>
      </w:divBdr>
    </w:div>
    <w:div w:id="755784320">
      <w:marLeft w:val="480"/>
      <w:marRight w:val="0"/>
      <w:marTop w:val="0"/>
      <w:marBottom w:val="0"/>
      <w:divBdr>
        <w:top w:val="none" w:sz="0" w:space="0" w:color="auto"/>
        <w:left w:val="none" w:sz="0" w:space="0" w:color="auto"/>
        <w:bottom w:val="none" w:sz="0" w:space="0" w:color="auto"/>
        <w:right w:val="none" w:sz="0" w:space="0" w:color="auto"/>
      </w:divBdr>
    </w:div>
    <w:div w:id="755904324">
      <w:marLeft w:val="480"/>
      <w:marRight w:val="0"/>
      <w:marTop w:val="0"/>
      <w:marBottom w:val="0"/>
      <w:divBdr>
        <w:top w:val="none" w:sz="0" w:space="0" w:color="auto"/>
        <w:left w:val="none" w:sz="0" w:space="0" w:color="auto"/>
        <w:bottom w:val="none" w:sz="0" w:space="0" w:color="auto"/>
        <w:right w:val="none" w:sz="0" w:space="0" w:color="auto"/>
      </w:divBdr>
    </w:div>
    <w:div w:id="755979291">
      <w:marLeft w:val="480"/>
      <w:marRight w:val="0"/>
      <w:marTop w:val="0"/>
      <w:marBottom w:val="0"/>
      <w:divBdr>
        <w:top w:val="none" w:sz="0" w:space="0" w:color="auto"/>
        <w:left w:val="none" w:sz="0" w:space="0" w:color="auto"/>
        <w:bottom w:val="none" w:sz="0" w:space="0" w:color="auto"/>
        <w:right w:val="none" w:sz="0" w:space="0" w:color="auto"/>
      </w:divBdr>
    </w:div>
    <w:div w:id="756706854">
      <w:marLeft w:val="480"/>
      <w:marRight w:val="0"/>
      <w:marTop w:val="0"/>
      <w:marBottom w:val="0"/>
      <w:divBdr>
        <w:top w:val="none" w:sz="0" w:space="0" w:color="auto"/>
        <w:left w:val="none" w:sz="0" w:space="0" w:color="auto"/>
        <w:bottom w:val="none" w:sz="0" w:space="0" w:color="auto"/>
        <w:right w:val="none" w:sz="0" w:space="0" w:color="auto"/>
      </w:divBdr>
    </w:div>
    <w:div w:id="756948187">
      <w:marLeft w:val="480"/>
      <w:marRight w:val="0"/>
      <w:marTop w:val="0"/>
      <w:marBottom w:val="0"/>
      <w:divBdr>
        <w:top w:val="none" w:sz="0" w:space="0" w:color="auto"/>
        <w:left w:val="none" w:sz="0" w:space="0" w:color="auto"/>
        <w:bottom w:val="none" w:sz="0" w:space="0" w:color="auto"/>
        <w:right w:val="none" w:sz="0" w:space="0" w:color="auto"/>
      </w:divBdr>
    </w:div>
    <w:div w:id="756948646">
      <w:marLeft w:val="480"/>
      <w:marRight w:val="0"/>
      <w:marTop w:val="0"/>
      <w:marBottom w:val="0"/>
      <w:divBdr>
        <w:top w:val="none" w:sz="0" w:space="0" w:color="auto"/>
        <w:left w:val="none" w:sz="0" w:space="0" w:color="auto"/>
        <w:bottom w:val="none" w:sz="0" w:space="0" w:color="auto"/>
        <w:right w:val="none" w:sz="0" w:space="0" w:color="auto"/>
      </w:divBdr>
    </w:div>
    <w:div w:id="757603464">
      <w:marLeft w:val="480"/>
      <w:marRight w:val="0"/>
      <w:marTop w:val="0"/>
      <w:marBottom w:val="0"/>
      <w:divBdr>
        <w:top w:val="none" w:sz="0" w:space="0" w:color="auto"/>
        <w:left w:val="none" w:sz="0" w:space="0" w:color="auto"/>
        <w:bottom w:val="none" w:sz="0" w:space="0" w:color="auto"/>
        <w:right w:val="none" w:sz="0" w:space="0" w:color="auto"/>
      </w:divBdr>
    </w:div>
    <w:div w:id="757750104">
      <w:marLeft w:val="480"/>
      <w:marRight w:val="0"/>
      <w:marTop w:val="0"/>
      <w:marBottom w:val="0"/>
      <w:divBdr>
        <w:top w:val="none" w:sz="0" w:space="0" w:color="auto"/>
        <w:left w:val="none" w:sz="0" w:space="0" w:color="auto"/>
        <w:bottom w:val="none" w:sz="0" w:space="0" w:color="auto"/>
        <w:right w:val="none" w:sz="0" w:space="0" w:color="auto"/>
      </w:divBdr>
    </w:div>
    <w:div w:id="758868305">
      <w:marLeft w:val="480"/>
      <w:marRight w:val="0"/>
      <w:marTop w:val="0"/>
      <w:marBottom w:val="0"/>
      <w:divBdr>
        <w:top w:val="none" w:sz="0" w:space="0" w:color="auto"/>
        <w:left w:val="none" w:sz="0" w:space="0" w:color="auto"/>
        <w:bottom w:val="none" w:sz="0" w:space="0" w:color="auto"/>
        <w:right w:val="none" w:sz="0" w:space="0" w:color="auto"/>
      </w:divBdr>
    </w:div>
    <w:div w:id="759907452">
      <w:marLeft w:val="480"/>
      <w:marRight w:val="0"/>
      <w:marTop w:val="0"/>
      <w:marBottom w:val="0"/>
      <w:divBdr>
        <w:top w:val="none" w:sz="0" w:space="0" w:color="auto"/>
        <w:left w:val="none" w:sz="0" w:space="0" w:color="auto"/>
        <w:bottom w:val="none" w:sz="0" w:space="0" w:color="auto"/>
        <w:right w:val="none" w:sz="0" w:space="0" w:color="auto"/>
      </w:divBdr>
    </w:div>
    <w:div w:id="759982605">
      <w:marLeft w:val="480"/>
      <w:marRight w:val="0"/>
      <w:marTop w:val="0"/>
      <w:marBottom w:val="0"/>
      <w:divBdr>
        <w:top w:val="none" w:sz="0" w:space="0" w:color="auto"/>
        <w:left w:val="none" w:sz="0" w:space="0" w:color="auto"/>
        <w:bottom w:val="none" w:sz="0" w:space="0" w:color="auto"/>
        <w:right w:val="none" w:sz="0" w:space="0" w:color="auto"/>
      </w:divBdr>
    </w:div>
    <w:div w:id="760108322">
      <w:marLeft w:val="480"/>
      <w:marRight w:val="0"/>
      <w:marTop w:val="0"/>
      <w:marBottom w:val="0"/>
      <w:divBdr>
        <w:top w:val="none" w:sz="0" w:space="0" w:color="auto"/>
        <w:left w:val="none" w:sz="0" w:space="0" w:color="auto"/>
        <w:bottom w:val="none" w:sz="0" w:space="0" w:color="auto"/>
        <w:right w:val="none" w:sz="0" w:space="0" w:color="auto"/>
      </w:divBdr>
    </w:div>
    <w:div w:id="760687928">
      <w:marLeft w:val="480"/>
      <w:marRight w:val="0"/>
      <w:marTop w:val="0"/>
      <w:marBottom w:val="0"/>
      <w:divBdr>
        <w:top w:val="none" w:sz="0" w:space="0" w:color="auto"/>
        <w:left w:val="none" w:sz="0" w:space="0" w:color="auto"/>
        <w:bottom w:val="none" w:sz="0" w:space="0" w:color="auto"/>
        <w:right w:val="none" w:sz="0" w:space="0" w:color="auto"/>
      </w:divBdr>
    </w:div>
    <w:div w:id="761293267">
      <w:marLeft w:val="480"/>
      <w:marRight w:val="0"/>
      <w:marTop w:val="0"/>
      <w:marBottom w:val="0"/>
      <w:divBdr>
        <w:top w:val="none" w:sz="0" w:space="0" w:color="auto"/>
        <w:left w:val="none" w:sz="0" w:space="0" w:color="auto"/>
        <w:bottom w:val="none" w:sz="0" w:space="0" w:color="auto"/>
        <w:right w:val="none" w:sz="0" w:space="0" w:color="auto"/>
      </w:divBdr>
    </w:div>
    <w:div w:id="761494290">
      <w:marLeft w:val="480"/>
      <w:marRight w:val="0"/>
      <w:marTop w:val="0"/>
      <w:marBottom w:val="0"/>
      <w:divBdr>
        <w:top w:val="none" w:sz="0" w:space="0" w:color="auto"/>
        <w:left w:val="none" w:sz="0" w:space="0" w:color="auto"/>
        <w:bottom w:val="none" w:sz="0" w:space="0" w:color="auto"/>
        <w:right w:val="none" w:sz="0" w:space="0" w:color="auto"/>
      </w:divBdr>
    </w:div>
    <w:div w:id="761872372">
      <w:marLeft w:val="480"/>
      <w:marRight w:val="0"/>
      <w:marTop w:val="0"/>
      <w:marBottom w:val="0"/>
      <w:divBdr>
        <w:top w:val="none" w:sz="0" w:space="0" w:color="auto"/>
        <w:left w:val="none" w:sz="0" w:space="0" w:color="auto"/>
        <w:bottom w:val="none" w:sz="0" w:space="0" w:color="auto"/>
        <w:right w:val="none" w:sz="0" w:space="0" w:color="auto"/>
      </w:divBdr>
    </w:div>
    <w:div w:id="761921628">
      <w:marLeft w:val="480"/>
      <w:marRight w:val="0"/>
      <w:marTop w:val="0"/>
      <w:marBottom w:val="0"/>
      <w:divBdr>
        <w:top w:val="none" w:sz="0" w:space="0" w:color="auto"/>
        <w:left w:val="none" w:sz="0" w:space="0" w:color="auto"/>
        <w:bottom w:val="none" w:sz="0" w:space="0" w:color="auto"/>
        <w:right w:val="none" w:sz="0" w:space="0" w:color="auto"/>
      </w:divBdr>
    </w:div>
    <w:div w:id="761952854">
      <w:marLeft w:val="480"/>
      <w:marRight w:val="0"/>
      <w:marTop w:val="0"/>
      <w:marBottom w:val="0"/>
      <w:divBdr>
        <w:top w:val="none" w:sz="0" w:space="0" w:color="auto"/>
        <w:left w:val="none" w:sz="0" w:space="0" w:color="auto"/>
        <w:bottom w:val="none" w:sz="0" w:space="0" w:color="auto"/>
        <w:right w:val="none" w:sz="0" w:space="0" w:color="auto"/>
      </w:divBdr>
    </w:div>
    <w:div w:id="762577721">
      <w:marLeft w:val="480"/>
      <w:marRight w:val="0"/>
      <w:marTop w:val="0"/>
      <w:marBottom w:val="0"/>
      <w:divBdr>
        <w:top w:val="none" w:sz="0" w:space="0" w:color="auto"/>
        <w:left w:val="none" w:sz="0" w:space="0" w:color="auto"/>
        <w:bottom w:val="none" w:sz="0" w:space="0" w:color="auto"/>
        <w:right w:val="none" w:sz="0" w:space="0" w:color="auto"/>
      </w:divBdr>
    </w:div>
    <w:div w:id="762723833">
      <w:marLeft w:val="480"/>
      <w:marRight w:val="0"/>
      <w:marTop w:val="0"/>
      <w:marBottom w:val="0"/>
      <w:divBdr>
        <w:top w:val="none" w:sz="0" w:space="0" w:color="auto"/>
        <w:left w:val="none" w:sz="0" w:space="0" w:color="auto"/>
        <w:bottom w:val="none" w:sz="0" w:space="0" w:color="auto"/>
        <w:right w:val="none" w:sz="0" w:space="0" w:color="auto"/>
      </w:divBdr>
    </w:div>
    <w:div w:id="762842096">
      <w:marLeft w:val="480"/>
      <w:marRight w:val="0"/>
      <w:marTop w:val="0"/>
      <w:marBottom w:val="0"/>
      <w:divBdr>
        <w:top w:val="none" w:sz="0" w:space="0" w:color="auto"/>
        <w:left w:val="none" w:sz="0" w:space="0" w:color="auto"/>
        <w:bottom w:val="none" w:sz="0" w:space="0" w:color="auto"/>
        <w:right w:val="none" w:sz="0" w:space="0" w:color="auto"/>
      </w:divBdr>
    </w:div>
    <w:div w:id="762842571">
      <w:marLeft w:val="480"/>
      <w:marRight w:val="0"/>
      <w:marTop w:val="0"/>
      <w:marBottom w:val="0"/>
      <w:divBdr>
        <w:top w:val="none" w:sz="0" w:space="0" w:color="auto"/>
        <w:left w:val="none" w:sz="0" w:space="0" w:color="auto"/>
        <w:bottom w:val="none" w:sz="0" w:space="0" w:color="auto"/>
        <w:right w:val="none" w:sz="0" w:space="0" w:color="auto"/>
      </w:divBdr>
    </w:div>
    <w:div w:id="762989837">
      <w:marLeft w:val="480"/>
      <w:marRight w:val="0"/>
      <w:marTop w:val="0"/>
      <w:marBottom w:val="0"/>
      <w:divBdr>
        <w:top w:val="none" w:sz="0" w:space="0" w:color="auto"/>
        <w:left w:val="none" w:sz="0" w:space="0" w:color="auto"/>
        <w:bottom w:val="none" w:sz="0" w:space="0" w:color="auto"/>
        <w:right w:val="none" w:sz="0" w:space="0" w:color="auto"/>
      </w:divBdr>
    </w:div>
    <w:div w:id="763305904">
      <w:marLeft w:val="480"/>
      <w:marRight w:val="0"/>
      <w:marTop w:val="0"/>
      <w:marBottom w:val="0"/>
      <w:divBdr>
        <w:top w:val="none" w:sz="0" w:space="0" w:color="auto"/>
        <w:left w:val="none" w:sz="0" w:space="0" w:color="auto"/>
        <w:bottom w:val="none" w:sz="0" w:space="0" w:color="auto"/>
        <w:right w:val="none" w:sz="0" w:space="0" w:color="auto"/>
      </w:divBdr>
    </w:div>
    <w:div w:id="763384615">
      <w:marLeft w:val="480"/>
      <w:marRight w:val="0"/>
      <w:marTop w:val="0"/>
      <w:marBottom w:val="0"/>
      <w:divBdr>
        <w:top w:val="none" w:sz="0" w:space="0" w:color="auto"/>
        <w:left w:val="none" w:sz="0" w:space="0" w:color="auto"/>
        <w:bottom w:val="none" w:sz="0" w:space="0" w:color="auto"/>
        <w:right w:val="none" w:sz="0" w:space="0" w:color="auto"/>
      </w:divBdr>
    </w:div>
    <w:div w:id="765462855">
      <w:marLeft w:val="480"/>
      <w:marRight w:val="0"/>
      <w:marTop w:val="0"/>
      <w:marBottom w:val="0"/>
      <w:divBdr>
        <w:top w:val="none" w:sz="0" w:space="0" w:color="auto"/>
        <w:left w:val="none" w:sz="0" w:space="0" w:color="auto"/>
        <w:bottom w:val="none" w:sz="0" w:space="0" w:color="auto"/>
        <w:right w:val="none" w:sz="0" w:space="0" w:color="auto"/>
      </w:divBdr>
    </w:div>
    <w:div w:id="765688534">
      <w:marLeft w:val="480"/>
      <w:marRight w:val="0"/>
      <w:marTop w:val="0"/>
      <w:marBottom w:val="0"/>
      <w:divBdr>
        <w:top w:val="none" w:sz="0" w:space="0" w:color="auto"/>
        <w:left w:val="none" w:sz="0" w:space="0" w:color="auto"/>
        <w:bottom w:val="none" w:sz="0" w:space="0" w:color="auto"/>
        <w:right w:val="none" w:sz="0" w:space="0" w:color="auto"/>
      </w:divBdr>
    </w:div>
    <w:div w:id="765737621">
      <w:marLeft w:val="480"/>
      <w:marRight w:val="0"/>
      <w:marTop w:val="0"/>
      <w:marBottom w:val="0"/>
      <w:divBdr>
        <w:top w:val="none" w:sz="0" w:space="0" w:color="auto"/>
        <w:left w:val="none" w:sz="0" w:space="0" w:color="auto"/>
        <w:bottom w:val="none" w:sz="0" w:space="0" w:color="auto"/>
        <w:right w:val="none" w:sz="0" w:space="0" w:color="auto"/>
      </w:divBdr>
    </w:div>
    <w:div w:id="765926362">
      <w:marLeft w:val="480"/>
      <w:marRight w:val="0"/>
      <w:marTop w:val="0"/>
      <w:marBottom w:val="0"/>
      <w:divBdr>
        <w:top w:val="none" w:sz="0" w:space="0" w:color="auto"/>
        <w:left w:val="none" w:sz="0" w:space="0" w:color="auto"/>
        <w:bottom w:val="none" w:sz="0" w:space="0" w:color="auto"/>
        <w:right w:val="none" w:sz="0" w:space="0" w:color="auto"/>
      </w:divBdr>
    </w:div>
    <w:div w:id="765997045">
      <w:marLeft w:val="480"/>
      <w:marRight w:val="0"/>
      <w:marTop w:val="0"/>
      <w:marBottom w:val="0"/>
      <w:divBdr>
        <w:top w:val="none" w:sz="0" w:space="0" w:color="auto"/>
        <w:left w:val="none" w:sz="0" w:space="0" w:color="auto"/>
        <w:bottom w:val="none" w:sz="0" w:space="0" w:color="auto"/>
        <w:right w:val="none" w:sz="0" w:space="0" w:color="auto"/>
      </w:divBdr>
    </w:div>
    <w:div w:id="766121796">
      <w:marLeft w:val="480"/>
      <w:marRight w:val="0"/>
      <w:marTop w:val="0"/>
      <w:marBottom w:val="0"/>
      <w:divBdr>
        <w:top w:val="none" w:sz="0" w:space="0" w:color="auto"/>
        <w:left w:val="none" w:sz="0" w:space="0" w:color="auto"/>
        <w:bottom w:val="none" w:sz="0" w:space="0" w:color="auto"/>
        <w:right w:val="none" w:sz="0" w:space="0" w:color="auto"/>
      </w:divBdr>
    </w:div>
    <w:div w:id="766270088">
      <w:marLeft w:val="480"/>
      <w:marRight w:val="0"/>
      <w:marTop w:val="0"/>
      <w:marBottom w:val="0"/>
      <w:divBdr>
        <w:top w:val="none" w:sz="0" w:space="0" w:color="auto"/>
        <w:left w:val="none" w:sz="0" w:space="0" w:color="auto"/>
        <w:bottom w:val="none" w:sz="0" w:space="0" w:color="auto"/>
        <w:right w:val="none" w:sz="0" w:space="0" w:color="auto"/>
      </w:divBdr>
    </w:div>
    <w:div w:id="766657476">
      <w:marLeft w:val="480"/>
      <w:marRight w:val="0"/>
      <w:marTop w:val="0"/>
      <w:marBottom w:val="0"/>
      <w:divBdr>
        <w:top w:val="none" w:sz="0" w:space="0" w:color="auto"/>
        <w:left w:val="none" w:sz="0" w:space="0" w:color="auto"/>
        <w:bottom w:val="none" w:sz="0" w:space="0" w:color="auto"/>
        <w:right w:val="none" w:sz="0" w:space="0" w:color="auto"/>
      </w:divBdr>
    </w:div>
    <w:div w:id="766728303">
      <w:marLeft w:val="480"/>
      <w:marRight w:val="0"/>
      <w:marTop w:val="0"/>
      <w:marBottom w:val="0"/>
      <w:divBdr>
        <w:top w:val="none" w:sz="0" w:space="0" w:color="auto"/>
        <w:left w:val="none" w:sz="0" w:space="0" w:color="auto"/>
        <w:bottom w:val="none" w:sz="0" w:space="0" w:color="auto"/>
        <w:right w:val="none" w:sz="0" w:space="0" w:color="auto"/>
      </w:divBdr>
    </w:div>
    <w:div w:id="767192383">
      <w:marLeft w:val="480"/>
      <w:marRight w:val="0"/>
      <w:marTop w:val="0"/>
      <w:marBottom w:val="0"/>
      <w:divBdr>
        <w:top w:val="none" w:sz="0" w:space="0" w:color="auto"/>
        <w:left w:val="none" w:sz="0" w:space="0" w:color="auto"/>
        <w:bottom w:val="none" w:sz="0" w:space="0" w:color="auto"/>
        <w:right w:val="none" w:sz="0" w:space="0" w:color="auto"/>
      </w:divBdr>
    </w:div>
    <w:div w:id="767195250">
      <w:marLeft w:val="480"/>
      <w:marRight w:val="0"/>
      <w:marTop w:val="0"/>
      <w:marBottom w:val="0"/>
      <w:divBdr>
        <w:top w:val="none" w:sz="0" w:space="0" w:color="auto"/>
        <w:left w:val="none" w:sz="0" w:space="0" w:color="auto"/>
        <w:bottom w:val="none" w:sz="0" w:space="0" w:color="auto"/>
        <w:right w:val="none" w:sz="0" w:space="0" w:color="auto"/>
      </w:divBdr>
    </w:div>
    <w:div w:id="767308822">
      <w:marLeft w:val="480"/>
      <w:marRight w:val="0"/>
      <w:marTop w:val="0"/>
      <w:marBottom w:val="0"/>
      <w:divBdr>
        <w:top w:val="none" w:sz="0" w:space="0" w:color="auto"/>
        <w:left w:val="none" w:sz="0" w:space="0" w:color="auto"/>
        <w:bottom w:val="none" w:sz="0" w:space="0" w:color="auto"/>
        <w:right w:val="none" w:sz="0" w:space="0" w:color="auto"/>
      </w:divBdr>
    </w:div>
    <w:div w:id="768549728">
      <w:marLeft w:val="480"/>
      <w:marRight w:val="0"/>
      <w:marTop w:val="0"/>
      <w:marBottom w:val="0"/>
      <w:divBdr>
        <w:top w:val="none" w:sz="0" w:space="0" w:color="auto"/>
        <w:left w:val="none" w:sz="0" w:space="0" w:color="auto"/>
        <w:bottom w:val="none" w:sz="0" w:space="0" w:color="auto"/>
        <w:right w:val="none" w:sz="0" w:space="0" w:color="auto"/>
      </w:divBdr>
    </w:div>
    <w:div w:id="768699123">
      <w:marLeft w:val="480"/>
      <w:marRight w:val="0"/>
      <w:marTop w:val="0"/>
      <w:marBottom w:val="0"/>
      <w:divBdr>
        <w:top w:val="none" w:sz="0" w:space="0" w:color="auto"/>
        <w:left w:val="none" w:sz="0" w:space="0" w:color="auto"/>
        <w:bottom w:val="none" w:sz="0" w:space="0" w:color="auto"/>
        <w:right w:val="none" w:sz="0" w:space="0" w:color="auto"/>
      </w:divBdr>
    </w:div>
    <w:div w:id="768812639">
      <w:marLeft w:val="480"/>
      <w:marRight w:val="0"/>
      <w:marTop w:val="0"/>
      <w:marBottom w:val="0"/>
      <w:divBdr>
        <w:top w:val="none" w:sz="0" w:space="0" w:color="auto"/>
        <w:left w:val="none" w:sz="0" w:space="0" w:color="auto"/>
        <w:bottom w:val="none" w:sz="0" w:space="0" w:color="auto"/>
        <w:right w:val="none" w:sz="0" w:space="0" w:color="auto"/>
      </w:divBdr>
    </w:div>
    <w:div w:id="769009275">
      <w:marLeft w:val="480"/>
      <w:marRight w:val="0"/>
      <w:marTop w:val="0"/>
      <w:marBottom w:val="0"/>
      <w:divBdr>
        <w:top w:val="none" w:sz="0" w:space="0" w:color="auto"/>
        <w:left w:val="none" w:sz="0" w:space="0" w:color="auto"/>
        <w:bottom w:val="none" w:sz="0" w:space="0" w:color="auto"/>
        <w:right w:val="none" w:sz="0" w:space="0" w:color="auto"/>
      </w:divBdr>
    </w:div>
    <w:div w:id="769160475">
      <w:marLeft w:val="480"/>
      <w:marRight w:val="0"/>
      <w:marTop w:val="0"/>
      <w:marBottom w:val="0"/>
      <w:divBdr>
        <w:top w:val="none" w:sz="0" w:space="0" w:color="auto"/>
        <w:left w:val="none" w:sz="0" w:space="0" w:color="auto"/>
        <w:bottom w:val="none" w:sz="0" w:space="0" w:color="auto"/>
        <w:right w:val="none" w:sz="0" w:space="0" w:color="auto"/>
      </w:divBdr>
    </w:div>
    <w:div w:id="769394142">
      <w:marLeft w:val="480"/>
      <w:marRight w:val="0"/>
      <w:marTop w:val="0"/>
      <w:marBottom w:val="0"/>
      <w:divBdr>
        <w:top w:val="none" w:sz="0" w:space="0" w:color="auto"/>
        <w:left w:val="none" w:sz="0" w:space="0" w:color="auto"/>
        <w:bottom w:val="none" w:sz="0" w:space="0" w:color="auto"/>
        <w:right w:val="none" w:sz="0" w:space="0" w:color="auto"/>
      </w:divBdr>
    </w:div>
    <w:div w:id="769550274">
      <w:marLeft w:val="480"/>
      <w:marRight w:val="0"/>
      <w:marTop w:val="0"/>
      <w:marBottom w:val="0"/>
      <w:divBdr>
        <w:top w:val="none" w:sz="0" w:space="0" w:color="auto"/>
        <w:left w:val="none" w:sz="0" w:space="0" w:color="auto"/>
        <w:bottom w:val="none" w:sz="0" w:space="0" w:color="auto"/>
        <w:right w:val="none" w:sz="0" w:space="0" w:color="auto"/>
      </w:divBdr>
    </w:div>
    <w:div w:id="769667892">
      <w:marLeft w:val="480"/>
      <w:marRight w:val="0"/>
      <w:marTop w:val="0"/>
      <w:marBottom w:val="0"/>
      <w:divBdr>
        <w:top w:val="none" w:sz="0" w:space="0" w:color="auto"/>
        <w:left w:val="none" w:sz="0" w:space="0" w:color="auto"/>
        <w:bottom w:val="none" w:sz="0" w:space="0" w:color="auto"/>
        <w:right w:val="none" w:sz="0" w:space="0" w:color="auto"/>
      </w:divBdr>
    </w:div>
    <w:div w:id="769815309">
      <w:marLeft w:val="480"/>
      <w:marRight w:val="0"/>
      <w:marTop w:val="0"/>
      <w:marBottom w:val="0"/>
      <w:divBdr>
        <w:top w:val="none" w:sz="0" w:space="0" w:color="auto"/>
        <w:left w:val="none" w:sz="0" w:space="0" w:color="auto"/>
        <w:bottom w:val="none" w:sz="0" w:space="0" w:color="auto"/>
        <w:right w:val="none" w:sz="0" w:space="0" w:color="auto"/>
      </w:divBdr>
    </w:div>
    <w:div w:id="770010869">
      <w:marLeft w:val="480"/>
      <w:marRight w:val="0"/>
      <w:marTop w:val="0"/>
      <w:marBottom w:val="0"/>
      <w:divBdr>
        <w:top w:val="none" w:sz="0" w:space="0" w:color="auto"/>
        <w:left w:val="none" w:sz="0" w:space="0" w:color="auto"/>
        <w:bottom w:val="none" w:sz="0" w:space="0" w:color="auto"/>
        <w:right w:val="none" w:sz="0" w:space="0" w:color="auto"/>
      </w:divBdr>
    </w:div>
    <w:div w:id="770784386">
      <w:marLeft w:val="480"/>
      <w:marRight w:val="0"/>
      <w:marTop w:val="0"/>
      <w:marBottom w:val="0"/>
      <w:divBdr>
        <w:top w:val="none" w:sz="0" w:space="0" w:color="auto"/>
        <w:left w:val="none" w:sz="0" w:space="0" w:color="auto"/>
        <w:bottom w:val="none" w:sz="0" w:space="0" w:color="auto"/>
        <w:right w:val="none" w:sz="0" w:space="0" w:color="auto"/>
      </w:divBdr>
    </w:div>
    <w:div w:id="770854673">
      <w:marLeft w:val="480"/>
      <w:marRight w:val="0"/>
      <w:marTop w:val="0"/>
      <w:marBottom w:val="0"/>
      <w:divBdr>
        <w:top w:val="none" w:sz="0" w:space="0" w:color="auto"/>
        <w:left w:val="none" w:sz="0" w:space="0" w:color="auto"/>
        <w:bottom w:val="none" w:sz="0" w:space="0" w:color="auto"/>
        <w:right w:val="none" w:sz="0" w:space="0" w:color="auto"/>
      </w:divBdr>
    </w:div>
    <w:div w:id="771822082">
      <w:marLeft w:val="480"/>
      <w:marRight w:val="0"/>
      <w:marTop w:val="0"/>
      <w:marBottom w:val="0"/>
      <w:divBdr>
        <w:top w:val="none" w:sz="0" w:space="0" w:color="auto"/>
        <w:left w:val="none" w:sz="0" w:space="0" w:color="auto"/>
        <w:bottom w:val="none" w:sz="0" w:space="0" w:color="auto"/>
        <w:right w:val="none" w:sz="0" w:space="0" w:color="auto"/>
      </w:divBdr>
    </w:div>
    <w:div w:id="772280834">
      <w:marLeft w:val="480"/>
      <w:marRight w:val="0"/>
      <w:marTop w:val="0"/>
      <w:marBottom w:val="0"/>
      <w:divBdr>
        <w:top w:val="none" w:sz="0" w:space="0" w:color="auto"/>
        <w:left w:val="none" w:sz="0" w:space="0" w:color="auto"/>
        <w:bottom w:val="none" w:sz="0" w:space="0" w:color="auto"/>
        <w:right w:val="none" w:sz="0" w:space="0" w:color="auto"/>
      </w:divBdr>
    </w:div>
    <w:div w:id="772364640">
      <w:marLeft w:val="480"/>
      <w:marRight w:val="0"/>
      <w:marTop w:val="0"/>
      <w:marBottom w:val="0"/>
      <w:divBdr>
        <w:top w:val="none" w:sz="0" w:space="0" w:color="auto"/>
        <w:left w:val="none" w:sz="0" w:space="0" w:color="auto"/>
        <w:bottom w:val="none" w:sz="0" w:space="0" w:color="auto"/>
        <w:right w:val="none" w:sz="0" w:space="0" w:color="auto"/>
      </w:divBdr>
    </w:div>
    <w:div w:id="772671864">
      <w:marLeft w:val="480"/>
      <w:marRight w:val="0"/>
      <w:marTop w:val="0"/>
      <w:marBottom w:val="0"/>
      <w:divBdr>
        <w:top w:val="none" w:sz="0" w:space="0" w:color="auto"/>
        <w:left w:val="none" w:sz="0" w:space="0" w:color="auto"/>
        <w:bottom w:val="none" w:sz="0" w:space="0" w:color="auto"/>
        <w:right w:val="none" w:sz="0" w:space="0" w:color="auto"/>
      </w:divBdr>
    </w:div>
    <w:div w:id="772867846">
      <w:marLeft w:val="480"/>
      <w:marRight w:val="0"/>
      <w:marTop w:val="0"/>
      <w:marBottom w:val="0"/>
      <w:divBdr>
        <w:top w:val="none" w:sz="0" w:space="0" w:color="auto"/>
        <w:left w:val="none" w:sz="0" w:space="0" w:color="auto"/>
        <w:bottom w:val="none" w:sz="0" w:space="0" w:color="auto"/>
        <w:right w:val="none" w:sz="0" w:space="0" w:color="auto"/>
      </w:divBdr>
    </w:div>
    <w:div w:id="773205469">
      <w:marLeft w:val="480"/>
      <w:marRight w:val="0"/>
      <w:marTop w:val="0"/>
      <w:marBottom w:val="0"/>
      <w:divBdr>
        <w:top w:val="none" w:sz="0" w:space="0" w:color="auto"/>
        <w:left w:val="none" w:sz="0" w:space="0" w:color="auto"/>
        <w:bottom w:val="none" w:sz="0" w:space="0" w:color="auto"/>
        <w:right w:val="none" w:sz="0" w:space="0" w:color="auto"/>
      </w:divBdr>
    </w:div>
    <w:div w:id="773522271">
      <w:marLeft w:val="480"/>
      <w:marRight w:val="0"/>
      <w:marTop w:val="0"/>
      <w:marBottom w:val="0"/>
      <w:divBdr>
        <w:top w:val="none" w:sz="0" w:space="0" w:color="auto"/>
        <w:left w:val="none" w:sz="0" w:space="0" w:color="auto"/>
        <w:bottom w:val="none" w:sz="0" w:space="0" w:color="auto"/>
        <w:right w:val="none" w:sz="0" w:space="0" w:color="auto"/>
      </w:divBdr>
    </w:div>
    <w:div w:id="774447433">
      <w:marLeft w:val="480"/>
      <w:marRight w:val="0"/>
      <w:marTop w:val="0"/>
      <w:marBottom w:val="0"/>
      <w:divBdr>
        <w:top w:val="none" w:sz="0" w:space="0" w:color="auto"/>
        <w:left w:val="none" w:sz="0" w:space="0" w:color="auto"/>
        <w:bottom w:val="none" w:sz="0" w:space="0" w:color="auto"/>
        <w:right w:val="none" w:sz="0" w:space="0" w:color="auto"/>
      </w:divBdr>
    </w:div>
    <w:div w:id="775096579">
      <w:marLeft w:val="480"/>
      <w:marRight w:val="0"/>
      <w:marTop w:val="0"/>
      <w:marBottom w:val="0"/>
      <w:divBdr>
        <w:top w:val="none" w:sz="0" w:space="0" w:color="auto"/>
        <w:left w:val="none" w:sz="0" w:space="0" w:color="auto"/>
        <w:bottom w:val="none" w:sz="0" w:space="0" w:color="auto"/>
        <w:right w:val="none" w:sz="0" w:space="0" w:color="auto"/>
      </w:divBdr>
    </w:div>
    <w:div w:id="775098612">
      <w:marLeft w:val="480"/>
      <w:marRight w:val="0"/>
      <w:marTop w:val="0"/>
      <w:marBottom w:val="0"/>
      <w:divBdr>
        <w:top w:val="none" w:sz="0" w:space="0" w:color="auto"/>
        <w:left w:val="none" w:sz="0" w:space="0" w:color="auto"/>
        <w:bottom w:val="none" w:sz="0" w:space="0" w:color="auto"/>
        <w:right w:val="none" w:sz="0" w:space="0" w:color="auto"/>
      </w:divBdr>
    </w:div>
    <w:div w:id="775173388">
      <w:marLeft w:val="480"/>
      <w:marRight w:val="0"/>
      <w:marTop w:val="0"/>
      <w:marBottom w:val="0"/>
      <w:divBdr>
        <w:top w:val="none" w:sz="0" w:space="0" w:color="auto"/>
        <w:left w:val="none" w:sz="0" w:space="0" w:color="auto"/>
        <w:bottom w:val="none" w:sz="0" w:space="0" w:color="auto"/>
        <w:right w:val="none" w:sz="0" w:space="0" w:color="auto"/>
      </w:divBdr>
    </w:div>
    <w:div w:id="775370853">
      <w:marLeft w:val="480"/>
      <w:marRight w:val="0"/>
      <w:marTop w:val="0"/>
      <w:marBottom w:val="0"/>
      <w:divBdr>
        <w:top w:val="none" w:sz="0" w:space="0" w:color="auto"/>
        <w:left w:val="none" w:sz="0" w:space="0" w:color="auto"/>
        <w:bottom w:val="none" w:sz="0" w:space="0" w:color="auto"/>
        <w:right w:val="none" w:sz="0" w:space="0" w:color="auto"/>
      </w:divBdr>
    </w:div>
    <w:div w:id="775564851">
      <w:marLeft w:val="480"/>
      <w:marRight w:val="0"/>
      <w:marTop w:val="0"/>
      <w:marBottom w:val="0"/>
      <w:divBdr>
        <w:top w:val="none" w:sz="0" w:space="0" w:color="auto"/>
        <w:left w:val="none" w:sz="0" w:space="0" w:color="auto"/>
        <w:bottom w:val="none" w:sz="0" w:space="0" w:color="auto"/>
        <w:right w:val="none" w:sz="0" w:space="0" w:color="auto"/>
      </w:divBdr>
    </w:div>
    <w:div w:id="775708484">
      <w:marLeft w:val="480"/>
      <w:marRight w:val="0"/>
      <w:marTop w:val="0"/>
      <w:marBottom w:val="0"/>
      <w:divBdr>
        <w:top w:val="none" w:sz="0" w:space="0" w:color="auto"/>
        <w:left w:val="none" w:sz="0" w:space="0" w:color="auto"/>
        <w:bottom w:val="none" w:sz="0" w:space="0" w:color="auto"/>
        <w:right w:val="none" w:sz="0" w:space="0" w:color="auto"/>
      </w:divBdr>
    </w:div>
    <w:div w:id="775827340">
      <w:marLeft w:val="480"/>
      <w:marRight w:val="0"/>
      <w:marTop w:val="0"/>
      <w:marBottom w:val="0"/>
      <w:divBdr>
        <w:top w:val="none" w:sz="0" w:space="0" w:color="auto"/>
        <w:left w:val="none" w:sz="0" w:space="0" w:color="auto"/>
        <w:bottom w:val="none" w:sz="0" w:space="0" w:color="auto"/>
        <w:right w:val="none" w:sz="0" w:space="0" w:color="auto"/>
      </w:divBdr>
    </w:div>
    <w:div w:id="776412793">
      <w:marLeft w:val="480"/>
      <w:marRight w:val="0"/>
      <w:marTop w:val="0"/>
      <w:marBottom w:val="0"/>
      <w:divBdr>
        <w:top w:val="none" w:sz="0" w:space="0" w:color="auto"/>
        <w:left w:val="none" w:sz="0" w:space="0" w:color="auto"/>
        <w:bottom w:val="none" w:sz="0" w:space="0" w:color="auto"/>
        <w:right w:val="none" w:sz="0" w:space="0" w:color="auto"/>
      </w:divBdr>
    </w:div>
    <w:div w:id="776949322">
      <w:marLeft w:val="480"/>
      <w:marRight w:val="0"/>
      <w:marTop w:val="0"/>
      <w:marBottom w:val="0"/>
      <w:divBdr>
        <w:top w:val="none" w:sz="0" w:space="0" w:color="auto"/>
        <w:left w:val="none" w:sz="0" w:space="0" w:color="auto"/>
        <w:bottom w:val="none" w:sz="0" w:space="0" w:color="auto"/>
        <w:right w:val="none" w:sz="0" w:space="0" w:color="auto"/>
      </w:divBdr>
    </w:div>
    <w:div w:id="778111259">
      <w:marLeft w:val="480"/>
      <w:marRight w:val="0"/>
      <w:marTop w:val="0"/>
      <w:marBottom w:val="0"/>
      <w:divBdr>
        <w:top w:val="none" w:sz="0" w:space="0" w:color="auto"/>
        <w:left w:val="none" w:sz="0" w:space="0" w:color="auto"/>
        <w:bottom w:val="none" w:sz="0" w:space="0" w:color="auto"/>
        <w:right w:val="none" w:sz="0" w:space="0" w:color="auto"/>
      </w:divBdr>
    </w:div>
    <w:div w:id="778184380">
      <w:marLeft w:val="480"/>
      <w:marRight w:val="0"/>
      <w:marTop w:val="0"/>
      <w:marBottom w:val="0"/>
      <w:divBdr>
        <w:top w:val="none" w:sz="0" w:space="0" w:color="auto"/>
        <w:left w:val="none" w:sz="0" w:space="0" w:color="auto"/>
        <w:bottom w:val="none" w:sz="0" w:space="0" w:color="auto"/>
        <w:right w:val="none" w:sz="0" w:space="0" w:color="auto"/>
      </w:divBdr>
    </w:div>
    <w:div w:id="778260971">
      <w:marLeft w:val="480"/>
      <w:marRight w:val="0"/>
      <w:marTop w:val="0"/>
      <w:marBottom w:val="0"/>
      <w:divBdr>
        <w:top w:val="none" w:sz="0" w:space="0" w:color="auto"/>
        <w:left w:val="none" w:sz="0" w:space="0" w:color="auto"/>
        <w:bottom w:val="none" w:sz="0" w:space="0" w:color="auto"/>
        <w:right w:val="none" w:sz="0" w:space="0" w:color="auto"/>
      </w:divBdr>
    </w:div>
    <w:div w:id="778333467">
      <w:marLeft w:val="480"/>
      <w:marRight w:val="0"/>
      <w:marTop w:val="0"/>
      <w:marBottom w:val="0"/>
      <w:divBdr>
        <w:top w:val="none" w:sz="0" w:space="0" w:color="auto"/>
        <w:left w:val="none" w:sz="0" w:space="0" w:color="auto"/>
        <w:bottom w:val="none" w:sz="0" w:space="0" w:color="auto"/>
        <w:right w:val="none" w:sz="0" w:space="0" w:color="auto"/>
      </w:divBdr>
    </w:div>
    <w:div w:id="778793714">
      <w:marLeft w:val="480"/>
      <w:marRight w:val="0"/>
      <w:marTop w:val="0"/>
      <w:marBottom w:val="0"/>
      <w:divBdr>
        <w:top w:val="none" w:sz="0" w:space="0" w:color="auto"/>
        <w:left w:val="none" w:sz="0" w:space="0" w:color="auto"/>
        <w:bottom w:val="none" w:sz="0" w:space="0" w:color="auto"/>
        <w:right w:val="none" w:sz="0" w:space="0" w:color="auto"/>
      </w:divBdr>
    </w:div>
    <w:div w:id="778988026">
      <w:marLeft w:val="480"/>
      <w:marRight w:val="0"/>
      <w:marTop w:val="0"/>
      <w:marBottom w:val="0"/>
      <w:divBdr>
        <w:top w:val="none" w:sz="0" w:space="0" w:color="auto"/>
        <w:left w:val="none" w:sz="0" w:space="0" w:color="auto"/>
        <w:bottom w:val="none" w:sz="0" w:space="0" w:color="auto"/>
        <w:right w:val="none" w:sz="0" w:space="0" w:color="auto"/>
      </w:divBdr>
    </w:div>
    <w:div w:id="779036249">
      <w:marLeft w:val="480"/>
      <w:marRight w:val="0"/>
      <w:marTop w:val="0"/>
      <w:marBottom w:val="0"/>
      <w:divBdr>
        <w:top w:val="none" w:sz="0" w:space="0" w:color="auto"/>
        <w:left w:val="none" w:sz="0" w:space="0" w:color="auto"/>
        <w:bottom w:val="none" w:sz="0" w:space="0" w:color="auto"/>
        <w:right w:val="none" w:sz="0" w:space="0" w:color="auto"/>
      </w:divBdr>
    </w:div>
    <w:div w:id="779767126">
      <w:marLeft w:val="480"/>
      <w:marRight w:val="0"/>
      <w:marTop w:val="0"/>
      <w:marBottom w:val="0"/>
      <w:divBdr>
        <w:top w:val="none" w:sz="0" w:space="0" w:color="auto"/>
        <w:left w:val="none" w:sz="0" w:space="0" w:color="auto"/>
        <w:bottom w:val="none" w:sz="0" w:space="0" w:color="auto"/>
        <w:right w:val="none" w:sz="0" w:space="0" w:color="auto"/>
      </w:divBdr>
    </w:div>
    <w:div w:id="779878815">
      <w:marLeft w:val="480"/>
      <w:marRight w:val="0"/>
      <w:marTop w:val="0"/>
      <w:marBottom w:val="0"/>
      <w:divBdr>
        <w:top w:val="none" w:sz="0" w:space="0" w:color="auto"/>
        <w:left w:val="none" w:sz="0" w:space="0" w:color="auto"/>
        <w:bottom w:val="none" w:sz="0" w:space="0" w:color="auto"/>
        <w:right w:val="none" w:sz="0" w:space="0" w:color="auto"/>
      </w:divBdr>
    </w:div>
    <w:div w:id="779953097">
      <w:marLeft w:val="480"/>
      <w:marRight w:val="0"/>
      <w:marTop w:val="0"/>
      <w:marBottom w:val="0"/>
      <w:divBdr>
        <w:top w:val="none" w:sz="0" w:space="0" w:color="auto"/>
        <w:left w:val="none" w:sz="0" w:space="0" w:color="auto"/>
        <w:bottom w:val="none" w:sz="0" w:space="0" w:color="auto"/>
        <w:right w:val="none" w:sz="0" w:space="0" w:color="auto"/>
      </w:divBdr>
    </w:div>
    <w:div w:id="780564335">
      <w:marLeft w:val="480"/>
      <w:marRight w:val="0"/>
      <w:marTop w:val="0"/>
      <w:marBottom w:val="0"/>
      <w:divBdr>
        <w:top w:val="none" w:sz="0" w:space="0" w:color="auto"/>
        <w:left w:val="none" w:sz="0" w:space="0" w:color="auto"/>
        <w:bottom w:val="none" w:sz="0" w:space="0" w:color="auto"/>
        <w:right w:val="none" w:sz="0" w:space="0" w:color="auto"/>
      </w:divBdr>
    </w:div>
    <w:div w:id="780875138">
      <w:marLeft w:val="480"/>
      <w:marRight w:val="0"/>
      <w:marTop w:val="0"/>
      <w:marBottom w:val="0"/>
      <w:divBdr>
        <w:top w:val="none" w:sz="0" w:space="0" w:color="auto"/>
        <w:left w:val="none" w:sz="0" w:space="0" w:color="auto"/>
        <w:bottom w:val="none" w:sz="0" w:space="0" w:color="auto"/>
        <w:right w:val="none" w:sz="0" w:space="0" w:color="auto"/>
      </w:divBdr>
    </w:div>
    <w:div w:id="782071431">
      <w:marLeft w:val="480"/>
      <w:marRight w:val="0"/>
      <w:marTop w:val="0"/>
      <w:marBottom w:val="0"/>
      <w:divBdr>
        <w:top w:val="none" w:sz="0" w:space="0" w:color="auto"/>
        <w:left w:val="none" w:sz="0" w:space="0" w:color="auto"/>
        <w:bottom w:val="none" w:sz="0" w:space="0" w:color="auto"/>
        <w:right w:val="none" w:sz="0" w:space="0" w:color="auto"/>
      </w:divBdr>
    </w:div>
    <w:div w:id="782505448">
      <w:marLeft w:val="480"/>
      <w:marRight w:val="0"/>
      <w:marTop w:val="0"/>
      <w:marBottom w:val="0"/>
      <w:divBdr>
        <w:top w:val="none" w:sz="0" w:space="0" w:color="auto"/>
        <w:left w:val="none" w:sz="0" w:space="0" w:color="auto"/>
        <w:bottom w:val="none" w:sz="0" w:space="0" w:color="auto"/>
        <w:right w:val="none" w:sz="0" w:space="0" w:color="auto"/>
      </w:divBdr>
    </w:div>
    <w:div w:id="782773393">
      <w:marLeft w:val="480"/>
      <w:marRight w:val="0"/>
      <w:marTop w:val="0"/>
      <w:marBottom w:val="0"/>
      <w:divBdr>
        <w:top w:val="none" w:sz="0" w:space="0" w:color="auto"/>
        <w:left w:val="none" w:sz="0" w:space="0" w:color="auto"/>
        <w:bottom w:val="none" w:sz="0" w:space="0" w:color="auto"/>
        <w:right w:val="none" w:sz="0" w:space="0" w:color="auto"/>
      </w:divBdr>
    </w:div>
    <w:div w:id="783502795">
      <w:marLeft w:val="480"/>
      <w:marRight w:val="0"/>
      <w:marTop w:val="0"/>
      <w:marBottom w:val="0"/>
      <w:divBdr>
        <w:top w:val="none" w:sz="0" w:space="0" w:color="auto"/>
        <w:left w:val="none" w:sz="0" w:space="0" w:color="auto"/>
        <w:bottom w:val="none" w:sz="0" w:space="0" w:color="auto"/>
        <w:right w:val="none" w:sz="0" w:space="0" w:color="auto"/>
      </w:divBdr>
    </w:div>
    <w:div w:id="783966011">
      <w:marLeft w:val="480"/>
      <w:marRight w:val="0"/>
      <w:marTop w:val="0"/>
      <w:marBottom w:val="0"/>
      <w:divBdr>
        <w:top w:val="none" w:sz="0" w:space="0" w:color="auto"/>
        <w:left w:val="none" w:sz="0" w:space="0" w:color="auto"/>
        <w:bottom w:val="none" w:sz="0" w:space="0" w:color="auto"/>
        <w:right w:val="none" w:sz="0" w:space="0" w:color="auto"/>
      </w:divBdr>
    </w:div>
    <w:div w:id="784152717">
      <w:marLeft w:val="480"/>
      <w:marRight w:val="0"/>
      <w:marTop w:val="0"/>
      <w:marBottom w:val="0"/>
      <w:divBdr>
        <w:top w:val="none" w:sz="0" w:space="0" w:color="auto"/>
        <w:left w:val="none" w:sz="0" w:space="0" w:color="auto"/>
        <w:bottom w:val="none" w:sz="0" w:space="0" w:color="auto"/>
        <w:right w:val="none" w:sz="0" w:space="0" w:color="auto"/>
      </w:divBdr>
    </w:div>
    <w:div w:id="784274050">
      <w:marLeft w:val="480"/>
      <w:marRight w:val="0"/>
      <w:marTop w:val="0"/>
      <w:marBottom w:val="0"/>
      <w:divBdr>
        <w:top w:val="none" w:sz="0" w:space="0" w:color="auto"/>
        <w:left w:val="none" w:sz="0" w:space="0" w:color="auto"/>
        <w:bottom w:val="none" w:sz="0" w:space="0" w:color="auto"/>
        <w:right w:val="none" w:sz="0" w:space="0" w:color="auto"/>
      </w:divBdr>
    </w:div>
    <w:div w:id="784420112">
      <w:marLeft w:val="480"/>
      <w:marRight w:val="0"/>
      <w:marTop w:val="0"/>
      <w:marBottom w:val="0"/>
      <w:divBdr>
        <w:top w:val="none" w:sz="0" w:space="0" w:color="auto"/>
        <w:left w:val="none" w:sz="0" w:space="0" w:color="auto"/>
        <w:bottom w:val="none" w:sz="0" w:space="0" w:color="auto"/>
        <w:right w:val="none" w:sz="0" w:space="0" w:color="auto"/>
      </w:divBdr>
    </w:div>
    <w:div w:id="784689368">
      <w:marLeft w:val="480"/>
      <w:marRight w:val="0"/>
      <w:marTop w:val="0"/>
      <w:marBottom w:val="0"/>
      <w:divBdr>
        <w:top w:val="none" w:sz="0" w:space="0" w:color="auto"/>
        <w:left w:val="none" w:sz="0" w:space="0" w:color="auto"/>
        <w:bottom w:val="none" w:sz="0" w:space="0" w:color="auto"/>
        <w:right w:val="none" w:sz="0" w:space="0" w:color="auto"/>
      </w:divBdr>
    </w:div>
    <w:div w:id="785386414">
      <w:marLeft w:val="480"/>
      <w:marRight w:val="0"/>
      <w:marTop w:val="0"/>
      <w:marBottom w:val="0"/>
      <w:divBdr>
        <w:top w:val="none" w:sz="0" w:space="0" w:color="auto"/>
        <w:left w:val="none" w:sz="0" w:space="0" w:color="auto"/>
        <w:bottom w:val="none" w:sz="0" w:space="0" w:color="auto"/>
        <w:right w:val="none" w:sz="0" w:space="0" w:color="auto"/>
      </w:divBdr>
    </w:div>
    <w:div w:id="785854376">
      <w:marLeft w:val="480"/>
      <w:marRight w:val="0"/>
      <w:marTop w:val="0"/>
      <w:marBottom w:val="0"/>
      <w:divBdr>
        <w:top w:val="none" w:sz="0" w:space="0" w:color="auto"/>
        <w:left w:val="none" w:sz="0" w:space="0" w:color="auto"/>
        <w:bottom w:val="none" w:sz="0" w:space="0" w:color="auto"/>
        <w:right w:val="none" w:sz="0" w:space="0" w:color="auto"/>
      </w:divBdr>
    </w:div>
    <w:div w:id="786124640">
      <w:marLeft w:val="480"/>
      <w:marRight w:val="0"/>
      <w:marTop w:val="0"/>
      <w:marBottom w:val="0"/>
      <w:divBdr>
        <w:top w:val="none" w:sz="0" w:space="0" w:color="auto"/>
        <w:left w:val="none" w:sz="0" w:space="0" w:color="auto"/>
        <w:bottom w:val="none" w:sz="0" w:space="0" w:color="auto"/>
        <w:right w:val="none" w:sz="0" w:space="0" w:color="auto"/>
      </w:divBdr>
    </w:div>
    <w:div w:id="786582086">
      <w:marLeft w:val="480"/>
      <w:marRight w:val="0"/>
      <w:marTop w:val="0"/>
      <w:marBottom w:val="0"/>
      <w:divBdr>
        <w:top w:val="none" w:sz="0" w:space="0" w:color="auto"/>
        <w:left w:val="none" w:sz="0" w:space="0" w:color="auto"/>
        <w:bottom w:val="none" w:sz="0" w:space="0" w:color="auto"/>
        <w:right w:val="none" w:sz="0" w:space="0" w:color="auto"/>
      </w:divBdr>
    </w:div>
    <w:div w:id="786585438">
      <w:marLeft w:val="480"/>
      <w:marRight w:val="0"/>
      <w:marTop w:val="0"/>
      <w:marBottom w:val="0"/>
      <w:divBdr>
        <w:top w:val="none" w:sz="0" w:space="0" w:color="auto"/>
        <w:left w:val="none" w:sz="0" w:space="0" w:color="auto"/>
        <w:bottom w:val="none" w:sz="0" w:space="0" w:color="auto"/>
        <w:right w:val="none" w:sz="0" w:space="0" w:color="auto"/>
      </w:divBdr>
    </w:div>
    <w:div w:id="787314387">
      <w:marLeft w:val="480"/>
      <w:marRight w:val="0"/>
      <w:marTop w:val="0"/>
      <w:marBottom w:val="0"/>
      <w:divBdr>
        <w:top w:val="none" w:sz="0" w:space="0" w:color="auto"/>
        <w:left w:val="none" w:sz="0" w:space="0" w:color="auto"/>
        <w:bottom w:val="none" w:sz="0" w:space="0" w:color="auto"/>
        <w:right w:val="none" w:sz="0" w:space="0" w:color="auto"/>
      </w:divBdr>
    </w:div>
    <w:div w:id="787891177">
      <w:marLeft w:val="480"/>
      <w:marRight w:val="0"/>
      <w:marTop w:val="0"/>
      <w:marBottom w:val="0"/>
      <w:divBdr>
        <w:top w:val="none" w:sz="0" w:space="0" w:color="auto"/>
        <w:left w:val="none" w:sz="0" w:space="0" w:color="auto"/>
        <w:bottom w:val="none" w:sz="0" w:space="0" w:color="auto"/>
        <w:right w:val="none" w:sz="0" w:space="0" w:color="auto"/>
      </w:divBdr>
    </w:div>
    <w:div w:id="787893511">
      <w:marLeft w:val="480"/>
      <w:marRight w:val="0"/>
      <w:marTop w:val="0"/>
      <w:marBottom w:val="0"/>
      <w:divBdr>
        <w:top w:val="none" w:sz="0" w:space="0" w:color="auto"/>
        <w:left w:val="none" w:sz="0" w:space="0" w:color="auto"/>
        <w:bottom w:val="none" w:sz="0" w:space="0" w:color="auto"/>
        <w:right w:val="none" w:sz="0" w:space="0" w:color="auto"/>
      </w:divBdr>
    </w:div>
    <w:div w:id="788203976">
      <w:marLeft w:val="480"/>
      <w:marRight w:val="0"/>
      <w:marTop w:val="0"/>
      <w:marBottom w:val="0"/>
      <w:divBdr>
        <w:top w:val="none" w:sz="0" w:space="0" w:color="auto"/>
        <w:left w:val="none" w:sz="0" w:space="0" w:color="auto"/>
        <w:bottom w:val="none" w:sz="0" w:space="0" w:color="auto"/>
        <w:right w:val="none" w:sz="0" w:space="0" w:color="auto"/>
      </w:divBdr>
    </w:div>
    <w:div w:id="788398281">
      <w:marLeft w:val="480"/>
      <w:marRight w:val="0"/>
      <w:marTop w:val="0"/>
      <w:marBottom w:val="0"/>
      <w:divBdr>
        <w:top w:val="none" w:sz="0" w:space="0" w:color="auto"/>
        <w:left w:val="none" w:sz="0" w:space="0" w:color="auto"/>
        <w:bottom w:val="none" w:sz="0" w:space="0" w:color="auto"/>
        <w:right w:val="none" w:sz="0" w:space="0" w:color="auto"/>
      </w:divBdr>
    </w:div>
    <w:div w:id="789317813">
      <w:marLeft w:val="480"/>
      <w:marRight w:val="0"/>
      <w:marTop w:val="0"/>
      <w:marBottom w:val="0"/>
      <w:divBdr>
        <w:top w:val="none" w:sz="0" w:space="0" w:color="auto"/>
        <w:left w:val="none" w:sz="0" w:space="0" w:color="auto"/>
        <w:bottom w:val="none" w:sz="0" w:space="0" w:color="auto"/>
        <w:right w:val="none" w:sz="0" w:space="0" w:color="auto"/>
      </w:divBdr>
    </w:div>
    <w:div w:id="790636023">
      <w:marLeft w:val="480"/>
      <w:marRight w:val="0"/>
      <w:marTop w:val="0"/>
      <w:marBottom w:val="0"/>
      <w:divBdr>
        <w:top w:val="none" w:sz="0" w:space="0" w:color="auto"/>
        <w:left w:val="none" w:sz="0" w:space="0" w:color="auto"/>
        <w:bottom w:val="none" w:sz="0" w:space="0" w:color="auto"/>
        <w:right w:val="none" w:sz="0" w:space="0" w:color="auto"/>
      </w:divBdr>
    </w:div>
    <w:div w:id="790903164">
      <w:marLeft w:val="480"/>
      <w:marRight w:val="0"/>
      <w:marTop w:val="0"/>
      <w:marBottom w:val="0"/>
      <w:divBdr>
        <w:top w:val="none" w:sz="0" w:space="0" w:color="auto"/>
        <w:left w:val="none" w:sz="0" w:space="0" w:color="auto"/>
        <w:bottom w:val="none" w:sz="0" w:space="0" w:color="auto"/>
        <w:right w:val="none" w:sz="0" w:space="0" w:color="auto"/>
      </w:divBdr>
    </w:div>
    <w:div w:id="790980526">
      <w:marLeft w:val="480"/>
      <w:marRight w:val="0"/>
      <w:marTop w:val="0"/>
      <w:marBottom w:val="0"/>
      <w:divBdr>
        <w:top w:val="none" w:sz="0" w:space="0" w:color="auto"/>
        <w:left w:val="none" w:sz="0" w:space="0" w:color="auto"/>
        <w:bottom w:val="none" w:sz="0" w:space="0" w:color="auto"/>
        <w:right w:val="none" w:sz="0" w:space="0" w:color="auto"/>
      </w:divBdr>
    </w:div>
    <w:div w:id="791363720">
      <w:marLeft w:val="480"/>
      <w:marRight w:val="0"/>
      <w:marTop w:val="0"/>
      <w:marBottom w:val="0"/>
      <w:divBdr>
        <w:top w:val="none" w:sz="0" w:space="0" w:color="auto"/>
        <w:left w:val="none" w:sz="0" w:space="0" w:color="auto"/>
        <w:bottom w:val="none" w:sz="0" w:space="0" w:color="auto"/>
        <w:right w:val="none" w:sz="0" w:space="0" w:color="auto"/>
      </w:divBdr>
    </w:div>
    <w:div w:id="791479826">
      <w:marLeft w:val="480"/>
      <w:marRight w:val="0"/>
      <w:marTop w:val="0"/>
      <w:marBottom w:val="0"/>
      <w:divBdr>
        <w:top w:val="none" w:sz="0" w:space="0" w:color="auto"/>
        <w:left w:val="none" w:sz="0" w:space="0" w:color="auto"/>
        <w:bottom w:val="none" w:sz="0" w:space="0" w:color="auto"/>
        <w:right w:val="none" w:sz="0" w:space="0" w:color="auto"/>
      </w:divBdr>
    </w:div>
    <w:div w:id="791480229">
      <w:marLeft w:val="480"/>
      <w:marRight w:val="0"/>
      <w:marTop w:val="0"/>
      <w:marBottom w:val="0"/>
      <w:divBdr>
        <w:top w:val="none" w:sz="0" w:space="0" w:color="auto"/>
        <w:left w:val="none" w:sz="0" w:space="0" w:color="auto"/>
        <w:bottom w:val="none" w:sz="0" w:space="0" w:color="auto"/>
        <w:right w:val="none" w:sz="0" w:space="0" w:color="auto"/>
      </w:divBdr>
    </w:div>
    <w:div w:id="791748288">
      <w:marLeft w:val="480"/>
      <w:marRight w:val="0"/>
      <w:marTop w:val="0"/>
      <w:marBottom w:val="0"/>
      <w:divBdr>
        <w:top w:val="none" w:sz="0" w:space="0" w:color="auto"/>
        <w:left w:val="none" w:sz="0" w:space="0" w:color="auto"/>
        <w:bottom w:val="none" w:sz="0" w:space="0" w:color="auto"/>
        <w:right w:val="none" w:sz="0" w:space="0" w:color="auto"/>
      </w:divBdr>
    </w:div>
    <w:div w:id="793790842">
      <w:marLeft w:val="480"/>
      <w:marRight w:val="0"/>
      <w:marTop w:val="0"/>
      <w:marBottom w:val="0"/>
      <w:divBdr>
        <w:top w:val="none" w:sz="0" w:space="0" w:color="auto"/>
        <w:left w:val="none" w:sz="0" w:space="0" w:color="auto"/>
        <w:bottom w:val="none" w:sz="0" w:space="0" w:color="auto"/>
        <w:right w:val="none" w:sz="0" w:space="0" w:color="auto"/>
      </w:divBdr>
      <w:divsChild>
        <w:div w:id="412167278">
          <w:marLeft w:val="480"/>
          <w:marRight w:val="0"/>
          <w:marTop w:val="0"/>
          <w:marBottom w:val="0"/>
          <w:divBdr>
            <w:top w:val="none" w:sz="0" w:space="0" w:color="auto"/>
            <w:left w:val="none" w:sz="0" w:space="0" w:color="auto"/>
            <w:bottom w:val="none" w:sz="0" w:space="0" w:color="auto"/>
            <w:right w:val="none" w:sz="0" w:space="0" w:color="auto"/>
          </w:divBdr>
        </w:div>
        <w:div w:id="493836216">
          <w:marLeft w:val="480"/>
          <w:marRight w:val="0"/>
          <w:marTop w:val="0"/>
          <w:marBottom w:val="0"/>
          <w:divBdr>
            <w:top w:val="none" w:sz="0" w:space="0" w:color="auto"/>
            <w:left w:val="none" w:sz="0" w:space="0" w:color="auto"/>
            <w:bottom w:val="none" w:sz="0" w:space="0" w:color="auto"/>
            <w:right w:val="none" w:sz="0" w:space="0" w:color="auto"/>
          </w:divBdr>
        </w:div>
        <w:div w:id="617368631">
          <w:marLeft w:val="480"/>
          <w:marRight w:val="0"/>
          <w:marTop w:val="0"/>
          <w:marBottom w:val="0"/>
          <w:divBdr>
            <w:top w:val="none" w:sz="0" w:space="0" w:color="auto"/>
            <w:left w:val="none" w:sz="0" w:space="0" w:color="auto"/>
            <w:bottom w:val="none" w:sz="0" w:space="0" w:color="auto"/>
            <w:right w:val="none" w:sz="0" w:space="0" w:color="auto"/>
          </w:divBdr>
        </w:div>
        <w:div w:id="961156238">
          <w:marLeft w:val="480"/>
          <w:marRight w:val="0"/>
          <w:marTop w:val="0"/>
          <w:marBottom w:val="0"/>
          <w:divBdr>
            <w:top w:val="none" w:sz="0" w:space="0" w:color="auto"/>
            <w:left w:val="none" w:sz="0" w:space="0" w:color="auto"/>
            <w:bottom w:val="none" w:sz="0" w:space="0" w:color="auto"/>
            <w:right w:val="none" w:sz="0" w:space="0" w:color="auto"/>
          </w:divBdr>
        </w:div>
        <w:div w:id="1181318610">
          <w:marLeft w:val="480"/>
          <w:marRight w:val="0"/>
          <w:marTop w:val="0"/>
          <w:marBottom w:val="0"/>
          <w:divBdr>
            <w:top w:val="none" w:sz="0" w:space="0" w:color="auto"/>
            <w:left w:val="none" w:sz="0" w:space="0" w:color="auto"/>
            <w:bottom w:val="none" w:sz="0" w:space="0" w:color="auto"/>
            <w:right w:val="none" w:sz="0" w:space="0" w:color="auto"/>
          </w:divBdr>
        </w:div>
        <w:div w:id="1337999402">
          <w:marLeft w:val="480"/>
          <w:marRight w:val="0"/>
          <w:marTop w:val="0"/>
          <w:marBottom w:val="0"/>
          <w:divBdr>
            <w:top w:val="none" w:sz="0" w:space="0" w:color="auto"/>
            <w:left w:val="none" w:sz="0" w:space="0" w:color="auto"/>
            <w:bottom w:val="none" w:sz="0" w:space="0" w:color="auto"/>
            <w:right w:val="none" w:sz="0" w:space="0" w:color="auto"/>
          </w:divBdr>
        </w:div>
        <w:div w:id="1394934437">
          <w:marLeft w:val="480"/>
          <w:marRight w:val="0"/>
          <w:marTop w:val="0"/>
          <w:marBottom w:val="0"/>
          <w:divBdr>
            <w:top w:val="none" w:sz="0" w:space="0" w:color="auto"/>
            <w:left w:val="none" w:sz="0" w:space="0" w:color="auto"/>
            <w:bottom w:val="none" w:sz="0" w:space="0" w:color="auto"/>
            <w:right w:val="none" w:sz="0" w:space="0" w:color="auto"/>
          </w:divBdr>
        </w:div>
        <w:div w:id="1408071034">
          <w:marLeft w:val="480"/>
          <w:marRight w:val="0"/>
          <w:marTop w:val="0"/>
          <w:marBottom w:val="0"/>
          <w:divBdr>
            <w:top w:val="none" w:sz="0" w:space="0" w:color="auto"/>
            <w:left w:val="none" w:sz="0" w:space="0" w:color="auto"/>
            <w:bottom w:val="none" w:sz="0" w:space="0" w:color="auto"/>
            <w:right w:val="none" w:sz="0" w:space="0" w:color="auto"/>
          </w:divBdr>
        </w:div>
        <w:div w:id="1416246276">
          <w:marLeft w:val="480"/>
          <w:marRight w:val="0"/>
          <w:marTop w:val="0"/>
          <w:marBottom w:val="0"/>
          <w:divBdr>
            <w:top w:val="none" w:sz="0" w:space="0" w:color="auto"/>
            <w:left w:val="none" w:sz="0" w:space="0" w:color="auto"/>
            <w:bottom w:val="none" w:sz="0" w:space="0" w:color="auto"/>
            <w:right w:val="none" w:sz="0" w:space="0" w:color="auto"/>
          </w:divBdr>
        </w:div>
        <w:div w:id="1462845074">
          <w:marLeft w:val="480"/>
          <w:marRight w:val="0"/>
          <w:marTop w:val="0"/>
          <w:marBottom w:val="0"/>
          <w:divBdr>
            <w:top w:val="none" w:sz="0" w:space="0" w:color="auto"/>
            <w:left w:val="none" w:sz="0" w:space="0" w:color="auto"/>
            <w:bottom w:val="none" w:sz="0" w:space="0" w:color="auto"/>
            <w:right w:val="none" w:sz="0" w:space="0" w:color="auto"/>
          </w:divBdr>
        </w:div>
        <w:div w:id="1555896937">
          <w:marLeft w:val="480"/>
          <w:marRight w:val="0"/>
          <w:marTop w:val="0"/>
          <w:marBottom w:val="0"/>
          <w:divBdr>
            <w:top w:val="none" w:sz="0" w:space="0" w:color="auto"/>
            <w:left w:val="none" w:sz="0" w:space="0" w:color="auto"/>
            <w:bottom w:val="none" w:sz="0" w:space="0" w:color="auto"/>
            <w:right w:val="none" w:sz="0" w:space="0" w:color="auto"/>
          </w:divBdr>
        </w:div>
        <w:div w:id="1574855514">
          <w:marLeft w:val="480"/>
          <w:marRight w:val="0"/>
          <w:marTop w:val="0"/>
          <w:marBottom w:val="0"/>
          <w:divBdr>
            <w:top w:val="none" w:sz="0" w:space="0" w:color="auto"/>
            <w:left w:val="none" w:sz="0" w:space="0" w:color="auto"/>
            <w:bottom w:val="none" w:sz="0" w:space="0" w:color="auto"/>
            <w:right w:val="none" w:sz="0" w:space="0" w:color="auto"/>
          </w:divBdr>
        </w:div>
        <w:div w:id="1665548163">
          <w:marLeft w:val="480"/>
          <w:marRight w:val="0"/>
          <w:marTop w:val="0"/>
          <w:marBottom w:val="0"/>
          <w:divBdr>
            <w:top w:val="none" w:sz="0" w:space="0" w:color="auto"/>
            <w:left w:val="none" w:sz="0" w:space="0" w:color="auto"/>
            <w:bottom w:val="none" w:sz="0" w:space="0" w:color="auto"/>
            <w:right w:val="none" w:sz="0" w:space="0" w:color="auto"/>
          </w:divBdr>
        </w:div>
        <w:div w:id="1701853140">
          <w:marLeft w:val="480"/>
          <w:marRight w:val="0"/>
          <w:marTop w:val="0"/>
          <w:marBottom w:val="0"/>
          <w:divBdr>
            <w:top w:val="none" w:sz="0" w:space="0" w:color="auto"/>
            <w:left w:val="none" w:sz="0" w:space="0" w:color="auto"/>
            <w:bottom w:val="none" w:sz="0" w:space="0" w:color="auto"/>
            <w:right w:val="none" w:sz="0" w:space="0" w:color="auto"/>
          </w:divBdr>
        </w:div>
        <w:div w:id="1720132512">
          <w:marLeft w:val="480"/>
          <w:marRight w:val="0"/>
          <w:marTop w:val="0"/>
          <w:marBottom w:val="0"/>
          <w:divBdr>
            <w:top w:val="none" w:sz="0" w:space="0" w:color="auto"/>
            <w:left w:val="none" w:sz="0" w:space="0" w:color="auto"/>
            <w:bottom w:val="none" w:sz="0" w:space="0" w:color="auto"/>
            <w:right w:val="none" w:sz="0" w:space="0" w:color="auto"/>
          </w:divBdr>
        </w:div>
        <w:div w:id="1944680764">
          <w:marLeft w:val="480"/>
          <w:marRight w:val="0"/>
          <w:marTop w:val="0"/>
          <w:marBottom w:val="0"/>
          <w:divBdr>
            <w:top w:val="none" w:sz="0" w:space="0" w:color="auto"/>
            <w:left w:val="none" w:sz="0" w:space="0" w:color="auto"/>
            <w:bottom w:val="none" w:sz="0" w:space="0" w:color="auto"/>
            <w:right w:val="none" w:sz="0" w:space="0" w:color="auto"/>
          </w:divBdr>
        </w:div>
        <w:div w:id="1958022502">
          <w:marLeft w:val="480"/>
          <w:marRight w:val="0"/>
          <w:marTop w:val="0"/>
          <w:marBottom w:val="0"/>
          <w:divBdr>
            <w:top w:val="none" w:sz="0" w:space="0" w:color="auto"/>
            <w:left w:val="none" w:sz="0" w:space="0" w:color="auto"/>
            <w:bottom w:val="none" w:sz="0" w:space="0" w:color="auto"/>
            <w:right w:val="none" w:sz="0" w:space="0" w:color="auto"/>
          </w:divBdr>
        </w:div>
        <w:div w:id="2117867865">
          <w:marLeft w:val="480"/>
          <w:marRight w:val="0"/>
          <w:marTop w:val="0"/>
          <w:marBottom w:val="0"/>
          <w:divBdr>
            <w:top w:val="none" w:sz="0" w:space="0" w:color="auto"/>
            <w:left w:val="none" w:sz="0" w:space="0" w:color="auto"/>
            <w:bottom w:val="none" w:sz="0" w:space="0" w:color="auto"/>
            <w:right w:val="none" w:sz="0" w:space="0" w:color="auto"/>
          </w:divBdr>
        </w:div>
      </w:divsChild>
    </w:div>
    <w:div w:id="793793787">
      <w:marLeft w:val="480"/>
      <w:marRight w:val="0"/>
      <w:marTop w:val="0"/>
      <w:marBottom w:val="0"/>
      <w:divBdr>
        <w:top w:val="none" w:sz="0" w:space="0" w:color="auto"/>
        <w:left w:val="none" w:sz="0" w:space="0" w:color="auto"/>
        <w:bottom w:val="none" w:sz="0" w:space="0" w:color="auto"/>
        <w:right w:val="none" w:sz="0" w:space="0" w:color="auto"/>
      </w:divBdr>
    </w:div>
    <w:div w:id="794102455">
      <w:marLeft w:val="480"/>
      <w:marRight w:val="0"/>
      <w:marTop w:val="0"/>
      <w:marBottom w:val="0"/>
      <w:divBdr>
        <w:top w:val="none" w:sz="0" w:space="0" w:color="auto"/>
        <w:left w:val="none" w:sz="0" w:space="0" w:color="auto"/>
        <w:bottom w:val="none" w:sz="0" w:space="0" w:color="auto"/>
        <w:right w:val="none" w:sz="0" w:space="0" w:color="auto"/>
      </w:divBdr>
    </w:div>
    <w:div w:id="794448540">
      <w:marLeft w:val="480"/>
      <w:marRight w:val="0"/>
      <w:marTop w:val="0"/>
      <w:marBottom w:val="0"/>
      <w:divBdr>
        <w:top w:val="none" w:sz="0" w:space="0" w:color="auto"/>
        <w:left w:val="none" w:sz="0" w:space="0" w:color="auto"/>
        <w:bottom w:val="none" w:sz="0" w:space="0" w:color="auto"/>
        <w:right w:val="none" w:sz="0" w:space="0" w:color="auto"/>
      </w:divBdr>
    </w:div>
    <w:div w:id="794450291">
      <w:marLeft w:val="480"/>
      <w:marRight w:val="0"/>
      <w:marTop w:val="0"/>
      <w:marBottom w:val="0"/>
      <w:divBdr>
        <w:top w:val="none" w:sz="0" w:space="0" w:color="auto"/>
        <w:left w:val="none" w:sz="0" w:space="0" w:color="auto"/>
        <w:bottom w:val="none" w:sz="0" w:space="0" w:color="auto"/>
        <w:right w:val="none" w:sz="0" w:space="0" w:color="auto"/>
      </w:divBdr>
    </w:div>
    <w:div w:id="794712117">
      <w:marLeft w:val="480"/>
      <w:marRight w:val="0"/>
      <w:marTop w:val="0"/>
      <w:marBottom w:val="0"/>
      <w:divBdr>
        <w:top w:val="none" w:sz="0" w:space="0" w:color="auto"/>
        <w:left w:val="none" w:sz="0" w:space="0" w:color="auto"/>
        <w:bottom w:val="none" w:sz="0" w:space="0" w:color="auto"/>
        <w:right w:val="none" w:sz="0" w:space="0" w:color="auto"/>
      </w:divBdr>
    </w:div>
    <w:div w:id="794833171">
      <w:marLeft w:val="480"/>
      <w:marRight w:val="0"/>
      <w:marTop w:val="0"/>
      <w:marBottom w:val="0"/>
      <w:divBdr>
        <w:top w:val="none" w:sz="0" w:space="0" w:color="auto"/>
        <w:left w:val="none" w:sz="0" w:space="0" w:color="auto"/>
        <w:bottom w:val="none" w:sz="0" w:space="0" w:color="auto"/>
        <w:right w:val="none" w:sz="0" w:space="0" w:color="auto"/>
      </w:divBdr>
    </w:div>
    <w:div w:id="794952098">
      <w:marLeft w:val="480"/>
      <w:marRight w:val="0"/>
      <w:marTop w:val="0"/>
      <w:marBottom w:val="0"/>
      <w:divBdr>
        <w:top w:val="none" w:sz="0" w:space="0" w:color="auto"/>
        <w:left w:val="none" w:sz="0" w:space="0" w:color="auto"/>
        <w:bottom w:val="none" w:sz="0" w:space="0" w:color="auto"/>
        <w:right w:val="none" w:sz="0" w:space="0" w:color="auto"/>
      </w:divBdr>
    </w:div>
    <w:div w:id="795027278">
      <w:marLeft w:val="480"/>
      <w:marRight w:val="0"/>
      <w:marTop w:val="0"/>
      <w:marBottom w:val="0"/>
      <w:divBdr>
        <w:top w:val="none" w:sz="0" w:space="0" w:color="auto"/>
        <w:left w:val="none" w:sz="0" w:space="0" w:color="auto"/>
        <w:bottom w:val="none" w:sz="0" w:space="0" w:color="auto"/>
        <w:right w:val="none" w:sz="0" w:space="0" w:color="auto"/>
      </w:divBdr>
    </w:div>
    <w:div w:id="795215914">
      <w:marLeft w:val="480"/>
      <w:marRight w:val="0"/>
      <w:marTop w:val="0"/>
      <w:marBottom w:val="0"/>
      <w:divBdr>
        <w:top w:val="none" w:sz="0" w:space="0" w:color="auto"/>
        <w:left w:val="none" w:sz="0" w:space="0" w:color="auto"/>
        <w:bottom w:val="none" w:sz="0" w:space="0" w:color="auto"/>
        <w:right w:val="none" w:sz="0" w:space="0" w:color="auto"/>
      </w:divBdr>
    </w:div>
    <w:div w:id="795222630">
      <w:marLeft w:val="480"/>
      <w:marRight w:val="0"/>
      <w:marTop w:val="0"/>
      <w:marBottom w:val="0"/>
      <w:divBdr>
        <w:top w:val="none" w:sz="0" w:space="0" w:color="auto"/>
        <w:left w:val="none" w:sz="0" w:space="0" w:color="auto"/>
        <w:bottom w:val="none" w:sz="0" w:space="0" w:color="auto"/>
        <w:right w:val="none" w:sz="0" w:space="0" w:color="auto"/>
      </w:divBdr>
    </w:div>
    <w:div w:id="796409405">
      <w:marLeft w:val="480"/>
      <w:marRight w:val="0"/>
      <w:marTop w:val="0"/>
      <w:marBottom w:val="0"/>
      <w:divBdr>
        <w:top w:val="none" w:sz="0" w:space="0" w:color="auto"/>
        <w:left w:val="none" w:sz="0" w:space="0" w:color="auto"/>
        <w:bottom w:val="none" w:sz="0" w:space="0" w:color="auto"/>
        <w:right w:val="none" w:sz="0" w:space="0" w:color="auto"/>
      </w:divBdr>
    </w:div>
    <w:div w:id="796415298">
      <w:marLeft w:val="480"/>
      <w:marRight w:val="0"/>
      <w:marTop w:val="0"/>
      <w:marBottom w:val="0"/>
      <w:divBdr>
        <w:top w:val="none" w:sz="0" w:space="0" w:color="auto"/>
        <w:left w:val="none" w:sz="0" w:space="0" w:color="auto"/>
        <w:bottom w:val="none" w:sz="0" w:space="0" w:color="auto"/>
        <w:right w:val="none" w:sz="0" w:space="0" w:color="auto"/>
      </w:divBdr>
    </w:div>
    <w:div w:id="797063666">
      <w:marLeft w:val="480"/>
      <w:marRight w:val="0"/>
      <w:marTop w:val="0"/>
      <w:marBottom w:val="0"/>
      <w:divBdr>
        <w:top w:val="none" w:sz="0" w:space="0" w:color="auto"/>
        <w:left w:val="none" w:sz="0" w:space="0" w:color="auto"/>
        <w:bottom w:val="none" w:sz="0" w:space="0" w:color="auto"/>
        <w:right w:val="none" w:sz="0" w:space="0" w:color="auto"/>
      </w:divBdr>
    </w:div>
    <w:div w:id="797189206">
      <w:marLeft w:val="480"/>
      <w:marRight w:val="0"/>
      <w:marTop w:val="0"/>
      <w:marBottom w:val="0"/>
      <w:divBdr>
        <w:top w:val="none" w:sz="0" w:space="0" w:color="auto"/>
        <w:left w:val="none" w:sz="0" w:space="0" w:color="auto"/>
        <w:bottom w:val="none" w:sz="0" w:space="0" w:color="auto"/>
        <w:right w:val="none" w:sz="0" w:space="0" w:color="auto"/>
      </w:divBdr>
    </w:div>
    <w:div w:id="797379499">
      <w:marLeft w:val="480"/>
      <w:marRight w:val="0"/>
      <w:marTop w:val="0"/>
      <w:marBottom w:val="0"/>
      <w:divBdr>
        <w:top w:val="none" w:sz="0" w:space="0" w:color="auto"/>
        <w:left w:val="none" w:sz="0" w:space="0" w:color="auto"/>
        <w:bottom w:val="none" w:sz="0" w:space="0" w:color="auto"/>
        <w:right w:val="none" w:sz="0" w:space="0" w:color="auto"/>
      </w:divBdr>
    </w:div>
    <w:div w:id="797798200">
      <w:marLeft w:val="480"/>
      <w:marRight w:val="0"/>
      <w:marTop w:val="0"/>
      <w:marBottom w:val="0"/>
      <w:divBdr>
        <w:top w:val="none" w:sz="0" w:space="0" w:color="auto"/>
        <w:left w:val="none" w:sz="0" w:space="0" w:color="auto"/>
        <w:bottom w:val="none" w:sz="0" w:space="0" w:color="auto"/>
        <w:right w:val="none" w:sz="0" w:space="0" w:color="auto"/>
      </w:divBdr>
    </w:div>
    <w:div w:id="797843952">
      <w:marLeft w:val="480"/>
      <w:marRight w:val="0"/>
      <w:marTop w:val="0"/>
      <w:marBottom w:val="0"/>
      <w:divBdr>
        <w:top w:val="none" w:sz="0" w:space="0" w:color="auto"/>
        <w:left w:val="none" w:sz="0" w:space="0" w:color="auto"/>
        <w:bottom w:val="none" w:sz="0" w:space="0" w:color="auto"/>
        <w:right w:val="none" w:sz="0" w:space="0" w:color="auto"/>
      </w:divBdr>
    </w:div>
    <w:div w:id="798382753">
      <w:marLeft w:val="480"/>
      <w:marRight w:val="0"/>
      <w:marTop w:val="0"/>
      <w:marBottom w:val="0"/>
      <w:divBdr>
        <w:top w:val="none" w:sz="0" w:space="0" w:color="auto"/>
        <w:left w:val="none" w:sz="0" w:space="0" w:color="auto"/>
        <w:bottom w:val="none" w:sz="0" w:space="0" w:color="auto"/>
        <w:right w:val="none" w:sz="0" w:space="0" w:color="auto"/>
      </w:divBdr>
    </w:div>
    <w:div w:id="798457138">
      <w:marLeft w:val="480"/>
      <w:marRight w:val="0"/>
      <w:marTop w:val="0"/>
      <w:marBottom w:val="0"/>
      <w:divBdr>
        <w:top w:val="none" w:sz="0" w:space="0" w:color="auto"/>
        <w:left w:val="none" w:sz="0" w:space="0" w:color="auto"/>
        <w:bottom w:val="none" w:sz="0" w:space="0" w:color="auto"/>
        <w:right w:val="none" w:sz="0" w:space="0" w:color="auto"/>
      </w:divBdr>
    </w:div>
    <w:div w:id="798574173">
      <w:marLeft w:val="480"/>
      <w:marRight w:val="0"/>
      <w:marTop w:val="0"/>
      <w:marBottom w:val="0"/>
      <w:divBdr>
        <w:top w:val="none" w:sz="0" w:space="0" w:color="auto"/>
        <w:left w:val="none" w:sz="0" w:space="0" w:color="auto"/>
        <w:bottom w:val="none" w:sz="0" w:space="0" w:color="auto"/>
        <w:right w:val="none" w:sz="0" w:space="0" w:color="auto"/>
      </w:divBdr>
    </w:div>
    <w:div w:id="798575508">
      <w:marLeft w:val="480"/>
      <w:marRight w:val="0"/>
      <w:marTop w:val="0"/>
      <w:marBottom w:val="0"/>
      <w:divBdr>
        <w:top w:val="none" w:sz="0" w:space="0" w:color="auto"/>
        <w:left w:val="none" w:sz="0" w:space="0" w:color="auto"/>
        <w:bottom w:val="none" w:sz="0" w:space="0" w:color="auto"/>
        <w:right w:val="none" w:sz="0" w:space="0" w:color="auto"/>
      </w:divBdr>
    </w:div>
    <w:div w:id="798648951">
      <w:marLeft w:val="480"/>
      <w:marRight w:val="0"/>
      <w:marTop w:val="0"/>
      <w:marBottom w:val="0"/>
      <w:divBdr>
        <w:top w:val="none" w:sz="0" w:space="0" w:color="auto"/>
        <w:left w:val="none" w:sz="0" w:space="0" w:color="auto"/>
        <w:bottom w:val="none" w:sz="0" w:space="0" w:color="auto"/>
        <w:right w:val="none" w:sz="0" w:space="0" w:color="auto"/>
      </w:divBdr>
    </w:div>
    <w:div w:id="799111856">
      <w:marLeft w:val="480"/>
      <w:marRight w:val="0"/>
      <w:marTop w:val="0"/>
      <w:marBottom w:val="0"/>
      <w:divBdr>
        <w:top w:val="none" w:sz="0" w:space="0" w:color="auto"/>
        <w:left w:val="none" w:sz="0" w:space="0" w:color="auto"/>
        <w:bottom w:val="none" w:sz="0" w:space="0" w:color="auto"/>
        <w:right w:val="none" w:sz="0" w:space="0" w:color="auto"/>
      </w:divBdr>
    </w:div>
    <w:div w:id="799424412">
      <w:marLeft w:val="480"/>
      <w:marRight w:val="0"/>
      <w:marTop w:val="0"/>
      <w:marBottom w:val="0"/>
      <w:divBdr>
        <w:top w:val="none" w:sz="0" w:space="0" w:color="auto"/>
        <w:left w:val="none" w:sz="0" w:space="0" w:color="auto"/>
        <w:bottom w:val="none" w:sz="0" w:space="0" w:color="auto"/>
        <w:right w:val="none" w:sz="0" w:space="0" w:color="auto"/>
      </w:divBdr>
    </w:div>
    <w:div w:id="799887123">
      <w:marLeft w:val="480"/>
      <w:marRight w:val="0"/>
      <w:marTop w:val="0"/>
      <w:marBottom w:val="0"/>
      <w:divBdr>
        <w:top w:val="none" w:sz="0" w:space="0" w:color="auto"/>
        <w:left w:val="none" w:sz="0" w:space="0" w:color="auto"/>
        <w:bottom w:val="none" w:sz="0" w:space="0" w:color="auto"/>
        <w:right w:val="none" w:sz="0" w:space="0" w:color="auto"/>
      </w:divBdr>
    </w:div>
    <w:div w:id="800076320">
      <w:marLeft w:val="480"/>
      <w:marRight w:val="0"/>
      <w:marTop w:val="0"/>
      <w:marBottom w:val="0"/>
      <w:divBdr>
        <w:top w:val="none" w:sz="0" w:space="0" w:color="auto"/>
        <w:left w:val="none" w:sz="0" w:space="0" w:color="auto"/>
        <w:bottom w:val="none" w:sz="0" w:space="0" w:color="auto"/>
        <w:right w:val="none" w:sz="0" w:space="0" w:color="auto"/>
      </w:divBdr>
    </w:div>
    <w:div w:id="800535093">
      <w:marLeft w:val="480"/>
      <w:marRight w:val="0"/>
      <w:marTop w:val="0"/>
      <w:marBottom w:val="0"/>
      <w:divBdr>
        <w:top w:val="none" w:sz="0" w:space="0" w:color="auto"/>
        <w:left w:val="none" w:sz="0" w:space="0" w:color="auto"/>
        <w:bottom w:val="none" w:sz="0" w:space="0" w:color="auto"/>
        <w:right w:val="none" w:sz="0" w:space="0" w:color="auto"/>
      </w:divBdr>
    </w:div>
    <w:div w:id="801267537">
      <w:marLeft w:val="480"/>
      <w:marRight w:val="0"/>
      <w:marTop w:val="0"/>
      <w:marBottom w:val="0"/>
      <w:divBdr>
        <w:top w:val="none" w:sz="0" w:space="0" w:color="auto"/>
        <w:left w:val="none" w:sz="0" w:space="0" w:color="auto"/>
        <w:bottom w:val="none" w:sz="0" w:space="0" w:color="auto"/>
        <w:right w:val="none" w:sz="0" w:space="0" w:color="auto"/>
      </w:divBdr>
    </w:div>
    <w:div w:id="801770884">
      <w:marLeft w:val="480"/>
      <w:marRight w:val="0"/>
      <w:marTop w:val="0"/>
      <w:marBottom w:val="0"/>
      <w:divBdr>
        <w:top w:val="none" w:sz="0" w:space="0" w:color="auto"/>
        <w:left w:val="none" w:sz="0" w:space="0" w:color="auto"/>
        <w:bottom w:val="none" w:sz="0" w:space="0" w:color="auto"/>
        <w:right w:val="none" w:sz="0" w:space="0" w:color="auto"/>
      </w:divBdr>
    </w:div>
    <w:div w:id="802309801">
      <w:marLeft w:val="480"/>
      <w:marRight w:val="0"/>
      <w:marTop w:val="0"/>
      <w:marBottom w:val="0"/>
      <w:divBdr>
        <w:top w:val="none" w:sz="0" w:space="0" w:color="auto"/>
        <w:left w:val="none" w:sz="0" w:space="0" w:color="auto"/>
        <w:bottom w:val="none" w:sz="0" w:space="0" w:color="auto"/>
        <w:right w:val="none" w:sz="0" w:space="0" w:color="auto"/>
      </w:divBdr>
    </w:div>
    <w:div w:id="802506245">
      <w:marLeft w:val="480"/>
      <w:marRight w:val="0"/>
      <w:marTop w:val="0"/>
      <w:marBottom w:val="0"/>
      <w:divBdr>
        <w:top w:val="none" w:sz="0" w:space="0" w:color="auto"/>
        <w:left w:val="none" w:sz="0" w:space="0" w:color="auto"/>
        <w:bottom w:val="none" w:sz="0" w:space="0" w:color="auto"/>
        <w:right w:val="none" w:sz="0" w:space="0" w:color="auto"/>
      </w:divBdr>
    </w:div>
    <w:div w:id="803278307">
      <w:marLeft w:val="480"/>
      <w:marRight w:val="0"/>
      <w:marTop w:val="0"/>
      <w:marBottom w:val="0"/>
      <w:divBdr>
        <w:top w:val="none" w:sz="0" w:space="0" w:color="auto"/>
        <w:left w:val="none" w:sz="0" w:space="0" w:color="auto"/>
        <w:bottom w:val="none" w:sz="0" w:space="0" w:color="auto"/>
        <w:right w:val="none" w:sz="0" w:space="0" w:color="auto"/>
      </w:divBdr>
    </w:div>
    <w:div w:id="803352570">
      <w:marLeft w:val="480"/>
      <w:marRight w:val="0"/>
      <w:marTop w:val="0"/>
      <w:marBottom w:val="0"/>
      <w:divBdr>
        <w:top w:val="none" w:sz="0" w:space="0" w:color="auto"/>
        <w:left w:val="none" w:sz="0" w:space="0" w:color="auto"/>
        <w:bottom w:val="none" w:sz="0" w:space="0" w:color="auto"/>
        <w:right w:val="none" w:sz="0" w:space="0" w:color="auto"/>
      </w:divBdr>
    </w:div>
    <w:div w:id="803818042">
      <w:marLeft w:val="480"/>
      <w:marRight w:val="0"/>
      <w:marTop w:val="0"/>
      <w:marBottom w:val="0"/>
      <w:divBdr>
        <w:top w:val="none" w:sz="0" w:space="0" w:color="auto"/>
        <w:left w:val="none" w:sz="0" w:space="0" w:color="auto"/>
        <w:bottom w:val="none" w:sz="0" w:space="0" w:color="auto"/>
        <w:right w:val="none" w:sz="0" w:space="0" w:color="auto"/>
      </w:divBdr>
    </w:div>
    <w:div w:id="804083929">
      <w:marLeft w:val="480"/>
      <w:marRight w:val="0"/>
      <w:marTop w:val="0"/>
      <w:marBottom w:val="0"/>
      <w:divBdr>
        <w:top w:val="none" w:sz="0" w:space="0" w:color="auto"/>
        <w:left w:val="none" w:sz="0" w:space="0" w:color="auto"/>
        <w:bottom w:val="none" w:sz="0" w:space="0" w:color="auto"/>
        <w:right w:val="none" w:sz="0" w:space="0" w:color="auto"/>
      </w:divBdr>
    </w:div>
    <w:div w:id="804280218">
      <w:marLeft w:val="480"/>
      <w:marRight w:val="0"/>
      <w:marTop w:val="0"/>
      <w:marBottom w:val="0"/>
      <w:divBdr>
        <w:top w:val="none" w:sz="0" w:space="0" w:color="auto"/>
        <w:left w:val="none" w:sz="0" w:space="0" w:color="auto"/>
        <w:bottom w:val="none" w:sz="0" w:space="0" w:color="auto"/>
        <w:right w:val="none" w:sz="0" w:space="0" w:color="auto"/>
      </w:divBdr>
    </w:div>
    <w:div w:id="804395563">
      <w:marLeft w:val="480"/>
      <w:marRight w:val="0"/>
      <w:marTop w:val="0"/>
      <w:marBottom w:val="0"/>
      <w:divBdr>
        <w:top w:val="none" w:sz="0" w:space="0" w:color="auto"/>
        <w:left w:val="none" w:sz="0" w:space="0" w:color="auto"/>
        <w:bottom w:val="none" w:sz="0" w:space="0" w:color="auto"/>
        <w:right w:val="none" w:sz="0" w:space="0" w:color="auto"/>
      </w:divBdr>
    </w:div>
    <w:div w:id="805246924">
      <w:marLeft w:val="480"/>
      <w:marRight w:val="0"/>
      <w:marTop w:val="0"/>
      <w:marBottom w:val="0"/>
      <w:divBdr>
        <w:top w:val="none" w:sz="0" w:space="0" w:color="auto"/>
        <w:left w:val="none" w:sz="0" w:space="0" w:color="auto"/>
        <w:bottom w:val="none" w:sz="0" w:space="0" w:color="auto"/>
        <w:right w:val="none" w:sz="0" w:space="0" w:color="auto"/>
      </w:divBdr>
    </w:div>
    <w:div w:id="805977020">
      <w:marLeft w:val="480"/>
      <w:marRight w:val="0"/>
      <w:marTop w:val="0"/>
      <w:marBottom w:val="0"/>
      <w:divBdr>
        <w:top w:val="none" w:sz="0" w:space="0" w:color="auto"/>
        <w:left w:val="none" w:sz="0" w:space="0" w:color="auto"/>
        <w:bottom w:val="none" w:sz="0" w:space="0" w:color="auto"/>
        <w:right w:val="none" w:sz="0" w:space="0" w:color="auto"/>
      </w:divBdr>
    </w:div>
    <w:div w:id="806556122">
      <w:marLeft w:val="480"/>
      <w:marRight w:val="0"/>
      <w:marTop w:val="0"/>
      <w:marBottom w:val="0"/>
      <w:divBdr>
        <w:top w:val="none" w:sz="0" w:space="0" w:color="auto"/>
        <w:left w:val="none" w:sz="0" w:space="0" w:color="auto"/>
        <w:bottom w:val="none" w:sz="0" w:space="0" w:color="auto"/>
        <w:right w:val="none" w:sz="0" w:space="0" w:color="auto"/>
      </w:divBdr>
    </w:div>
    <w:div w:id="807163929">
      <w:marLeft w:val="480"/>
      <w:marRight w:val="0"/>
      <w:marTop w:val="0"/>
      <w:marBottom w:val="0"/>
      <w:divBdr>
        <w:top w:val="none" w:sz="0" w:space="0" w:color="auto"/>
        <w:left w:val="none" w:sz="0" w:space="0" w:color="auto"/>
        <w:bottom w:val="none" w:sz="0" w:space="0" w:color="auto"/>
        <w:right w:val="none" w:sz="0" w:space="0" w:color="auto"/>
      </w:divBdr>
    </w:div>
    <w:div w:id="807356711">
      <w:marLeft w:val="480"/>
      <w:marRight w:val="0"/>
      <w:marTop w:val="0"/>
      <w:marBottom w:val="0"/>
      <w:divBdr>
        <w:top w:val="none" w:sz="0" w:space="0" w:color="auto"/>
        <w:left w:val="none" w:sz="0" w:space="0" w:color="auto"/>
        <w:bottom w:val="none" w:sz="0" w:space="0" w:color="auto"/>
        <w:right w:val="none" w:sz="0" w:space="0" w:color="auto"/>
      </w:divBdr>
    </w:div>
    <w:div w:id="807474526">
      <w:marLeft w:val="480"/>
      <w:marRight w:val="0"/>
      <w:marTop w:val="0"/>
      <w:marBottom w:val="0"/>
      <w:divBdr>
        <w:top w:val="none" w:sz="0" w:space="0" w:color="auto"/>
        <w:left w:val="none" w:sz="0" w:space="0" w:color="auto"/>
        <w:bottom w:val="none" w:sz="0" w:space="0" w:color="auto"/>
        <w:right w:val="none" w:sz="0" w:space="0" w:color="auto"/>
      </w:divBdr>
    </w:div>
    <w:div w:id="807825797">
      <w:marLeft w:val="480"/>
      <w:marRight w:val="0"/>
      <w:marTop w:val="0"/>
      <w:marBottom w:val="0"/>
      <w:divBdr>
        <w:top w:val="none" w:sz="0" w:space="0" w:color="auto"/>
        <w:left w:val="none" w:sz="0" w:space="0" w:color="auto"/>
        <w:bottom w:val="none" w:sz="0" w:space="0" w:color="auto"/>
        <w:right w:val="none" w:sz="0" w:space="0" w:color="auto"/>
      </w:divBdr>
    </w:div>
    <w:div w:id="808743764">
      <w:marLeft w:val="480"/>
      <w:marRight w:val="0"/>
      <w:marTop w:val="0"/>
      <w:marBottom w:val="0"/>
      <w:divBdr>
        <w:top w:val="none" w:sz="0" w:space="0" w:color="auto"/>
        <w:left w:val="none" w:sz="0" w:space="0" w:color="auto"/>
        <w:bottom w:val="none" w:sz="0" w:space="0" w:color="auto"/>
        <w:right w:val="none" w:sz="0" w:space="0" w:color="auto"/>
      </w:divBdr>
    </w:div>
    <w:div w:id="809372230">
      <w:marLeft w:val="480"/>
      <w:marRight w:val="0"/>
      <w:marTop w:val="0"/>
      <w:marBottom w:val="0"/>
      <w:divBdr>
        <w:top w:val="none" w:sz="0" w:space="0" w:color="auto"/>
        <w:left w:val="none" w:sz="0" w:space="0" w:color="auto"/>
        <w:bottom w:val="none" w:sz="0" w:space="0" w:color="auto"/>
        <w:right w:val="none" w:sz="0" w:space="0" w:color="auto"/>
      </w:divBdr>
    </w:div>
    <w:div w:id="809594132">
      <w:marLeft w:val="480"/>
      <w:marRight w:val="0"/>
      <w:marTop w:val="0"/>
      <w:marBottom w:val="0"/>
      <w:divBdr>
        <w:top w:val="none" w:sz="0" w:space="0" w:color="auto"/>
        <w:left w:val="none" w:sz="0" w:space="0" w:color="auto"/>
        <w:bottom w:val="none" w:sz="0" w:space="0" w:color="auto"/>
        <w:right w:val="none" w:sz="0" w:space="0" w:color="auto"/>
      </w:divBdr>
    </w:div>
    <w:div w:id="810634428">
      <w:marLeft w:val="480"/>
      <w:marRight w:val="0"/>
      <w:marTop w:val="0"/>
      <w:marBottom w:val="0"/>
      <w:divBdr>
        <w:top w:val="none" w:sz="0" w:space="0" w:color="auto"/>
        <w:left w:val="none" w:sz="0" w:space="0" w:color="auto"/>
        <w:bottom w:val="none" w:sz="0" w:space="0" w:color="auto"/>
        <w:right w:val="none" w:sz="0" w:space="0" w:color="auto"/>
      </w:divBdr>
    </w:div>
    <w:div w:id="811024724">
      <w:marLeft w:val="480"/>
      <w:marRight w:val="0"/>
      <w:marTop w:val="0"/>
      <w:marBottom w:val="0"/>
      <w:divBdr>
        <w:top w:val="none" w:sz="0" w:space="0" w:color="auto"/>
        <w:left w:val="none" w:sz="0" w:space="0" w:color="auto"/>
        <w:bottom w:val="none" w:sz="0" w:space="0" w:color="auto"/>
        <w:right w:val="none" w:sz="0" w:space="0" w:color="auto"/>
      </w:divBdr>
    </w:div>
    <w:div w:id="811291308">
      <w:marLeft w:val="480"/>
      <w:marRight w:val="0"/>
      <w:marTop w:val="0"/>
      <w:marBottom w:val="0"/>
      <w:divBdr>
        <w:top w:val="none" w:sz="0" w:space="0" w:color="auto"/>
        <w:left w:val="none" w:sz="0" w:space="0" w:color="auto"/>
        <w:bottom w:val="none" w:sz="0" w:space="0" w:color="auto"/>
        <w:right w:val="none" w:sz="0" w:space="0" w:color="auto"/>
      </w:divBdr>
    </w:div>
    <w:div w:id="811336291">
      <w:marLeft w:val="480"/>
      <w:marRight w:val="0"/>
      <w:marTop w:val="0"/>
      <w:marBottom w:val="0"/>
      <w:divBdr>
        <w:top w:val="none" w:sz="0" w:space="0" w:color="auto"/>
        <w:left w:val="none" w:sz="0" w:space="0" w:color="auto"/>
        <w:bottom w:val="none" w:sz="0" w:space="0" w:color="auto"/>
        <w:right w:val="none" w:sz="0" w:space="0" w:color="auto"/>
      </w:divBdr>
    </w:div>
    <w:div w:id="811403814">
      <w:marLeft w:val="480"/>
      <w:marRight w:val="0"/>
      <w:marTop w:val="0"/>
      <w:marBottom w:val="0"/>
      <w:divBdr>
        <w:top w:val="none" w:sz="0" w:space="0" w:color="auto"/>
        <w:left w:val="none" w:sz="0" w:space="0" w:color="auto"/>
        <w:bottom w:val="none" w:sz="0" w:space="0" w:color="auto"/>
        <w:right w:val="none" w:sz="0" w:space="0" w:color="auto"/>
      </w:divBdr>
    </w:div>
    <w:div w:id="811602211">
      <w:marLeft w:val="480"/>
      <w:marRight w:val="0"/>
      <w:marTop w:val="0"/>
      <w:marBottom w:val="0"/>
      <w:divBdr>
        <w:top w:val="none" w:sz="0" w:space="0" w:color="auto"/>
        <w:left w:val="none" w:sz="0" w:space="0" w:color="auto"/>
        <w:bottom w:val="none" w:sz="0" w:space="0" w:color="auto"/>
        <w:right w:val="none" w:sz="0" w:space="0" w:color="auto"/>
      </w:divBdr>
    </w:div>
    <w:div w:id="813595956">
      <w:marLeft w:val="480"/>
      <w:marRight w:val="0"/>
      <w:marTop w:val="0"/>
      <w:marBottom w:val="0"/>
      <w:divBdr>
        <w:top w:val="none" w:sz="0" w:space="0" w:color="auto"/>
        <w:left w:val="none" w:sz="0" w:space="0" w:color="auto"/>
        <w:bottom w:val="none" w:sz="0" w:space="0" w:color="auto"/>
        <w:right w:val="none" w:sz="0" w:space="0" w:color="auto"/>
      </w:divBdr>
    </w:div>
    <w:div w:id="813957157">
      <w:marLeft w:val="480"/>
      <w:marRight w:val="0"/>
      <w:marTop w:val="0"/>
      <w:marBottom w:val="0"/>
      <w:divBdr>
        <w:top w:val="none" w:sz="0" w:space="0" w:color="auto"/>
        <w:left w:val="none" w:sz="0" w:space="0" w:color="auto"/>
        <w:bottom w:val="none" w:sz="0" w:space="0" w:color="auto"/>
        <w:right w:val="none" w:sz="0" w:space="0" w:color="auto"/>
      </w:divBdr>
    </w:div>
    <w:div w:id="813984824">
      <w:marLeft w:val="480"/>
      <w:marRight w:val="0"/>
      <w:marTop w:val="0"/>
      <w:marBottom w:val="0"/>
      <w:divBdr>
        <w:top w:val="none" w:sz="0" w:space="0" w:color="auto"/>
        <w:left w:val="none" w:sz="0" w:space="0" w:color="auto"/>
        <w:bottom w:val="none" w:sz="0" w:space="0" w:color="auto"/>
        <w:right w:val="none" w:sz="0" w:space="0" w:color="auto"/>
      </w:divBdr>
    </w:div>
    <w:div w:id="814951853">
      <w:marLeft w:val="480"/>
      <w:marRight w:val="0"/>
      <w:marTop w:val="0"/>
      <w:marBottom w:val="0"/>
      <w:divBdr>
        <w:top w:val="none" w:sz="0" w:space="0" w:color="auto"/>
        <w:left w:val="none" w:sz="0" w:space="0" w:color="auto"/>
        <w:bottom w:val="none" w:sz="0" w:space="0" w:color="auto"/>
        <w:right w:val="none" w:sz="0" w:space="0" w:color="auto"/>
      </w:divBdr>
    </w:div>
    <w:div w:id="815797438">
      <w:marLeft w:val="480"/>
      <w:marRight w:val="0"/>
      <w:marTop w:val="0"/>
      <w:marBottom w:val="0"/>
      <w:divBdr>
        <w:top w:val="none" w:sz="0" w:space="0" w:color="auto"/>
        <w:left w:val="none" w:sz="0" w:space="0" w:color="auto"/>
        <w:bottom w:val="none" w:sz="0" w:space="0" w:color="auto"/>
        <w:right w:val="none" w:sz="0" w:space="0" w:color="auto"/>
      </w:divBdr>
    </w:div>
    <w:div w:id="816606282">
      <w:marLeft w:val="480"/>
      <w:marRight w:val="0"/>
      <w:marTop w:val="0"/>
      <w:marBottom w:val="0"/>
      <w:divBdr>
        <w:top w:val="none" w:sz="0" w:space="0" w:color="auto"/>
        <w:left w:val="none" w:sz="0" w:space="0" w:color="auto"/>
        <w:bottom w:val="none" w:sz="0" w:space="0" w:color="auto"/>
        <w:right w:val="none" w:sz="0" w:space="0" w:color="auto"/>
      </w:divBdr>
    </w:div>
    <w:div w:id="817765901">
      <w:marLeft w:val="480"/>
      <w:marRight w:val="0"/>
      <w:marTop w:val="0"/>
      <w:marBottom w:val="0"/>
      <w:divBdr>
        <w:top w:val="none" w:sz="0" w:space="0" w:color="auto"/>
        <w:left w:val="none" w:sz="0" w:space="0" w:color="auto"/>
        <w:bottom w:val="none" w:sz="0" w:space="0" w:color="auto"/>
        <w:right w:val="none" w:sz="0" w:space="0" w:color="auto"/>
      </w:divBdr>
    </w:div>
    <w:div w:id="818109750">
      <w:marLeft w:val="480"/>
      <w:marRight w:val="0"/>
      <w:marTop w:val="0"/>
      <w:marBottom w:val="0"/>
      <w:divBdr>
        <w:top w:val="none" w:sz="0" w:space="0" w:color="auto"/>
        <w:left w:val="none" w:sz="0" w:space="0" w:color="auto"/>
        <w:bottom w:val="none" w:sz="0" w:space="0" w:color="auto"/>
        <w:right w:val="none" w:sz="0" w:space="0" w:color="auto"/>
      </w:divBdr>
    </w:div>
    <w:div w:id="818427675">
      <w:marLeft w:val="480"/>
      <w:marRight w:val="0"/>
      <w:marTop w:val="0"/>
      <w:marBottom w:val="0"/>
      <w:divBdr>
        <w:top w:val="none" w:sz="0" w:space="0" w:color="auto"/>
        <w:left w:val="none" w:sz="0" w:space="0" w:color="auto"/>
        <w:bottom w:val="none" w:sz="0" w:space="0" w:color="auto"/>
        <w:right w:val="none" w:sz="0" w:space="0" w:color="auto"/>
      </w:divBdr>
    </w:div>
    <w:div w:id="818889206">
      <w:marLeft w:val="480"/>
      <w:marRight w:val="0"/>
      <w:marTop w:val="0"/>
      <w:marBottom w:val="0"/>
      <w:divBdr>
        <w:top w:val="none" w:sz="0" w:space="0" w:color="auto"/>
        <w:left w:val="none" w:sz="0" w:space="0" w:color="auto"/>
        <w:bottom w:val="none" w:sz="0" w:space="0" w:color="auto"/>
        <w:right w:val="none" w:sz="0" w:space="0" w:color="auto"/>
      </w:divBdr>
    </w:div>
    <w:div w:id="820774428">
      <w:marLeft w:val="480"/>
      <w:marRight w:val="0"/>
      <w:marTop w:val="0"/>
      <w:marBottom w:val="0"/>
      <w:divBdr>
        <w:top w:val="none" w:sz="0" w:space="0" w:color="auto"/>
        <w:left w:val="none" w:sz="0" w:space="0" w:color="auto"/>
        <w:bottom w:val="none" w:sz="0" w:space="0" w:color="auto"/>
        <w:right w:val="none" w:sz="0" w:space="0" w:color="auto"/>
      </w:divBdr>
    </w:div>
    <w:div w:id="821508410">
      <w:marLeft w:val="480"/>
      <w:marRight w:val="0"/>
      <w:marTop w:val="0"/>
      <w:marBottom w:val="0"/>
      <w:divBdr>
        <w:top w:val="none" w:sz="0" w:space="0" w:color="auto"/>
        <w:left w:val="none" w:sz="0" w:space="0" w:color="auto"/>
        <w:bottom w:val="none" w:sz="0" w:space="0" w:color="auto"/>
        <w:right w:val="none" w:sz="0" w:space="0" w:color="auto"/>
      </w:divBdr>
    </w:div>
    <w:div w:id="821695711">
      <w:marLeft w:val="480"/>
      <w:marRight w:val="0"/>
      <w:marTop w:val="0"/>
      <w:marBottom w:val="0"/>
      <w:divBdr>
        <w:top w:val="none" w:sz="0" w:space="0" w:color="auto"/>
        <w:left w:val="none" w:sz="0" w:space="0" w:color="auto"/>
        <w:bottom w:val="none" w:sz="0" w:space="0" w:color="auto"/>
        <w:right w:val="none" w:sz="0" w:space="0" w:color="auto"/>
      </w:divBdr>
    </w:div>
    <w:div w:id="822046916">
      <w:marLeft w:val="480"/>
      <w:marRight w:val="0"/>
      <w:marTop w:val="0"/>
      <w:marBottom w:val="0"/>
      <w:divBdr>
        <w:top w:val="none" w:sz="0" w:space="0" w:color="auto"/>
        <w:left w:val="none" w:sz="0" w:space="0" w:color="auto"/>
        <w:bottom w:val="none" w:sz="0" w:space="0" w:color="auto"/>
        <w:right w:val="none" w:sz="0" w:space="0" w:color="auto"/>
      </w:divBdr>
    </w:div>
    <w:div w:id="822239752">
      <w:marLeft w:val="480"/>
      <w:marRight w:val="0"/>
      <w:marTop w:val="0"/>
      <w:marBottom w:val="0"/>
      <w:divBdr>
        <w:top w:val="none" w:sz="0" w:space="0" w:color="auto"/>
        <w:left w:val="none" w:sz="0" w:space="0" w:color="auto"/>
        <w:bottom w:val="none" w:sz="0" w:space="0" w:color="auto"/>
        <w:right w:val="none" w:sz="0" w:space="0" w:color="auto"/>
      </w:divBdr>
    </w:div>
    <w:div w:id="823358696">
      <w:marLeft w:val="480"/>
      <w:marRight w:val="0"/>
      <w:marTop w:val="0"/>
      <w:marBottom w:val="0"/>
      <w:divBdr>
        <w:top w:val="none" w:sz="0" w:space="0" w:color="auto"/>
        <w:left w:val="none" w:sz="0" w:space="0" w:color="auto"/>
        <w:bottom w:val="none" w:sz="0" w:space="0" w:color="auto"/>
        <w:right w:val="none" w:sz="0" w:space="0" w:color="auto"/>
      </w:divBdr>
    </w:div>
    <w:div w:id="823736833">
      <w:marLeft w:val="480"/>
      <w:marRight w:val="0"/>
      <w:marTop w:val="0"/>
      <w:marBottom w:val="0"/>
      <w:divBdr>
        <w:top w:val="none" w:sz="0" w:space="0" w:color="auto"/>
        <w:left w:val="none" w:sz="0" w:space="0" w:color="auto"/>
        <w:bottom w:val="none" w:sz="0" w:space="0" w:color="auto"/>
        <w:right w:val="none" w:sz="0" w:space="0" w:color="auto"/>
      </w:divBdr>
    </w:div>
    <w:div w:id="824398290">
      <w:marLeft w:val="480"/>
      <w:marRight w:val="0"/>
      <w:marTop w:val="0"/>
      <w:marBottom w:val="0"/>
      <w:divBdr>
        <w:top w:val="none" w:sz="0" w:space="0" w:color="auto"/>
        <w:left w:val="none" w:sz="0" w:space="0" w:color="auto"/>
        <w:bottom w:val="none" w:sz="0" w:space="0" w:color="auto"/>
        <w:right w:val="none" w:sz="0" w:space="0" w:color="auto"/>
      </w:divBdr>
    </w:div>
    <w:div w:id="824779820">
      <w:marLeft w:val="480"/>
      <w:marRight w:val="0"/>
      <w:marTop w:val="0"/>
      <w:marBottom w:val="0"/>
      <w:divBdr>
        <w:top w:val="none" w:sz="0" w:space="0" w:color="auto"/>
        <w:left w:val="none" w:sz="0" w:space="0" w:color="auto"/>
        <w:bottom w:val="none" w:sz="0" w:space="0" w:color="auto"/>
        <w:right w:val="none" w:sz="0" w:space="0" w:color="auto"/>
      </w:divBdr>
    </w:div>
    <w:div w:id="824786252">
      <w:marLeft w:val="480"/>
      <w:marRight w:val="0"/>
      <w:marTop w:val="0"/>
      <w:marBottom w:val="0"/>
      <w:divBdr>
        <w:top w:val="none" w:sz="0" w:space="0" w:color="auto"/>
        <w:left w:val="none" w:sz="0" w:space="0" w:color="auto"/>
        <w:bottom w:val="none" w:sz="0" w:space="0" w:color="auto"/>
        <w:right w:val="none" w:sz="0" w:space="0" w:color="auto"/>
      </w:divBdr>
    </w:div>
    <w:div w:id="825052087">
      <w:marLeft w:val="480"/>
      <w:marRight w:val="0"/>
      <w:marTop w:val="0"/>
      <w:marBottom w:val="0"/>
      <w:divBdr>
        <w:top w:val="none" w:sz="0" w:space="0" w:color="auto"/>
        <w:left w:val="none" w:sz="0" w:space="0" w:color="auto"/>
        <w:bottom w:val="none" w:sz="0" w:space="0" w:color="auto"/>
        <w:right w:val="none" w:sz="0" w:space="0" w:color="auto"/>
      </w:divBdr>
    </w:div>
    <w:div w:id="825053680">
      <w:marLeft w:val="480"/>
      <w:marRight w:val="0"/>
      <w:marTop w:val="0"/>
      <w:marBottom w:val="0"/>
      <w:divBdr>
        <w:top w:val="none" w:sz="0" w:space="0" w:color="auto"/>
        <w:left w:val="none" w:sz="0" w:space="0" w:color="auto"/>
        <w:bottom w:val="none" w:sz="0" w:space="0" w:color="auto"/>
        <w:right w:val="none" w:sz="0" w:space="0" w:color="auto"/>
      </w:divBdr>
    </w:div>
    <w:div w:id="825315800">
      <w:marLeft w:val="480"/>
      <w:marRight w:val="0"/>
      <w:marTop w:val="0"/>
      <w:marBottom w:val="0"/>
      <w:divBdr>
        <w:top w:val="none" w:sz="0" w:space="0" w:color="auto"/>
        <w:left w:val="none" w:sz="0" w:space="0" w:color="auto"/>
        <w:bottom w:val="none" w:sz="0" w:space="0" w:color="auto"/>
        <w:right w:val="none" w:sz="0" w:space="0" w:color="auto"/>
      </w:divBdr>
    </w:div>
    <w:div w:id="825510179">
      <w:marLeft w:val="480"/>
      <w:marRight w:val="0"/>
      <w:marTop w:val="0"/>
      <w:marBottom w:val="0"/>
      <w:divBdr>
        <w:top w:val="none" w:sz="0" w:space="0" w:color="auto"/>
        <w:left w:val="none" w:sz="0" w:space="0" w:color="auto"/>
        <w:bottom w:val="none" w:sz="0" w:space="0" w:color="auto"/>
        <w:right w:val="none" w:sz="0" w:space="0" w:color="auto"/>
      </w:divBdr>
    </w:div>
    <w:div w:id="825820818">
      <w:marLeft w:val="480"/>
      <w:marRight w:val="0"/>
      <w:marTop w:val="0"/>
      <w:marBottom w:val="0"/>
      <w:divBdr>
        <w:top w:val="none" w:sz="0" w:space="0" w:color="auto"/>
        <w:left w:val="none" w:sz="0" w:space="0" w:color="auto"/>
        <w:bottom w:val="none" w:sz="0" w:space="0" w:color="auto"/>
        <w:right w:val="none" w:sz="0" w:space="0" w:color="auto"/>
      </w:divBdr>
    </w:div>
    <w:div w:id="826018983">
      <w:marLeft w:val="480"/>
      <w:marRight w:val="0"/>
      <w:marTop w:val="0"/>
      <w:marBottom w:val="0"/>
      <w:divBdr>
        <w:top w:val="none" w:sz="0" w:space="0" w:color="auto"/>
        <w:left w:val="none" w:sz="0" w:space="0" w:color="auto"/>
        <w:bottom w:val="none" w:sz="0" w:space="0" w:color="auto"/>
        <w:right w:val="none" w:sz="0" w:space="0" w:color="auto"/>
      </w:divBdr>
    </w:div>
    <w:div w:id="826554764">
      <w:marLeft w:val="480"/>
      <w:marRight w:val="0"/>
      <w:marTop w:val="0"/>
      <w:marBottom w:val="0"/>
      <w:divBdr>
        <w:top w:val="none" w:sz="0" w:space="0" w:color="auto"/>
        <w:left w:val="none" w:sz="0" w:space="0" w:color="auto"/>
        <w:bottom w:val="none" w:sz="0" w:space="0" w:color="auto"/>
        <w:right w:val="none" w:sz="0" w:space="0" w:color="auto"/>
      </w:divBdr>
    </w:div>
    <w:div w:id="826671636">
      <w:marLeft w:val="480"/>
      <w:marRight w:val="0"/>
      <w:marTop w:val="0"/>
      <w:marBottom w:val="0"/>
      <w:divBdr>
        <w:top w:val="none" w:sz="0" w:space="0" w:color="auto"/>
        <w:left w:val="none" w:sz="0" w:space="0" w:color="auto"/>
        <w:bottom w:val="none" w:sz="0" w:space="0" w:color="auto"/>
        <w:right w:val="none" w:sz="0" w:space="0" w:color="auto"/>
      </w:divBdr>
    </w:div>
    <w:div w:id="826745077">
      <w:marLeft w:val="480"/>
      <w:marRight w:val="0"/>
      <w:marTop w:val="0"/>
      <w:marBottom w:val="0"/>
      <w:divBdr>
        <w:top w:val="none" w:sz="0" w:space="0" w:color="auto"/>
        <w:left w:val="none" w:sz="0" w:space="0" w:color="auto"/>
        <w:bottom w:val="none" w:sz="0" w:space="0" w:color="auto"/>
        <w:right w:val="none" w:sz="0" w:space="0" w:color="auto"/>
      </w:divBdr>
    </w:div>
    <w:div w:id="827095007">
      <w:marLeft w:val="480"/>
      <w:marRight w:val="0"/>
      <w:marTop w:val="0"/>
      <w:marBottom w:val="0"/>
      <w:divBdr>
        <w:top w:val="none" w:sz="0" w:space="0" w:color="auto"/>
        <w:left w:val="none" w:sz="0" w:space="0" w:color="auto"/>
        <w:bottom w:val="none" w:sz="0" w:space="0" w:color="auto"/>
        <w:right w:val="none" w:sz="0" w:space="0" w:color="auto"/>
      </w:divBdr>
    </w:div>
    <w:div w:id="827863944">
      <w:marLeft w:val="480"/>
      <w:marRight w:val="0"/>
      <w:marTop w:val="0"/>
      <w:marBottom w:val="0"/>
      <w:divBdr>
        <w:top w:val="none" w:sz="0" w:space="0" w:color="auto"/>
        <w:left w:val="none" w:sz="0" w:space="0" w:color="auto"/>
        <w:bottom w:val="none" w:sz="0" w:space="0" w:color="auto"/>
        <w:right w:val="none" w:sz="0" w:space="0" w:color="auto"/>
      </w:divBdr>
    </w:div>
    <w:div w:id="828131494">
      <w:marLeft w:val="480"/>
      <w:marRight w:val="0"/>
      <w:marTop w:val="0"/>
      <w:marBottom w:val="0"/>
      <w:divBdr>
        <w:top w:val="none" w:sz="0" w:space="0" w:color="auto"/>
        <w:left w:val="none" w:sz="0" w:space="0" w:color="auto"/>
        <w:bottom w:val="none" w:sz="0" w:space="0" w:color="auto"/>
        <w:right w:val="none" w:sz="0" w:space="0" w:color="auto"/>
      </w:divBdr>
    </w:div>
    <w:div w:id="828331572">
      <w:marLeft w:val="480"/>
      <w:marRight w:val="0"/>
      <w:marTop w:val="0"/>
      <w:marBottom w:val="0"/>
      <w:divBdr>
        <w:top w:val="none" w:sz="0" w:space="0" w:color="auto"/>
        <w:left w:val="none" w:sz="0" w:space="0" w:color="auto"/>
        <w:bottom w:val="none" w:sz="0" w:space="0" w:color="auto"/>
        <w:right w:val="none" w:sz="0" w:space="0" w:color="auto"/>
      </w:divBdr>
    </w:div>
    <w:div w:id="829054880">
      <w:marLeft w:val="480"/>
      <w:marRight w:val="0"/>
      <w:marTop w:val="0"/>
      <w:marBottom w:val="0"/>
      <w:divBdr>
        <w:top w:val="none" w:sz="0" w:space="0" w:color="auto"/>
        <w:left w:val="none" w:sz="0" w:space="0" w:color="auto"/>
        <w:bottom w:val="none" w:sz="0" w:space="0" w:color="auto"/>
        <w:right w:val="none" w:sz="0" w:space="0" w:color="auto"/>
      </w:divBdr>
    </w:div>
    <w:div w:id="829365851">
      <w:marLeft w:val="480"/>
      <w:marRight w:val="0"/>
      <w:marTop w:val="0"/>
      <w:marBottom w:val="0"/>
      <w:divBdr>
        <w:top w:val="none" w:sz="0" w:space="0" w:color="auto"/>
        <w:left w:val="none" w:sz="0" w:space="0" w:color="auto"/>
        <w:bottom w:val="none" w:sz="0" w:space="0" w:color="auto"/>
        <w:right w:val="none" w:sz="0" w:space="0" w:color="auto"/>
      </w:divBdr>
    </w:div>
    <w:div w:id="829370587">
      <w:marLeft w:val="480"/>
      <w:marRight w:val="0"/>
      <w:marTop w:val="0"/>
      <w:marBottom w:val="0"/>
      <w:divBdr>
        <w:top w:val="none" w:sz="0" w:space="0" w:color="auto"/>
        <w:left w:val="none" w:sz="0" w:space="0" w:color="auto"/>
        <w:bottom w:val="none" w:sz="0" w:space="0" w:color="auto"/>
        <w:right w:val="none" w:sz="0" w:space="0" w:color="auto"/>
      </w:divBdr>
    </w:div>
    <w:div w:id="829906649">
      <w:marLeft w:val="480"/>
      <w:marRight w:val="0"/>
      <w:marTop w:val="0"/>
      <w:marBottom w:val="0"/>
      <w:divBdr>
        <w:top w:val="none" w:sz="0" w:space="0" w:color="auto"/>
        <w:left w:val="none" w:sz="0" w:space="0" w:color="auto"/>
        <w:bottom w:val="none" w:sz="0" w:space="0" w:color="auto"/>
        <w:right w:val="none" w:sz="0" w:space="0" w:color="auto"/>
      </w:divBdr>
    </w:div>
    <w:div w:id="830098279">
      <w:marLeft w:val="480"/>
      <w:marRight w:val="0"/>
      <w:marTop w:val="0"/>
      <w:marBottom w:val="0"/>
      <w:divBdr>
        <w:top w:val="none" w:sz="0" w:space="0" w:color="auto"/>
        <w:left w:val="none" w:sz="0" w:space="0" w:color="auto"/>
        <w:bottom w:val="none" w:sz="0" w:space="0" w:color="auto"/>
        <w:right w:val="none" w:sz="0" w:space="0" w:color="auto"/>
      </w:divBdr>
    </w:div>
    <w:div w:id="830213229">
      <w:marLeft w:val="480"/>
      <w:marRight w:val="0"/>
      <w:marTop w:val="0"/>
      <w:marBottom w:val="0"/>
      <w:divBdr>
        <w:top w:val="none" w:sz="0" w:space="0" w:color="auto"/>
        <w:left w:val="none" w:sz="0" w:space="0" w:color="auto"/>
        <w:bottom w:val="none" w:sz="0" w:space="0" w:color="auto"/>
        <w:right w:val="none" w:sz="0" w:space="0" w:color="auto"/>
      </w:divBdr>
    </w:div>
    <w:div w:id="831065639">
      <w:marLeft w:val="480"/>
      <w:marRight w:val="0"/>
      <w:marTop w:val="0"/>
      <w:marBottom w:val="0"/>
      <w:divBdr>
        <w:top w:val="none" w:sz="0" w:space="0" w:color="auto"/>
        <w:left w:val="none" w:sz="0" w:space="0" w:color="auto"/>
        <w:bottom w:val="none" w:sz="0" w:space="0" w:color="auto"/>
        <w:right w:val="none" w:sz="0" w:space="0" w:color="auto"/>
      </w:divBdr>
    </w:div>
    <w:div w:id="831215142">
      <w:marLeft w:val="480"/>
      <w:marRight w:val="0"/>
      <w:marTop w:val="0"/>
      <w:marBottom w:val="0"/>
      <w:divBdr>
        <w:top w:val="none" w:sz="0" w:space="0" w:color="auto"/>
        <w:left w:val="none" w:sz="0" w:space="0" w:color="auto"/>
        <w:bottom w:val="none" w:sz="0" w:space="0" w:color="auto"/>
        <w:right w:val="none" w:sz="0" w:space="0" w:color="auto"/>
      </w:divBdr>
    </w:div>
    <w:div w:id="831868534">
      <w:marLeft w:val="480"/>
      <w:marRight w:val="0"/>
      <w:marTop w:val="0"/>
      <w:marBottom w:val="0"/>
      <w:divBdr>
        <w:top w:val="none" w:sz="0" w:space="0" w:color="auto"/>
        <w:left w:val="none" w:sz="0" w:space="0" w:color="auto"/>
        <w:bottom w:val="none" w:sz="0" w:space="0" w:color="auto"/>
        <w:right w:val="none" w:sz="0" w:space="0" w:color="auto"/>
      </w:divBdr>
    </w:div>
    <w:div w:id="831943056">
      <w:marLeft w:val="480"/>
      <w:marRight w:val="0"/>
      <w:marTop w:val="0"/>
      <w:marBottom w:val="0"/>
      <w:divBdr>
        <w:top w:val="none" w:sz="0" w:space="0" w:color="auto"/>
        <w:left w:val="none" w:sz="0" w:space="0" w:color="auto"/>
        <w:bottom w:val="none" w:sz="0" w:space="0" w:color="auto"/>
        <w:right w:val="none" w:sz="0" w:space="0" w:color="auto"/>
      </w:divBdr>
    </w:div>
    <w:div w:id="832338553">
      <w:marLeft w:val="480"/>
      <w:marRight w:val="0"/>
      <w:marTop w:val="0"/>
      <w:marBottom w:val="0"/>
      <w:divBdr>
        <w:top w:val="none" w:sz="0" w:space="0" w:color="auto"/>
        <w:left w:val="none" w:sz="0" w:space="0" w:color="auto"/>
        <w:bottom w:val="none" w:sz="0" w:space="0" w:color="auto"/>
        <w:right w:val="none" w:sz="0" w:space="0" w:color="auto"/>
      </w:divBdr>
    </w:div>
    <w:div w:id="832523223">
      <w:marLeft w:val="480"/>
      <w:marRight w:val="0"/>
      <w:marTop w:val="0"/>
      <w:marBottom w:val="0"/>
      <w:divBdr>
        <w:top w:val="none" w:sz="0" w:space="0" w:color="auto"/>
        <w:left w:val="none" w:sz="0" w:space="0" w:color="auto"/>
        <w:bottom w:val="none" w:sz="0" w:space="0" w:color="auto"/>
        <w:right w:val="none" w:sz="0" w:space="0" w:color="auto"/>
      </w:divBdr>
    </w:div>
    <w:div w:id="832721881">
      <w:marLeft w:val="480"/>
      <w:marRight w:val="0"/>
      <w:marTop w:val="0"/>
      <w:marBottom w:val="0"/>
      <w:divBdr>
        <w:top w:val="none" w:sz="0" w:space="0" w:color="auto"/>
        <w:left w:val="none" w:sz="0" w:space="0" w:color="auto"/>
        <w:bottom w:val="none" w:sz="0" w:space="0" w:color="auto"/>
        <w:right w:val="none" w:sz="0" w:space="0" w:color="auto"/>
      </w:divBdr>
    </w:div>
    <w:div w:id="834296237">
      <w:marLeft w:val="480"/>
      <w:marRight w:val="0"/>
      <w:marTop w:val="0"/>
      <w:marBottom w:val="0"/>
      <w:divBdr>
        <w:top w:val="none" w:sz="0" w:space="0" w:color="auto"/>
        <w:left w:val="none" w:sz="0" w:space="0" w:color="auto"/>
        <w:bottom w:val="none" w:sz="0" w:space="0" w:color="auto"/>
        <w:right w:val="none" w:sz="0" w:space="0" w:color="auto"/>
      </w:divBdr>
    </w:div>
    <w:div w:id="834994913">
      <w:marLeft w:val="480"/>
      <w:marRight w:val="0"/>
      <w:marTop w:val="0"/>
      <w:marBottom w:val="0"/>
      <w:divBdr>
        <w:top w:val="none" w:sz="0" w:space="0" w:color="auto"/>
        <w:left w:val="none" w:sz="0" w:space="0" w:color="auto"/>
        <w:bottom w:val="none" w:sz="0" w:space="0" w:color="auto"/>
        <w:right w:val="none" w:sz="0" w:space="0" w:color="auto"/>
      </w:divBdr>
    </w:div>
    <w:div w:id="835076079">
      <w:marLeft w:val="480"/>
      <w:marRight w:val="0"/>
      <w:marTop w:val="0"/>
      <w:marBottom w:val="0"/>
      <w:divBdr>
        <w:top w:val="none" w:sz="0" w:space="0" w:color="auto"/>
        <w:left w:val="none" w:sz="0" w:space="0" w:color="auto"/>
        <w:bottom w:val="none" w:sz="0" w:space="0" w:color="auto"/>
        <w:right w:val="none" w:sz="0" w:space="0" w:color="auto"/>
      </w:divBdr>
    </w:div>
    <w:div w:id="835729308">
      <w:marLeft w:val="480"/>
      <w:marRight w:val="0"/>
      <w:marTop w:val="0"/>
      <w:marBottom w:val="0"/>
      <w:divBdr>
        <w:top w:val="none" w:sz="0" w:space="0" w:color="auto"/>
        <w:left w:val="none" w:sz="0" w:space="0" w:color="auto"/>
        <w:bottom w:val="none" w:sz="0" w:space="0" w:color="auto"/>
        <w:right w:val="none" w:sz="0" w:space="0" w:color="auto"/>
      </w:divBdr>
    </w:div>
    <w:div w:id="836114297">
      <w:marLeft w:val="480"/>
      <w:marRight w:val="0"/>
      <w:marTop w:val="0"/>
      <w:marBottom w:val="0"/>
      <w:divBdr>
        <w:top w:val="none" w:sz="0" w:space="0" w:color="auto"/>
        <w:left w:val="none" w:sz="0" w:space="0" w:color="auto"/>
        <w:bottom w:val="none" w:sz="0" w:space="0" w:color="auto"/>
        <w:right w:val="none" w:sz="0" w:space="0" w:color="auto"/>
      </w:divBdr>
    </w:div>
    <w:div w:id="836504004">
      <w:marLeft w:val="480"/>
      <w:marRight w:val="0"/>
      <w:marTop w:val="0"/>
      <w:marBottom w:val="0"/>
      <w:divBdr>
        <w:top w:val="none" w:sz="0" w:space="0" w:color="auto"/>
        <w:left w:val="none" w:sz="0" w:space="0" w:color="auto"/>
        <w:bottom w:val="none" w:sz="0" w:space="0" w:color="auto"/>
        <w:right w:val="none" w:sz="0" w:space="0" w:color="auto"/>
      </w:divBdr>
    </w:div>
    <w:div w:id="836582192">
      <w:marLeft w:val="480"/>
      <w:marRight w:val="0"/>
      <w:marTop w:val="0"/>
      <w:marBottom w:val="0"/>
      <w:divBdr>
        <w:top w:val="none" w:sz="0" w:space="0" w:color="auto"/>
        <w:left w:val="none" w:sz="0" w:space="0" w:color="auto"/>
        <w:bottom w:val="none" w:sz="0" w:space="0" w:color="auto"/>
        <w:right w:val="none" w:sz="0" w:space="0" w:color="auto"/>
      </w:divBdr>
    </w:div>
    <w:div w:id="838156980">
      <w:marLeft w:val="480"/>
      <w:marRight w:val="0"/>
      <w:marTop w:val="0"/>
      <w:marBottom w:val="0"/>
      <w:divBdr>
        <w:top w:val="none" w:sz="0" w:space="0" w:color="auto"/>
        <w:left w:val="none" w:sz="0" w:space="0" w:color="auto"/>
        <w:bottom w:val="none" w:sz="0" w:space="0" w:color="auto"/>
        <w:right w:val="none" w:sz="0" w:space="0" w:color="auto"/>
      </w:divBdr>
    </w:div>
    <w:div w:id="838731713">
      <w:marLeft w:val="480"/>
      <w:marRight w:val="0"/>
      <w:marTop w:val="0"/>
      <w:marBottom w:val="0"/>
      <w:divBdr>
        <w:top w:val="none" w:sz="0" w:space="0" w:color="auto"/>
        <w:left w:val="none" w:sz="0" w:space="0" w:color="auto"/>
        <w:bottom w:val="none" w:sz="0" w:space="0" w:color="auto"/>
        <w:right w:val="none" w:sz="0" w:space="0" w:color="auto"/>
      </w:divBdr>
    </w:div>
    <w:div w:id="839007656">
      <w:marLeft w:val="480"/>
      <w:marRight w:val="0"/>
      <w:marTop w:val="0"/>
      <w:marBottom w:val="0"/>
      <w:divBdr>
        <w:top w:val="none" w:sz="0" w:space="0" w:color="auto"/>
        <w:left w:val="none" w:sz="0" w:space="0" w:color="auto"/>
        <w:bottom w:val="none" w:sz="0" w:space="0" w:color="auto"/>
        <w:right w:val="none" w:sz="0" w:space="0" w:color="auto"/>
      </w:divBdr>
    </w:div>
    <w:div w:id="839076625">
      <w:marLeft w:val="480"/>
      <w:marRight w:val="0"/>
      <w:marTop w:val="0"/>
      <w:marBottom w:val="0"/>
      <w:divBdr>
        <w:top w:val="none" w:sz="0" w:space="0" w:color="auto"/>
        <w:left w:val="none" w:sz="0" w:space="0" w:color="auto"/>
        <w:bottom w:val="none" w:sz="0" w:space="0" w:color="auto"/>
        <w:right w:val="none" w:sz="0" w:space="0" w:color="auto"/>
      </w:divBdr>
    </w:div>
    <w:div w:id="839079542">
      <w:marLeft w:val="480"/>
      <w:marRight w:val="0"/>
      <w:marTop w:val="0"/>
      <w:marBottom w:val="0"/>
      <w:divBdr>
        <w:top w:val="none" w:sz="0" w:space="0" w:color="auto"/>
        <w:left w:val="none" w:sz="0" w:space="0" w:color="auto"/>
        <w:bottom w:val="none" w:sz="0" w:space="0" w:color="auto"/>
        <w:right w:val="none" w:sz="0" w:space="0" w:color="auto"/>
      </w:divBdr>
    </w:div>
    <w:div w:id="839081813">
      <w:marLeft w:val="480"/>
      <w:marRight w:val="0"/>
      <w:marTop w:val="0"/>
      <w:marBottom w:val="0"/>
      <w:divBdr>
        <w:top w:val="none" w:sz="0" w:space="0" w:color="auto"/>
        <w:left w:val="none" w:sz="0" w:space="0" w:color="auto"/>
        <w:bottom w:val="none" w:sz="0" w:space="0" w:color="auto"/>
        <w:right w:val="none" w:sz="0" w:space="0" w:color="auto"/>
      </w:divBdr>
    </w:div>
    <w:div w:id="839277771">
      <w:marLeft w:val="480"/>
      <w:marRight w:val="0"/>
      <w:marTop w:val="0"/>
      <w:marBottom w:val="0"/>
      <w:divBdr>
        <w:top w:val="none" w:sz="0" w:space="0" w:color="auto"/>
        <w:left w:val="none" w:sz="0" w:space="0" w:color="auto"/>
        <w:bottom w:val="none" w:sz="0" w:space="0" w:color="auto"/>
        <w:right w:val="none" w:sz="0" w:space="0" w:color="auto"/>
      </w:divBdr>
    </w:div>
    <w:div w:id="839583429">
      <w:marLeft w:val="480"/>
      <w:marRight w:val="0"/>
      <w:marTop w:val="0"/>
      <w:marBottom w:val="0"/>
      <w:divBdr>
        <w:top w:val="none" w:sz="0" w:space="0" w:color="auto"/>
        <w:left w:val="none" w:sz="0" w:space="0" w:color="auto"/>
        <w:bottom w:val="none" w:sz="0" w:space="0" w:color="auto"/>
        <w:right w:val="none" w:sz="0" w:space="0" w:color="auto"/>
      </w:divBdr>
    </w:div>
    <w:div w:id="839589058">
      <w:marLeft w:val="480"/>
      <w:marRight w:val="0"/>
      <w:marTop w:val="0"/>
      <w:marBottom w:val="0"/>
      <w:divBdr>
        <w:top w:val="none" w:sz="0" w:space="0" w:color="auto"/>
        <w:left w:val="none" w:sz="0" w:space="0" w:color="auto"/>
        <w:bottom w:val="none" w:sz="0" w:space="0" w:color="auto"/>
        <w:right w:val="none" w:sz="0" w:space="0" w:color="auto"/>
      </w:divBdr>
    </w:div>
    <w:div w:id="839736419">
      <w:marLeft w:val="480"/>
      <w:marRight w:val="0"/>
      <w:marTop w:val="0"/>
      <w:marBottom w:val="0"/>
      <w:divBdr>
        <w:top w:val="none" w:sz="0" w:space="0" w:color="auto"/>
        <w:left w:val="none" w:sz="0" w:space="0" w:color="auto"/>
        <w:bottom w:val="none" w:sz="0" w:space="0" w:color="auto"/>
        <w:right w:val="none" w:sz="0" w:space="0" w:color="auto"/>
      </w:divBdr>
    </w:div>
    <w:div w:id="839737218">
      <w:marLeft w:val="480"/>
      <w:marRight w:val="0"/>
      <w:marTop w:val="0"/>
      <w:marBottom w:val="0"/>
      <w:divBdr>
        <w:top w:val="none" w:sz="0" w:space="0" w:color="auto"/>
        <w:left w:val="none" w:sz="0" w:space="0" w:color="auto"/>
        <w:bottom w:val="none" w:sz="0" w:space="0" w:color="auto"/>
        <w:right w:val="none" w:sz="0" w:space="0" w:color="auto"/>
      </w:divBdr>
    </w:div>
    <w:div w:id="839999843">
      <w:marLeft w:val="480"/>
      <w:marRight w:val="0"/>
      <w:marTop w:val="0"/>
      <w:marBottom w:val="0"/>
      <w:divBdr>
        <w:top w:val="none" w:sz="0" w:space="0" w:color="auto"/>
        <w:left w:val="none" w:sz="0" w:space="0" w:color="auto"/>
        <w:bottom w:val="none" w:sz="0" w:space="0" w:color="auto"/>
        <w:right w:val="none" w:sz="0" w:space="0" w:color="auto"/>
      </w:divBdr>
    </w:div>
    <w:div w:id="840124961">
      <w:marLeft w:val="480"/>
      <w:marRight w:val="0"/>
      <w:marTop w:val="0"/>
      <w:marBottom w:val="0"/>
      <w:divBdr>
        <w:top w:val="none" w:sz="0" w:space="0" w:color="auto"/>
        <w:left w:val="none" w:sz="0" w:space="0" w:color="auto"/>
        <w:bottom w:val="none" w:sz="0" w:space="0" w:color="auto"/>
        <w:right w:val="none" w:sz="0" w:space="0" w:color="auto"/>
      </w:divBdr>
    </w:div>
    <w:div w:id="840310997">
      <w:marLeft w:val="480"/>
      <w:marRight w:val="0"/>
      <w:marTop w:val="0"/>
      <w:marBottom w:val="0"/>
      <w:divBdr>
        <w:top w:val="none" w:sz="0" w:space="0" w:color="auto"/>
        <w:left w:val="none" w:sz="0" w:space="0" w:color="auto"/>
        <w:bottom w:val="none" w:sz="0" w:space="0" w:color="auto"/>
        <w:right w:val="none" w:sz="0" w:space="0" w:color="auto"/>
      </w:divBdr>
    </w:div>
    <w:div w:id="840702718">
      <w:marLeft w:val="480"/>
      <w:marRight w:val="0"/>
      <w:marTop w:val="0"/>
      <w:marBottom w:val="0"/>
      <w:divBdr>
        <w:top w:val="none" w:sz="0" w:space="0" w:color="auto"/>
        <w:left w:val="none" w:sz="0" w:space="0" w:color="auto"/>
        <w:bottom w:val="none" w:sz="0" w:space="0" w:color="auto"/>
        <w:right w:val="none" w:sz="0" w:space="0" w:color="auto"/>
      </w:divBdr>
    </w:div>
    <w:div w:id="840857250">
      <w:marLeft w:val="480"/>
      <w:marRight w:val="0"/>
      <w:marTop w:val="0"/>
      <w:marBottom w:val="0"/>
      <w:divBdr>
        <w:top w:val="none" w:sz="0" w:space="0" w:color="auto"/>
        <w:left w:val="none" w:sz="0" w:space="0" w:color="auto"/>
        <w:bottom w:val="none" w:sz="0" w:space="0" w:color="auto"/>
        <w:right w:val="none" w:sz="0" w:space="0" w:color="auto"/>
      </w:divBdr>
    </w:div>
    <w:div w:id="841048049">
      <w:marLeft w:val="480"/>
      <w:marRight w:val="0"/>
      <w:marTop w:val="0"/>
      <w:marBottom w:val="0"/>
      <w:divBdr>
        <w:top w:val="none" w:sz="0" w:space="0" w:color="auto"/>
        <w:left w:val="none" w:sz="0" w:space="0" w:color="auto"/>
        <w:bottom w:val="none" w:sz="0" w:space="0" w:color="auto"/>
        <w:right w:val="none" w:sz="0" w:space="0" w:color="auto"/>
      </w:divBdr>
    </w:div>
    <w:div w:id="841241770">
      <w:marLeft w:val="480"/>
      <w:marRight w:val="0"/>
      <w:marTop w:val="0"/>
      <w:marBottom w:val="0"/>
      <w:divBdr>
        <w:top w:val="none" w:sz="0" w:space="0" w:color="auto"/>
        <w:left w:val="none" w:sz="0" w:space="0" w:color="auto"/>
        <w:bottom w:val="none" w:sz="0" w:space="0" w:color="auto"/>
        <w:right w:val="none" w:sz="0" w:space="0" w:color="auto"/>
      </w:divBdr>
    </w:div>
    <w:div w:id="841508004">
      <w:marLeft w:val="480"/>
      <w:marRight w:val="0"/>
      <w:marTop w:val="0"/>
      <w:marBottom w:val="0"/>
      <w:divBdr>
        <w:top w:val="none" w:sz="0" w:space="0" w:color="auto"/>
        <w:left w:val="none" w:sz="0" w:space="0" w:color="auto"/>
        <w:bottom w:val="none" w:sz="0" w:space="0" w:color="auto"/>
        <w:right w:val="none" w:sz="0" w:space="0" w:color="auto"/>
      </w:divBdr>
    </w:div>
    <w:div w:id="841550305">
      <w:marLeft w:val="480"/>
      <w:marRight w:val="0"/>
      <w:marTop w:val="0"/>
      <w:marBottom w:val="0"/>
      <w:divBdr>
        <w:top w:val="none" w:sz="0" w:space="0" w:color="auto"/>
        <w:left w:val="none" w:sz="0" w:space="0" w:color="auto"/>
        <w:bottom w:val="none" w:sz="0" w:space="0" w:color="auto"/>
        <w:right w:val="none" w:sz="0" w:space="0" w:color="auto"/>
      </w:divBdr>
    </w:div>
    <w:div w:id="842014713">
      <w:marLeft w:val="480"/>
      <w:marRight w:val="0"/>
      <w:marTop w:val="0"/>
      <w:marBottom w:val="0"/>
      <w:divBdr>
        <w:top w:val="none" w:sz="0" w:space="0" w:color="auto"/>
        <w:left w:val="none" w:sz="0" w:space="0" w:color="auto"/>
        <w:bottom w:val="none" w:sz="0" w:space="0" w:color="auto"/>
        <w:right w:val="none" w:sz="0" w:space="0" w:color="auto"/>
      </w:divBdr>
    </w:div>
    <w:div w:id="842206864">
      <w:marLeft w:val="480"/>
      <w:marRight w:val="0"/>
      <w:marTop w:val="0"/>
      <w:marBottom w:val="0"/>
      <w:divBdr>
        <w:top w:val="none" w:sz="0" w:space="0" w:color="auto"/>
        <w:left w:val="none" w:sz="0" w:space="0" w:color="auto"/>
        <w:bottom w:val="none" w:sz="0" w:space="0" w:color="auto"/>
        <w:right w:val="none" w:sz="0" w:space="0" w:color="auto"/>
      </w:divBdr>
    </w:div>
    <w:div w:id="842665760">
      <w:marLeft w:val="480"/>
      <w:marRight w:val="0"/>
      <w:marTop w:val="0"/>
      <w:marBottom w:val="0"/>
      <w:divBdr>
        <w:top w:val="none" w:sz="0" w:space="0" w:color="auto"/>
        <w:left w:val="none" w:sz="0" w:space="0" w:color="auto"/>
        <w:bottom w:val="none" w:sz="0" w:space="0" w:color="auto"/>
        <w:right w:val="none" w:sz="0" w:space="0" w:color="auto"/>
      </w:divBdr>
    </w:div>
    <w:div w:id="843059255">
      <w:marLeft w:val="480"/>
      <w:marRight w:val="0"/>
      <w:marTop w:val="0"/>
      <w:marBottom w:val="0"/>
      <w:divBdr>
        <w:top w:val="none" w:sz="0" w:space="0" w:color="auto"/>
        <w:left w:val="none" w:sz="0" w:space="0" w:color="auto"/>
        <w:bottom w:val="none" w:sz="0" w:space="0" w:color="auto"/>
        <w:right w:val="none" w:sz="0" w:space="0" w:color="auto"/>
      </w:divBdr>
    </w:div>
    <w:div w:id="843666905">
      <w:marLeft w:val="480"/>
      <w:marRight w:val="0"/>
      <w:marTop w:val="0"/>
      <w:marBottom w:val="0"/>
      <w:divBdr>
        <w:top w:val="none" w:sz="0" w:space="0" w:color="auto"/>
        <w:left w:val="none" w:sz="0" w:space="0" w:color="auto"/>
        <w:bottom w:val="none" w:sz="0" w:space="0" w:color="auto"/>
        <w:right w:val="none" w:sz="0" w:space="0" w:color="auto"/>
      </w:divBdr>
    </w:div>
    <w:div w:id="843979673">
      <w:marLeft w:val="480"/>
      <w:marRight w:val="0"/>
      <w:marTop w:val="0"/>
      <w:marBottom w:val="0"/>
      <w:divBdr>
        <w:top w:val="none" w:sz="0" w:space="0" w:color="auto"/>
        <w:left w:val="none" w:sz="0" w:space="0" w:color="auto"/>
        <w:bottom w:val="none" w:sz="0" w:space="0" w:color="auto"/>
        <w:right w:val="none" w:sz="0" w:space="0" w:color="auto"/>
      </w:divBdr>
    </w:div>
    <w:div w:id="844786636">
      <w:marLeft w:val="480"/>
      <w:marRight w:val="0"/>
      <w:marTop w:val="0"/>
      <w:marBottom w:val="0"/>
      <w:divBdr>
        <w:top w:val="none" w:sz="0" w:space="0" w:color="auto"/>
        <w:left w:val="none" w:sz="0" w:space="0" w:color="auto"/>
        <w:bottom w:val="none" w:sz="0" w:space="0" w:color="auto"/>
        <w:right w:val="none" w:sz="0" w:space="0" w:color="auto"/>
      </w:divBdr>
    </w:div>
    <w:div w:id="844903882">
      <w:marLeft w:val="480"/>
      <w:marRight w:val="0"/>
      <w:marTop w:val="0"/>
      <w:marBottom w:val="0"/>
      <w:divBdr>
        <w:top w:val="none" w:sz="0" w:space="0" w:color="auto"/>
        <w:left w:val="none" w:sz="0" w:space="0" w:color="auto"/>
        <w:bottom w:val="none" w:sz="0" w:space="0" w:color="auto"/>
        <w:right w:val="none" w:sz="0" w:space="0" w:color="auto"/>
      </w:divBdr>
    </w:div>
    <w:div w:id="845480281">
      <w:marLeft w:val="480"/>
      <w:marRight w:val="0"/>
      <w:marTop w:val="0"/>
      <w:marBottom w:val="0"/>
      <w:divBdr>
        <w:top w:val="none" w:sz="0" w:space="0" w:color="auto"/>
        <w:left w:val="none" w:sz="0" w:space="0" w:color="auto"/>
        <w:bottom w:val="none" w:sz="0" w:space="0" w:color="auto"/>
        <w:right w:val="none" w:sz="0" w:space="0" w:color="auto"/>
      </w:divBdr>
    </w:div>
    <w:div w:id="847250664">
      <w:marLeft w:val="480"/>
      <w:marRight w:val="0"/>
      <w:marTop w:val="0"/>
      <w:marBottom w:val="0"/>
      <w:divBdr>
        <w:top w:val="none" w:sz="0" w:space="0" w:color="auto"/>
        <w:left w:val="none" w:sz="0" w:space="0" w:color="auto"/>
        <w:bottom w:val="none" w:sz="0" w:space="0" w:color="auto"/>
        <w:right w:val="none" w:sz="0" w:space="0" w:color="auto"/>
      </w:divBdr>
    </w:div>
    <w:div w:id="847401774">
      <w:marLeft w:val="480"/>
      <w:marRight w:val="0"/>
      <w:marTop w:val="0"/>
      <w:marBottom w:val="0"/>
      <w:divBdr>
        <w:top w:val="none" w:sz="0" w:space="0" w:color="auto"/>
        <w:left w:val="none" w:sz="0" w:space="0" w:color="auto"/>
        <w:bottom w:val="none" w:sz="0" w:space="0" w:color="auto"/>
        <w:right w:val="none" w:sz="0" w:space="0" w:color="auto"/>
      </w:divBdr>
    </w:div>
    <w:div w:id="848065620">
      <w:marLeft w:val="480"/>
      <w:marRight w:val="0"/>
      <w:marTop w:val="0"/>
      <w:marBottom w:val="0"/>
      <w:divBdr>
        <w:top w:val="none" w:sz="0" w:space="0" w:color="auto"/>
        <w:left w:val="none" w:sz="0" w:space="0" w:color="auto"/>
        <w:bottom w:val="none" w:sz="0" w:space="0" w:color="auto"/>
        <w:right w:val="none" w:sz="0" w:space="0" w:color="auto"/>
      </w:divBdr>
    </w:div>
    <w:div w:id="849296836">
      <w:marLeft w:val="480"/>
      <w:marRight w:val="0"/>
      <w:marTop w:val="0"/>
      <w:marBottom w:val="0"/>
      <w:divBdr>
        <w:top w:val="none" w:sz="0" w:space="0" w:color="auto"/>
        <w:left w:val="none" w:sz="0" w:space="0" w:color="auto"/>
        <w:bottom w:val="none" w:sz="0" w:space="0" w:color="auto"/>
        <w:right w:val="none" w:sz="0" w:space="0" w:color="auto"/>
      </w:divBdr>
    </w:div>
    <w:div w:id="849610996">
      <w:marLeft w:val="480"/>
      <w:marRight w:val="0"/>
      <w:marTop w:val="0"/>
      <w:marBottom w:val="0"/>
      <w:divBdr>
        <w:top w:val="none" w:sz="0" w:space="0" w:color="auto"/>
        <w:left w:val="none" w:sz="0" w:space="0" w:color="auto"/>
        <w:bottom w:val="none" w:sz="0" w:space="0" w:color="auto"/>
        <w:right w:val="none" w:sz="0" w:space="0" w:color="auto"/>
      </w:divBdr>
    </w:div>
    <w:div w:id="849837096">
      <w:marLeft w:val="480"/>
      <w:marRight w:val="0"/>
      <w:marTop w:val="0"/>
      <w:marBottom w:val="0"/>
      <w:divBdr>
        <w:top w:val="none" w:sz="0" w:space="0" w:color="auto"/>
        <w:left w:val="none" w:sz="0" w:space="0" w:color="auto"/>
        <w:bottom w:val="none" w:sz="0" w:space="0" w:color="auto"/>
        <w:right w:val="none" w:sz="0" w:space="0" w:color="auto"/>
      </w:divBdr>
    </w:div>
    <w:div w:id="850217053">
      <w:marLeft w:val="480"/>
      <w:marRight w:val="0"/>
      <w:marTop w:val="0"/>
      <w:marBottom w:val="0"/>
      <w:divBdr>
        <w:top w:val="none" w:sz="0" w:space="0" w:color="auto"/>
        <w:left w:val="none" w:sz="0" w:space="0" w:color="auto"/>
        <w:bottom w:val="none" w:sz="0" w:space="0" w:color="auto"/>
        <w:right w:val="none" w:sz="0" w:space="0" w:color="auto"/>
      </w:divBdr>
    </w:div>
    <w:div w:id="850340901">
      <w:marLeft w:val="480"/>
      <w:marRight w:val="0"/>
      <w:marTop w:val="0"/>
      <w:marBottom w:val="0"/>
      <w:divBdr>
        <w:top w:val="none" w:sz="0" w:space="0" w:color="auto"/>
        <w:left w:val="none" w:sz="0" w:space="0" w:color="auto"/>
        <w:bottom w:val="none" w:sz="0" w:space="0" w:color="auto"/>
        <w:right w:val="none" w:sz="0" w:space="0" w:color="auto"/>
      </w:divBdr>
    </w:div>
    <w:div w:id="851912545">
      <w:marLeft w:val="480"/>
      <w:marRight w:val="0"/>
      <w:marTop w:val="0"/>
      <w:marBottom w:val="0"/>
      <w:divBdr>
        <w:top w:val="none" w:sz="0" w:space="0" w:color="auto"/>
        <w:left w:val="none" w:sz="0" w:space="0" w:color="auto"/>
        <w:bottom w:val="none" w:sz="0" w:space="0" w:color="auto"/>
        <w:right w:val="none" w:sz="0" w:space="0" w:color="auto"/>
      </w:divBdr>
    </w:div>
    <w:div w:id="851989828">
      <w:marLeft w:val="480"/>
      <w:marRight w:val="0"/>
      <w:marTop w:val="0"/>
      <w:marBottom w:val="0"/>
      <w:divBdr>
        <w:top w:val="none" w:sz="0" w:space="0" w:color="auto"/>
        <w:left w:val="none" w:sz="0" w:space="0" w:color="auto"/>
        <w:bottom w:val="none" w:sz="0" w:space="0" w:color="auto"/>
        <w:right w:val="none" w:sz="0" w:space="0" w:color="auto"/>
      </w:divBdr>
    </w:div>
    <w:div w:id="852065979">
      <w:marLeft w:val="480"/>
      <w:marRight w:val="0"/>
      <w:marTop w:val="0"/>
      <w:marBottom w:val="0"/>
      <w:divBdr>
        <w:top w:val="none" w:sz="0" w:space="0" w:color="auto"/>
        <w:left w:val="none" w:sz="0" w:space="0" w:color="auto"/>
        <w:bottom w:val="none" w:sz="0" w:space="0" w:color="auto"/>
        <w:right w:val="none" w:sz="0" w:space="0" w:color="auto"/>
      </w:divBdr>
    </w:div>
    <w:div w:id="852379550">
      <w:marLeft w:val="480"/>
      <w:marRight w:val="0"/>
      <w:marTop w:val="0"/>
      <w:marBottom w:val="0"/>
      <w:divBdr>
        <w:top w:val="none" w:sz="0" w:space="0" w:color="auto"/>
        <w:left w:val="none" w:sz="0" w:space="0" w:color="auto"/>
        <w:bottom w:val="none" w:sz="0" w:space="0" w:color="auto"/>
        <w:right w:val="none" w:sz="0" w:space="0" w:color="auto"/>
      </w:divBdr>
    </w:div>
    <w:div w:id="852379725">
      <w:marLeft w:val="480"/>
      <w:marRight w:val="0"/>
      <w:marTop w:val="0"/>
      <w:marBottom w:val="0"/>
      <w:divBdr>
        <w:top w:val="none" w:sz="0" w:space="0" w:color="auto"/>
        <w:left w:val="none" w:sz="0" w:space="0" w:color="auto"/>
        <w:bottom w:val="none" w:sz="0" w:space="0" w:color="auto"/>
        <w:right w:val="none" w:sz="0" w:space="0" w:color="auto"/>
      </w:divBdr>
    </w:div>
    <w:div w:id="852497208">
      <w:marLeft w:val="480"/>
      <w:marRight w:val="0"/>
      <w:marTop w:val="0"/>
      <w:marBottom w:val="0"/>
      <w:divBdr>
        <w:top w:val="none" w:sz="0" w:space="0" w:color="auto"/>
        <w:left w:val="none" w:sz="0" w:space="0" w:color="auto"/>
        <w:bottom w:val="none" w:sz="0" w:space="0" w:color="auto"/>
        <w:right w:val="none" w:sz="0" w:space="0" w:color="auto"/>
      </w:divBdr>
    </w:div>
    <w:div w:id="852498058">
      <w:marLeft w:val="480"/>
      <w:marRight w:val="0"/>
      <w:marTop w:val="0"/>
      <w:marBottom w:val="0"/>
      <w:divBdr>
        <w:top w:val="none" w:sz="0" w:space="0" w:color="auto"/>
        <w:left w:val="none" w:sz="0" w:space="0" w:color="auto"/>
        <w:bottom w:val="none" w:sz="0" w:space="0" w:color="auto"/>
        <w:right w:val="none" w:sz="0" w:space="0" w:color="auto"/>
      </w:divBdr>
    </w:div>
    <w:div w:id="852844711">
      <w:marLeft w:val="480"/>
      <w:marRight w:val="0"/>
      <w:marTop w:val="0"/>
      <w:marBottom w:val="0"/>
      <w:divBdr>
        <w:top w:val="none" w:sz="0" w:space="0" w:color="auto"/>
        <w:left w:val="none" w:sz="0" w:space="0" w:color="auto"/>
        <w:bottom w:val="none" w:sz="0" w:space="0" w:color="auto"/>
        <w:right w:val="none" w:sz="0" w:space="0" w:color="auto"/>
      </w:divBdr>
    </w:div>
    <w:div w:id="853155769">
      <w:marLeft w:val="480"/>
      <w:marRight w:val="0"/>
      <w:marTop w:val="0"/>
      <w:marBottom w:val="0"/>
      <w:divBdr>
        <w:top w:val="none" w:sz="0" w:space="0" w:color="auto"/>
        <w:left w:val="none" w:sz="0" w:space="0" w:color="auto"/>
        <w:bottom w:val="none" w:sz="0" w:space="0" w:color="auto"/>
        <w:right w:val="none" w:sz="0" w:space="0" w:color="auto"/>
      </w:divBdr>
    </w:div>
    <w:div w:id="854030070">
      <w:marLeft w:val="480"/>
      <w:marRight w:val="0"/>
      <w:marTop w:val="0"/>
      <w:marBottom w:val="0"/>
      <w:divBdr>
        <w:top w:val="none" w:sz="0" w:space="0" w:color="auto"/>
        <w:left w:val="none" w:sz="0" w:space="0" w:color="auto"/>
        <w:bottom w:val="none" w:sz="0" w:space="0" w:color="auto"/>
        <w:right w:val="none" w:sz="0" w:space="0" w:color="auto"/>
      </w:divBdr>
    </w:div>
    <w:div w:id="854223438">
      <w:marLeft w:val="480"/>
      <w:marRight w:val="0"/>
      <w:marTop w:val="0"/>
      <w:marBottom w:val="0"/>
      <w:divBdr>
        <w:top w:val="none" w:sz="0" w:space="0" w:color="auto"/>
        <w:left w:val="none" w:sz="0" w:space="0" w:color="auto"/>
        <w:bottom w:val="none" w:sz="0" w:space="0" w:color="auto"/>
        <w:right w:val="none" w:sz="0" w:space="0" w:color="auto"/>
      </w:divBdr>
    </w:div>
    <w:div w:id="854998929">
      <w:marLeft w:val="480"/>
      <w:marRight w:val="0"/>
      <w:marTop w:val="0"/>
      <w:marBottom w:val="0"/>
      <w:divBdr>
        <w:top w:val="none" w:sz="0" w:space="0" w:color="auto"/>
        <w:left w:val="none" w:sz="0" w:space="0" w:color="auto"/>
        <w:bottom w:val="none" w:sz="0" w:space="0" w:color="auto"/>
        <w:right w:val="none" w:sz="0" w:space="0" w:color="auto"/>
      </w:divBdr>
    </w:div>
    <w:div w:id="855266993">
      <w:marLeft w:val="480"/>
      <w:marRight w:val="0"/>
      <w:marTop w:val="0"/>
      <w:marBottom w:val="0"/>
      <w:divBdr>
        <w:top w:val="none" w:sz="0" w:space="0" w:color="auto"/>
        <w:left w:val="none" w:sz="0" w:space="0" w:color="auto"/>
        <w:bottom w:val="none" w:sz="0" w:space="0" w:color="auto"/>
        <w:right w:val="none" w:sz="0" w:space="0" w:color="auto"/>
      </w:divBdr>
    </w:div>
    <w:div w:id="855507604">
      <w:marLeft w:val="480"/>
      <w:marRight w:val="0"/>
      <w:marTop w:val="0"/>
      <w:marBottom w:val="0"/>
      <w:divBdr>
        <w:top w:val="none" w:sz="0" w:space="0" w:color="auto"/>
        <w:left w:val="none" w:sz="0" w:space="0" w:color="auto"/>
        <w:bottom w:val="none" w:sz="0" w:space="0" w:color="auto"/>
        <w:right w:val="none" w:sz="0" w:space="0" w:color="auto"/>
      </w:divBdr>
    </w:div>
    <w:div w:id="856043223">
      <w:marLeft w:val="480"/>
      <w:marRight w:val="0"/>
      <w:marTop w:val="0"/>
      <w:marBottom w:val="0"/>
      <w:divBdr>
        <w:top w:val="none" w:sz="0" w:space="0" w:color="auto"/>
        <w:left w:val="none" w:sz="0" w:space="0" w:color="auto"/>
        <w:bottom w:val="none" w:sz="0" w:space="0" w:color="auto"/>
        <w:right w:val="none" w:sz="0" w:space="0" w:color="auto"/>
      </w:divBdr>
    </w:div>
    <w:div w:id="856230598">
      <w:marLeft w:val="480"/>
      <w:marRight w:val="0"/>
      <w:marTop w:val="0"/>
      <w:marBottom w:val="0"/>
      <w:divBdr>
        <w:top w:val="none" w:sz="0" w:space="0" w:color="auto"/>
        <w:left w:val="none" w:sz="0" w:space="0" w:color="auto"/>
        <w:bottom w:val="none" w:sz="0" w:space="0" w:color="auto"/>
        <w:right w:val="none" w:sz="0" w:space="0" w:color="auto"/>
      </w:divBdr>
    </w:div>
    <w:div w:id="856428996">
      <w:marLeft w:val="480"/>
      <w:marRight w:val="0"/>
      <w:marTop w:val="0"/>
      <w:marBottom w:val="0"/>
      <w:divBdr>
        <w:top w:val="none" w:sz="0" w:space="0" w:color="auto"/>
        <w:left w:val="none" w:sz="0" w:space="0" w:color="auto"/>
        <w:bottom w:val="none" w:sz="0" w:space="0" w:color="auto"/>
        <w:right w:val="none" w:sz="0" w:space="0" w:color="auto"/>
      </w:divBdr>
    </w:div>
    <w:div w:id="856624391">
      <w:marLeft w:val="480"/>
      <w:marRight w:val="0"/>
      <w:marTop w:val="0"/>
      <w:marBottom w:val="0"/>
      <w:divBdr>
        <w:top w:val="none" w:sz="0" w:space="0" w:color="auto"/>
        <w:left w:val="none" w:sz="0" w:space="0" w:color="auto"/>
        <w:bottom w:val="none" w:sz="0" w:space="0" w:color="auto"/>
        <w:right w:val="none" w:sz="0" w:space="0" w:color="auto"/>
      </w:divBdr>
    </w:div>
    <w:div w:id="856849837">
      <w:marLeft w:val="480"/>
      <w:marRight w:val="0"/>
      <w:marTop w:val="0"/>
      <w:marBottom w:val="0"/>
      <w:divBdr>
        <w:top w:val="none" w:sz="0" w:space="0" w:color="auto"/>
        <w:left w:val="none" w:sz="0" w:space="0" w:color="auto"/>
        <w:bottom w:val="none" w:sz="0" w:space="0" w:color="auto"/>
        <w:right w:val="none" w:sz="0" w:space="0" w:color="auto"/>
      </w:divBdr>
    </w:div>
    <w:div w:id="857231976">
      <w:marLeft w:val="480"/>
      <w:marRight w:val="0"/>
      <w:marTop w:val="0"/>
      <w:marBottom w:val="0"/>
      <w:divBdr>
        <w:top w:val="none" w:sz="0" w:space="0" w:color="auto"/>
        <w:left w:val="none" w:sz="0" w:space="0" w:color="auto"/>
        <w:bottom w:val="none" w:sz="0" w:space="0" w:color="auto"/>
        <w:right w:val="none" w:sz="0" w:space="0" w:color="auto"/>
      </w:divBdr>
    </w:div>
    <w:div w:id="857425146">
      <w:marLeft w:val="480"/>
      <w:marRight w:val="0"/>
      <w:marTop w:val="0"/>
      <w:marBottom w:val="0"/>
      <w:divBdr>
        <w:top w:val="none" w:sz="0" w:space="0" w:color="auto"/>
        <w:left w:val="none" w:sz="0" w:space="0" w:color="auto"/>
        <w:bottom w:val="none" w:sz="0" w:space="0" w:color="auto"/>
        <w:right w:val="none" w:sz="0" w:space="0" w:color="auto"/>
      </w:divBdr>
    </w:div>
    <w:div w:id="857432131">
      <w:marLeft w:val="480"/>
      <w:marRight w:val="0"/>
      <w:marTop w:val="0"/>
      <w:marBottom w:val="0"/>
      <w:divBdr>
        <w:top w:val="none" w:sz="0" w:space="0" w:color="auto"/>
        <w:left w:val="none" w:sz="0" w:space="0" w:color="auto"/>
        <w:bottom w:val="none" w:sz="0" w:space="0" w:color="auto"/>
        <w:right w:val="none" w:sz="0" w:space="0" w:color="auto"/>
      </w:divBdr>
    </w:div>
    <w:div w:id="857543943">
      <w:marLeft w:val="480"/>
      <w:marRight w:val="0"/>
      <w:marTop w:val="0"/>
      <w:marBottom w:val="0"/>
      <w:divBdr>
        <w:top w:val="none" w:sz="0" w:space="0" w:color="auto"/>
        <w:left w:val="none" w:sz="0" w:space="0" w:color="auto"/>
        <w:bottom w:val="none" w:sz="0" w:space="0" w:color="auto"/>
        <w:right w:val="none" w:sz="0" w:space="0" w:color="auto"/>
      </w:divBdr>
    </w:div>
    <w:div w:id="857933191">
      <w:marLeft w:val="480"/>
      <w:marRight w:val="0"/>
      <w:marTop w:val="0"/>
      <w:marBottom w:val="0"/>
      <w:divBdr>
        <w:top w:val="none" w:sz="0" w:space="0" w:color="auto"/>
        <w:left w:val="none" w:sz="0" w:space="0" w:color="auto"/>
        <w:bottom w:val="none" w:sz="0" w:space="0" w:color="auto"/>
        <w:right w:val="none" w:sz="0" w:space="0" w:color="auto"/>
      </w:divBdr>
    </w:div>
    <w:div w:id="858010353">
      <w:marLeft w:val="480"/>
      <w:marRight w:val="0"/>
      <w:marTop w:val="0"/>
      <w:marBottom w:val="0"/>
      <w:divBdr>
        <w:top w:val="none" w:sz="0" w:space="0" w:color="auto"/>
        <w:left w:val="none" w:sz="0" w:space="0" w:color="auto"/>
        <w:bottom w:val="none" w:sz="0" w:space="0" w:color="auto"/>
        <w:right w:val="none" w:sz="0" w:space="0" w:color="auto"/>
      </w:divBdr>
    </w:div>
    <w:div w:id="858855336">
      <w:marLeft w:val="480"/>
      <w:marRight w:val="0"/>
      <w:marTop w:val="0"/>
      <w:marBottom w:val="0"/>
      <w:divBdr>
        <w:top w:val="none" w:sz="0" w:space="0" w:color="auto"/>
        <w:left w:val="none" w:sz="0" w:space="0" w:color="auto"/>
        <w:bottom w:val="none" w:sz="0" w:space="0" w:color="auto"/>
        <w:right w:val="none" w:sz="0" w:space="0" w:color="auto"/>
      </w:divBdr>
    </w:div>
    <w:div w:id="859126089">
      <w:marLeft w:val="480"/>
      <w:marRight w:val="0"/>
      <w:marTop w:val="0"/>
      <w:marBottom w:val="0"/>
      <w:divBdr>
        <w:top w:val="none" w:sz="0" w:space="0" w:color="auto"/>
        <w:left w:val="none" w:sz="0" w:space="0" w:color="auto"/>
        <w:bottom w:val="none" w:sz="0" w:space="0" w:color="auto"/>
        <w:right w:val="none" w:sz="0" w:space="0" w:color="auto"/>
      </w:divBdr>
    </w:div>
    <w:div w:id="859396545">
      <w:marLeft w:val="480"/>
      <w:marRight w:val="0"/>
      <w:marTop w:val="0"/>
      <w:marBottom w:val="0"/>
      <w:divBdr>
        <w:top w:val="none" w:sz="0" w:space="0" w:color="auto"/>
        <w:left w:val="none" w:sz="0" w:space="0" w:color="auto"/>
        <w:bottom w:val="none" w:sz="0" w:space="0" w:color="auto"/>
        <w:right w:val="none" w:sz="0" w:space="0" w:color="auto"/>
      </w:divBdr>
    </w:div>
    <w:div w:id="859857160">
      <w:marLeft w:val="480"/>
      <w:marRight w:val="0"/>
      <w:marTop w:val="0"/>
      <w:marBottom w:val="0"/>
      <w:divBdr>
        <w:top w:val="none" w:sz="0" w:space="0" w:color="auto"/>
        <w:left w:val="none" w:sz="0" w:space="0" w:color="auto"/>
        <w:bottom w:val="none" w:sz="0" w:space="0" w:color="auto"/>
        <w:right w:val="none" w:sz="0" w:space="0" w:color="auto"/>
      </w:divBdr>
    </w:div>
    <w:div w:id="860433424">
      <w:marLeft w:val="480"/>
      <w:marRight w:val="0"/>
      <w:marTop w:val="0"/>
      <w:marBottom w:val="0"/>
      <w:divBdr>
        <w:top w:val="none" w:sz="0" w:space="0" w:color="auto"/>
        <w:left w:val="none" w:sz="0" w:space="0" w:color="auto"/>
        <w:bottom w:val="none" w:sz="0" w:space="0" w:color="auto"/>
        <w:right w:val="none" w:sz="0" w:space="0" w:color="auto"/>
      </w:divBdr>
    </w:div>
    <w:div w:id="860436021">
      <w:marLeft w:val="480"/>
      <w:marRight w:val="0"/>
      <w:marTop w:val="0"/>
      <w:marBottom w:val="0"/>
      <w:divBdr>
        <w:top w:val="none" w:sz="0" w:space="0" w:color="auto"/>
        <w:left w:val="none" w:sz="0" w:space="0" w:color="auto"/>
        <w:bottom w:val="none" w:sz="0" w:space="0" w:color="auto"/>
        <w:right w:val="none" w:sz="0" w:space="0" w:color="auto"/>
      </w:divBdr>
    </w:div>
    <w:div w:id="861164170">
      <w:marLeft w:val="480"/>
      <w:marRight w:val="0"/>
      <w:marTop w:val="0"/>
      <w:marBottom w:val="0"/>
      <w:divBdr>
        <w:top w:val="none" w:sz="0" w:space="0" w:color="auto"/>
        <w:left w:val="none" w:sz="0" w:space="0" w:color="auto"/>
        <w:bottom w:val="none" w:sz="0" w:space="0" w:color="auto"/>
        <w:right w:val="none" w:sz="0" w:space="0" w:color="auto"/>
      </w:divBdr>
    </w:div>
    <w:div w:id="861823324">
      <w:marLeft w:val="480"/>
      <w:marRight w:val="0"/>
      <w:marTop w:val="0"/>
      <w:marBottom w:val="0"/>
      <w:divBdr>
        <w:top w:val="none" w:sz="0" w:space="0" w:color="auto"/>
        <w:left w:val="none" w:sz="0" w:space="0" w:color="auto"/>
        <w:bottom w:val="none" w:sz="0" w:space="0" w:color="auto"/>
        <w:right w:val="none" w:sz="0" w:space="0" w:color="auto"/>
      </w:divBdr>
    </w:div>
    <w:div w:id="862398421">
      <w:marLeft w:val="480"/>
      <w:marRight w:val="0"/>
      <w:marTop w:val="0"/>
      <w:marBottom w:val="0"/>
      <w:divBdr>
        <w:top w:val="none" w:sz="0" w:space="0" w:color="auto"/>
        <w:left w:val="none" w:sz="0" w:space="0" w:color="auto"/>
        <w:bottom w:val="none" w:sz="0" w:space="0" w:color="auto"/>
        <w:right w:val="none" w:sz="0" w:space="0" w:color="auto"/>
      </w:divBdr>
    </w:div>
    <w:div w:id="862480349">
      <w:marLeft w:val="480"/>
      <w:marRight w:val="0"/>
      <w:marTop w:val="0"/>
      <w:marBottom w:val="0"/>
      <w:divBdr>
        <w:top w:val="none" w:sz="0" w:space="0" w:color="auto"/>
        <w:left w:val="none" w:sz="0" w:space="0" w:color="auto"/>
        <w:bottom w:val="none" w:sz="0" w:space="0" w:color="auto"/>
        <w:right w:val="none" w:sz="0" w:space="0" w:color="auto"/>
      </w:divBdr>
    </w:div>
    <w:div w:id="862671573">
      <w:marLeft w:val="480"/>
      <w:marRight w:val="0"/>
      <w:marTop w:val="0"/>
      <w:marBottom w:val="0"/>
      <w:divBdr>
        <w:top w:val="none" w:sz="0" w:space="0" w:color="auto"/>
        <w:left w:val="none" w:sz="0" w:space="0" w:color="auto"/>
        <w:bottom w:val="none" w:sz="0" w:space="0" w:color="auto"/>
        <w:right w:val="none" w:sz="0" w:space="0" w:color="auto"/>
      </w:divBdr>
    </w:div>
    <w:div w:id="862790327">
      <w:marLeft w:val="480"/>
      <w:marRight w:val="0"/>
      <w:marTop w:val="0"/>
      <w:marBottom w:val="0"/>
      <w:divBdr>
        <w:top w:val="none" w:sz="0" w:space="0" w:color="auto"/>
        <w:left w:val="none" w:sz="0" w:space="0" w:color="auto"/>
        <w:bottom w:val="none" w:sz="0" w:space="0" w:color="auto"/>
        <w:right w:val="none" w:sz="0" w:space="0" w:color="auto"/>
      </w:divBdr>
    </w:div>
    <w:div w:id="862859196">
      <w:marLeft w:val="480"/>
      <w:marRight w:val="0"/>
      <w:marTop w:val="0"/>
      <w:marBottom w:val="0"/>
      <w:divBdr>
        <w:top w:val="none" w:sz="0" w:space="0" w:color="auto"/>
        <w:left w:val="none" w:sz="0" w:space="0" w:color="auto"/>
        <w:bottom w:val="none" w:sz="0" w:space="0" w:color="auto"/>
        <w:right w:val="none" w:sz="0" w:space="0" w:color="auto"/>
      </w:divBdr>
    </w:div>
    <w:div w:id="863789320">
      <w:marLeft w:val="480"/>
      <w:marRight w:val="0"/>
      <w:marTop w:val="0"/>
      <w:marBottom w:val="0"/>
      <w:divBdr>
        <w:top w:val="none" w:sz="0" w:space="0" w:color="auto"/>
        <w:left w:val="none" w:sz="0" w:space="0" w:color="auto"/>
        <w:bottom w:val="none" w:sz="0" w:space="0" w:color="auto"/>
        <w:right w:val="none" w:sz="0" w:space="0" w:color="auto"/>
      </w:divBdr>
    </w:div>
    <w:div w:id="864636270">
      <w:marLeft w:val="480"/>
      <w:marRight w:val="0"/>
      <w:marTop w:val="0"/>
      <w:marBottom w:val="0"/>
      <w:divBdr>
        <w:top w:val="none" w:sz="0" w:space="0" w:color="auto"/>
        <w:left w:val="none" w:sz="0" w:space="0" w:color="auto"/>
        <w:bottom w:val="none" w:sz="0" w:space="0" w:color="auto"/>
        <w:right w:val="none" w:sz="0" w:space="0" w:color="auto"/>
      </w:divBdr>
    </w:div>
    <w:div w:id="865294900">
      <w:marLeft w:val="480"/>
      <w:marRight w:val="0"/>
      <w:marTop w:val="0"/>
      <w:marBottom w:val="0"/>
      <w:divBdr>
        <w:top w:val="none" w:sz="0" w:space="0" w:color="auto"/>
        <w:left w:val="none" w:sz="0" w:space="0" w:color="auto"/>
        <w:bottom w:val="none" w:sz="0" w:space="0" w:color="auto"/>
        <w:right w:val="none" w:sz="0" w:space="0" w:color="auto"/>
      </w:divBdr>
    </w:div>
    <w:div w:id="865487580">
      <w:marLeft w:val="480"/>
      <w:marRight w:val="0"/>
      <w:marTop w:val="0"/>
      <w:marBottom w:val="0"/>
      <w:divBdr>
        <w:top w:val="none" w:sz="0" w:space="0" w:color="auto"/>
        <w:left w:val="none" w:sz="0" w:space="0" w:color="auto"/>
        <w:bottom w:val="none" w:sz="0" w:space="0" w:color="auto"/>
        <w:right w:val="none" w:sz="0" w:space="0" w:color="auto"/>
      </w:divBdr>
    </w:div>
    <w:div w:id="866678249">
      <w:marLeft w:val="480"/>
      <w:marRight w:val="0"/>
      <w:marTop w:val="0"/>
      <w:marBottom w:val="0"/>
      <w:divBdr>
        <w:top w:val="none" w:sz="0" w:space="0" w:color="auto"/>
        <w:left w:val="none" w:sz="0" w:space="0" w:color="auto"/>
        <w:bottom w:val="none" w:sz="0" w:space="0" w:color="auto"/>
        <w:right w:val="none" w:sz="0" w:space="0" w:color="auto"/>
      </w:divBdr>
    </w:div>
    <w:div w:id="867723064">
      <w:marLeft w:val="480"/>
      <w:marRight w:val="0"/>
      <w:marTop w:val="0"/>
      <w:marBottom w:val="0"/>
      <w:divBdr>
        <w:top w:val="none" w:sz="0" w:space="0" w:color="auto"/>
        <w:left w:val="none" w:sz="0" w:space="0" w:color="auto"/>
        <w:bottom w:val="none" w:sz="0" w:space="0" w:color="auto"/>
        <w:right w:val="none" w:sz="0" w:space="0" w:color="auto"/>
      </w:divBdr>
    </w:div>
    <w:div w:id="868488552">
      <w:marLeft w:val="480"/>
      <w:marRight w:val="0"/>
      <w:marTop w:val="0"/>
      <w:marBottom w:val="0"/>
      <w:divBdr>
        <w:top w:val="none" w:sz="0" w:space="0" w:color="auto"/>
        <w:left w:val="none" w:sz="0" w:space="0" w:color="auto"/>
        <w:bottom w:val="none" w:sz="0" w:space="0" w:color="auto"/>
        <w:right w:val="none" w:sz="0" w:space="0" w:color="auto"/>
      </w:divBdr>
    </w:div>
    <w:div w:id="868641751">
      <w:marLeft w:val="480"/>
      <w:marRight w:val="0"/>
      <w:marTop w:val="0"/>
      <w:marBottom w:val="0"/>
      <w:divBdr>
        <w:top w:val="none" w:sz="0" w:space="0" w:color="auto"/>
        <w:left w:val="none" w:sz="0" w:space="0" w:color="auto"/>
        <w:bottom w:val="none" w:sz="0" w:space="0" w:color="auto"/>
        <w:right w:val="none" w:sz="0" w:space="0" w:color="auto"/>
      </w:divBdr>
    </w:div>
    <w:div w:id="868644543">
      <w:marLeft w:val="480"/>
      <w:marRight w:val="0"/>
      <w:marTop w:val="0"/>
      <w:marBottom w:val="0"/>
      <w:divBdr>
        <w:top w:val="none" w:sz="0" w:space="0" w:color="auto"/>
        <w:left w:val="none" w:sz="0" w:space="0" w:color="auto"/>
        <w:bottom w:val="none" w:sz="0" w:space="0" w:color="auto"/>
        <w:right w:val="none" w:sz="0" w:space="0" w:color="auto"/>
      </w:divBdr>
    </w:div>
    <w:div w:id="869073219">
      <w:marLeft w:val="480"/>
      <w:marRight w:val="0"/>
      <w:marTop w:val="0"/>
      <w:marBottom w:val="0"/>
      <w:divBdr>
        <w:top w:val="none" w:sz="0" w:space="0" w:color="auto"/>
        <w:left w:val="none" w:sz="0" w:space="0" w:color="auto"/>
        <w:bottom w:val="none" w:sz="0" w:space="0" w:color="auto"/>
        <w:right w:val="none" w:sz="0" w:space="0" w:color="auto"/>
      </w:divBdr>
    </w:div>
    <w:div w:id="869413582">
      <w:marLeft w:val="480"/>
      <w:marRight w:val="0"/>
      <w:marTop w:val="0"/>
      <w:marBottom w:val="0"/>
      <w:divBdr>
        <w:top w:val="none" w:sz="0" w:space="0" w:color="auto"/>
        <w:left w:val="none" w:sz="0" w:space="0" w:color="auto"/>
        <w:bottom w:val="none" w:sz="0" w:space="0" w:color="auto"/>
        <w:right w:val="none" w:sz="0" w:space="0" w:color="auto"/>
      </w:divBdr>
    </w:div>
    <w:div w:id="869805545">
      <w:marLeft w:val="480"/>
      <w:marRight w:val="0"/>
      <w:marTop w:val="0"/>
      <w:marBottom w:val="0"/>
      <w:divBdr>
        <w:top w:val="none" w:sz="0" w:space="0" w:color="auto"/>
        <w:left w:val="none" w:sz="0" w:space="0" w:color="auto"/>
        <w:bottom w:val="none" w:sz="0" w:space="0" w:color="auto"/>
        <w:right w:val="none" w:sz="0" w:space="0" w:color="auto"/>
      </w:divBdr>
    </w:div>
    <w:div w:id="869878342">
      <w:marLeft w:val="480"/>
      <w:marRight w:val="0"/>
      <w:marTop w:val="0"/>
      <w:marBottom w:val="0"/>
      <w:divBdr>
        <w:top w:val="none" w:sz="0" w:space="0" w:color="auto"/>
        <w:left w:val="none" w:sz="0" w:space="0" w:color="auto"/>
        <w:bottom w:val="none" w:sz="0" w:space="0" w:color="auto"/>
        <w:right w:val="none" w:sz="0" w:space="0" w:color="auto"/>
      </w:divBdr>
    </w:div>
    <w:div w:id="869925192">
      <w:marLeft w:val="480"/>
      <w:marRight w:val="0"/>
      <w:marTop w:val="0"/>
      <w:marBottom w:val="0"/>
      <w:divBdr>
        <w:top w:val="none" w:sz="0" w:space="0" w:color="auto"/>
        <w:left w:val="none" w:sz="0" w:space="0" w:color="auto"/>
        <w:bottom w:val="none" w:sz="0" w:space="0" w:color="auto"/>
        <w:right w:val="none" w:sz="0" w:space="0" w:color="auto"/>
      </w:divBdr>
    </w:div>
    <w:div w:id="870067607">
      <w:marLeft w:val="480"/>
      <w:marRight w:val="0"/>
      <w:marTop w:val="0"/>
      <w:marBottom w:val="0"/>
      <w:divBdr>
        <w:top w:val="none" w:sz="0" w:space="0" w:color="auto"/>
        <w:left w:val="none" w:sz="0" w:space="0" w:color="auto"/>
        <w:bottom w:val="none" w:sz="0" w:space="0" w:color="auto"/>
        <w:right w:val="none" w:sz="0" w:space="0" w:color="auto"/>
      </w:divBdr>
    </w:div>
    <w:div w:id="871695114">
      <w:marLeft w:val="480"/>
      <w:marRight w:val="0"/>
      <w:marTop w:val="0"/>
      <w:marBottom w:val="0"/>
      <w:divBdr>
        <w:top w:val="none" w:sz="0" w:space="0" w:color="auto"/>
        <w:left w:val="none" w:sz="0" w:space="0" w:color="auto"/>
        <w:bottom w:val="none" w:sz="0" w:space="0" w:color="auto"/>
        <w:right w:val="none" w:sz="0" w:space="0" w:color="auto"/>
      </w:divBdr>
    </w:div>
    <w:div w:id="872426435">
      <w:marLeft w:val="480"/>
      <w:marRight w:val="0"/>
      <w:marTop w:val="0"/>
      <w:marBottom w:val="0"/>
      <w:divBdr>
        <w:top w:val="none" w:sz="0" w:space="0" w:color="auto"/>
        <w:left w:val="none" w:sz="0" w:space="0" w:color="auto"/>
        <w:bottom w:val="none" w:sz="0" w:space="0" w:color="auto"/>
        <w:right w:val="none" w:sz="0" w:space="0" w:color="auto"/>
      </w:divBdr>
    </w:div>
    <w:div w:id="872814115">
      <w:marLeft w:val="480"/>
      <w:marRight w:val="0"/>
      <w:marTop w:val="0"/>
      <w:marBottom w:val="0"/>
      <w:divBdr>
        <w:top w:val="none" w:sz="0" w:space="0" w:color="auto"/>
        <w:left w:val="none" w:sz="0" w:space="0" w:color="auto"/>
        <w:bottom w:val="none" w:sz="0" w:space="0" w:color="auto"/>
        <w:right w:val="none" w:sz="0" w:space="0" w:color="auto"/>
      </w:divBdr>
    </w:div>
    <w:div w:id="872882436">
      <w:marLeft w:val="480"/>
      <w:marRight w:val="0"/>
      <w:marTop w:val="0"/>
      <w:marBottom w:val="0"/>
      <w:divBdr>
        <w:top w:val="none" w:sz="0" w:space="0" w:color="auto"/>
        <w:left w:val="none" w:sz="0" w:space="0" w:color="auto"/>
        <w:bottom w:val="none" w:sz="0" w:space="0" w:color="auto"/>
        <w:right w:val="none" w:sz="0" w:space="0" w:color="auto"/>
      </w:divBdr>
    </w:div>
    <w:div w:id="872885148">
      <w:marLeft w:val="480"/>
      <w:marRight w:val="0"/>
      <w:marTop w:val="0"/>
      <w:marBottom w:val="0"/>
      <w:divBdr>
        <w:top w:val="none" w:sz="0" w:space="0" w:color="auto"/>
        <w:left w:val="none" w:sz="0" w:space="0" w:color="auto"/>
        <w:bottom w:val="none" w:sz="0" w:space="0" w:color="auto"/>
        <w:right w:val="none" w:sz="0" w:space="0" w:color="auto"/>
      </w:divBdr>
    </w:div>
    <w:div w:id="872886932">
      <w:marLeft w:val="480"/>
      <w:marRight w:val="0"/>
      <w:marTop w:val="0"/>
      <w:marBottom w:val="0"/>
      <w:divBdr>
        <w:top w:val="none" w:sz="0" w:space="0" w:color="auto"/>
        <w:left w:val="none" w:sz="0" w:space="0" w:color="auto"/>
        <w:bottom w:val="none" w:sz="0" w:space="0" w:color="auto"/>
        <w:right w:val="none" w:sz="0" w:space="0" w:color="auto"/>
      </w:divBdr>
    </w:div>
    <w:div w:id="873536683">
      <w:marLeft w:val="480"/>
      <w:marRight w:val="0"/>
      <w:marTop w:val="0"/>
      <w:marBottom w:val="0"/>
      <w:divBdr>
        <w:top w:val="none" w:sz="0" w:space="0" w:color="auto"/>
        <w:left w:val="none" w:sz="0" w:space="0" w:color="auto"/>
        <w:bottom w:val="none" w:sz="0" w:space="0" w:color="auto"/>
        <w:right w:val="none" w:sz="0" w:space="0" w:color="auto"/>
      </w:divBdr>
    </w:div>
    <w:div w:id="873661624">
      <w:marLeft w:val="480"/>
      <w:marRight w:val="0"/>
      <w:marTop w:val="0"/>
      <w:marBottom w:val="0"/>
      <w:divBdr>
        <w:top w:val="none" w:sz="0" w:space="0" w:color="auto"/>
        <w:left w:val="none" w:sz="0" w:space="0" w:color="auto"/>
        <w:bottom w:val="none" w:sz="0" w:space="0" w:color="auto"/>
        <w:right w:val="none" w:sz="0" w:space="0" w:color="auto"/>
      </w:divBdr>
    </w:div>
    <w:div w:id="874196426">
      <w:marLeft w:val="480"/>
      <w:marRight w:val="0"/>
      <w:marTop w:val="0"/>
      <w:marBottom w:val="0"/>
      <w:divBdr>
        <w:top w:val="none" w:sz="0" w:space="0" w:color="auto"/>
        <w:left w:val="none" w:sz="0" w:space="0" w:color="auto"/>
        <w:bottom w:val="none" w:sz="0" w:space="0" w:color="auto"/>
        <w:right w:val="none" w:sz="0" w:space="0" w:color="auto"/>
      </w:divBdr>
    </w:div>
    <w:div w:id="875119644">
      <w:marLeft w:val="480"/>
      <w:marRight w:val="0"/>
      <w:marTop w:val="0"/>
      <w:marBottom w:val="0"/>
      <w:divBdr>
        <w:top w:val="none" w:sz="0" w:space="0" w:color="auto"/>
        <w:left w:val="none" w:sz="0" w:space="0" w:color="auto"/>
        <w:bottom w:val="none" w:sz="0" w:space="0" w:color="auto"/>
        <w:right w:val="none" w:sz="0" w:space="0" w:color="auto"/>
      </w:divBdr>
    </w:div>
    <w:div w:id="875237312">
      <w:marLeft w:val="480"/>
      <w:marRight w:val="0"/>
      <w:marTop w:val="0"/>
      <w:marBottom w:val="0"/>
      <w:divBdr>
        <w:top w:val="none" w:sz="0" w:space="0" w:color="auto"/>
        <w:left w:val="none" w:sz="0" w:space="0" w:color="auto"/>
        <w:bottom w:val="none" w:sz="0" w:space="0" w:color="auto"/>
        <w:right w:val="none" w:sz="0" w:space="0" w:color="auto"/>
      </w:divBdr>
    </w:div>
    <w:div w:id="875509770">
      <w:marLeft w:val="480"/>
      <w:marRight w:val="0"/>
      <w:marTop w:val="0"/>
      <w:marBottom w:val="0"/>
      <w:divBdr>
        <w:top w:val="none" w:sz="0" w:space="0" w:color="auto"/>
        <w:left w:val="none" w:sz="0" w:space="0" w:color="auto"/>
        <w:bottom w:val="none" w:sz="0" w:space="0" w:color="auto"/>
        <w:right w:val="none" w:sz="0" w:space="0" w:color="auto"/>
      </w:divBdr>
    </w:div>
    <w:div w:id="875656283">
      <w:marLeft w:val="480"/>
      <w:marRight w:val="0"/>
      <w:marTop w:val="0"/>
      <w:marBottom w:val="0"/>
      <w:divBdr>
        <w:top w:val="none" w:sz="0" w:space="0" w:color="auto"/>
        <w:left w:val="none" w:sz="0" w:space="0" w:color="auto"/>
        <w:bottom w:val="none" w:sz="0" w:space="0" w:color="auto"/>
        <w:right w:val="none" w:sz="0" w:space="0" w:color="auto"/>
      </w:divBdr>
    </w:div>
    <w:div w:id="875771176">
      <w:marLeft w:val="480"/>
      <w:marRight w:val="0"/>
      <w:marTop w:val="0"/>
      <w:marBottom w:val="0"/>
      <w:divBdr>
        <w:top w:val="none" w:sz="0" w:space="0" w:color="auto"/>
        <w:left w:val="none" w:sz="0" w:space="0" w:color="auto"/>
        <w:bottom w:val="none" w:sz="0" w:space="0" w:color="auto"/>
        <w:right w:val="none" w:sz="0" w:space="0" w:color="auto"/>
      </w:divBdr>
    </w:div>
    <w:div w:id="876087384">
      <w:marLeft w:val="480"/>
      <w:marRight w:val="0"/>
      <w:marTop w:val="0"/>
      <w:marBottom w:val="0"/>
      <w:divBdr>
        <w:top w:val="none" w:sz="0" w:space="0" w:color="auto"/>
        <w:left w:val="none" w:sz="0" w:space="0" w:color="auto"/>
        <w:bottom w:val="none" w:sz="0" w:space="0" w:color="auto"/>
        <w:right w:val="none" w:sz="0" w:space="0" w:color="auto"/>
      </w:divBdr>
    </w:div>
    <w:div w:id="876356982">
      <w:marLeft w:val="480"/>
      <w:marRight w:val="0"/>
      <w:marTop w:val="0"/>
      <w:marBottom w:val="0"/>
      <w:divBdr>
        <w:top w:val="none" w:sz="0" w:space="0" w:color="auto"/>
        <w:left w:val="none" w:sz="0" w:space="0" w:color="auto"/>
        <w:bottom w:val="none" w:sz="0" w:space="0" w:color="auto"/>
        <w:right w:val="none" w:sz="0" w:space="0" w:color="auto"/>
      </w:divBdr>
    </w:div>
    <w:div w:id="877085373">
      <w:marLeft w:val="480"/>
      <w:marRight w:val="0"/>
      <w:marTop w:val="0"/>
      <w:marBottom w:val="0"/>
      <w:divBdr>
        <w:top w:val="none" w:sz="0" w:space="0" w:color="auto"/>
        <w:left w:val="none" w:sz="0" w:space="0" w:color="auto"/>
        <w:bottom w:val="none" w:sz="0" w:space="0" w:color="auto"/>
        <w:right w:val="none" w:sz="0" w:space="0" w:color="auto"/>
      </w:divBdr>
    </w:div>
    <w:div w:id="877397265">
      <w:marLeft w:val="480"/>
      <w:marRight w:val="0"/>
      <w:marTop w:val="0"/>
      <w:marBottom w:val="0"/>
      <w:divBdr>
        <w:top w:val="none" w:sz="0" w:space="0" w:color="auto"/>
        <w:left w:val="none" w:sz="0" w:space="0" w:color="auto"/>
        <w:bottom w:val="none" w:sz="0" w:space="0" w:color="auto"/>
        <w:right w:val="none" w:sz="0" w:space="0" w:color="auto"/>
      </w:divBdr>
    </w:div>
    <w:div w:id="877739593">
      <w:marLeft w:val="480"/>
      <w:marRight w:val="0"/>
      <w:marTop w:val="0"/>
      <w:marBottom w:val="0"/>
      <w:divBdr>
        <w:top w:val="none" w:sz="0" w:space="0" w:color="auto"/>
        <w:left w:val="none" w:sz="0" w:space="0" w:color="auto"/>
        <w:bottom w:val="none" w:sz="0" w:space="0" w:color="auto"/>
        <w:right w:val="none" w:sz="0" w:space="0" w:color="auto"/>
      </w:divBdr>
    </w:div>
    <w:div w:id="877862216">
      <w:marLeft w:val="480"/>
      <w:marRight w:val="0"/>
      <w:marTop w:val="0"/>
      <w:marBottom w:val="0"/>
      <w:divBdr>
        <w:top w:val="none" w:sz="0" w:space="0" w:color="auto"/>
        <w:left w:val="none" w:sz="0" w:space="0" w:color="auto"/>
        <w:bottom w:val="none" w:sz="0" w:space="0" w:color="auto"/>
        <w:right w:val="none" w:sz="0" w:space="0" w:color="auto"/>
      </w:divBdr>
    </w:div>
    <w:div w:id="877931145">
      <w:marLeft w:val="480"/>
      <w:marRight w:val="0"/>
      <w:marTop w:val="0"/>
      <w:marBottom w:val="0"/>
      <w:divBdr>
        <w:top w:val="none" w:sz="0" w:space="0" w:color="auto"/>
        <w:left w:val="none" w:sz="0" w:space="0" w:color="auto"/>
        <w:bottom w:val="none" w:sz="0" w:space="0" w:color="auto"/>
        <w:right w:val="none" w:sz="0" w:space="0" w:color="auto"/>
      </w:divBdr>
    </w:div>
    <w:div w:id="880020000">
      <w:marLeft w:val="480"/>
      <w:marRight w:val="0"/>
      <w:marTop w:val="0"/>
      <w:marBottom w:val="0"/>
      <w:divBdr>
        <w:top w:val="none" w:sz="0" w:space="0" w:color="auto"/>
        <w:left w:val="none" w:sz="0" w:space="0" w:color="auto"/>
        <w:bottom w:val="none" w:sz="0" w:space="0" w:color="auto"/>
        <w:right w:val="none" w:sz="0" w:space="0" w:color="auto"/>
      </w:divBdr>
    </w:div>
    <w:div w:id="880164287">
      <w:marLeft w:val="480"/>
      <w:marRight w:val="0"/>
      <w:marTop w:val="0"/>
      <w:marBottom w:val="0"/>
      <w:divBdr>
        <w:top w:val="none" w:sz="0" w:space="0" w:color="auto"/>
        <w:left w:val="none" w:sz="0" w:space="0" w:color="auto"/>
        <w:bottom w:val="none" w:sz="0" w:space="0" w:color="auto"/>
        <w:right w:val="none" w:sz="0" w:space="0" w:color="auto"/>
      </w:divBdr>
    </w:div>
    <w:div w:id="880240855">
      <w:marLeft w:val="480"/>
      <w:marRight w:val="0"/>
      <w:marTop w:val="0"/>
      <w:marBottom w:val="0"/>
      <w:divBdr>
        <w:top w:val="none" w:sz="0" w:space="0" w:color="auto"/>
        <w:left w:val="none" w:sz="0" w:space="0" w:color="auto"/>
        <w:bottom w:val="none" w:sz="0" w:space="0" w:color="auto"/>
        <w:right w:val="none" w:sz="0" w:space="0" w:color="auto"/>
      </w:divBdr>
    </w:div>
    <w:div w:id="880479853">
      <w:marLeft w:val="480"/>
      <w:marRight w:val="0"/>
      <w:marTop w:val="0"/>
      <w:marBottom w:val="0"/>
      <w:divBdr>
        <w:top w:val="none" w:sz="0" w:space="0" w:color="auto"/>
        <w:left w:val="none" w:sz="0" w:space="0" w:color="auto"/>
        <w:bottom w:val="none" w:sz="0" w:space="0" w:color="auto"/>
        <w:right w:val="none" w:sz="0" w:space="0" w:color="auto"/>
      </w:divBdr>
    </w:div>
    <w:div w:id="880945752">
      <w:marLeft w:val="480"/>
      <w:marRight w:val="0"/>
      <w:marTop w:val="0"/>
      <w:marBottom w:val="0"/>
      <w:divBdr>
        <w:top w:val="none" w:sz="0" w:space="0" w:color="auto"/>
        <w:left w:val="none" w:sz="0" w:space="0" w:color="auto"/>
        <w:bottom w:val="none" w:sz="0" w:space="0" w:color="auto"/>
        <w:right w:val="none" w:sz="0" w:space="0" w:color="auto"/>
      </w:divBdr>
    </w:div>
    <w:div w:id="881669062">
      <w:marLeft w:val="480"/>
      <w:marRight w:val="0"/>
      <w:marTop w:val="0"/>
      <w:marBottom w:val="0"/>
      <w:divBdr>
        <w:top w:val="none" w:sz="0" w:space="0" w:color="auto"/>
        <w:left w:val="none" w:sz="0" w:space="0" w:color="auto"/>
        <w:bottom w:val="none" w:sz="0" w:space="0" w:color="auto"/>
        <w:right w:val="none" w:sz="0" w:space="0" w:color="auto"/>
      </w:divBdr>
    </w:div>
    <w:div w:id="882207304">
      <w:marLeft w:val="480"/>
      <w:marRight w:val="0"/>
      <w:marTop w:val="0"/>
      <w:marBottom w:val="0"/>
      <w:divBdr>
        <w:top w:val="none" w:sz="0" w:space="0" w:color="auto"/>
        <w:left w:val="none" w:sz="0" w:space="0" w:color="auto"/>
        <w:bottom w:val="none" w:sz="0" w:space="0" w:color="auto"/>
        <w:right w:val="none" w:sz="0" w:space="0" w:color="auto"/>
      </w:divBdr>
    </w:div>
    <w:div w:id="882449267">
      <w:marLeft w:val="480"/>
      <w:marRight w:val="0"/>
      <w:marTop w:val="0"/>
      <w:marBottom w:val="0"/>
      <w:divBdr>
        <w:top w:val="none" w:sz="0" w:space="0" w:color="auto"/>
        <w:left w:val="none" w:sz="0" w:space="0" w:color="auto"/>
        <w:bottom w:val="none" w:sz="0" w:space="0" w:color="auto"/>
        <w:right w:val="none" w:sz="0" w:space="0" w:color="auto"/>
      </w:divBdr>
    </w:div>
    <w:div w:id="882521291">
      <w:marLeft w:val="480"/>
      <w:marRight w:val="0"/>
      <w:marTop w:val="0"/>
      <w:marBottom w:val="0"/>
      <w:divBdr>
        <w:top w:val="none" w:sz="0" w:space="0" w:color="auto"/>
        <w:left w:val="none" w:sz="0" w:space="0" w:color="auto"/>
        <w:bottom w:val="none" w:sz="0" w:space="0" w:color="auto"/>
        <w:right w:val="none" w:sz="0" w:space="0" w:color="auto"/>
      </w:divBdr>
    </w:div>
    <w:div w:id="882788017">
      <w:marLeft w:val="480"/>
      <w:marRight w:val="0"/>
      <w:marTop w:val="0"/>
      <w:marBottom w:val="0"/>
      <w:divBdr>
        <w:top w:val="none" w:sz="0" w:space="0" w:color="auto"/>
        <w:left w:val="none" w:sz="0" w:space="0" w:color="auto"/>
        <w:bottom w:val="none" w:sz="0" w:space="0" w:color="auto"/>
        <w:right w:val="none" w:sz="0" w:space="0" w:color="auto"/>
      </w:divBdr>
    </w:div>
    <w:div w:id="882987829">
      <w:marLeft w:val="480"/>
      <w:marRight w:val="0"/>
      <w:marTop w:val="0"/>
      <w:marBottom w:val="0"/>
      <w:divBdr>
        <w:top w:val="none" w:sz="0" w:space="0" w:color="auto"/>
        <w:left w:val="none" w:sz="0" w:space="0" w:color="auto"/>
        <w:bottom w:val="none" w:sz="0" w:space="0" w:color="auto"/>
        <w:right w:val="none" w:sz="0" w:space="0" w:color="auto"/>
      </w:divBdr>
    </w:div>
    <w:div w:id="883562934">
      <w:marLeft w:val="480"/>
      <w:marRight w:val="0"/>
      <w:marTop w:val="0"/>
      <w:marBottom w:val="0"/>
      <w:divBdr>
        <w:top w:val="none" w:sz="0" w:space="0" w:color="auto"/>
        <w:left w:val="none" w:sz="0" w:space="0" w:color="auto"/>
        <w:bottom w:val="none" w:sz="0" w:space="0" w:color="auto"/>
        <w:right w:val="none" w:sz="0" w:space="0" w:color="auto"/>
      </w:divBdr>
    </w:div>
    <w:div w:id="883756128">
      <w:marLeft w:val="480"/>
      <w:marRight w:val="0"/>
      <w:marTop w:val="0"/>
      <w:marBottom w:val="0"/>
      <w:divBdr>
        <w:top w:val="none" w:sz="0" w:space="0" w:color="auto"/>
        <w:left w:val="none" w:sz="0" w:space="0" w:color="auto"/>
        <w:bottom w:val="none" w:sz="0" w:space="0" w:color="auto"/>
        <w:right w:val="none" w:sz="0" w:space="0" w:color="auto"/>
      </w:divBdr>
    </w:div>
    <w:div w:id="883949631">
      <w:marLeft w:val="480"/>
      <w:marRight w:val="0"/>
      <w:marTop w:val="0"/>
      <w:marBottom w:val="0"/>
      <w:divBdr>
        <w:top w:val="none" w:sz="0" w:space="0" w:color="auto"/>
        <w:left w:val="none" w:sz="0" w:space="0" w:color="auto"/>
        <w:bottom w:val="none" w:sz="0" w:space="0" w:color="auto"/>
        <w:right w:val="none" w:sz="0" w:space="0" w:color="auto"/>
      </w:divBdr>
    </w:div>
    <w:div w:id="883980310">
      <w:marLeft w:val="480"/>
      <w:marRight w:val="0"/>
      <w:marTop w:val="0"/>
      <w:marBottom w:val="0"/>
      <w:divBdr>
        <w:top w:val="none" w:sz="0" w:space="0" w:color="auto"/>
        <w:left w:val="none" w:sz="0" w:space="0" w:color="auto"/>
        <w:bottom w:val="none" w:sz="0" w:space="0" w:color="auto"/>
        <w:right w:val="none" w:sz="0" w:space="0" w:color="auto"/>
      </w:divBdr>
    </w:div>
    <w:div w:id="884606545">
      <w:marLeft w:val="480"/>
      <w:marRight w:val="0"/>
      <w:marTop w:val="0"/>
      <w:marBottom w:val="0"/>
      <w:divBdr>
        <w:top w:val="none" w:sz="0" w:space="0" w:color="auto"/>
        <w:left w:val="none" w:sz="0" w:space="0" w:color="auto"/>
        <w:bottom w:val="none" w:sz="0" w:space="0" w:color="auto"/>
        <w:right w:val="none" w:sz="0" w:space="0" w:color="auto"/>
      </w:divBdr>
    </w:div>
    <w:div w:id="885024376">
      <w:marLeft w:val="480"/>
      <w:marRight w:val="0"/>
      <w:marTop w:val="0"/>
      <w:marBottom w:val="0"/>
      <w:divBdr>
        <w:top w:val="none" w:sz="0" w:space="0" w:color="auto"/>
        <w:left w:val="none" w:sz="0" w:space="0" w:color="auto"/>
        <w:bottom w:val="none" w:sz="0" w:space="0" w:color="auto"/>
        <w:right w:val="none" w:sz="0" w:space="0" w:color="auto"/>
      </w:divBdr>
    </w:div>
    <w:div w:id="885143148">
      <w:marLeft w:val="480"/>
      <w:marRight w:val="0"/>
      <w:marTop w:val="0"/>
      <w:marBottom w:val="0"/>
      <w:divBdr>
        <w:top w:val="none" w:sz="0" w:space="0" w:color="auto"/>
        <w:left w:val="none" w:sz="0" w:space="0" w:color="auto"/>
        <w:bottom w:val="none" w:sz="0" w:space="0" w:color="auto"/>
        <w:right w:val="none" w:sz="0" w:space="0" w:color="auto"/>
      </w:divBdr>
    </w:div>
    <w:div w:id="885600626">
      <w:marLeft w:val="480"/>
      <w:marRight w:val="0"/>
      <w:marTop w:val="0"/>
      <w:marBottom w:val="0"/>
      <w:divBdr>
        <w:top w:val="none" w:sz="0" w:space="0" w:color="auto"/>
        <w:left w:val="none" w:sz="0" w:space="0" w:color="auto"/>
        <w:bottom w:val="none" w:sz="0" w:space="0" w:color="auto"/>
        <w:right w:val="none" w:sz="0" w:space="0" w:color="auto"/>
      </w:divBdr>
    </w:div>
    <w:div w:id="885795157">
      <w:marLeft w:val="480"/>
      <w:marRight w:val="0"/>
      <w:marTop w:val="0"/>
      <w:marBottom w:val="0"/>
      <w:divBdr>
        <w:top w:val="none" w:sz="0" w:space="0" w:color="auto"/>
        <w:left w:val="none" w:sz="0" w:space="0" w:color="auto"/>
        <w:bottom w:val="none" w:sz="0" w:space="0" w:color="auto"/>
        <w:right w:val="none" w:sz="0" w:space="0" w:color="auto"/>
      </w:divBdr>
    </w:div>
    <w:div w:id="886071128">
      <w:marLeft w:val="480"/>
      <w:marRight w:val="0"/>
      <w:marTop w:val="0"/>
      <w:marBottom w:val="0"/>
      <w:divBdr>
        <w:top w:val="none" w:sz="0" w:space="0" w:color="auto"/>
        <w:left w:val="none" w:sz="0" w:space="0" w:color="auto"/>
        <w:bottom w:val="none" w:sz="0" w:space="0" w:color="auto"/>
        <w:right w:val="none" w:sz="0" w:space="0" w:color="auto"/>
      </w:divBdr>
    </w:div>
    <w:div w:id="886262466">
      <w:marLeft w:val="480"/>
      <w:marRight w:val="0"/>
      <w:marTop w:val="0"/>
      <w:marBottom w:val="0"/>
      <w:divBdr>
        <w:top w:val="none" w:sz="0" w:space="0" w:color="auto"/>
        <w:left w:val="none" w:sz="0" w:space="0" w:color="auto"/>
        <w:bottom w:val="none" w:sz="0" w:space="0" w:color="auto"/>
        <w:right w:val="none" w:sz="0" w:space="0" w:color="auto"/>
      </w:divBdr>
    </w:div>
    <w:div w:id="887300952">
      <w:marLeft w:val="480"/>
      <w:marRight w:val="0"/>
      <w:marTop w:val="0"/>
      <w:marBottom w:val="0"/>
      <w:divBdr>
        <w:top w:val="none" w:sz="0" w:space="0" w:color="auto"/>
        <w:left w:val="none" w:sz="0" w:space="0" w:color="auto"/>
        <w:bottom w:val="none" w:sz="0" w:space="0" w:color="auto"/>
        <w:right w:val="none" w:sz="0" w:space="0" w:color="auto"/>
      </w:divBdr>
    </w:div>
    <w:div w:id="887499167">
      <w:marLeft w:val="480"/>
      <w:marRight w:val="0"/>
      <w:marTop w:val="0"/>
      <w:marBottom w:val="0"/>
      <w:divBdr>
        <w:top w:val="none" w:sz="0" w:space="0" w:color="auto"/>
        <w:left w:val="none" w:sz="0" w:space="0" w:color="auto"/>
        <w:bottom w:val="none" w:sz="0" w:space="0" w:color="auto"/>
        <w:right w:val="none" w:sz="0" w:space="0" w:color="auto"/>
      </w:divBdr>
    </w:div>
    <w:div w:id="887641335">
      <w:marLeft w:val="480"/>
      <w:marRight w:val="0"/>
      <w:marTop w:val="0"/>
      <w:marBottom w:val="0"/>
      <w:divBdr>
        <w:top w:val="none" w:sz="0" w:space="0" w:color="auto"/>
        <w:left w:val="none" w:sz="0" w:space="0" w:color="auto"/>
        <w:bottom w:val="none" w:sz="0" w:space="0" w:color="auto"/>
        <w:right w:val="none" w:sz="0" w:space="0" w:color="auto"/>
      </w:divBdr>
    </w:div>
    <w:div w:id="888151402">
      <w:marLeft w:val="480"/>
      <w:marRight w:val="0"/>
      <w:marTop w:val="0"/>
      <w:marBottom w:val="0"/>
      <w:divBdr>
        <w:top w:val="none" w:sz="0" w:space="0" w:color="auto"/>
        <w:left w:val="none" w:sz="0" w:space="0" w:color="auto"/>
        <w:bottom w:val="none" w:sz="0" w:space="0" w:color="auto"/>
        <w:right w:val="none" w:sz="0" w:space="0" w:color="auto"/>
      </w:divBdr>
    </w:div>
    <w:div w:id="888419141">
      <w:marLeft w:val="480"/>
      <w:marRight w:val="0"/>
      <w:marTop w:val="0"/>
      <w:marBottom w:val="0"/>
      <w:divBdr>
        <w:top w:val="none" w:sz="0" w:space="0" w:color="auto"/>
        <w:left w:val="none" w:sz="0" w:space="0" w:color="auto"/>
        <w:bottom w:val="none" w:sz="0" w:space="0" w:color="auto"/>
        <w:right w:val="none" w:sz="0" w:space="0" w:color="auto"/>
      </w:divBdr>
    </w:div>
    <w:div w:id="888541051">
      <w:marLeft w:val="480"/>
      <w:marRight w:val="0"/>
      <w:marTop w:val="0"/>
      <w:marBottom w:val="0"/>
      <w:divBdr>
        <w:top w:val="none" w:sz="0" w:space="0" w:color="auto"/>
        <w:left w:val="none" w:sz="0" w:space="0" w:color="auto"/>
        <w:bottom w:val="none" w:sz="0" w:space="0" w:color="auto"/>
        <w:right w:val="none" w:sz="0" w:space="0" w:color="auto"/>
      </w:divBdr>
    </w:div>
    <w:div w:id="888959925">
      <w:marLeft w:val="480"/>
      <w:marRight w:val="0"/>
      <w:marTop w:val="0"/>
      <w:marBottom w:val="0"/>
      <w:divBdr>
        <w:top w:val="none" w:sz="0" w:space="0" w:color="auto"/>
        <w:left w:val="none" w:sz="0" w:space="0" w:color="auto"/>
        <w:bottom w:val="none" w:sz="0" w:space="0" w:color="auto"/>
        <w:right w:val="none" w:sz="0" w:space="0" w:color="auto"/>
      </w:divBdr>
    </w:div>
    <w:div w:id="889729633">
      <w:marLeft w:val="480"/>
      <w:marRight w:val="0"/>
      <w:marTop w:val="0"/>
      <w:marBottom w:val="0"/>
      <w:divBdr>
        <w:top w:val="none" w:sz="0" w:space="0" w:color="auto"/>
        <w:left w:val="none" w:sz="0" w:space="0" w:color="auto"/>
        <w:bottom w:val="none" w:sz="0" w:space="0" w:color="auto"/>
        <w:right w:val="none" w:sz="0" w:space="0" w:color="auto"/>
      </w:divBdr>
    </w:div>
    <w:div w:id="889807341">
      <w:marLeft w:val="480"/>
      <w:marRight w:val="0"/>
      <w:marTop w:val="0"/>
      <w:marBottom w:val="0"/>
      <w:divBdr>
        <w:top w:val="none" w:sz="0" w:space="0" w:color="auto"/>
        <w:left w:val="none" w:sz="0" w:space="0" w:color="auto"/>
        <w:bottom w:val="none" w:sz="0" w:space="0" w:color="auto"/>
        <w:right w:val="none" w:sz="0" w:space="0" w:color="auto"/>
      </w:divBdr>
    </w:div>
    <w:div w:id="889850925">
      <w:marLeft w:val="480"/>
      <w:marRight w:val="0"/>
      <w:marTop w:val="0"/>
      <w:marBottom w:val="0"/>
      <w:divBdr>
        <w:top w:val="none" w:sz="0" w:space="0" w:color="auto"/>
        <w:left w:val="none" w:sz="0" w:space="0" w:color="auto"/>
        <w:bottom w:val="none" w:sz="0" w:space="0" w:color="auto"/>
        <w:right w:val="none" w:sz="0" w:space="0" w:color="auto"/>
      </w:divBdr>
    </w:div>
    <w:div w:id="890463332">
      <w:marLeft w:val="480"/>
      <w:marRight w:val="0"/>
      <w:marTop w:val="0"/>
      <w:marBottom w:val="0"/>
      <w:divBdr>
        <w:top w:val="none" w:sz="0" w:space="0" w:color="auto"/>
        <w:left w:val="none" w:sz="0" w:space="0" w:color="auto"/>
        <w:bottom w:val="none" w:sz="0" w:space="0" w:color="auto"/>
        <w:right w:val="none" w:sz="0" w:space="0" w:color="auto"/>
      </w:divBdr>
    </w:div>
    <w:div w:id="891111151">
      <w:marLeft w:val="480"/>
      <w:marRight w:val="0"/>
      <w:marTop w:val="0"/>
      <w:marBottom w:val="0"/>
      <w:divBdr>
        <w:top w:val="none" w:sz="0" w:space="0" w:color="auto"/>
        <w:left w:val="none" w:sz="0" w:space="0" w:color="auto"/>
        <w:bottom w:val="none" w:sz="0" w:space="0" w:color="auto"/>
        <w:right w:val="none" w:sz="0" w:space="0" w:color="auto"/>
      </w:divBdr>
    </w:div>
    <w:div w:id="891774881">
      <w:marLeft w:val="480"/>
      <w:marRight w:val="0"/>
      <w:marTop w:val="0"/>
      <w:marBottom w:val="0"/>
      <w:divBdr>
        <w:top w:val="none" w:sz="0" w:space="0" w:color="auto"/>
        <w:left w:val="none" w:sz="0" w:space="0" w:color="auto"/>
        <w:bottom w:val="none" w:sz="0" w:space="0" w:color="auto"/>
        <w:right w:val="none" w:sz="0" w:space="0" w:color="auto"/>
      </w:divBdr>
    </w:div>
    <w:div w:id="891963657">
      <w:marLeft w:val="480"/>
      <w:marRight w:val="0"/>
      <w:marTop w:val="0"/>
      <w:marBottom w:val="0"/>
      <w:divBdr>
        <w:top w:val="none" w:sz="0" w:space="0" w:color="auto"/>
        <w:left w:val="none" w:sz="0" w:space="0" w:color="auto"/>
        <w:bottom w:val="none" w:sz="0" w:space="0" w:color="auto"/>
        <w:right w:val="none" w:sz="0" w:space="0" w:color="auto"/>
      </w:divBdr>
    </w:div>
    <w:div w:id="892276635">
      <w:marLeft w:val="480"/>
      <w:marRight w:val="0"/>
      <w:marTop w:val="0"/>
      <w:marBottom w:val="0"/>
      <w:divBdr>
        <w:top w:val="none" w:sz="0" w:space="0" w:color="auto"/>
        <w:left w:val="none" w:sz="0" w:space="0" w:color="auto"/>
        <w:bottom w:val="none" w:sz="0" w:space="0" w:color="auto"/>
        <w:right w:val="none" w:sz="0" w:space="0" w:color="auto"/>
      </w:divBdr>
    </w:div>
    <w:div w:id="892619832">
      <w:marLeft w:val="480"/>
      <w:marRight w:val="0"/>
      <w:marTop w:val="0"/>
      <w:marBottom w:val="0"/>
      <w:divBdr>
        <w:top w:val="none" w:sz="0" w:space="0" w:color="auto"/>
        <w:left w:val="none" w:sz="0" w:space="0" w:color="auto"/>
        <w:bottom w:val="none" w:sz="0" w:space="0" w:color="auto"/>
        <w:right w:val="none" w:sz="0" w:space="0" w:color="auto"/>
      </w:divBdr>
    </w:div>
    <w:div w:id="892737598">
      <w:marLeft w:val="480"/>
      <w:marRight w:val="0"/>
      <w:marTop w:val="0"/>
      <w:marBottom w:val="0"/>
      <w:divBdr>
        <w:top w:val="none" w:sz="0" w:space="0" w:color="auto"/>
        <w:left w:val="none" w:sz="0" w:space="0" w:color="auto"/>
        <w:bottom w:val="none" w:sz="0" w:space="0" w:color="auto"/>
        <w:right w:val="none" w:sz="0" w:space="0" w:color="auto"/>
      </w:divBdr>
    </w:div>
    <w:div w:id="892935183">
      <w:marLeft w:val="480"/>
      <w:marRight w:val="0"/>
      <w:marTop w:val="0"/>
      <w:marBottom w:val="0"/>
      <w:divBdr>
        <w:top w:val="none" w:sz="0" w:space="0" w:color="auto"/>
        <w:left w:val="none" w:sz="0" w:space="0" w:color="auto"/>
        <w:bottom w:val="none" w:sz="0" w:space="0" w:color="auto"/>
        <w:right w:val="none" w:sz="0" w:space="0" w:color="auto"/>
      </w:divBdr>
    </w:div>
    <w:div w:id="893589326">
      <w:marLeft w:val="480"/>
      <w:marRight w:val="0"/>
      <w:marTop w:val="0"/>
      <w:marBottom w:val="0"/>
      <w:divBdr>
        <w:top w:val="none" w:sz="0" w:space="0" w:color="auto"/>
        <w:left w:val="none" w:sz="0" w:space="0" w:color="auto"/>
        <w:bottom w:val="none" w:sz="0" w:space="0" w:color="auto"/>
        <w:right w:val="none" w:sz="0" w:space="0" w:color="auto"/>
      </w:divBdr>
    </w:div>
    <w:div w:id="893663721">
      <w:marLeft w:val="480"/>
      <w:marRight w:val="0"/>
      <w:marTop w:val="0"/>
      <w:marBottom w:val="0"/>
      <w:divBdr>
        <w:top w:val="none" w:sz="0" w:space="0" w:color="auto"/>
        <w:left w:val="none" w:sz="0" w:space="0" w:color="auto"/>
        <w:bottom w:val="none" w:sz="0" w:space="0" w:color="auto"/>
        <w:right w:val="none" w:sz="0" w:space="0" w:color="auto"/>
      </w:divBdr>
    </w:div>
    <w:div w:id="893812493">
      <w:marLeft w:val="480"/>
      <w:marRight w:val="0"/>
      <w:marTop w:val="0"/>
      <w:marBottom w:val="0"/>
      <w:divBdr>
        <w:top w:val="none" w:sz="0" w:space="0" w:color="auto"/>
        <w:left w:val="none" w:sz="0" w:space="0" w:color="auto"/>
        <w:bottom w:val="none" w:sz="0" w:space="0" w:color="auto"/>
        <w:right w:val="none" w:sz="0" w:space="0" w:color="auto"/>
      </w:divBdr>
    </w:div>
    <w:div w:id="894239561">
      <w:marLeft w:val="480"/>
      <w:marRight w:val="0"/>
      <w:marTop w:val="0"/>
      <w:marBottom w:val="0"/>
      <w:divBdr>
        <w:top w:val="none" w:sz="0" w:space="0" w:color="auto"/>
        <w:left w:val="none" w:sz="0" w:space="0" w:color="auto"/>
        <w:bottom w:val="none" w:sz="0" w:space="0" w:color="auto"/>
        <w:right w:val="none" w:sz="0" w:space="0" w:color="auto"/>
      </w:divBdr>
    </w:div>
    <w:div w:id="894976042">
      <w:marLeft w:val="480"/>
      <w:marRight w:val="0"/>
      <w:marTop w:val="0"/>
      <w:marBottom w:val="0"/>
      <w:divBdr>
        <w:top w:val="none" w:sz="0" w:space="0" w:color="auto"/>
        <w:left w:val="none" w:sz="0" w:space="0" w:color="auto"/>
        <w:bottom w:val="none" w:sz="0" w:space="0" w:color="auto"/>
        <w:right w:val="none" w:sz="0" w:space="0" w:color="auto"/>
      </w:divBdr>
    </w:div>
    <w:div w:id="895512753">
      <w:marLeft w:val="480"/>
      <w:marRight w:val="0"/>
      <w:marTop w:val="0"/>
      <w:marBottom w:val="0"/>
      <w:divBdr>
        <w:top w:val="none" w:sz="0" w:space="0" w:color="auto"/>
        <w:left w:val="none" w:sz="0" w:space="0" w:color="auto"/>
        <w:bottom w:val="none" w:sz="0" w:space="0" w:color="auto"/>
        <w:right w:val="none" w:sz="0" w:space="0" w:color="auto"/>
      </w:divBdr>
    </w:div>
    <w:div w:id="895551844">
      <w:marLeft w:val="480"/>
      <w:marRight w:val="0"/>
      <w:marTop w:val="0"/>
      <w:marBottom w:val="0"/>
      <w:divBdr>
        <w:top w:val="none" w:sz="0" w:space="0" w:color="auto"/>
        <w:left w:val="none" w:sz="0" w:space="0" w:color="auto"/>
        <w:bottom w:val="none" w:sz="0" w:space="0" w:color="auto"/>
        <w:right w:val="none" w:sz="0" w:space="0" w:color="auto"/>
      </w:divBdr>
    </w:div>
    <w:div w:id="895819069">
      <w:marLeft w:val="480"/>
      <w:marRight w:val="0"/>
      <w:marTop w:val="0"/>
      <w:marBottom w:val="0"/>
      <w:divBdr>
        <w:top w:val="none" w:sz="0" w:space="0" w:color="auto"/>
        <w:left w:val="none" w:sz="0" w:space="0" w:color="auto"/>
        <w:bottom w:val="none" w:sz="0" w:space="0" w:color="auto"/>
        <w:right w:val="none" w:sz="0" w:space="0" w:color="auto"/>
      </w:divBdr>
    </w:div>
    <w:div w:id="896823655">
      <w:marLeft w:val="480"/>
      <w:marRight w:val="0"/>
      <w:marTop w:val="0"/>
      <w:marBottom w:val="0"/>
      <w:divBdr>
        <w:top w:val="none" w:sz="0" w:space="0" w:color="auto"/>
        <w:left w:val="none" w:sz="0" w:space="0" w:color="auto"/>
        <w:bottom w:val="none" w:sz="0" w:space="0" w:color="auto"/>
        <w:right w:val="none" w:sz="0" w:space="0" w:color="auto"/>
      </w:divBdr>
    </w:div>
    <w:div w:id="897743094">
      <w:marLeft w:val="480"/>
      <w:marRight w:val="0"/>
      <w:marTop w:val="0"/>
      <w:marBottom w:val="0"/>
      <w:divBdr>
        <w:top w:val="none" w:sz="0" w:space="0" w:color="auto"/>
        <w:left w:val="none" w:sz="0" w:space="0" w:color="auto"/>
        <w:bottom w:val="none" w:sz="0" w:space="0" w:color="auto"/>
        <w:right w:val="none" w:sz="0" w:space="0" w:color="auto"/>
      </w:divBdr>
    </w:div>
    <w:div w:id="897786852">
      <w:marLeft w:val="480"/>
      <w:marRight w:val="0"/>
      <w:marTop w:val="0"/>
      <w:marBottom w:val="0"/>
      <w:divBdr>
        <w:top w:val="none" w:sz="0" w:space="0" w:color="auto"/>
        <w:left w:val="none" w:sz="0" w:space="0" w:color="auto"/>
        <w:bottom w:val="none" w:sz="0" w:space="0" w:color="auto"/>
        <w:right w:val="none" w:sz="0" w:space="0" w:color="auto"/>
      </w:divBdr>
    </w:div>
    <w:div w:id="898127208">
      <w:marLeft w:val="480"/>
      <w:marRight w:val="0"/>
      <w:marTop w:val="0"/>
      <w:marBottom w:val="0"/>
      <w:divBdr>
        <w:top w:val="none" w:sz="0" w:space="0" w:color="auto"/>
        <w:left w:val="none" w:sz="0" w:space="0" w:color="auto"/>
        <w:bottom w:val="none" w:sz="0" w:space="0" w:color="auto"/>
        <w:right w:val="none" w:sz="0" w:space="0" w:color="auto"/>
      </w:divBdr>
    </w:div>
    <w:div w:id="898785253">
      <w:marLeft w:val="480"/>
      <w:marRight w:val="0"/>
      <w:marTop w:val="0"/>
      <w:marBottom w:val="0"/>
      <w:divBdr>
        <w:top w:val="none" w:sz="0" w:space="0" w:color="auto"/>
        <w:left w:val="none" w:sz="0" w:space="0" w:color="auto"/>
        <w:bottom w:val="none" w:sz="0" w:space="0" w:color="auto"/>
        <w:right w:val="none" w:sz="0" w:space="0" w:color="auto"/>
      </w:divBdr>
    </w:div>
    <w:div w:id="898905047">
      <w:marLeft w:val="480"/>
      <w:marRight w:val="0"/>
      <w:marTop w:val="0"/>
      <w:marBottom w:val="0"/>
      <w:divBdr>
        <w:top w:val="none" w:sz="0" w:space="0" w:color="auto"/>
        <w:left w:val="none" w:sz="0" w:space="0" w:color="auto"/>
        <w:bottom w:val="none" w:sz="0" w:space="0" w:color="auto"/>
        <w:right w:val="none" w:sz="0" w:space="0" w:color="auto"/>
      </w:divBdr>
    </w:div>
    <w:div w:id="899055392">
      <w:marLeft w:val="480"/>
      <w:marRight w:val="0"/>
      <w:marTop w:val="0"/>
      <w:marBottom w:val="0"/>
      <w:divBdr>
        <w:top w:val="none" w:sz="0" w:space="0" w:color="auto"/>
        <w:left w:val="none" w:sz="0" w:space="0" w:color="auto"/>
        <w:bottom w:val="none" w:sz="0" w:space="0" w:color="auto"/>
        <w:right w:val="none" w:sz="0" w:space="0" w:color="auto"/>
      </w:divBdr>
    </w:div>
    <w:div w:id="899245473">
      <w:marLeft w:val="480"/>
      <w:marRight w:val="0"/>
      <w:marTop w:val="0"/>
      <w:marBottom w:val="0"/>
      <w:divBdr>
        <w:top w:val="none" w:sz="0" w:space="0" w:color="auto"/>
        <w:left w:val="none" w:sz="0" w:space="0" w:color="auto"/>
        <w:bottom w:val="none" w:sz="0" w:space="0" w:color="auto"/>
        <w:right w:val="none" w:sz="0" w:space="0" w:color="auto"/>
      </w:divBdr>
    </w:div>
    <w:div w:id="899825440">
      <w:marLeft w:val="480"/>
      <w:marRight w:val="0"/>
      <w:marTop w:val="0"/>
      <w:marBottom w:val="0"/>
      <w:divBdr>
        <w:top w:val="none" w:sz="0" w:space="0" w:color="auto"/>
        <w:left w:val="none" w:sz="0" w:space="0" w:color="auto"/>
        <w:bottom w:val="none" w:sz="0" w:space="0" w:color="auto"/>
        <w:right w:val="none" w:sz="0" w:space="0" w:color="auto"/>
      </w:divBdr>
    </w:div>
    <w:div w:id="899897760">
      <w:marLeft w:val="480"/>
      <w:marRight w:val="0"/>
      <w:marTop w:val="0"/>
      <w:marBottom w:val="0"/>
      <w:divBdr>
        <w:top w:val="none" w:sz="0" w:space="0" w:color="auto"/>
        <w:left w:val="none" w:sz="0" w:space="0" w:color="auto"/>
        <w:bottom w:val="none" w:sz="0" w:space="0" w:color="auto"/>
        <w:right w:val="none" w:sz="0" w:space="0" w:color="auto"/>
      </w:divBdr>
    </w:div>
    <w:div w:id="899942787">
      <w:marLeft w:val="480"/>
      <w:marRight w:val="0"/>
      <w:marTop w:val="0"/>
      <w:marBottom w:val="0"/>
      <w:divBdr>
        <w:top w:val="none" w:sz="0" w:space="0" w:color="auto"/>
        <w:left w:val="none" w:sz="0" w:space="0" w:color="auto"/>
        <w:bottom w:val="none" w:sz="0" w:space="0" w:color="auto"/>
        <w:right w:val="none" w:sz="0" w:space="0" w:color="auto"/>
      </w:divBdr>
    </w:div>
    <w:div w:id="900362063">
      <w:marLeft w:val="480"/>
      <w:marRight w:val="0"/>
      <w:marTop w:val="0"/>
      <w:marBottom w:val="0"/>
      <w:divBdr>
        <w:top w:val="none" w:sz="0" w:space="0" w:color="auto"/>
        <w:left w:val="none" w:sz="0" w:space="0" w:color="auto"/>
        <w:bottom w:val="none" w:sz="0" w:space="0" w:color="auto"/>
        <w:right w:val="none" w:sz="0" w:space="0" w:color="auto"/>
      </w:divBdr>
    </w:div>
    <w:div w:id="900746919">
      <w:marLeft w:val="480"/>
      <w:marRight w:val="0"/>
      <w:marTop w:val="0"/>
      <w:marBottom w:val="0"/>
      <w:divBdr>
        <w:top w:val="none" w:sz="0" w:space="0" w:color="auto"/>
        <w:left w:val="none" w:sz="0" w:space="0" w:color="auto"/>
        <w:bottom w:val="none" w:sz="0" w:space="0" w:color="auto"/>
        <w:right w:val="none" w:sz="0" w:space="0" w:color="auto"/>
      </w:divBdr>
    </w:div>
    <w:div w:id="901137234">
      <w:marLeft w:val="480"/>
      <w:marRight w:val="0"/>
      <w:marTop w:val="0"/>
      <w:marBottom w:val="0"/>
      <w:divBdr>
        <w:top w:val="none" w:sz="0" w:space="0" w:color="auto"/>
        <w:left w:val="none" w:sz="0" w:space="0" w:color="auto"/>
        <w:bottom w:val="none" w:sz="0" w:space="0" w:color="auto"/>
        <w:right w:val="none" w:sz="0" w:space="0" w:color="auto"/>
      </w:divBdr>
    </w:div>
    <w:div w:id="901447735">
      <w:marLeft w:val="480"/>
      <w:marRight w:val="0"/>
      <w:marTop w:val="0"/>
      <w:marBottom w:val="0"/>
      <w:divBdr>
        <w:top w:val="none" w:sz="0" w:space="0" w:color="auto"/>
        <w:left w:val="none" w:sz="0" w:space="0" w:color="auto"/>
        <w:bottom w:val="none" w:sz="0" w:space="0" w:color="auto"/>
        <w:right w:val="none" w:sz="0" w:space="0" w:color="auto"/>
      </w:divBdr>
    </w:div>
    <w:div w:id="902250454">
      <w:marLeft w:val="480"/>
      <w:marRight w:val="0"/>
      <w:marTop w:val="0"/>
      <w:marBottom w:val="0"/>
      <w:divBdr>
        <w:top w:val="none" w:sz="0" w:space="0" w:color="auto"/>
        <w:left w:val="none" w:sz="0" w:space="0" w:color="auto"/>
        <w:bottom w:val="none" w:sz="0" w:space="0" w:color="auto"/>
        <w:right w:val="none" w:sz="0" w:space="0" w:color="auto"/>
      </w:divBdr>
    </w:div>
    <w:div w:id="902377230">
      <w:marLeft w:val="480"/>
      <w:marRight w:val="0"/>
      <w:marTop w:val="0"/>
      <w:marBottom w:val="0"/>
      <w:divBdr>
        <w:top w:val="none" w:sz="0" w:space="0" w:color="auto"/>
        <w:left w:val="none" w:sz="0" w:space="0" w:color="auto"/>
        <w:bottom w:val="none" w:sz="0" w:space="0" w:color="auto"/>
        <w:right w:val="none" w:sz="0" w:space="0" w:color="auto"/>
      </w:divBdr>
    </w:div>
    <w:div w:id="904605050">
      <w:marLeft w:val="480"/>
      <w:marRight w:val="0"/>
      <w:marTop w:val="0"/>
      <w:marBottom w:val="0"/>
      <w:divBdr>
        <w:top w:val="none" w:sz="0" w:space="0" w:color="auto"/>
        <w:left w:val="none" w:sz="0" w:space="0" w:color="auto"/>
        <w:bottom w:val="none" w:sz="0" w:space="0" w:color="auto"/>
        <w:right w:val="none" w:sz="0" w:space="0" w:color="auto"/>
      </w:divBdr>
    </w:div>
    <w:div w:id="905989269">
      <w:marLeft w:val="480"/>
      <w:marRight w:val="0"/>
      <w:marTop w:val="0"/>
      <w:marBottom w:val="0"/>
      <w:divBdr>
        <w:top w:val="none" w:sz="0" w:space="0" w:color="auto"/>
        <w:left w:val="none" w:sz="0" w:space="0" w:color="auto"/>
        <w:bottom w:val="none" w:sz="0" w:space="0" w:color="auto"/>
        <w:right w:val="none" w:sz="0" w:space="0" w:color="auto"/>
      </w:divBdr>
    </w:div>
    <w:div w:id="906066296">
      <w:marLeft w:val="480"/>
      <w:marRight w:val="0"/>
      <w:marTop w:val="0"/>
      <w:marBottom w:val="0"/>
      <w:divBdr>
        <w:top w:val="none" w:sz="0" w:space="0" w:color="auto"/>
        <w:left w:val="none" w:sz="0" w:space="0" w:color="auto"/>
        <w:bottom w:val="none" w:sz="0" w:space="0" w:color="auto"/>
        <w:right w:val="none" w:sz="0" w:space="0" w:color="auto"/>
      </w:divBdr>
    </w:div>
    <w:div w:id="906186642">
      <w:marLeft w:val="480"/>
      <w:marRight w:val="0"/>
      <w:marTop w:val="0"/>
      <w:marBottom w:val="0"/>
      <w:divBdr>
        <w:top w:val="none" w:sz="0" w:space="0" w:color="auto"/>
        <w:left w:val="none" w:sz="0" w:space="0" w:color="auto"/>
        <w:bottom w:val="none" w:sz="0" w:space="0" w:color="auto"/>
        <w:right w:val="none" w:sz="0" w:space="0" w:color="auto"/>
      </w:divBdr>
    </w:div>
    <w:div w:id="907154818">
      <w:marLeft w:val="480"/>
      <w:marRight w:val="0"/>
      <w:marTop w:val="0"/>
      <w:marBottom w:val="0"/>
      <w:divBdr>
        <w:top w:val="none" w:sz="0" w:space="0" w:color="auto"/>
        <w:left w:val="none" w:sz="0" w:space="0" w:color="auto"/>
        <w:bottom w:val="none" w:sz="0" w:space="0" w:color="auto"/>
        <w:right w:val="none" w:sz="0" w:space="0" w:color="auto"/>
      </w:divBdr>
    </w:div>
    <w:div w:id="907299407">
      <w:marLeft w:val="480"/>
      <w:marRight w:val="0"/>
      <w:marTop w:val="0"/>
      <w:marBottom w:val="0"/>
      <w:divBdr>
        <w:top w:val="none" w:sz="0" w:space="0" w:color="auto"/>
        <w:left w:val="none" w:sz="0" w:space="0" w:color="auto"/>
        <w:bottom w:val="none" w:sz="0" w:space="0" w:color="auto"/>
        <w:right w:val="none" w:sz="0" w:space="0" w:color="auto"/>
      </w:divBdr>
    </w:div>
    <w:div w:id="907377948">
      <w:marLeft w:val="480"/>
      <w:marRight w:val="0"/>
      <w:marTop w:val="0"/>
      <w:marBottom w:val="0"/>
      <w:divBdr>
        <w:top w:val="none" w:sz="0" w:space="0" w:color="auto"/>
        <w:left w:val="none" w:sz="0" w:space="0" w:color="auto"/>
        <w:bottom w:val="none" w:sz="0" w:space="0" w:color="auto"/>
        <w:right w:val="none" w:sz="0" w:space="0" w:color="auto"/>
      </w:divBdr>
    </w:div>
    <w:div w:id="907572365">
      <w:marLeft w:val="480"/>
      <w:marRight w:val="0"/>
      <w:marTop w:val="0"/>
      <w:marBottom w:val="0"/>
      <w:divBdr>
        <w:top w:val="none" w:sz="0" w:space="0" w:color="auto"/>
        <w:left w:val="none" w:sz="0" w:space="0" w:color="auto"/>
        <w:bottom w:val="none" w:sz="0" w:space="0" w:color="auto"/>
        <w:right w:val="none" w:sz="0" w:space="0" w:color="auto"/>
      </w:divBdr>
    </w:div>
    <w:div w:id="907619024">
      <w:marLeft w:val="480"/>
      <w:marRight w:val="0"/>
      <w:marTop w:val="0"/>
      <w:marBottom w:val="0"/>
      <w:divBdr>
        <w:top w:val="none" w:sz="0" w:space="0" w:color="auto"/>
        <w:left w:val="none" w:sz="0" w:space="0" w:color="auto"/>
        <w:bottom w:val="none" w:sz="0" w:space="0" w:color="auto"/>
        <w:right w:val="none" w:sz="0" w:space="0" w:color="auto"/>
      </w:divBdr>
    </w:div>
    <w:div w:id="907691487">
      <w:marLeft w:val="480"/>
      <w:marRight w:val="0"/>
      <w:marTop w:val="0"/>
      <w:marBottom w:val="0"/>
      <w:divBdr>
        <w:top w:val="none" w:sz="0" w:space="0" w:color="auto"/>
        <w:left w:val="none" w:sz="0" w:space="0" w:color="auto"/>
        <w:bottom w:val="none" w:sz="0" w:space="0" w:color="auto"/>
        <w:right w:val="none" w:sz="0" w:space="0" w:color="auto"/>
      </w:divBdr>
    </w:div>
    <w:div w:id="907764298">
      <w:marLeft w:val="480"/>
      <w:marRight w:val="0"/>
      <w:marTop w:val="0"/>
      <w:marBottom w:val="0"/>
      <w:divBdr>
        <w:top w:val="none" w:sz="0" w:space="0" w:color="auto"/>
        <w:left w:val="none" w:sz="0" w:space="0" w:color="auto"/>
        <w:bottom w:val="none" w:sz="0" w:space="0" w:color="auto"/>
        <w:right w:val="none" w:sz="0" w:space="0" w:color="auto"/>
      </w:divBdr>
    </w:div>
    <w:div w:id="907766335">
      <w:marLeft w:val="480"/>
      <w:marRight w:val="0"/>
      <w:marTop w:val="0"/>
      <w:marBottom w:val="0"/>
      <w:divBdr>
        <w:top w:val="none" w:sz="0" w:space="0" w:color="auto"/>
        <w:left w:val="none" w:sz="0" w:space="0" w:color="auto"/>
        <w:bottom w:val="none" w:sz="0" w:space="0" w:color="auto"/>
        <w:right w:val="none" w:sz="0" w:space="0" w:color="auto"/>
      </w:divBdr>
    </w:div>
    <w:div w:id="907955318">
      <w:marLeft w:val="480"/>
      <w:marRight w:val="0"/>
      <w:marTop w:val="0"/>
      <w:marBottom w:val="0"/>
      <w:divBdr>
        <w:top w:val="none" w:sz="0" w:space="0" w:color="auto"/>
        <w:left w:val="none" w:sz="0" w:space="0" w:color="auto"/>
        <w:bottom w:val="none" w:sz="0" w:space="0" w:color="auto"/>
        <w:right w:val="none" w:sz="0" w:space="0" w:color="auto"/>
      </w:divBdr>
    </w:div>
    <w:div w:id="907962525">
      <w:marLeft w:val="480"/>
      <w:marRight w:val="0"/>
      <w:marTop w:val="0"/>
      <w:marBottom w:val="0"/>
      <w:divBdr>
        <w:top w:val="none" w:sz="0" w:space="0" w:color="auto"/>
        <w:left w:val="none" w:sz="0" w:space="0" w:color="auto"/>
        <w:bottom w:val="none" w:sz="0" w:space="0" w:color="auto"/>
        <w:right w:val="none" w:sz="0" w:space="0" w:color="auto"/>
      </w:divBdr>
    </w:div>
    <w:div w:id="909463747">
      <w:marLeft w:val="480"/>
      <w:marRight w:val="0"/>
      <w:marTop w:val="0"/>
      <w:marBottom w:val="0"/>
      <w:divBdr>
        <w:top w:val="none" w:sz="0" w:space="0" w:color="auto"/>
        <w:left w:val="none" w:sz="0" w:space="0" w:color="auto"/>
        <w:bottom w:val="none" w:sz="0" w:space="0" w:color="auto"/>
        <w:right w:val="none" w:sz="0" w:space="0" w:color="auto"/>
      </w:divBdr>
    </w:div>
    <w:div w:id="909730006">
      <w:marLeft w:val="480"/>
      <w:marRight w:val="0"/>
      <w:marTop w:val="0"/>
      <w:marBottom w:val="0"/>
      <w:divBdr>
        <w:top w:val="none" w:sz="0" w:space="0" w:color="auto"/>
        <w:left w:val="none" w:sz="0" w:space="0" w:color="auto"/>
        <w:bottom w:val="none" w:sz="0" w:space="0" w:color="auto"/>
        <w:right w:val="none" w:sz="0" w:space="0" w:color="auto"/>
      </w:divBdr>
    </w:div>
    <w:div w:id="910194375">
      <w:marLeft w:val="480"/>
      <w:marRight w:val="0"/>
      <w:marTop w:val="0"/>
      <w:marBottom w:val="0"/>
      <w:divBdr>
        <w:top w:val="none" w:sz="0" w:space="0" w:color="auto"/>
        <w:left w:val="none" w:sz="0" w:space="0" w:color="auto"/>
        <w:bottom w:val="none" w:sz="0" w:space="0" w:color="auto"/>
        <w:right w:val="none" w:sz="0" w:space="0" w:color="auto"/>
      </w:divBdr>
    </w:div>
    <w:div w:id="910233962">
      <w:marLeft w:val="480"/>
      <w:marRight w:val="0"/>
      <w:marTop w:val="0"/>
      <w:marBottom w:val="0"/>
      <w:divBdr>
        <w:top w:val="none" w:sz="0" w:space="0" w:color="auto"/>
        <w:left w:val="none" w:sz="0" w:space="0" w:color="auto"/>
        <w:bottom w:val="none" w:sz="0" w:space="0" w:color="auto"/>
        <w:right w:val="none" w:sz="0" w:space="0" w:color="auto"/>
      </w:divBdr>
    </w:div>
    <w:div w:id="910507598">
      <w:marLeft w:val="480"/>
      <w:marRight w:val="0"/>
      <w:marTop w:val="0"/>
      <w:marBottom w:val="0"/>
      <w:divBdr>
        <w:top w:val="none" w:sz="0" w:space="0" w:color="auto"/>
        <w:left w:val="none" w:sz="0" w:space="0" w:color="auto"/>
        <w:bottom w:val="none" w:sz="0" w:space="0" w:color="auto"/>
        <w:right w:val="none" w:sz="0" w:space="0" w:color="auto"/>
      </w:divBdr>
    </w:div>
    <w:div w:id="911425278">
      <w:marLeft w:val="480"/>
      <w:marRight w:val="0"/>
      <w:marTop w:val="0"/>
      <w:marBottom w:val="0"/>
      <w:divBdr>
        <w:top w:val="none" w:sz="0" w:space="0" w:color="auto"/>
        <w:left w:val="none" w:sz="0" w:space="0" w:color="auto"/>
        <w:bottom w:val="none" w:sz="0" w:space="0" w:color="auto"/>
        <w:right w:val="none" w:sz="0" w:space="0" w:color="auto"/>
      </w:divBdr>
    </w:div>
    <w:div w:id="911740957">
      <w:marLeft w:val="480"/>
      <w:marRight w:val="0"/>
      <w:marTop w:val="0"/>
      <w:marBottom w:val="0"/>
      <w:divBdr>
        <w:top w:val="none" w:sz="0" w:space="0" w:color="auto"/>
        <w:left w:val="none" w:sz="0" w:space="0" w:color="auto"/>
        <w:bottom w:val="none" w:sz="0" w:space="0" w:color="auto"/>
        <w:right w:val="none" w:sz="0" w:space="0" w:color="auto"/>
      </w:divBdr>
    </w:div>
    <w:div w:id="911937913">
      <w:marLeft w:val="480"/>
      <w:marRight w:val="0"/>
      <w:marTop w:val="0"/>
      <w:marBottom w:val="0"/>
      <w:divBdr>
        <w:top w:val="none" w:sz="0" w:space="0" w:color="auto"/>
        <w:left w:val="none" w:sz="0" w:space="0" w:color="auto"/>
        <w:bottom w:val="none" w:sz="0" w:space="0" w:color="auto"/>
        <w:right w:val="none" w:sz="0" w:space="0" w:color="auto"/>
      </w:divBdr>
    </w:div>
    <w:div w:id="912079714">
      <w:marLeft w:val="480"/>
      <w:marRight w:val="0"/>
      <w:marTop w:val="0"/>
      <w:marBottom w:val="0"/>
      <w:divBdr>
        <w:top w:val="none" w:sz="0" w:space="0" w:color="auto"/>
        <w:left w:val="none" w:sz="0" w:space="0" w:color="auto"/>
        <w:bottom w:val="none" w:sz="0" w:space="0" w:color="auto"/>
        <w:right w:val="none" w:sz="0" w:space="0" w:color="auto"/>
      </w:divBdr>
    </w:div>
    <w:div w:id="912084742">
      <w:marLeft w:val="480"/>
      <w:marRight w:val="0"/>
      <w:marTop w:val="0"/>
      <w:marBottom w:val="0"/>
      <w:divBdr>
        <w:top w:val="none" w:sz="0" w:space="0" w:color="auto"/>
        <w:left w:val="none" w:sz="0" w:space="0" w:color="auto"/>
        <w:bottom w:val="none" w:sz="0" w:space="0" w:color="auto"/>
        <w:right w:val="none" w:sz="0" w:space="0" w:color="auto"/>
      </w:divBdr>
    </w:div>
    <w:div w:id="912197863">
      <w:marLeft w:val="480"/>
      <w:marRight w:val="0"/>
      <w:marTop w:val="0"/>
      <w:marBottom w:val="0"/>
      <w:divBdr>
        <w:top w:val="none" w:sz="0" w:space="0" w:color="auto"/>
        <w:left w:val="none" w:sz="0" w:space="0" w:color="auto"/>
        <w:bottom w:val="none" w:sz="0" w:space="0" w:color="auto"/>
        <w:right w:val="none" w:sz="0" w:space="0" w:color="auto"/>
      </w:divBdr>
    </w:div>
    <w:div w:id="912423266">
      <w:marLeft w:val="480"/>
      <w:marRight w:val="0"/>
      <w:marTop w:val="0"/>
      <w:marBottom w:val="0"/>
      <w:divBdr>
        <w:top w:val="none" w:sz="0" w:space="0" w:color="auto"/>
        <w:left w:val="none" w:sz="0" w:space="0" w:color="auto"/>
        <w:bottom w:val="none" w:sz="0" w:space="0" w:color="auto"/>
        <w:right w:val="none" w:sz="0" w:space="0" w:color="auto"/>
      </w:divBdr>
    </w:div>
    <w:div w:id="913011066">
      <w:marLeft w:val="480"/>
      <w:marRight w:val="0"/>
      <w:marTop w:val="0"/>
      <w:marBottom w:val="0"/>
      <w:divBdr>
        <w:top w:val="none" w:sz="0" w:space="0" w:color="auto"/>
        <w:left w:val="none" w:sz="0" w:space="0" w:color="auto"/>
        <w:bottom w:val="none" w:sz="0" w:space="0" w:color="auto"/>
        <w:right w:val="none" w:sz="0" w:space="0" w:color="auto"/>
      </w:divBdr>
    </w:div>
    <w:div w:id="913586150">
      <w:marLeft w:val="480"/>
      <w:marRight w:val="0"/>
      <w:marTop w:val="0"/>
      <w:marBottom w:val="0"/>
      <w:divBdr>
        <w:top w:val="none" w:sz="0" w:space="0" w:color="auto"/>
        <w:left w:val="none" w:sz="0" w:space="0" w:color="auto"/>
        <w:bottom w:val="none" w:sz="0" w:space="0" w:color="auto"/>
        <w:right w:val="none" w:sz="0" w:space="0" w:color="auto"/>
      </w:divBdr>
    </w:div>
    <w:div w:id="913971976">
      <w:marLeft w:val="480"/>
      <w:marRight w:val="0"/>
      <w:marTop w:val="0"/>
      <w:marBottom w:val="0"/>
      <w:divBdr>
        <w:top w:val="none" w:sz="0" w:space="0" w:color="auto"/>
        <w:left w:val="none" w:sz="0" w:space="0" w:color="auto"/>
        <w:bottom w:val="none" w:sz="0" w:space="0" w:color="auto"/>
        <w:right w:val="none" w:sz="0" w:space="0" w:color="auto"/>
      </w:divBdr>
    </w:div>
    <w:div w:id="914633887">
      <w:marLeft w:val="480"/>
      <w:marRight w:val="0"/>
      <w:marTop w:val="0"/>
      <w:marBottom w:val="0"/>
      <w:divBdr>
        <w:top w:val="none" w:sz="0" w:space="0" w:color="auto"/>
        <w:left w:val="none" w:sz="0" w:space="0" w:color="auto"/>
        <w:bottom w:val="none" w:sz="0" w:space="0" w:color="auto"/>
        <w:right w:val="none" w:sz="0" w:space="0" w:color="auto"/>
      </w:divBdr>
    </w:div>
    <w:div w:id="914776400">
      <w:marLeft w:val="480"/>
      <w:marRight w:val="0"/>
      <w:marTop w:val="0"/>
      <w:marBottom w:val="0"/>
      <w:divBdr>
        <w:top w:val="none" w:sz="0" w:space="0" w:color="auto"/>
        <w:left w:val="none" w:sz="0" w:space="0" w:color="auto"/>
        <w:bottom w:val="none" w:sz="0" w:space="0" w:color="auto"/>
        <w:right w:val="none" w:sz="0" w:space="0" w:color="auto"/>
      </w:divBdr>
    </w:div>
    <w:div w:id="916013217">
      <w:marLeft w:val="480"/>
      <w:marRight w:val="0"/>
      <w:marTop w:val="0"/>
      <w:marBottom w:val="0"/>
      <w:divBdr>
        <w:top w:val="none" w:sz="0" w:space="0" w:color="auto"/>
        <w:left w:val="none" w:sz="0" w:space="0" w:color="auto"/>
        <w:bottom w:val="none" w:sz="0" w:space="0" w:color="auto"/>
        <w:right w:val="none" w:sz="0" w:space="0" w:color="auto"/>
      </w:divBdr>
    </w:div>
    <w:div w:id="916090578">
      <w:marLeft w:val="480"/>
      <w:marRight w:val="0"/>
      <w:marTop w:val="0"/>
      <w:marBottom w:val="0"/>
      <w:divBdr>
        <w:top w:val="none" w:sz="0" w:space="0" w:color="auto"/>
        <w:left w:val="none" w:sz="0" w:space="0" w:color="auto"/>
        <w:bottom w:val="none" w:sz="0" w:space="0" w:color="auto"/>
        <w:right w:val="none" w:sz="0" w:space="0" w:color="auto"/>
      </w:divBdr>
    </w:div>
    <w:div w:id="916599082">
      <w:marLeft w:val="480"/>
      <w:marRight w:val="0"/>
      <w:marTop w:val="0"/>
      <w:marBottom w:val="0"/>
      <w:divBdr>
        <w:top w:val="none" w:sz="0" w:space="0" w:color="auto"/>
        <w:left w:val="none" w:sz="0" w:space="0" w:color="auto"/>
        <w:bottom w:val="none" w:sz="0" w:space="0" w:color="auto"/>
        <w:right w:val="none" w:sz="0" w:space="0" w:color="auto"/>
      </w:divBdr>
    </w:div>
    <w:div w:id="916668103">
      <w:marLeft w:val="480"/>
      <w:marRight w:val="0"/>
      <w:marTop w:val="0"/>
      <w:marBottom w:val="0"/>
      <w:divBdr>
        <w:top w:val="none" w:sz="0" w:space="0" w:color="auto"/>
        <w:left w:val="none" w:sz="0" w:space="0" w:color="auto"/>
        <w:bottom w:val="none" w:sz="0" w:space="0" w:color="auto"/>
        <w:right w:val="none" w:sz="0" w:space="0" w:color="auto"/>
      </w:divBdr>
    </w:div>
    <w:div w:id="916789967">
      <w:marLeft w:val="480"/>
      <w:marRight w:val="0"/>
      <w:marTop w:val="0"/>
      <w:marBottom w:val="0"/>
      <w:divBdr>
        <w:top w:val="none" w:sz="0" w:space="0" w:color="auto"/>
        <w:left w:val="none" w:sz="0" w:space="0" w:color="auto"/>
        <w:bottom w:val="none" w:sz="0" w:space="0" w:color="auto"/>
        <w:right w:val="none" w:sz="0" w:space="0" w:color="auto"/>
      </w:divBdr>
    </w:div>
    <w:div w:id="917717653">
      <w:marLeft w:val="480"/>
      <w:marRight w:val="0"/>
      <w:marTop w:val="0"/>
      <w:marBottom w:val="0"/>
      <w:divBdr>
        <w:top w:val="none" w:sz="0" w:space="0" w:color="auto"/>
        <w:left w:val="none" w:sz="0" w:space="0" w:color="auto"/>
        <w:bottom w:val="none" w:sz="0" w:space="0" w:color="auto"/>
        <w:right w:val="none" w:sz="0" w:space="0" w:color="auto"/>
      </w:divBdr>
    </w:div>
    <w:div w:id="918707495">
      <w:marLeft w:val="480"/>
      <w:marRight w:val="0"/>
      <w:marTop w:val="0"/>
      <w:marBottom w:val="0"/>
      <w:divBdr>
        <w:top w:val="none" w:sz="0" w:space="0" w:color="auto"/>
        <w:left w:val="none" w:sz="0" w:space="0" w:color="auto"/>
        <w:bottom w:val="none" w:sz="0" w:space="0" w:color="auto"/>
        <w:right w:val="none" w:sz="0" w:space="0" w:color="auto"/>
      </w:divBdr>
    </w:div>
    <w:div w:id="919754690">
      <w:marLeft w:val="480"/>
      <w:marRight w:val="0"/>
      <w:marTop w:val="0"/>
      <w:marBottom w:val="0"/>
      <w:divBdr>
        <w:top w:val="none" w:sz="0" w:space="0" w:color="auto"/>
        <w:left w:val="none" w:sz="0" w:space="0" w:color="auto"/>
        <w:bottom w:val="none" w:sz="0" w:space="0" w:color="auto"/>
        <w:right w:val="none" w:sz="0" w:space="0" w:color="auto"/>
      </w:divBdr>
    </w:div>
    <w:div w:id="920407817">
      <w:marLeft w:val="480"/>
      <w:marRight w:val="0"/>
      <w:marTop w:val="0"/>
      <w:marBottom w:val="0"/>
      <w:divBdr>
        <w:top w:val="none" w:sz="0" w:space="0" w:color="auto"/>
        <w:left w:val="none" w:sz="0" w:space="0" w:color="auto"/>
        <w:bottom w:val="none" w:sz="0" w:space="0" w:color="auto"/>
        <w:right w:val="none" w:sz="0" w:space="0" w:color="auto"/>
      </w:divBdr>
    </w:div>
    <w:div w:id="921528466">
      <w:marLeft w:val="480"/>
      <w:marRight w:val="0"/>
      <w:marTop w:val="0"/>
      <w:marBottom w:val="0"/>
      <w:divBdr>
        <w:top w:val="none" w:sz="0" w:space="0" w:color="auto"/>
        <w:left w:val="none" w:sz="0" w:space="0" w:color="auto"/>
        <w:bottom w:val="none" w:sz="0" w:space="0" w:color="auto"/>
        <w:right w:val="none" w:sz="0" w:space="0" w:color="auto"/>
      </w:divBdr>
    </w:div>
    <w:div w:id="921646705">
      <w:marLeft w:val="480"/>
      <w:marRight w:val="0"/>
      <w:marTop w:val="0"/>
      <w:marBottom w:val="0"/>
      <w:divBdr>
        <w:top w:val="none" w:sz="0" w:space="0" w:color="auto"/>
        <w:left w:val="none" w:sz="0" w:space="0" w:color="auto"/>
        <w:bottom w:val="none" w:sz="0" w:space="0" w:color="auto"/>
        <w:right w:val="none" w:sz="0" w:space="0" w:color="auto"/>
      </w:divBdr>
    </w:div>
    <w:div w:id="921649262">
      <w:marLeft w:val="480"/>
      <w:marRight w:val="0"/>
      <w:marTop w:val="0"/>
      <w:marBottom w:val="0"/>
      <w:divBdr>
        <w:top w:val="none" w:sz="0" w:space="0" w:color="auto"/>
        <w:left w:val="none" w:sz="0" w:space="0" w:color="auto"/>
        <w:bottom w:val="none" w:sz="0" w:space="0" w:color="auto"/>
        <w:right w:val="none" w:sz="0" w:space="0" w:color="auto"/>
      </w:divBdr>
    </w:div>
    <w:div w:id="922103611">
      <w:marLeft w:val="480"/>
      <w:marRight w:val="0"/>
      <w:marTop w:val="0"/>
      <w:marBottom w:val="0"/>
      <w:divBdr>
        <w:top w:val="none" w:sz="0" w:space="0" w:color="auto"/>
        <w:left w:val="none" w:sz="0" w:space="0" w:color="auto"/>
        <w:bottom w:val="none" w:sz="0" w:space="0" w:color="auto"/>
        <w:right w:val="none" w:sz="0" w:space="0" w:color="auto"/>
      </w:divBdr>
    </w:div>
    <w:div w:id="922448775">
      <w:marLeft w:val="480"/>
      <w:marRight w:val="0"/>
      <w:marTop w:val="0"/>
      <w:marBottom w:val="0"/>
      <w:divBdr>
        <w:top w:val="none" w:sz="0" w:space="0" w:color="auto"/>
        <w:left w:val="none" w:sz="0" w:space="0" w:color="auto"/>
        <w:bottom w:val="none" w:sz="0" w:space="0" w:color="auto"/>
        <w:right w:val="none" w:sz="0" w:space="0" w:color="auto"/>
      </w:divBdr>
    </w:div>
    <w:div w:id="922690877">
      <w:marLeft w:val="480"/>
      <w:marRight w:val="0"/>
      <w:marTop w:val="0"/>
      <w:marBottom w:val="0"/>
      <w:divBdr>
        <w:top w:val="none" w:sz="0" w:space="0" w:color="auto"/>
        <w:left w:val="none" w:sz="0" w:space="0" w:color="auto"/>
        <w:bottom w:val="none" w:sz="0" w:space="0" w:color="auto"/>
        <w:right w:val="none" w:sz="0" w:space="0" w:color="auto"/>
      </w:divBdr>
    </w:div>
    <w:div w:id="923538145">
      <w:marLeft w:val="480"/>
      <w:marRight w:val="0"/>
      <w:marTop w:val="0"/>
      <w:marBottom w:val="0"/>
      <w:divBdr>
        <w:top w:val="none" w:sz="0" w:space="0" w:color="auto"/>
        <w:left w:val="none" w:sz="0" w:space="0" w:color="auto"/>
        <w:bottom w:val="none" w:sz="0" w:space="0" w:color="auto"/>
        <w:right w:val="none" w:sz="0" w:space="0" w:color="auto"/>
      </w:divBdr>
    </w:div>
    <w:div w:id="923686339">
      <w:marLeft w:val="480"/>
      <w:marRight w:val="0"/>
      <w:marTop w:val="0"/>
      <w:marBottom w:val="0"/>
      <w:divBdr>
        <w:top w:val="none" w:sz="0" w:space="0" w:color="auto"/>
        <w:left w:val="none" w:sz="0" w:space="0" w:color="auto"/>
        <w:bottom w:val="none" w:sz="0" w:space="0" w:color="auto"/>
        <w:right w:val="none" w:sz="0" w:space="0" w:color="auto"/>
      </w:divBdr>
    </w:div>
    <w:div w:id="924149122">
      <w:marLeft w:val="480"/>
      <w:marRight w:val="0"/>
      <w:marTop w:val="0"/>
      <w:marBottom w:val="0"/>
      <w:divBdr>
        <w:top w:val="none" w:sz="0" w:space="0" w:color="auto"/>
        <w:left w:val="none" w:sz="0" w:space="0" w:color="auto"/>
        <w:bottom w:val="none" w:sz="0" w:space="0" w:color="auto"/>
        <w:right w:val="none" w:sz="0" w:space="0" w:color="auto"/>
      </w:divBdr>
    </w:div>
    <w:div w:id="924191968">
      <w:marLeft w:val="480"/>
      <w:marRight w:val="0"/>
      <w:marTop w:val="0"/>
      <w:marBottom w:val="0"/>
      <w:divBdr>
        <w:top w:val="none" w:sz="0" w:space="0" w:color="auto"/>
        <w:left w:val="none" w:sz="0" w:space="0" w:color="auto"/>
        <w:bottom w:val="none" w:sz="0" w:space="0" w:color="auto"/>
        <w:right w:val="none" w:sz="0" w:space="0" w:color="auto"/>
      </w:divBdr>
    </w:div>
    <w:div w:id="924538135">
      <w:marLeft w:val="480"/>
      <w:marRight w:val="0"/>
      <w:marTop w:val="0"/>
      <w:marBottom w:val="0"/>
      <w:divBdr>
        <w:top w:val="none" w:sz="0" w:space="0" w:color="auto"/>
        <w:left w:val="none" w:sz="0" w:space="0" w:color="auto"/>
        <w:bottom w:val="none" w:sz="0" w:space="0" w:color="auto"/>
        <w:right w:val="none" w:sz="0" w:space="0" w:color="auto"/>
      </w:divBdr>
    </w:div>
    <w:div w:id="924610683">
      <w:marLeft w:val="480"/>
      <w:marRight w:val="0"/>
      <w:marTop w:val="0"/>
      <w:marBottom w:val="0"/>
      <w:divBdr>
        <w:top w:val="none" w:sz="0" w:space="0" w:color="auto"/>
        <w:left w:val="none" w:sz="0" w:space="0" w:color="auto"/>
        <w:bottom w:val="none" w:sz="0" w:space="0" w:color="auto"/>
        <w:right w:val="none" w:sz="0" w:space="0" w:color="auto"/>
      </w:divBdr>
    </w:div>
    <w:div w:id="926382376">
      <w:marLeft w:val="480"/>
      <w:marRight w:val="0"/>
      <w:marTop w:val="0"/>
      <w:marBottom w:val="0"/>
      <w:divBdr>
        <w:top w:val="none" w:sz="0" w:space="0" w:color="auto"/>
        <w:left w:val="none" w:sz="0" w:space="0" w:color="auto"/>
        <w:bottom w:val="none" w:sz="0" w:space="0" w:color="auto"/>
        <w:right w:val="none" w:sz="0" w:space="0" w:color="auto"/>
      </w:divBdr>
    </w:div>
    <w:div w:id="926697505">
      <w:marLeft w:val="480"/>
      <w:marRight w:val="0"/>
      <w:marTop w:val="0"/>
      <w:marBottom w:val="0"/>
      <w:divBdr>
        <w:top w:val="none" w:sz="0" w:space="0" w:color="auto"/>
        <w:left w:val="none" w:sz="0" w:space="0" w:color="auto"/>
        <w:bottom w:val="none" w:sz="0" w:space="0" w:color="auto"/>
        <w:right w:val="none" w:sz="0" w:space="0" w:color="auto"/>
      </w:divBdr>
    </w:div>
    <w:div w:id="927690971">
      <w:marLeft w:val="480"/>
      <w:marRight w:val="0"/>
      <w:marTop w:val="0"/>
      <w:marBottom w:val="0"/>
      <w:divBdr>
        <w:top w:val="none" w:sz="0" w:space="0" w:color="auto"/>
        <w:left w:val="none" w:sz="0" w:space="0" w:color="auto"/>
        <w:bottom w:val="none" w:sz="0" w:space="0" w:color="auto"/>
        <w:right w:val="none" w:sz="0" w:space="0" w:color="auto"/>
      </w:divBdr>
    </w:div>
    <w:div w:id="928083971">
      <w:marLeft w:val="480"/>
      <w:marRight w:val="0"/>
      <w:marTop w:val="0"/>
      <w:marBottom w:val="0"/>
      <w:divBdr>
        <w:top w:val="none" w:sz="0" w:space="0" w:color="auto"/>
        <w:left w:val="none" w:sz="0" w:space="0" w:color="auto"/>
        <w:bottom w:val="none" w:sz="0" w:space="0" w:color="auto"/>
        <w:right w:val="none" w:sz="0" w:space="0" w:color="auto"/>
      </w:divBdr>
    </w:div>
    <w:div w:id="929001711">
      <w:marLeft w:val="480"/>
      <w:marRight w:val="0"/>
      <w:marTop w:val="0"/>
      <w:marBottom w:val="0"/>
      <w:divBdr>
        <w:top w:val="none" w:sz="0" w:space="0" w:color="auto"/>
        <w:left w:val="none" w:sz="0" w:space="0" w:color="auto"/>
        <w:bottom w:val="none" w:sz="0" w:space="0" w:color="auto"/>
        <w:right w:val="none" w:sz="0" w:space="0" w:color="auto"/>
      </w:divBdr>
    </w:div>
    <w:div w:id="929049302">
      <w:marLeft w:val="480"/>
      <w:marRight w:val="0"/>
      <w:marTop w:val="0"/>
      <w:marBottom w:val="0"/>
      <w:divBdr>
        <w:top w:val="none" w:sz="0" w:space="0" w:color="auto"/>
        <w:left w:val="none" w:sz="0" w:space="0" w:color="auto"/>
        <w:bottom w:val="none" w:sz="0" w:space="0" w:color="auto"/>
        <w:right w:val="none" w:sz="0" w:space="0" w:color="auto"/>
      </w:divBdr>
    </w:div>
    <w:div w:id="929239630">
      <w:marLeft w:val="480"/>
      <w:marRight w:val="0"/>
      <w:marTop w:val="0"/>
      <w:marBottom w:val="0"/>
      <w:divBdr>
        <w:top w:val="none" w:sz="0" w:space="0" w:color="auto"/>
        <w:left w:val="none" w:sz="0" w:space="0" w:color="auto"/>
        <w:bottom w:val="none" w:sz="0" w:space="0" w:color="auto"/>
        <w:right w:val="none" w:sz="0" w:space="0" w:color="auto"/>
      </w:divBdr>
    </w:div>
    <w:div w:id="929776291">
      <w:marLeft w:val="480"/>
      <w:marRight w:val="0"/>
      <w:marTop w:val="0"/>
      <w:marBottom w:val="0"/>
      <w:divBdr>
        <w:top w:val="none" w:sz="0" w:space="0" w:color="auto"/>
        <w:left w:val="none" w:sz="0" w:space="0" w:color="auto"/>
        <w:bottom w:val="none" w:sz="0" w:space="0" w:color="auto"/>
        <w:right w:val="none" w:sz="0" w:space="0" w:color="auto"/>
      </w:divBdr>
    </w:div>
    <w:div w:id="929893545">
      <w:marLeft w:val="480"/>
      <w:marRight w:val="0"/>
      <w:marTop w:val="0"/>
      <w:marBottom w:val="0"/>
      <w:divBdr>
        <w:top w:val="none" w:sz="0" w:space="0" w:color="auto"/>
        <w:left w:val="none" w:sz="0" w:space="0" w:color="auto"/>
        <w:bottom w:val="none" w:sz="0" w:space="0" w:color="auto"/>
        <w:right w:val="none" w:sz="0" w:space="0" w:color="auto"/>
      </w:divBdr>
    </w:div>
    <w:div w:id="930435969">
      <w:marLeft w:val="480"/>
      <w:marRight w:val="0"/>
      <w:marTop w:val="0"/>
      <w:marBottom w:val="0"/>
      <w:divBdr>
        <w:top w:val="none" w:sz="0" w:space="0" w:color="auto"/>
        <w:left w:val="none" w:sz="0" w:space="0" w:color="auto"/>
        <w:bottom w:val="none" w:sz="0" w:space="0" w:color="auto"/>
        <w:right w:val="none" w:sz="0" w:space="0" w:color="auto"/>
      </w:divBdr>
    </w:div>
    <w:div w:id="930506518">
      <w:marLeft w:val="480"/>
      <w:marRight w:val="0"/>
      <w:marTop w:val="0"/>
      <w:marBottom w:val="0"/>
      <w:divBdr>
        <w:top w:val="none" w:sz="0" w:space="0" w:color="auto"/>
        <w:left w:val="none" w:sz="0" w:space="0" w:color="auto"/>
        <w:bottom w:val="none" w:sz="0" w:space="0" w:color="auto"/>
        <w:right w:val="none" w:sz="0" w:space="0" w:color="auto"/>
      </w:divBdr>
    </w:div>
    <w:div w:id="930814007">
      <w:marLeft w:val="480"/>
      <w:marRight w:val="0"/>
      <w:marTop w:val="0"/>
      <w:marBottom w:val="0"/>
      <w:divBdr>
        <w:top w:val="none" w:sz="0" w:space="0" w:color="auto"/>
        <w:left w:val="none" w:sz="0" w:space="0" w:color="auto"/>
        <w:bottom w:val="none" w:sz="0" w:space="0" w:color="auto"/>
        <w:right w:val="none" w:sz="0" w:space="0" w:color="auto"/>
      </w:divBdr>
    </w:div>
    <w:div w:id="930896561">
      <w:marLeft w:val="480"/>
      <w:marRight w:val="0"/>
      <w:marTop w:val="0"/>
      <w:marBottom w:val="0"/>
      <w:divBdr>
        <w:top w:val="none" w:sz="0" w:space="0" w:color="auto"/>
        <w:left w:val="none" w:sz="0" w:space="0" w:color="auto"/>
        <w:bottom w:val="none" w:sz="0" w:space="0" w:color="auto"/>
        <w:right w:val="none" w:sz="0" w:space="0" w:color="auto"/>
      </w:divBdr>
    </w:div>
    <w:div w:id="931011343">
      <w:marLeft w:val="480"/>
      <w:marRight w:val="0"/>
      <w:marTop w:val="0"/>
      <w:marBottom w:val="0"/>
      <w:divBdr>
        <w:top w:val="none" w:sz="0" w:space="0" w:color="auto"/>
        <w:left w:val="none" w:sz="0" w:space="0" w:color="auto"/>
        <w:bottom w:val="none" w:sz="0" w:space="0" w:color="auto"/>
        <w:right w:val="none" w:sz="0" w:space="0" w:color="auto"/>
      </w:divBdr>
    </w:div>
    <w:div w:id="931157362">
      <w:marLeft w:val="480"/>
      <w:marRight w:val="0"/>
      <w:marTop w:val="0"/>
      <w:marBottom w:val="0"/>
      <w:divBdr>
        <w:top w:val="none" w:sz="0" w:space="0" w:color="auto"/>
        <w:left w:val="none" w:sz="0" w:space="0" w:color="auto"/>
        <w:bottom w:val="none" w:sz="0" w:space="0" w:color="auto"/>
        <w:right w:val="none" w:sz="0" w:space="0" w:color="auto"/>
      </w:divBdr>
    </w:div>
    <w:div w:id="931203110">
      <w:marLeft w:val="480"/>
      <w:marRight w:val="0"/>
      <w:marTop w:val="0"/>
      <w:marBottom w:val="0"/>
      <w:divBdr>
        <w:top w:val="none" w:sz="0" w:space="0" w:color="auto"/>
        <w:left w:val="none" w:sz="0" w:space="0" w:color="auto"/>
        <w:bottom w:val="none" w:sz="0" w:space="0" w:color="auto"/>
        <w:right w:val="none" w:sz="0" w:space="0" w:color="auto"/>
      </w:divBdr>
    </w:div>
    <w:div w:id="931817102">
      <w:marLeft w:val="480"/>
      <w:marRight w:val="0"/>
      <w:marTop w:val="0"/>
      <w:marBottom w:val="0"/>
      <w:divBdr>
        <w:top w:val="none" w:sz="0" w:space="0" w:color="auto"/>
        <w:left w:val="none" w:sz="0" w:space="0" w:color="auto"/>
        <w:bottom w:val="none" w:sz="0" w:space="0" w:color="auto"/>
        <w:right w:val="none" w:sz="0" w:space="0" w:color="auto"/>
      </w:divBdr>
    </w:div>
    <w:div w:id="932132945">
      <w:marLeft w:val="480"/>
      <w:marRight w:val="0"/>
      <w:marTop w:val="0"/>
      <w:marBottom w:val="0"/>
      <w:divBdr>
        <w:top w:val="none" w:sz="0" w:space="0" w:color="auto"/>
        <w:left w:val="none" w:sz="0" w:space="0" w:color="auto"/>
        <w:bottom w:val="none" w:sz="0" w:space="0" w:color="auto"/>
        <w:right w:val="none" w:sz="0" w:space="0" w:color="auto"/>
      </w:divBdr>
    </w:div>
    <w:div w:id="932855664">
      <w:marLeft w:val="480"/>
      <w:marRight w:val="0"/>
      <w:marTop w:val="0"/>
      <w:marBottom w:val="0"/>
      <w:divBdr>
        <w:top w:val="none" w:sz="0" w:space="0" w:color="auto"/>
        <w:left w:val="none" w:sz="0" w:space="0" w:color="auto"/>
        <w:bottom w:val="none" w:sz="0" w:space="0" w:color="auto"/>
        <w:right w:val="none" w:sz="0" w:space="0" w:color="auto"/>
      </w:divBdr>
    </w:div>
    <w:div w:id="933634634">
      <w:marLeft w:val="480"/>
      <w:marRight w:val="0"/>
      <w:marTop w:val="0"/>
      <w:marBottom w:val="0"/>
      <w:divBdr>
        <w:top w:val="none" w:sz="0" w:space="0" w:color="auto"/>
        <w:left w:val="none" w:sz="0" w:space="0" w:color="auto"/>
        <w:bottom w:val="none" w:sz="0" w:space="0" w:color="auto"/>
        <w:right w:val="none" w:sz="0" w:space="0" w:color="auto"/>
      </w:divBdr>
    </w:div>
    <w:div w:id="933704097">
      <w:marLeft w:val="480"/>
      <w:marRight w:val="0"/>
      <w:marTop w:val="0"/>
      <w:marBottom w:val="0"/>
      <w:divBdr>
        <w:top w:val="none" w:sz="0" w:space="0" w:color="auto"/>
        <w:left w:val="none" w:sz="0" w:space="0" w:color="auto"/>
        <w:bottom w:val="none" w:sz="0" w:space="0" w:color="auto"/>
        <w:right w:val="none" w:sz="0" w:space="0" w:color="auto"/>
      </w:divBdr>
    </w:div>
    <w:div w:id="933782903">
      <w:marLeft w:val="480"/>
      <w:marRight w:val="0"/>
      <w:marTop w:val="0"/>
      <w:marBottom w:val="0"/>
      <w:divBdr>
        <w:top w:val="none" w:sz="0" w:space="0" w:color="auto"/>
        <w:left w:val="none" w:sz="0" w:space="0" w:color="auto"/>
        <w:bottom w:val="none" w:sz="0" w:space="0" w:color="auto"/>
        <w:right w:val="none" w:sz="0" w:space="0" w:color="auto"/>
      </w:divBdr>
    </w:div>
    <w:div w:id="933900859">
      <w:marLeft w:val="480"/>
      <w:marRight w:val="0"/>
      <w:marTop w:val="0"/>
      <w:marBottom w:val="0"/>
      <w:divBdr>
        <w:top w:val="none" w:sz="0" w:space="0" w:color="auto"/>
        <w:left w:val="none" w:sz="0" w:space="0" w:color="auto"/>
        <w:bottom w:val="none" w:sz="0" w:space="0" w:color="auto"/>
        <w:right w:val="none" w:sz="0" w:space="0" w:color="auto"/>
      </w:divBdr>
    </w:div>
    <w:div w:id="935556428">
      <w:marLeft w:val="480"/>
      <w:marRight w:val="0"/>
      <w:marTop w:val="0"/>
      <w:marBottom w:val="0"/>
      <w:divBdr>
        <w:top w:val="none" w:sz="0" w:space="0" w:color="auto"/>
        <w:left w:val="none" w:sz="0" w:space="0" w:color="auto"/>
        <w:bottom w:val="none" w:sz="0" w:space="0" w:color="auto"/>
        <w:right w:val="none" w:sz="0" w:space="0" w:color="auto"/>
      </w:divBdr>
    </w:div>
    <w:div w:id="935796579">
      <w:marLeft w:val="480"/>
      <w:marRight w:val="0"/>
      <w:marTop w:val="0"/>
      <w:marBottom w:val="0"/>
      <w:divBdr>
        <w:top w:val="none" w:sz="0" w:space="0" w:color="auto"/>
        <w:left w:val="none" w:sz="0" w:space="0" w:color="auto"/>
        <w:bottom w:val="none" w:sz="0" w:space="0" w:color="auto"/>
        <w:right w:val="none" w:sz="0" w:space="0" w:color="auto"/>
      </w:divBdr>
    </w:div>
    <w:div w:id="936016279">
      <w:marLeft w:val="480"/>
      <w:marRight w:val="0"/>
      <w:marTop w:val="0"/>
      <w:marBottom w:val="0"/>
      <w:divBdr>
        <w:top w:val="none" w:sz="0" w:space="0" w:color="auto"/>
        <w:left w:val="none" w:sz="0" w:space="0" w:color="auto"/>
        <w:bottom w:val="none" w:sz="0" w:space="0" w:color="auto"/>
        <w:right w:val="none" w:sz="0" w:space="0" w:color="auto"/>
      </w:divBdr>
    </w:div>
    <w:div w:id="936837802">
      <w:marLeft w:val="480"/>
      <w:marRight w:val="0"/>
      <w:marTop w:val="0"/>
      <w:marBottom w:val="0"/>
      <w:divBdr>
        <w:top w:val="none" w:sz="0" w:space="0" w:color="auto"/>
        <w:left w:val="none" w:sz="0" w:space="0" w:color="auto"/>
        <w:bottom w:val="none" w:sz="0" w:space="0" w:color="auto"/>
        <w:right w:val="none" w:sz="0" w:space="0" w:color="auto"/>
      </w:divBdr>
    </w:div>
    <w:div w:id="938100918">
      <w:marLeft w:val="480"/>
      <w:marRight w:val="0"/>
      <w:marTop w:val="0"/>
      <w:marBottom w:val="0"/>
      <w:divBdr>
        <w:top w:val="none" w:sz="0" w:space="0" w:color="auto"/>
        <w:left w:val="none" w:sz="0" w:space="0" w:color="auto"/>
        <w:bottom w:val="none" w:sz="0" w:space="0" w:color="auto"/>
        <w:right w:val="none" w:sz="0" w:space="0" w:color="auto"/>
      </w:divBdr>
    </w:div>
    <w:div w:id="938222602">
      <w:marLeft w:val="480"/>
      <w:marRight w:val="0"/>
      <w:marTop w:val="0"/>
      <w:marBottom w:val="0"/>
      <w:divBdr>
        <w:top w:val="none" w:sz="0" w:space="0" w:color="auto"/>
        <w:left w:val="none" w:sz="0" w:space="0" w:color="auto"/>
        <w:bottom w:val="none" w:sz="0" w:space="0" w:color="auto"/>
        <w:right w:val="none" w:sz="0" w:space="0" w:color="auto"/>
      </w:divBdr>
    </w:div>
    <w:div w:id="938637894">
      <w:marLeft w:val="480"/>
      <w:marRight w:val="0"/>
      <w:marTop w:val="0"/>
      <w:marBottom w:val="0"/>
      <w:divBdr>
        <w:top w:val="none" w:sz="0" w:space="0" w:color="auto"/>
        <w:left w:val="none" w:sz="0" w:space="0" w:color="auto"/>
        <w:bottom w:val="none" w:sz="0" w:space="0" w:color="auto"/>
        <w:right w:val="none" w:sz="0" w:space="0" w:color="auto"/>
      </w:divBdr>
    </w:div>
    <w:div w:id="939484407">
      <w:marLeft w:val="480"/>
      <w:marRight w:val="0"/>
      <w:marTop w:val="0"/>
      <w:marBottom w:val="0"/>
      <w:divBdr>
        <w:top w:val="none" w:sz="0" w:space="0" w:color="auto"/>
        <w:left w:val="none" w:sz="0" w:space="0" w:color="auto"/>
        <w:bottom w:val="none" w:sz="0" w:space="0" w:color="auto"/>
        <w:right w:val="none" w:sz="0" w:space="0" w:color="auto"/>
      </w:divBdr>
    </w:div>
    <w:div w:id="939949542">
      <w:marLeft w:val="480"/>
      <w:marRight w:val="0"/>
      <w:marTop w:val="0"/>
      <w:marBottom w:val="0"/>
      <w:divBdr>
        <w:top w:val="none" w:sz="0" w:space="0" w:color="auto"/>
        <w:left w:val="none" w:sz="0" w:space="0" w:color="auto"/>
        <w:bottom w:val="none" w:sz="0" w:space="0" w:color="auto"/>
        <w:right w:val="none" w:sz="0" w:space="0" w:color="auto"/>
      </w:divBdr>
    </w:div>
    <w:div w:id="940331765">
      <w:marLeft w:val="480"/>
      <w:marRight w:val="0"/>
      <w:marTop w:val="0"/>
      <w:marBottom w:val="0"/>
      <w:divBdr>
        <w:top w:val="none" w:sz="0" w:space="0" w:color="auto"/>
        <w:left w:val="none" w:sz="0" w:space="0" w:color="auto"/>
        <w:bottom w:val="none" w:sz="0" w:space="0" w:color="auto"/>
        <w:right w:val="none" w:sz="0" w:space="0" w:color="auto"/>
      </w:divBdr>
    </w:div>
    <w:div w:id="940842655">
      <w:marLeft w:val="480"/>
      <w:marRight w:val="0"/>
      <w:marTop w:val="0"/>
      <w:marBottom w:val="0"/>
      <w:divBdr>
        <w:top w:val="none" w:sz="0" w:space="0" w:color="auto"/>
        <w:left w:val="none" w:sz="0" w:space="0" w:color="auto"/>
        <w:bottom w:val="none" w:sz="0" w:space="0" w:color="auto"/>
        <w:right w:val="none" w:sz="0" w:space="0" w:color="auto"/>
      </w:divBdr>
    </w:div>
    <w:div w:id="940917025">
      <w:marLeft w:val="480"/>
      <w:marRight w:val="0"/>
      <w:marTop w:val="0"/>
      <w:marBottom w:val="0"/>
      <w:divBdr>
        <w:top w:val="none" w:sz="0" w:space="0" w:color="auto"/>
        <w:left w:val="none" w:sz="0" w:space="0" w:color="auto"/>
        <w:bottom w:val="none" w:sz="0" w:space="0" w:color="auto"/>
        <w:right w:val="none" w:sz="0" w:space="0" w:color="auto"/>
      </w:divBdr>
    </w:div>
    <w:div w:id="941110323">
      <w:marLeft w:val="480"/>
      <w:marRight w:val="0"/>
      <w:marTop w:val="0"/>
      <w:marBottom w:val="0"/>
      <w:divBdr>
        <w:top w:val="none" w:sz="0" w:space="0" w:color="auto"/>
        <w:left w:val="none" w:sz="0" w:space="0" w:color="auto"/>
        <w:bottom w:val="none" w:sz="0" w:space="0" w:color="auto"/>
        <w:right w:val="none" w:sz="0" w:space="0" w:color="auto"/>
      </w:divBdr>
    </w:div>
    <w:div w:id="941185424">
      <w:marLeft w:val="480"/>
      <w:marRight w:val="0"/>
      <w:marTop w:val="0"/>
      <w:marBottom w:val="0"/>
      <w:divBdr>
        <w:top w:val="none" w:sz="0" w:space="0" w:color="auto"/>
        <w:left w:val="none" w:sz="0" w:space="0" w:color="auto"/>
        <w:bottom w:val="none" w:sz="0" w:space="0" w:color="auto"/>
        <w:right w:val="none" w:sz="0" w:space="0" w:color="auto"/>
      </w:divBdr>
    </w:div>
    <w:div w:id="941455366">
      <w:marLeft w:val="480"/>
      <w:marRight w:val="0"/>
      <w:marTop w:val="0"/>
      <w:marBottom w:val="0"/>
      <w:divBdr>
        <w:top w:val="none" w:sz="0" w:space="0" w:color="auto"/>
        <w:left w:val="none" w:sz="0" w:space="0" w:color="auto"/>
        <w:bottom w:val="none" w:sz="0" w:space="0" w:color="auto"/>
        <w:right w:val="none" w:sz="0" w:space="0" w:color="auto"/>
      </w:divBdr>
    </w:div>
    <w:div w:id="942107642">
      <w:marLeft w:val="480"/>
      <w:marRight w:val="0"/>
      <w:marTop w:val="0"/>
      <w:marBottom w:val="0"/>
      <w:divBdr>
        <w:top w:val="none" w:sz="0" w:space="0" w:color="auto"/>
        <w:left w:val="none" w:sz="0" w:space="0" w:color="auto"/>
        <w:bottom w:val="none" w:sz="0" w:space="0" w:color="auto"/>
        <w:right w:val="none" w:sz="0" w:space="0" w:color="auto"/>
      </w:divBdr>
    </w:div>
    <w:div w:id="942224976">
      <w:marLeft w:val="480"/>
      <w:marRight w:val="0"/>
      <w:marTop w:val="0"/>
      <w:marBottom w:val="0"/>
      <w:divBdr>
        <w:top w:val="none" w:sz="0" w:space="0" w:color="auto"/>
        <w:left w:val="none" w:sz="0" w:space="0" w:color="auto"/>
        <w:bottom w:val="none" w:sz="0" w:space="0" w:color="auto"/>
        <w:right w:val="none" w:sz="0" w:space="0" w:color="auto"/>
      </w:divBdr>
    </w:div>
    <w:div w:id="942415984">
      <w:marLeft w:val="480"/>
      <w:marRight w:val="0"/>
      <w:marTop w:val="0"/>
      <w:marBottom w:val="0"/>
      <w:divBdr>
        <w:top w:val="none" w:sz="0" w:space="0" w:color="auto"/>
        <w:left w:val="none" w:sz="0" w:space="0" w:color="auto"/>
        <w:bottom w:val="none" w:sz="0" w:space="0" w:color="auto"/>
        <w:right w:val="none" w:sz="0" w:space="0" w:color="auto"/>
      </w:divBdr>
    </w:div>
    <w:div w:id="942423554">
      <w:marLeft w:val="480"/>
      <w:marRight w:val="0"/>
      <w:marTop w:val="0"/>
      <w:marBottom w:val="0"/>
      <w:divBdr>
        <w:top w:val="none" w:sz="0" w:space="0" w:color="auto"/>
        <w:left w:val="none" w:sz="0" w:space="0" w:color="auto"/>
        <w:bottom w:val="none" w:sz="0" w:space="0" w:color="auto"/>
        <w:right w:val="none" w:sz="0" w:space="0" w:color="auto"/>
      </w:divBdr>
    </w:div>
    <w:div w:id="942539306">
      <w:marLeft w:val="480"/>
      <w:marRight w:val="0"/>
      <w:marTop w:val="0"/>
      <w:marBottom w:val="0"/>
      <w:divBdr>
        <w:top w:val="none" w:sz="0" w:space="0" w:color="auto"/>
        <w:left w:val="none" w:sz="0" w:space="0" w:color="auto"/>
        <w:bottom w:val="none" w:sz="0" w:space="0" w:color="auto"/>
        <w:right w:val="none" w:sz="0" w:space="0" w:color="auto"/>
      </w:divBdr>
    </w:div>
    <w:div w:id="942570633">
      <w:marLeft w:val="480"/>
      <w:marRight w:val="0"/>
      <w:marTop w:val="0"/>
      <w:marBottom w:val="0"/>
      <w:divBdr>
        <w:top w:val="none" w:sz="0" w:space="0" w:color="auto"/>
        <w:left w:val="none" w:sz="0" w:space="0" w:color="auto"/>
        <w:bottom w:val="none" w:sz="0" w:space="0" w:color="auto"/>
        <w:right w:val="none" w:sz="0" w:space="0" w:color="auto"/>
      </w:divBdr>
    </w:div>
    <w:div w:id="942953128">
      <w:marLeft w:val="480"/>
      <w:marRight w:val="0"/>
      <w:marTop w:val="0"/>
      <w:marBottom w:val="0"/>
      <w:divBdr>
        <w:top w:val="none" w:sz="0" w:space="0" w:color="auto"/>
        <w:left w:val="none" w:sz="0" w:space="0" w:color="auto"/>
        <w:bottom w:val="none" w:sz="0" w:space="0" w:color="auto"/>
        <w:right w:val="none" w:sz="0" w:space="0" w:color="auto"/>
      </w:divBdr>
    </w:div>
    <w:div w:id="943267484">
      <w:marLeft w:val="480"/>
      <w:marRight w:val="0"/>
      <w:marTop w:val="0"/>
      <w:marBottom w:val="0"/>
      <w:divBdr>
        <w:top w:val="none" w:sz="0" w:space="0" w:color="auto"/>
        <w:left w:val="none" w:sz="0" w:space="0" w:color="auto"/>
        <w:bottom w:val="none" w:sz="0" w:space="0" w:color="auto"/>
        <w:right w:val="none" w:sz="0" w:space="0" w:color="auto"/>
      </w:divBdr>
    </w:div>
    <w:div w:id="943999877">
      <w:marLeft w:val="480"/>
      <w:marRight w:val="0"/>
      <w:marTop w:val="0"/>
      <w:marBottom w:val="0"/>
      <w:divBdr>
        <w:top w:val="none" w:sz="0" w:space="0" w:color="auto"/>
        <w:left w:val="none" w:sz="0" w:space="0" w:color="auto"/>
        <w:bottom w:val="none" w:sz="0" w:space="0" w:color="auto"/>
        <w:right w:val="none" w:sz="0" w:space="0" w:color="auto"/>
      </w:divBdr>
    </w:div>
    <w:div w:id="944193208">
      <w:marLeft w:val="480"/>
      <w:marRight w:val="0"/>
      <w:marTop w:val="0"/>
      <w:marBottom w:val="0"/>
      <w:divBdr>
        <w:top w:val="none" w:sz="0" w:space="0" w:color="auto"/>
        <w:left w:val="none" w:sz="0" w:space="0" w:color="auto"/>
        <w:bottom w:val="none" w:sz="0" w:space="0" w:color="auto"/>
        <w:right w:val="none" w:sz="0" w:space="0" w:color="auto"/>
      </w:divBdr>
    </w:div>
    <w:div w:id="944925367">
      <w:marLeft w:val="480"/>
      <w:marRight w:val="0"/>
      <w:marTop w:val="0"/>
      <w:marBottom w:val="0"/>
      <w:divBdr>
        <w:top w:val="none" w:sz="0" w:space="0" w:color="auto"/>
        <w:left w:val="none" w:sz="0" w:space="0" w:color="auto"/>
        <w:bottom w:val="none" w:sz="0" w:space="0" w:color="auto"/>
        <w:right w:val="none" w:sz="0" w:space="0" w:color="auto"/>
      </w:divBdr>
    </w:div>
    <w:div w:id="945041037">
      <w:marLeft w:val="480"/>
      <w:marRight w:val="0"/>
      <w:marTop w:val="0"/>
      <w:marBottom w:val="0"/>
      <w:divBdr>
        <w:top w:val="none" w:sz="0" w:space="0" w:color="auto"/>
        <w:left w:val="none" w:sz="0" w:space="0" w:color="auto"/>
        <w:bottom w:val="none" w:sz="0" w:space="0" w:color="auto"/>
        <w:right w:val="none" w:sz="0" w:space="0" w:color="auto"/>
      </w:divBdr>
    </w:div>
    <w:div w:id="945384367">
      <w:marLeft w:val="480"/>
      <w:marRight w:val="0"/>
      <w:marTop w:val="0"/>
      <w:marBottom w:val="0"/>
      <w:divBdr>
        <w:top w:val="none" w:sz="0" w:space="0" w:color="auto"/>
        <w:left w:val="none" w:sz="0" w:space="0" w:color="auto"/>
        <w:bottom w:val="none" w:sz="0" w:space="0" w:color="auto"/>
        <w:right w:val="none" w:sz="0" w:space="0" w:color="auto"/>
      </w:divBdr>
    </w:div>
    <w:div w:id="945388365">
      <w:marLeft w:val="480"/>
      <w:marRight w:val="0"/>
      <w:marTop w:val="0"/>
      <w:marBottom w:val="0"/>
      <w:divBdr>
        <w:top w:val="none" w:sz="0" w:space="0" w:color="auto"/>
        <w:left w:val="none" w:sz="0" w:space="0" w:color="auto"/>
        <w:bottom w:val="none" w:sz="0" w:space="0" w:color="auto"/>
        <w:right w:val="none" w:sz="0" w:space="0" w:color="auto"/>
      </w:divBdr>
    </w:div>
    <w:div w:id="945890889">
      <w:marLeft w:val="480"/>
      <w:marRight w:val="0"/>
      <w:marTop w:val="0"/>
      <w:marBottom w:val="0"/>
      <w:divBdr>
        <w:top w:val="none" w:sz="0" w:space="0" w:color="auto"/>
        <w:left w:val="none" w:sz="0" w:space="0" w:color="auto"/>
        <w:bottom w:val="none" w:sz="0" w:space="0" w:color="auto"/>
        <w:right w:val="none" w:sz="0" w:space="0" w:color="auto"/>
      </w:divBdr>
    </w:div>
    <w:div w:id="946229674">
      <w:marLeft w:val="480"/>
      <w:marRight w:val="0"/>
      <w:marTop w:val="0"/>
      <w:marBottom w:val="0"/>
      <w:divBdr>
        <w:top w:val="none" w:sz="0" w:space="0" w:color="auto"/>
        <w:left w:val="none" w:sz="0" w:space="0" w:color="auto"/>
        <w:bottom w:val="none" w:sz="0" w:space="0" w:color="auto"/>
        <w:right w:val="none" w:sz="0" w:space="0" w:color="auto"/>
      </w:divBdr>
    </w:div>
    <w:div w:id="946425024">
      <w:marLeft w:val="480"/>
      <w:marRight w:val="0"/>
      <w:marTop w:val="0"/>
      <w:marBottom w:val="0"/>
      <w:divBdr>
        <w:top w:val="none" w:sz="0" w:space="0" w:color="auto"/>
        <w:left w:val="none" w:sz="0" w:space="0" w:color="auto"/>
        <w:bottom w:val="none" w:sz="0" w:space="0" w:color="auto"/>
        <w:right w:val="none" w:sz="0" w:space="0" w:color="auto"/>
      </w:divBdr>
    </w:div>
    <w:div w:id="946615378">
      <w:marLeft w:val="480"/>
      <w:marRight w:val="0"/>
      <w:marTop w:val="0"/>
      <w:marBottom w:val="0"/>
      <w:divBdr>
        <w:top w:val="none" w:sz="0" w:space="0" w:color="auto"/>
        <w:left w:val="none" w:sz="0" w:space="0" w:color="auto"/>
        <w:bottom w:val="none" w:sz="0" w:space="0" w:color="auto"/>
        <w:right w:val="none" w:sz="0" w:space="0" w:color="auto"/>
      </w:divBdr>
    </w:div>
    <w:div w:id="946815369">
      <w:marLeft w:val="480"/>
      <w:marRight w:val="0"/>
      <w:marTop w:val="0"/>
      <w:marBottom w:val="0"/>
      <w:divBdr>
        <w:top w:val="none" w:sz="0" w:space="0" w:color="auto"/>
        <w:left w:val="none" w:sz="0" w:space="0" w:color="auto"/>
        <w:bottom w:val="none" w:sz="0" w:space="0" w:color="auto"/>
        <w:right w:val="none" w:sz="0" w:space="0" w:color="auto"/>
      </w:divBdr>
    </w:div>
    <w:div w:id="946961707">
      <w:marLeft w:val="480"/>
      <w:marRight w:val="0"/>
      <w:marTop w:val="0"/>
      <w:marBottom w:val="0"/>
      <w:divBdr>
        <w:top w:val="none" w:sz="0" w:space="0" w:color="auto"/>
        <w:left w:val="none" w:sz="0" w:space="0" w:color="auto"/>
        <w:bottom w:val="none" w:sz="0" w:space="0" w:color="auto"/>
        <w:right w:val="none" w:sz="0" w:space="0" w:color="auto"/>
      </w:divBdr>
    </w:div>
    <w:div w:id="948703752">
      <w:marLeft w:val="480"/>
      <w:marRight w:val="0"/>
      <w:marTop w:val="0"/>
      <w:marBottom w:val="0"/>
      <w:divBdr>
        <w:top w:val="none" w:sz="0" w:space="0" w:color="auto"/>
        <w:left w:val="none" w:sz="0" w:space="0" w:color="auto"/>
        <w:bottom w:val="none" w:sz="0" w:space="0" w:color="auto"/>
        <w:right w:val="none" w:sz="0" w:space="0" w:color="auto"/>
      </w:divBdr>
    </w:div>
    <w:div w:id="948976645">
      <w:marLeft w:val="480"/>
      <w:marRight w:val="0"/>
      <w:marTop w:val="0"/>
      <w:marBottom w:val="0"/>
      <w:divBdr>
        <w:top w:val="none" w:sz="0" w:space="0" w:color="auto"/>
        <w:left w:val="none" w:sz="0" w:space="0" w:color="auto"/>
        <w:bottom w:val="none" w:sz="0" w:space="0" w:color="auto"/>
        <w:right w:val="none" w:sz="0" w:space="0" w:color="auto"/>
      </w:divBdr>
    </w:div>
    <w:div w:id="949244370">
      <w:marLeft w:val="480"/>
      <w:marRight w:val="0"/>
      <w:marTop w:val="0"/>
      <w:marBottom w:val="0"/>
      <w:divBdr>
        <w:top w:val="none" w:sz="0" w:space="0" w:color="auto"/>
        <w:left w:val="none" w:sz="0" w:space="0" w:color="auto"/>
        <w:bottom w:val="none" w:sz="0" w:space="0" w:color="auto"/>
        <w:right w:val="none" w:sz="0" w:space="0" w:color="auto"/>
      </w:divBdr>
    </w:div>
    <w:div w:id="949316813">
      <w:marLeft w:val="480"/>
      <w:marRight w:val="0"/>
      <w:marTop w:val="0"/>
      <w:marBottom w:val="0"/>
      <w:divBdr>
        <w:top w:val="none" w:sz="0" w:space="0" w:color="auto"/>
        <w:left w:val="none" w:sz="0" w:space="0" w:color="auto"/>
        <w:bottom w:val="none" w:sz="0" w:space="0" w:color="auto"/>
        <w:right w:val="none" w:sz="0" w:space="0" w:color="auto"/>
      </w:divBdr>
    </w:div>
    <w:div w:id="949705994">
      <w:marLeft w:val="480"/>
      <w:marRight w:val="0"/>
      <w:marTop w:val="0"/>
      <w:marBottom w:val="0"/>
      <w:divBdr>
        <w:top w:val="none" w:sz="0" w:space="0" w:color="auto"/>
        <w:left w:val="none" w:sz="0" w:space="0" w:color="auto"/>
        <w:bottom w:val="none" w:sz="0" w:space="0" w:color="auto"/>
        <w:right w:val="none" w:sz="0" w:space="0" w:color="auto"/>
      </w:divBdr>
    </w:div>
    <w:div w:id="949816173">
      <w:marLeft w:val="480"/>
      <w:marRight w:val="0"/>
      <w:marTop w:val="0"/>
      <w:marBottom w:val="0"/>
      <w:divBdr>
        <w:top w:val="none" w:sz="0" w:space="0" w:color="auto"/>
        <w:left w:val="none" w:sz="0" w:space="0" w:color="auto"/>
        <w:bottom w:val="none" w:sz="0" w:space="0" w:color="auto"/>
        <w:right w:val="none" w:sz="0" w:space="0" w:color="auto"/>
      </w:divBdr>
    </w:div>
    <w:div w:id="950091704">
      <w:marLeft w:val="480"/>
      <w:marRight w:val="0"/>
      <w:marTop w:val="0"/>
      <w:marBottom w:val="0"/>
      <w:divBdr>
        <w:top w:val="none" w:sz="0" w:space="0" w:color="auto"/>
        <w:left w:val="none" w:sz="0" w:space="0" w:color="auto"/>
        <w:bottom w:val="none" w:sz="0" w:space="0" w:color="auto"/>
        <w:right w:val="none" w:sz="0" w:space="0" w:color="auto"/>
      </w:divBdr>
    </w:div>
    <w:div w:id="950673148">
      <w:marLeft w:val="480"/>
      <w:marRight w:val="0"/>
      <w:marTop w:val="0"/>
      <w:marBottom w:val="0"/>
      <w:divBdr>
        <w:top w:val="none" w:sz="0" w:space="0" w:color="auto"/>
        <w:left w:val="none" w:sz="0" w:space="0" w:color="auto"/>
        <w:bottom w:val="none" w:sz="0" w:space="0" w:color="auto"/>
        <w:right w:val="none" w:sz="0" w:space="0" w:color="auto"/>
      </w:divBdr>
    </w:div>
    <w:div w:id="951205946">
      <w:marLeft w:val="480"/>
      <w:marRight w:val="0"/>
      <w:marTop w:val="0"/>
      <w:marBottom w:val="0"/>
      <w:divBdr>
        <w:top w:val="none" w:sz="0" w:space="0" w:color="auto"/>
        <w:left w:val="none" w:sz="0" w:space="0" w:color="auto"/>
        <w:bottom w:val="none" w:sz="0" w:space="0" w:color="auto"/>
        <w:right w:val="none" w:sz="0" w:space="0" w:color="auto"/>
      </w:divBdr>
    </w:div>
    <w:div w:id="951328492">
      <w:marLeft w:val="480"/>
      <w:marRight w:val="0"/>
      <w:marTop w:val="0"/>
      <w:marBottom w:val="0"/>
      <w:divBdr>
        <w:top w:val="none" w:sz="0" w:space="0" w:color="auto"/>
        <w:left w:val="none" w:sz="0" w:space="0" w:color="auto"/>
        <w:bottom w:val="none" w:sz="0" w:space="0" w:color="auto"/>
        <w:right w:val="none" w:sz="0" w:space="0" w:color="auto"/>
      </w:divBdr>
    </w:div>
    <w:div w:id="951518632">
      <w:marLeft w:val="480"/>
      <w:marRight w:val="0"/>
      <w:marTop w:val="0"/>
      <w:marBottom w:val="0"/>
      <w:divBdr>
        <w:top w:val="none" w:sz="0" w:space="0" w:color="auto"/>
        <w:left w:val="none" w:sz="0" w:space="0" w:color="auto"/>
        <w:bottom w:val="none" w:sz="0" w:space="0" w:color="auto"/>
        <w:right w:val="none" w:sz="0" w:space="0" w:color="auto"/>
      </w:divBdr>
    </w:div>
    <w:div w:id="951598358">
      <w:marLeft w:val="480"/>
      <w:marRight w:val="0"/>
      <w:marTop w:val="0"/>
      <w:marBottom w:val="0"/>
      <w:divBdr>
        <w:top w:val="none" w:sz="0" w:space="0" w:color="auto"/>
        <w:left w:val="none" w:sz="0" w:space="0" w:color="auto"/>
        <w:bottom w:val="none" w:sz="0" w:space="0" w:color="auto"/>
        <w:right w:val="none" w:sz="0" w:space="0" w:color="auto"/>
      </w:divBdr>
    </w:div>
    <w:div w:id="952060096">
      <w:marLeft w:val="480"/>
      <w:marRight w:val="0"/>
      <w:marTop w:val="0"/>
      <w:marBottom w:val="0"/>
      <w:divBdr>
        <w:top w:val="none" w:sz="0" w:space="0" w:color="auto"/>
        <w:left w:val="none" w:sz="0" w:space="0" w:color="auto"/>
        <w:bottom w:val="none" w:sz="0" w:space="0" w:color="auto"/>
        <w:right w:val="none" w:sz="0" w:space="0" w:color="auto"/>
      </w:divBdr>
    </w:div>
    <w:div w:id="952253438">
      <w:marLeft w:val="480"/>
      <w:marRight w:val="0"/>
      <w:marTop w:val="0"/>
      <w:marBottom w:val="0"/>
      <w:divBdr>
        <w:top w:val="none" w:sz="0" w:space="0" w:color="auto"/>
        <w:left w:val="none" w:sz="0" w:space="0" w:color="auto"/>
        <w:bottom w:val="none" w:sz="0" w:space="0" w:color="auto"/>
        <w:right w:val="none" w:sz="0" w:space="0" w:color="auto"/>
      </w:divBdr>
    </w:div>
    <w:div w:id="952634667">
      <w:marLeft w:val="480"/>
      <w:marRight w:val="0"/>
      <w:marTop w:val="0"/>
      <w:marBottom w:val="0"/>
      <w:divBdr>
        <w:top w:val="none" w:sz="0" w:space="0" w:color="auto"/>
        <w:left w:val="none" w:sz="0" w:space="0" w:color="auto"/>
        <w:bottom w:val="none" w:sz="0" w:space="0" w:color="auto"/>
        <w:right w:val="none" w:sz="0" w:space="0" w:color="auto"/>
      </w:divBdr>
    </w:div>
    <w:div w:id="952785996">
      <w:marLeft w:val="480"/>
      <w:marRight w:val="0"/>
      <w:marTop w:val="0"/>
      <w:marBottom w:val="0"/>
      <w:divBdr>
        <w:top w:val="none" w:sz="0" w:space="0" w:color="auto"/>
        <w:left w:val="none" w:sz="0" w:space="0" w:color="auto"/>
        <w:bottom w:val="none" w:sz="0" w:space="0" w:color="auto"/>
        <w:right w:val="none" w:sz="0" w:space="0" w:color="auto"/>
      </w:divBdr>
    </w:div>
    <w:div w:id="954292829">
      <w:marLeft w:val="480"/>
      <w:marRight w:val="0"/>
      <w:marTop w:val="0"/>
      <w:marBottom w:val="0"/>
      <w:divBdr>
        <w:top w:val="none" w:sz="0" w:space="0" w:color="auto"/>
        <w:left w:val="none" w:sz="0" w:space="0" w:color="auto"/>
        <w:bottom w:val="none" w:sz="0" w:space="0" w:color="auto"/>
        <w:right w:val="none" w:sz="0" w:space="0" w:color="auto"/>
      </w:divBdr>
    </w:div>
    <w:div w:id="954361281">
      <w:marLeft w:val="480"/>
      <w:marRight w:val="0"/>
      <w:marTop w:val="0"/>
      <w:marBottom w:val="0"/>
      <w:divBdr>
        <w:top w:val="none" w:sz="0" w:space="0" w:color="auto"/>
        <w:left w:val="none" w:sz="0" w:space="0" w:color="auto"/>
        <w:bottom w:val="none" w:sz="0" w:space="0" w:color="auto"/>
        <w:right w:val="none" w:sz="0" w:space="0" w:color="auto"/>
      </w:divBdr>
    </w:div>
    <w:div w:id="954597813">
      <w:marLeft w:val="480"/>
      <w:marRight w:val="0"/>
      <w:marTop w:val="0"/>
      <w:marBottom w:val="0"/>
      <w:divBdr>
        <w:top w:val="none" w:sz="0" w:space="0" w:color="auto"/>
        <w:left w:val="none" w:sz="0" w:space="0" w:color="auto"/>
        <w:bottom w:val="none" w:sz="0" w:space="0" w:color="auto"/>
        <w:right w:val="none" w:sz="0" w:space="0" w:color="auto"/>
      </w:divBdr>
    </w:div>
    <w:div w:id="954754433">
      <w:marLeft w:val="480"/>
      <w:marRight w:val="0"/>
      <w:marTop w:val="0"/>
      <w:marBottom w:val="0"/>
      <w:divBdr>
        <w:top w:val="none" w:sz="0" w:space="0" w:color="auto"/>
        <w:left w:val="none" w:sz="0" w:space="0" w:color="auto"/>
        <w:bottom w:val="none" w:sz="0" w:space="0" w:color="auto"/>
        <w:right w:val="none" w:sz="0" w:space="0" w:color="auto"/>
      </w:divBdr>
    </w:div>
    <w:div w:id="954941682">
      <w:marLeft w:val="480"/>
      <w:marRight w:val="0"/>
      <w:marTop w:val="0"/>
      <w:marBottom w:val="0"/>
      <w:divBdr>
        <w:top w:val="none" w:sz="0" w:space="0" w:color="auto"/>
        <w:left w:val="none" w:sz="0" w:space="0" w:color="auto"/>
        <w:bottom w:val="none" w:sz="0" w:space="0" w:color="auto"/>
        <w:right w:val="none" w:sz="0" w:space="0" w:color="auto"/>
      </w:divBdr>
    </w:div>
    <w:div w:id="955060385">
      <w:marLeft w:val="480"/>
      <w:marRight w:val="0"/>
      <w:marTop w:val="0"/>
      <w:marBottom w:val="0"/>
      <w:divBdr>
        <w:top w:val="none" w:sz="0" w:space="0" w:color="auto"/>
        <w:left w:val="none" w:sz="0" w:space="0" w:color="auto"/>
        <w:bottom w:val="none" w:sz="0" w:space="0" w:color="auto"/>
        <w:right w:val="none" w:sz="0" w:space="0" w:color="auto"/>
      </w:divBdr>
    </w:div>
    <w:div w:id="955256768">
      <w:marLeft w:val="480"/>
      <w:marRight w:val="0"/>
      <w:marTop w:val="0"/>
      <w:marBottom w:val="0"/>
      <w:divBdr>
        <w:top w:val="none" w:sz="0" w:space="0" w:color="auto"/>
        <w:left w:val="none" w:sz="0" w:space="0" w:color="auto"/>
        <w:bottom w:val="none" w:sz="0" w:space="0" w:color="auto"/>
        <w:right w:val="none" w:sz="0" w:space="0" w:color="auto"/>
      </w:divBdr>
    </w:div>
    <w:div w:id="955285132">
      <w:marLeft w:val="480"/>
      <w:marRight w:val="0"/>
      <w:marTop w:val="0"/>
      <w:marBottom w:val="0"/>
      <w:divBdr>
        <w:top w:val="none" w:sz="0" w:space="0" w:color="auto"/>
        <w:left w:val="none" w:sz="0" w:space="0" w:color="auto"/>
        <w:bottom w:val="none" w:sz="0" w:space="0" w:color="auto"/>
        <w:right w:val="none" w:sz="0" w:space="0" w:color="auto"/>
      </w:divBdr>
    </w:div>
    <w:div w:id="955646457">
      <w:marLeft w:val="480"/>
      <w:marRight w:val="0"/>
      <w:marTop w:val="0"/>
      <w:marBottom w:val="0"/>
      <w:divBdr>
        <w:top w:val="none" w:sz="0" w:space="0" w:color="auto"/>
        <w:left w:val="none" w:sz="0" w:space="0" w:color="auto"/>
        <w:bottom w:val="none" w:sz="0" w:space="0" w:color="auto"/>
        <w:right w:val="none" w:sz="0" w:space="0" w:color="auto"/>
      </w:divBdr>
    </w:div>
    <w:div w:id="956328361">
      <w:marLeft w:val="480"/>
      <w:marRight w:val="0"/>
      <w:marTop w:val="0"/>
      <w:marBottom w:val="0"/>
      <w:divBdr>
        <w:top w:val="none" w:sz="0" w:space="0" w:color="auto"/>
        <w:left w:val="none" w:sz="0" w:space="0" w:color="auto"/>
        <w:bottom w:val="none" w:sz="0" w:space="0" w:color="auto"/>
        <w:right w:val="none" w:sz="0" w:space="0" w:color="auto"/>
      </w:divBdr>
    </w:div>
    <w:div w:id="956330715">
      <w:marLeft w:val="480"/>
      <w:marRight w:val="0"/>
      <w:marTop w:val="0"/>
      <w:marBottom w:val="0"/>
      <w:divBdr>
        <w:top w:val="none" w:sz="0" w:space="0" w:color="auto"/>
        <w:left w:val="none" w:sz="0" w:space="0" w:color="auto"/>
        <w:bottom w:val="none" w:sz="0" w:space="0" w:color="auto"/>
        <w:right w:val="none" w:sz="0" w:space="0" w:color="auto"/>
      </w:divBdr>
    </w:div>
    <w:div w:id="956524407">
      <w:marLeft w:val="480"/>
      <w:marRight w:val="0"/>
      <w:marTop w:val="0"/>
      <w:marBottom w:val="0"/>
      <w:divBdr>
        <w:top w:val="none" w:sz="0" w:space="0" w:color="auto"/>
        <w:left w:val="none" w:sz="0" w:space="0" w:color="auto"/>
        <w:bottom w:val="none" w:sz="0" w:space="0" w:color="auto"/>
        <w:right w:val="none" w:sz="0" w:space="0" w:color="auto"/>
      </w:divBdr>
    </w:div>
    <w:div w:id="956526023">
      <w:marLeft w:val="480"/>
      <w:marRight w:val="0"/>
      <w:marTop w:val="0"/>
      <w:marBottom w:val="0"/>
      <w:divBdr>
        <w:top w:val="none" w:sz="0" w:space="0" w:color="auto"/>
        <w:left w:val="none" w:sz="0" w:space="0" w:color="auto"/>
        <w:bottom w:val="none" w:sz="0" w:space="0" w:color="auto"/>
        <w:right w:val="none" w:sz="0" w:space="0" w:color="auto"/>
      </w:divBdr>
    </w:div>
    <w:div w:id="957220236">
      <w:marLeft w:val="480"/>
      <w:marRight w:val="0"/>
      <w:marTop w:val="0"/>
      <w:marBottom w:val="0"/>
      <w:divBdr>
        <w:top w:val="none" w:sz="0" w:space="0" w:color="auto"/>
        <w:left w:val="none" w:sz="0" w:space="0" w:color="auto"/>
        <w:bottom w:val="none" w:sz="0" w:space="0" w:color="auto"/>
        <w:right w:val="none" w:sz="0" w:space="0" w:color="auto"/>
      </w:divBdr>
    </w:div>
    <w:div w:id="957416381">
      <w:marLeft w:val="480"/>
      <w:marRight w:val="0"/>
      <w:marTop w:val="0"/>
      <w:marBottom w:val="0"/>
      <w:divBdr>
        <w:top w:val="none" w:sz="0" w:space="0" w:color="auto"/>
        <w:left w:val="none" w:sz="0" w:space="0" w:color="auto"/>
        <w:bottom w:val="none" w:sz="0" w:space="0" w:color="auto"/>
        <w:right w:val="none" w:sz="0" w:space="0" w:color="auto"/>
      </w:divBdr>
    </w:div>
    <w:div w:id="957951963">
      <w:marLeft w:val="480"/>
      <w:marRight w:val="0"/>
      <w:marTop w:val="0"/>
      <w:marBottom w:val="0"/>
      <w:divBdr>
        <w:top w:val="none" w:sz="0" w:space="0" w:color="auto"/>
        <w:left w:val="none" w:sz="0" w:space="0" w:color="auto"/>
        <w:bottom w:val="none" w:sz="0" w:space="0" w:color="auto"/>
        <w:right w:val="none" w:sz="0" w:space="0" w:color="auto"/>
      </w:divBdr>
    </w:div>
    <w:div w:id="958222874">
      <w:marLeft w:val="480"/>
      <w:marRight w:val="0"/>
      <w:marTop w:val="0"/>
      <w:marBottom w:val="0"/>
      <w:divBdr>
        <w:top w:val="none" w:sz="0" w:space="0" w:color="auto"/>
        <w:left w:val="none" w:sz="0" w:space="0" w:color="auto"/>
        <w:bottom w:val="none" w:sz="0" w:space="0" w:color="auto"/>
        <w:right w:val="none" w:sz="0" w:space="0" w:color="auto"/>
      </w:divBdr>
    </w:div>
    <w:div w:id="958485810">
      <w:marLeft w:val="480"/>
      <w:marRight w:val="0"/>
      <w:marTop w:val="0"/>
      <w:marBottom w:val="0"/>
      <w:divBdr>
        <w:top w:val="none" w:sz="0" w:space="0" w:color="auto"/>
        <w:left w:val="none" w:sz="0" w:space="0" w:color="auto"/>
        <w:bottom w:val="none" w:sz="0" w:space="0" w:color="auto"/>
        <w:right w:val="none" w:sz="0" w:space="0" w:color="auto"/>
      </w:divBdr>
    </w:div>
    <w:div w:id="958537281">
      <w:marLeft w:val="480"/>
      <w:marRight w:val="0"/>
      <w:marTop w:val="0"/>
      <w:marBottom w:val="0"/>
      <w:divBdr>
        <w:top w:val="none" w:sz="0" w:space="0" w:color="auto"/>
        <w:left w:val="none" w:sz="0" w:space="0" w:color="auto"/>
        <w:bottom w:val="none" w:sz="0" w:space="0" w:color="auto"/>
        <w:right w:val="none" w:sz="0" w:space="0" w:color="auto"/>
      </w:divBdr>
    </w:div>
    <w:div w:id="958796637">
      <w:marLeft w:val="480"/>
      <w:marRight w:val="0"/>
      <w:marTop w:val="0"/>
      <w:marBottom w:val="0"/>
      <w:divBdr>
        <w:top w:val="none" w:sz="0" w:space="0" w:color="auto"/>
        <w:left w:val="none" w:sz="0" w:space="0" w:color="auto"/>
        <w:bottom w:val="none" w:sz="0" w:space="0" w:color="auto"/>
        <w:right w:val="none" w:sz="0" w:space="0" w:color="auto"/>
      </w:divBdr>
    </w:div>
    <w:div w:id="959145909">
      <w:marLeft w:val="480"/>
      <w:marRight w:val="0"/>
      <w:marTop w:val="0"/>
      <w:marBottom w:val="0"/>
      <w:divBdr>
        <w:top w:val="none" w:sz="0" w:space="0" w:color="auto"/>
        <w:left w:val="none" w:sz="0" w:space="0" w:color="auto"/>
        <w:bottom w:val="none" w:sz="0" w:space="0" w:color="auto"/>
        <w:right w:val="none" w:sz="0" w:space="0" w:color="auto"/>
      </w:divBdr>
    </w:div>
    <w:div w:id="959922493">
      <w:marLeft w:val="480"/>
      <w:marRight w:val="0"/>
      <w:marTop w:val="0"/>
      <w:marBottom w:val="0"/>
      <w:divBdr>
        <w:top w:val="none" w:sz="0" w:space="0" w:color="auto"/>
        <w:left w:val="none" w:sz="0" w:space="0" w:color="auto"/>
        <w:bottom w:val="none" w:sz="0" w:space="0" w:color="auto"/>
        <w:right w:val="none" w:sz="0" w:space="0" w:color="auto"/>
      </w:divBdr>
    </w:div>
    <w:div w:id="960182698">
      <w:marLeft w:val="480"/>
      <w:marRight w:val="0"/>
      <w:marTop w:val="0"/>
      <w:marBottom w:val="0"/>
      <w:divBdr>
        <w:top w:val="none" w:sz="0" w:space="0" w:color="auto"/>
        <w:left w:val="none" w:sz="0" w:space="0" w:color="auto"/>
        <w:bottom w:val="none" w:sz="0" w:space="0" w:color="auto"/>
        <w:right w:val="none" w:sz="0" w:space="0" w:color="auto"/>
      </w:divBdr>
    </w:div>
    <w:div w:id="960186473">
      <w:marLeft w:val="480"/>
      <w:marRight w:val="0"/>
      <w:marTop w:val="0"/>
      <w:marBottom w:val="0"/>
      <w:divBdr>
        <w:top w:val="none" w:sz="0" w:space="0" w:color="auto"/>
        <w:left w:val="none" w:sz="0" w:space="0" w:color="auto"/>
        <w:bottom w:val="none" w:sz="0" w:space="0" w:color="auto"/>
        <w:right w:val="none" w:sz="0" w:space="0" w:color="auto"/>
      </w:divBdr>
    </w:div>
    <w:div w:id="961300553">
      <w:marLeft w:val="480"/>
      <w:marRight w:val="0"/>
      <w:marTop w:val="0"/>
      <w:marBottom w:val="0"/>
      <w:divBdr>
        <w:top w:val="none" w:sz="0" w:space="0" w:color="auto"/>
        <w:left w:val="none" w:sz="0" w:space="0" w:color="auto"/>
        <w:bottom w:val="none" w:sz="0" w:space="0" w:color="auto"/>
        <w:right w:val="none" w:sz="0" w:space="0" w:color="auto"/>
      </w:divBdr>
    </w:div>
    <w:div w:id="962351344">
      <w:marLeft w:val="480"/>
      <w:marRight w:val="0"/>
      <w:marTop w:val="0"/>
      <w:marBottom w:val="0"/>
      <w:divBdr>
        <w:top w:val="none" w:sz="0" w:space="0" w:color="auto"/>
        <w:left w:val="none" w:sz="0" w:space="0" w:color="auto"/>
        <w:bottom w:val="none" w:sz="0" w:space="0" w:color="auto"/>
        <w:right w:val="none" w:sz="0" w:space="0" w:color="auto"/>
      </w:divBdr>
    </w:div>
    <w:div w:id="962887464">
      <w:marLeft w:val="480"/>
      <w:marRight w:val="0"/>
      <w:marTop w:val="0"/>
      <w:marBottom w:val="0"/>
      <w:divBdr>
        <w:top w:val="none" w:sz="0" w:space="0" w:color="auto"/>
        <w:left w:val="none" w:sz="0" w:space="0" w:color="auto"/>
        <w:bottom w:val="none" w:sz="0" w:space="0" w:color="auto"/>
        <w:right w:val="none" w:sz="0" w:space="0" w:color="auto"/>
      </w:divBdr>
    </w:div>
    <w:div w:id="963777289">
      <w:marLeft w:val="480"/>
      <w:marRight w:val="0"/>
      <w:marTop w:val="0"/>
      <w:marBottom w:val="0"/>
      <w:divBdr>
        <w:top w:val="none" w:sz="0" w:space="0" w:color="auto"/>
        <w:left w:val="none" w:sz="0" w:space="0" w:color="auto"/>
        <w:bottom w:val="none" w:sz="0" w:space="0" w:color="auto"/>
        <w:right w:val="none" w:sz="0" w:space="0" w:color="auto"/>
      </w:divBdr>
    </w:div>
    <w:div w:id="963924001">
      <w:marLeft w:val="480"/>
      <w:marRight w:val="0"/>
      <w:marTop w:val="0"/>
      <w:marBottom w:val="0"/>
      <w:divBdr>
        <w:top w:val="none" w:sz="0" w:space="0" w:color="auto"/>
        <w:left w:val="none" w:sz="0" w:space="0" w:color="auto"/>
        <w:bottom w:val="none" w:sz="0" w:space="0" w:color="auto"/>
        <w:right w:val="none" w:sz="0" w:space="0" w:color="auto"/>
      </w:divBdr>
    </w:div>
    <w:div w:id="964196393">
      <w:marLeft w:val="480"/>
      <w:marRight w:val="0"/>
      <w:marTop w:val="0"/>
      <w:marBottom w:val="0"/>
      <w:divBdr>
        <w:top w:val="none" w:sz="0" w:space="0" w:color="auto"/>
        <w:left w:val="none" w:sz="0" w:space="0" w:color="auto"/>
        <w:bottom w:val="none" w:sz="0" w:space="0" w:color="auto"/>
        <w:right w:val="none" w:sz="0" w:space="0" w:color="auto"/>
      </w:divBdr>
    </w:div>
    <w:div w:id="964506328">
      <w:marLeft w:val="480"/>
      <w:marRight w:val="0"/>
      <w:marTop w:val="0"/>
      <w:marBottom w:val="0"/>
      <w:divBdr>
        <w:top w:val="none" w:sz="0" w:space="0" w:color="auto"/>
        <w:left w:val="none" w:sz="0" w:space="0" w:color="auto"/>
        <w:bottom w:val="none" w:sz="0" w:space="0" w:color="auto"/>
        <w:right w:val="none" w:sz="0" w:space="0" w:color="auto"/>
      </w:divBdr>
    </w:div>
    <w:div w:id="965156783">
      <w:marLeft w:val="480"/>
      <w:marRight w:val="0"/>
      <w:marTop w:val="0"/>
      <w:marBottom w:val="0"/>
      <w:divBdr>
        <w:top w:val="none" w:sz="0" w:space="0" w:color="auto"/>
        <w:left w:val="none" w:sz="0" w:space="0" w:color="auto"/>
        <w:bottom w:val="none" w:sz="0" w:space="0" w:color="auto"/>
        <w:right w:val="none" w:sz="0" w:space="0" w:color="auto"/>
      </w:divBdr>
    </w:div>
    <w:div w:id="965552073">
      <w:marLeft w:val="480"/>
      <w:marRight w:val="0"/>
      <w:marTop w:val="0"/>
      <w:marBottom w:val="0"/>
      <w:divBdr>
        <w:top w:val="none" w:sz="0" w:space="0" w:color="auto"/>
        <w:left w:val="none" w:sz="0" w:space="0" w:color="auto"/>
        <w:bottom w:val="none" w:sz="0" w:space="0" w:color="auto"/>
        <w:right w:val="none" w:sz="0" w:space="0" w:color="auto"/>
      </w:divBdr>
    </w:div>
    <w:div w:id="967322443">
      <w:marLeft w:val="480"/>
      <w:marRight w:val="0"/>
      <w:marTop w:val="0"/>
      <w:marBottom w:val="0"/>
      <w:divBdr>
        <w:top w:val="none" w:sz="0" w:space="0" w:color="auto"/>
        <w:left w:val="none" w:sz="0" w:space="0" w:color="auto"/>
        <w:bottom w:val="none" w:sz="0" w:space="0" w:color="auto"/>
        <w:right w:val="none" w:sz="0" w:space="0" w:color="auto"/>
      </w:divBdr>
    </w:div>
    <w:div w:id="967471078">
      <w:marLeft w:val="480"/>
      <w:marRight w:val="0"/>
      <w:marTop w:val="0"/>
      <w:marBottom w:val="0"/>
      <w:divBdr>
        <w:top w:val="none" w:sz="0" w:space="0" w:color="auto"/>
        <w:left w:val="none" w:sz="0" w:space="0" w:color="auto"/>
        <w:bottom w:val="none" w:sz="0" w:space="0" w:color="auto"/>
        <w:right w:val="none" w:sz="0" w:space="0" w:color="auto"/>
      </w:divBdr>
    </w:div>
    <w:div w:id="967662511">
      <w:marLeft w:val="480"/>
      <w:marRight w:val="0"/>
      <w:marTop w:val="0"/>
      <w:marBottom w:val="0"/>
      <w:divBdr>
        <w:top w:val="none" w:sz="0" w:space="0" w:color="auto"/>
        <w:left w:val="none" w:sz="0" w:space="0" w:color="auto"/>
        <w:bottom w:val="none" w:sz="0" w:space="0" w:color="auto"/>
        <w:right w:val="none" w:sz="0" w:space="0" w:color="auto"/>
      </w:divBdr>
    </w:div>
    <w:div w:id="967903901">
      <w:marLeft w:val="480"/>
      <w:marRight w:val="0"/>
      <w:marTop w:val="0"/>
      <w:marBottom w:val="0"/>
      <w:divBdr>
        <w:top w:val="none" w:sz="0" w:space="0" w:color="auto"/>
        <w:left w:val="none" w:sz="0" w:space="0" w:color="auto"/>
        <w:bottom w:val="none" w:sz="0" w:space="0" w:color="auto"/>
        <w:right w:val="none" w:sz="0" w:space="0" w:color="auto"/>
      </w:divBdr>
    </w:div>
    <w:div w:id="968050004">
      <w:marLeft w:val="480"/>
      <w:marRight w:val="0"/>
      <w:marTop w:val="0"/>
      <w:marBottom w:val="0"/>
      <w:divBdr>
        <w:top w:val="none" w:sz="0" w:space="0" w:color="auto"/>
        <w:left w:val="none" w:sz="0" w:space="0" w:color="auto"/>
        <w:bottom w:val="none" w:sz="0" w:space="0" w:color="auto"/>
        <w:right w:val="none" w:sz="0" w:space="0" w:color="auto"/>
      </w:divBdr>
    </w:div>
    <w:div w:id="969097156">
      <w:marLeft w:val="480"/>
      <w:marRight w:val="0"/>
      <w:marTop w:val="0"/>
      <w:marBottom w:val="0"/>
      <w:divBdr>
        <w:top w:val="none" w:sz="0" w:space="0" w:color="auto"/>
        <w:left w:val="none" w:sz="0" w:space="0" w:color="auto"/>
        <w:bottom w:val="none" w:sz="0" w:space="0" w:color="auto"/>
        <w:right w:val="none" w:sz="0" w:space="0" w:color="auto"/>
      </w:divBdr>
    </w:div>
    <w:div w:id="969435172">
      <w:marLeft w:val="480"/>
      <w:marRight w:val="0"/>
      <w:marTop w:val="0"/>
      <w:marBottom w:val="0"/>
      <w:divBdr>
        <w:top w:val="none" w:sz="0" w:space="0" w:color="auto"/>
        <w:left w:val="none" w:sz="0" w:space="0" w:color="auto"/>
        <w:bottom w:val="none" w:sz="0" w:space="0" w:color="auto"/>
        <w:right w:val="none" w:sz="0" w:space="0" w:color="auto"/>
      </w:divBdr>
    </w:div>
    <w:div w:id="969751319">
      <w:marLeft w:val="480"/>
      <w:marRight w:val="0"/>
      <w:marTop w:val="0"/>
      <w:marBottom w:val="0"/>
      <w:divBdr>
        <w:top w:val="none" w:sz="0" w:space="0" w:color="auto"/>
        <w:left w:val="none" w:sz="0" w:space="0" w:color="auto"/>
        <w:bottom w:val="none" w:sz="0" w:space="0" w:color="auto"/>
        <w:right w:val="none" w:sz="0" w:space="0" w:color="auto"/>
      </w:divBdr>
    </w:div>
    <w:div w:id="971331657">
      <w:marLeft w:val="480"/>
      <w:marRight w:val="0"/>
      <w:marTop w:val="0"/>
      <w:marBottom w:val="0"/>
      <w:divBdr>
        <w:top w:val="none" w:sz="0" w:space="0" w:color="auto"/>
        <w:left w:val="none" w:sz="0" w:space="0" w:color="auto"/>
        <w:bottom w:val="none" w:sz="0" w:space="0" w:color="auto"/>
        <w:right w:val="none" w:sz="0" w:space="0" w:color="auto"/>
      </w:divBdr>
    </w:div>
    <w:div w:id="971835142">
      <w:marLeft w:val="480"/>
      <w:marRight w:val="0"/>
      <w:marTop w:val="0"/>
      <w:marBottom w:val="0"/>
      <w:divBdr>
        <w:top w:val="none" w:sz="0" w:space="0" w:color="auto"/>
        <w:left w:val="none" w:sz="0" w:space="0" w:color="auto"/>
        <w:bottom w:val="none" w:sz="0" w:space="0" w:color="auto"/>
        <w:right w:val="none" w:sz="0" w:space="0" w:color="auto"/>
      </w:divBdr>
    </w:div>
    <w:div w:id="971835595">
      <w:marLeft w:val="480"/>
      <w:marRight w:val="0"/>
      <w:marTop w:val="0"/>
      <w:marBottom w:val="0"/>
      <w:divBdr>
        <w:top w:val="none" w:sz="0" w:space="0" w:color="auto"/>
        <w:left w:val="none" w:sz="0" w:space="0" w:color="auto"/>
        <w:bottom w:val="none" w:sz="0" w:space="0" w:color="auto"/>
        <w:right w:val="none" w:sz="0" w:space="0" w:color="auto"/>
      </w:divBdr>
    </w:div>
    <w:div w:id="971865736">
      <w:marLeft w:val="480"/>
      <w:marRight w:val="0"/>
      <w:marTop w:val="0"/>
      <w:marBottom w:val="0"/>
      <w:divBdr>
        <w:top w:val="none" w:sz="0" w:space="0" w:color="auto"/>
        <w:left w:val="none" w:sz="0" w:space="0" w:color="auto"/>
        <w:bottom w:val="none" w:sz="0" w:space="0" w:color="auto"/>
        <w:right w:val="none" w:sz="0" w:space="0" w:color="auto"/>
      </w:divBdr>
    </w:div>
    <w:div w:id="972254595">
      <w:marLeft w:val="480"/>
      <w:marRight w:val="0"/>
      <w:marTop w:val="0"/>
      <w:marBottom w:val="0"/>
      <w:divBdr>
        <w:top w:val="none" w:sz="0" w:space="0" w:color="auto"/>
        <w:left w:val="none" w:sz="0" w:space="0" w:color="auto"/>
        <w:bottom w:val="none" w:sz="0" w:space="0" w:color="auto"/>
        <w:right w:val="none" w:sz="0" w:space="0" w:color="auto"/>
      </w:divBdr>
    </w:div>
    <w:div w:id="972518533">
      <w:marLeft w:val="480"/>
      <w:marRight w:val="0"/>
      <w:marTop w:val="0"/>
      <w:marBottom w:val="0"/>
      <w:divBdr>
        <w:top w:val="none" w:sz="0" w:space="0" w:color="auto"/>
        <w:left w:val="none" w:sz="0" w:space="0" w:color="auto"/>
        <w:bottom w:val="none" w:sz="0" w:space="0" w:color="auto"/>
        <w:right w:val="none" w:sz="0" w:space="0" w:color="auto"/>
      </w:divBdr>
    </w:div>
    <w:div w:id="973871402">
      <w:marLeft w:val="480"/>
      <w:marRight w:val="0"/>
      <w:marTop w:val="0"/>
      <w:marBottom w:val="0"/>
      <w:divBdr>
        <w:top w:val="none" w:sz="0" w:space="0" w:color="auto"/>
        <w:left w:val="none" w:sz="0" w:space="0" w:color="auto"/>
        <w:bottom w:val="none" w:sz="0" w:space="0" w:color="auto"/>
        <w:right w:val="none" w:sz="0" w:space="0" w:color="auto"/>
      </w:divBdr>
    </w:div>
    <w:div w:id="974069863">
      <w:marLeft w:val="480"/>
      <w:marRight w:val="0"/>
      <w:marTop w:val="0"/>
      <w:marBottom w:val="0"/>
      <w:divBdr>
        <w:top w:val="none" w:sz="0" w:space="0" w:color="auto"/>
        <w:left w:val="none" w:sz="0" w:space="0" w:color="auto"/>
        <w:bottom w:val="none" w:sz="0" w:space="0" w:color="auto"/>
        <w:right w:val="none" w:sz="0" w:space="0" w:color="auto"/>
      </w:divBdr>
    </w:div>
    <w:div w:id="975110926">
      <w:marLeft w:val="480"/>
      <w:marRight w:val="0"/>
      <w:marTop w:val="0"/>
      <w:marBottom w:val="0"/>
      <w:divBdr>
        <w:top w:val="none" w:sz="0" w:space="0" w:color="auto"/>
        <w:left w:val="none" w:sz="0" w:space="0" w:color="auto"/>
        <w:bottom w:val="none" w:sz="0" w:space="0" w:color="auto"/>
        <w:right w:val="none" w:sz="0" w:space="0" w:color="auto"/>
      </w:divBdr>
    </w:div>
    <w:div w:id="975142620">
      <w:marLeft w:val="480"/>
      <w:marRight w:val="0"/>
      <w:marTop w:val="0"/>
      <w:marBottom w:val="0"/>
      <w:divBdr>
        <w:top w:val="none" w:sz="0" w:space="0" w:color="auto"/>
        <w:left w:val="none" w:sz="0" w:space="0" w:color="auto"/>
        <w:bottom w:val="none" w:sz="0" w:space="0" w:color="auto"/>
        <w:right w:val="none" w:sz="0" w:space="0" w:color="auto"/>
      </w:divBdr>
    </w:div>
    <w:div w:id="975260432">
      <w:marLeft w:val="480"/>
      <w:marRight w:val="0"/>
      <w:marTop w:val="0"/>
      <w:marBottom w:val="0"/>
      <w:divBdr>
        <w:top w:val="none" w:sz="0" w:space="0" w:color="auto"/>
        <w:left w:val="none" w:sz="0" w:space="0" w:color="auto"/>
        <w:bottom w:val="none" w:sz="0" w:space="0" w:color="auto"/>
        <w:right w:val="none" w:sz="0" w:space="0" w:color="auto"/>
      </w:divBdr>
    </w:div>
    <w:div w:id="975524607">
      <w:marLeft w:val="480"/>
      <w:marRight w:val="0"/>
      <w:marTop w:val="0"/>
      <w:marBottom w:val="0"/>
      <w:divBdr>
        <w:top w:val="none" w:sz="0" w:space="0" w:color="auto"/>
        <w:left w:val="none" w:sz="0" w:space="0" w:color="auto"/>
        <w:bottom w:val="none" w:sz="0" w:space="0" w:color="auto"/>
        <w:right w:val="none" w:sz="0" w:space="0" w:color="auto"/>
      </w:divBdr>
    </w:div>
    <w:div w:id="975529296">
      <w:marLeft w:val="480"/>
      <w:marRight w:val="0"/>
      <w:marTop w:val="0"/>
      <w:marBottom w:val="0"/>
      <w:divBdr>
        <w:top w:val="none" w:sz="0" w:space="0" w:color="auto"/>
        <w:left w:val="none" w:sz="0" w:space="0" w:color="auto"/>
        <w:bottom w:val="none" w:sz="0" w:space="0" w:color="auto"/>
        <w:right w:val="none" w:sz="0" w:space="0" w:color="auto"/>
      </w:divBdr>
    </w:div>
    <w:div w:id="975597666">
      <w:marLeft w:val="480"/>
      <w:marRight w:val="0"/>
      <w:marTop w:val="0"/>
      <w:marBottom w:val="0"/>
      <w:divBdr>
        <w:top w:val="none" w:sz="0" w:space="0" w:color="auto"/>
        <w:left w:val="none" w:sz="0" w:space="0" w:color="auto"/>
        <w:bottom w:val="none" w:sz="0" w:space="0" w:color="auto"/>
        <w:right w:val="none" w:sz="0" w:space="0" w:color="auto"/>
      </w:divBdr>
    </w:div>
    <w:div w:id="975916988">
      <w:marLeft w:val="480"/>
      <w:marRight w:val="0"/>
      <w:marTop w:val="0"/>
      <w:marBottom w:val="0"/>
      <w:divBdr>
        <w:top w:val="none" w:sz="0" w:space="0" w:color="auto"/>
        <w:left w:val="none" w:sz="0" w:space="0" w:color="auto"/>
        <w:bottom w:val="none" w:sz="0" w:space="0" w:color="auto"/>
        <w:right w:val="none" w:sz="0" w:space="0" w:color="auto"/>
      </w:divBdr>
    </w:div>
    <w:div w:id="976107201">
      <w:marLeft w:val="480"/>
      <w:marRight w:val="0"/>
      <w:marTop w:val="0"/>
      <w:marBottom w:val="0"/>
      <w:divBdr>
        <w:top w:val="none" w:sz="0" w:space="0" w:color="auto"/>
        <w:left w:val="none" w:sz="0" w:space="0" w:color="auto"/>
        <w:bottom w:val="none" w:sz="0" w:space="0" w:color="auto"/>
        <w:right w:val="none" w:sz="0" w:space="0" w:color="auto"/>
      </w:divBdr>
    </w:div>
    <w:div w:id="976380134">
      <w:marLeft w:val="480"/>
      <w:marRight w:val="0"/>
      <w:marTop w:val="0"/>
      <w:marBottom w:val="0"/>
      <w:divBdr>
        <w:top w:val="none" w:sz="0" w:space="0" w:color="auto"/>
        <w:left w:val="none" w:sz="0" w:space="0" w:color="auto"/>
        <w:bottom w:val="none" w:sz="0" w:space="0" w:color="auto"/>
        <w:right w:val="none" w:sz="0" w:space="0" w:color="auto"/>
      </w:divBdr>
    </w:div>
    <w:div w:id="976569937">
      <w:marLeft w:val="480"/>
      <w:marRight w:val="0"/>
      <w:marTop w:val="0"/>
      <w:marBottom w:val="0"/>
      <w:divBdr>
        <w:top w:val="none" w:sz="0" w:space="0" w:color="auto"/>
        <w:left w:val="none" w:sz="0" w:space="0" w:color="auto"/>
        <w:bottom w:val="none" w:sz="0" w:space="0" w:color="auto"/>
        <w:right w:val="none" w:sz="0" w:space="0" w:color="auto"/>
      </w:divBdr>
    </w:div>
    <w:div w:id="976955980">
      <w:marLeft w:val="480"/>
      <w:marRight w:val="0"/>
      <w:marTop w:val="0"/>
      <w:marBottom w:val="0"/>
      <w:divBdr>
        <w:top w:val="none" w:sz="0" w:space="0" w:color="auto"/>
        <w:left w:val="none" w:sz="0" w:space="0" w:color="auto"/>
        <w:bottom w:val="none" w:sz="0" w:space="0" w:color="auto"/>
        <w:right w:val="none" w:sz="0" w:space="0" w:color="auto"/>
      </w:divBdr>
    </w:div>
    <w:div w:id="977414304">
      <w:marLeft w:val="480"/>
      <w:marRight w:val="0"/>
      <w:marTop w:val="0"/>
      <w:marBottom w:val="0"/>
      <w:divBdr>
        <w:top w:val="none" w:sz="0" w:space="0" w:color="auto"/>
        <w:left w:val="none" w:sz="0" w:space="0" w:color="auto"/>
        <w:bottom w:val="none" w:sz="0" w:space="0" w:color="auto"/>
        <w:right w:val="none" w:sz="0" w:space="0" w:color="auto"/>
      </w:divBdr>
    </w:div>
    <w:div w:id="978150754">
      <w:marLeft w:val="480"/>
      <w:marRight w:val="0"/>
      <w:marTop w:val="0"/>
      <w:marBottom w:val="0"/>
      <w:divBdr>
        <w:top w:val="none" w:sz="0" w:space="0" w:color="auto"/>
        <w:left w:val="none" w:sz="0" w:space="0" w:color="auto"/>
        <w:bottom w:val="none" w:sz="0" w:space="0" w:color="auto"/>
        <w:right w:val="none" w:sz="0" w:space="0" w:color="auto"/>
      </w:divBdr>
    </w:div>
    <w:div w:id="978261575">
      <w:marLeft w:val="480"/>
      <w:marRight w:val="0"/>
      <w:marTop w:val="0"/>
      <w:marBottom w:val="0"/>
      <w:divBdr>
        <w:top w:val="none" w:sz="0" w:space="0" w:color="auto"/>
        <w:left w:val="none" w:sz="0" w:space="0" w:color="auto"/>
        <w:bottom w:val="none" w:sz="0" w:space="0" w:color="auto"/>
        <w:right w:val="none" w:sz="0" w:space="0" w:color="auto"/>
      </w:divBdr>
    </w:div>
    <w:div w:id="978605991">
      <w:marLeft w:val="480"/>
      <w:marRight w:val="0"/>
      <w:marTop w:val="0"/>
      <w:marBottom w:val="0"/>
      <w:divBdr>
        <w:top w:val="none" w:sz="0" w:space="0" w:color="auto"/>
        <w:left w:val="none" w:sz="0" w:space="0" w:color="auto"/>
        <w:bottom w:val="none" w:sz="0" w:space="0" w:color="auto"/>
        <w:right w:val="none" w:sz="0" w:space="0" w:color="auto"/>
      </w:divBdr>
    </w:div>
    <w:div w:id="978849400">
      <w:marLeft w:val="480"/>
      <w:marRight w:val="0"/>
      <w:marTop w:val="0"/>
      <w:marBottom w:val="0"/>
      <w:divBdr>
        <w:top w:val="none" w:sz="0" w:space="0" w:color="auto"/>
        <w:left w:val="none" w:sz="0" w:space="0" w:color="auto"/>
        <w:bottom w:val="none" w:sz="0" w:space="0" w:color="auto"/>
        <w:right w:val="none" w:sz="0" w:space="0" w:color="auto"/>
      </w:divBdr>
    </w:div>
    <w:div w:id="979305951">
      <w:marLeft w:val="480"/>
      <w:marRight w:val="0"/>
      <w:marTop w:val="0"/>
      <w:marBottom w:val="0"/>
      <w:divBdr>
        <w:top w:val="none" w:sz="0" w:space="0" w:color="auto"/>
        <w:left w:val="none" w:sz="0" w:space="0" w:color="auto"/>
        <w:bottom w:val="none" w:sz="0" w:space="0" w:color="auto"/>
        <w:right w:val="none" w:sz="0" w:space="0" w:color="auto"/>
      </w:divBdr>
    </w:div>
    <w:div w:id="979308712">
      <w:marLeft w:val="480"/>
      <w:marRight w:val="0"/>
      <w:marTop w:val="0"/>
      <w:marBottom w:val="0"/>
      <w:divBdr>
        <w:top w:val="none" w:sz="0" w:space="0" w:color="auto"/>
        <w:left w:val="none" w:sz="0" w:space="0" w:color="auto"/>
        <w:bottom w:val="none" w:sz="0" w:space="0" w:color="auto"/>
        <w:right w:val="none" w:sz="0" w:space="0" w:color="auto"/>
      </w:divBdr>
    </w:div>
    <w:div w:id="979916227">
      <w:marLeft w:val="480"/>
      <w:marRight w:val="0"/>
      <w:marTop w:val="0"/>
      <w:marBottom w:val="0"/>
      <w:divBdr>
        <w:top w:val="none" w:sz="0" w:space="0" w:color="auto"/>
        <w:left w:val="none" w:sz="0" w:space="0" w:color="auto"/>
        <w:bottom w:val="none" w:sz="0" w:space="0" w:color="auto"/>
        <w:right w:val="none" w:sz="0" w:space="0" w:color="auto"/>
      </w:divBdr>
    </w:div>
    <w:div w:id="979924160">
      <w:marLeft w:val="480"/>
      <w:marRight w:val="0"/>
      <w:marTop w:val="0"/>
      <w:marBottom w:val="0"/>
      <w:divBdr>
        <w:top w:val="none" w:sz="0" w:space="0" w:color="auto"/>
        <w:left w:val="none" w:sz="0" w:space="0" w:color="auto"/>
        <w:bottom w:val="none" w:sz="0" w:space="0" w:color="auto"/>
        <w:right w:val="none" w:sz="0" w:space="0" w:color="auto"/>
      </w:divBdr>
    </w:div>
    <w:div w:id="981272468">
      <w:marLeft w:val="480"/>
      <w:marRight w:val="0"/>
      <w:marTop w:val="0"/>
      <w:marBottom w:val="0"/>
      <w:divBdr>
        <w:top w:val="none" w:sz="0" w:space="0" w:color="auto"/>
        <w:left w:val="none" w:sz="0" w:space="0" w:color="auto"/>
        <w:bottom w:val="none" w:sz="0" w:space="0" w:color="auto"/>
        <w:right w:val="none" w:sz="0" w:space="0" w:color="auto"/>
      </w:divBdr>
    </w:div>
    <w:div w:id="982083216">
      <w:marLeft w:val="480"/>
      <w:marRight w:val="0"/>
      <w:marTop w:val="0"/>
      <w:marBottom w:val="0"/>
      <w:divBdr>
        <w:top w:val="none" w:sz="0" w:space="0" w:color="auto"/>
        <w:left w:val="none" w:sz="0" w:space="0" w:color="auto"/>
        <w:bottom w:val="none" w:sz="0" w:space="0" w:color="auto"/>
        <w:right w:val="none" w:sz="0" w:space="0" w:color="auto"/>
      </w:divBdr>
    </w:div>
    <w:div w:id="982084670">
      <w:marLeft w:val="480"/>
      <w:marRight w:val="0"/>
      <w:marTop w:val="0"/>
      <w:marBottom w:val="0"/>
      <w:divBdr>
        <w:top w:val="none" w:sz="0" w:space="0" w:color="auto"/>
        <w:left w:val="none" w:sz="0" w:space="0" w:color="auto"/>
        <w:bottom w:val="none" w:sz="0" w:space="0" w:color="auto"/>
        <w:right w:val="none" w:sz="0" w:space="0" w:color="auto"/>
      </w:divBdr>
    </w:div>
    <w:div w:id="982202437">
      <w:marLeft w:val="480"/>
      <w:marRight w:val="0"/>
      <w:marTop w:val="0"/>
      <w:marBottom w:val="0"/>
      <w:divBdr>
        <w:top w:val="none" w:sz="0" w:space="0" w:color="auto"/>
        <w:left w:val="none" w:sz="0" w:space="0" w:color="auto"/>
        <w:bottom w:val="none" w:sz="0" w:space="0" w:color="auto"/>
        <w:right w:val="none" w:sz="0" w:space="0" w:color="auto"/>
      </w:divBdr>
    </w:div>
    <w:div w:id="982538207">
      <w:marLeft w:val="480"/>
      <w:marRight w:val="0"/>
      <w:marTop w:val="0"/>
      <w:marBottom w:val="0"/>
      <w:divBdr>
        <w:top w:val="none" w:sz="0" w:space="0" w:color="auto"/>
        <w:left w:val="none" w:sz="0" w:space="0" w:color="auto"/>
        <w:bottom w:val="none" w:sz="0" w:space="0" w:color="auto"/>
        <w:right w:val="none" w:sz="0" w:space="0" w:color="auto"/>
      </w:divBdr>
    </w:div>
    <w:div w:id="983003402">
      <w:marLeft w:val="480"/>
      <w:marRight w:val="0"/>
      <w:marTop w:val="0"/>
      <w:marBottom w:val="0"/>
      <w:divBdr>
        <w:top w:val="none" w:sz="0" w:space="0" w:color="auto"/>
        <w:left w:val="none" w:sz="0" w:space="0" w:color="auto"/>
        <w:bottom w:val="none" w:sz="0" w:space="0" w:color="auto"/>
        <w:right w:val="none" w:sz="0" w:space="0" w:color="auto"/>
      </w:divBdr>
    </w:div>
    <w:div w:id="983122517">
      <w:marLeft w:val="480"/>
      <w:marRight w:val="0"/>
      <w:marTop w:val="0"/>
      <w:marBottom w:val="0"/>
      <w:divBdr>
        <w:top w:val="none" w:sz="0" w:space="0" w:color="auto"/>
        <w:left w:val="none" w:sz="0" w:space="0" w:color="auto"/>
        <w:bottom w:val="none" w:sz="0" w:space="0" w:color="auto"/>
        <w:right w:val="none" w:sz="0" w:space="0" w:color="auto"/>
      </w:divBdr>
    </w:div>
    <w:div w:id="983703486">
      <w:marLeft w:val="480"/>
      <w:marRight w:val="0"/>
      <w:marTop w:val="0"/>
      <w:marBottom w:val="0"/>
      <w:divBdr>
        <w:top w:val="none" w:sz="0" w:space="0" w:color="auto"/>
        <w:left w:val="none" w:sz="0" w:space="0" w:color="auto"/>
        <w:bottom w:val="none" w:sz="0" w:space="0" w:color="auto"/>
        <w:right w:val="none" w:sz="0" w:space="0" w:color="auto"/>
      </w:divBdr>
    </w:div>
    <w:div w:id="983974239">
      <w:marLeft w:val="480"/>
      <w:marRight w:val="0"/>
      <w:marTop w:val="0"/>
      <w:marBottom w:val="0"/>
      <w:divBdr>
        <w:top w:val="none" w:sz="0" w:space="0" w:color="auto"/>
        <w:left w:val="none" w:sz="0" w:space="0" w:color="auto"/>
        <w:bottom w:val="none" w:sz="0" w:space="0" w:color="auto"/>
        <w:right w:val="none" w:sz="0" w:space="0" w:color="auto"/>
      </w:divBdr>
    </w:div>
    <w:div w:id="984701478">
      <w:marLeft w:val="480"/>
      <w:marRight w:val="0"/>
      <w:marTop w:val="0"/>
      <w:marBottom w:val="0"/>
      <w:divBdr>
        <w:top w:val="none" w:sz="0" w:space="0" w:color="auto"/>
        <w:left w:val="none" w:sz="0" w:space="0" w:color="auto"/>
        <w:bottom w:val="none" w:sz="0" w:space="0" w:color="auto"/>
        <w:right w:val="none" w:sz="0" w:space="0" w:color="auto"/>
      </w:divBdr>
    </w:div>
    <w:div w:id="984815308">
      <w:marLeft w:val="480"/>
      <w:marRight w:val="0"/>
      <w:marTop w:val="0"/>
      <w:marBottom w:val="0"/>
      <w:divBdr>
        <w:top w:val="none" w:sz="0" w:space="0" w:color="auto"/>
        <w:left w:val="none" w:sz="0" w:space="0" w:color="auto"/>
        <w:bottom w:val="none" w:sz="0" w:space="0" w:color="auto"/>
        <w:right w:val="none" w:sz="0" w:space="0" w:color="auto"/>
      </w:divBdr>
    </w:div>
    <w:div w:id="986738431">
      <w:marLeft w:val="480"/>
      <w:marRight w:val="0"/>
      <w:marTop w:val="0"/>
      <w:marBottom w:val="0"/>
      <w:divBdr>
        <w:top w:val="none" w:sz="0" w:space="0" w:color="auto"/>
        <w:left w:val="none" w:sz="0" w:space="0" w:color="auto"/>
        <w:bottom w:val="none" w:sz="0" w:space="0" w:color="auto"/>
        <w:right w:val="none" w:sz="0" w:space="0" w:color="auto"/>
      </w:divBdr>
    </w:div>
    <w:div w:id="986787919">
      <w:marLeft w:val="480"/>
      <w:marRight w:val="0"/>
      <w:marTop w:val="0"/>
      <w:marBottom w:val="0"/>
      <w:divBdr>
        <w:top w:val="none" w:sz="0" w:space="0" w:color="auto"/>
        <w:left w:val="none" w:sz="0" w:space="0" w:color="auto"/>
        <w:bottom w:val="none" w:sz="0" w:space="0" w:color="auto"/>
        <w:right w:val="none" w:sz="0" w:space="0" w:color="auto"/>
      </w:divBdr>
    </w:div>
    <w:div w:id="986862202">
      <w:marLeft w:val="480"/>
      <w:marRight w:val="0"/>
      <w:marTop w:val="0"/>
      <w:marBottom w:val="0"/>
      <w:divBdr>
        <w:top w:val="none" w:sz="0" w:space="0" w:color="auto"/>
        <w:left w:val="none" w:sz="0" w:space="0" w:color="auto"/>
        <w:bottom w:val="none" w:sz="0" w:space="0" w:color="auto"/>
        <w:right w:val="none" w:sz="0" w:space="0" w:color="auto"/>
      </w:divBdr>
    </w:div>
    <w:div w:id="986933692">
      <w:marLeft w:val="480"/>
      <w:marRight w:val="0"/>
      <w:marTop w:val="0"/>
      <w:marBottom w:val="0"/>
      <w:divBdr>
        <w:top w:val="none" w:sz="0" w:space="0" w:color="auto"/>
        <w:left w:val="none" w:sz="0" w:space="0" w:color="auto"/>
        <w:bottom w:val="none" w:sz="0" w:space="0" w:color="auto"/>
        <w:right w:val="none" w:sz="0" w:space="0" w:color="auto"/>
      </w:divBdr>
    </w:div>
    <w:div w:id="987052269">
      <w:marLeft w:val="480"/>
      <w:marRight w:val="0"/>
      <w:marTop w:val="0"/>
      <w:marBottom w:val="0"/>
      <w:divBdr>
        <w:top w:val="none" w:sz="0" w:space="0" w:color="auto"/>
        <w:left w:val="none" w:sz="0" w:space="0" w:color="auto"/>
        <w:bottom w:val="none" w:sz="0" w:space="0" w:color="auto"/>
        <w:right w:val="none" w:sz="0" w:space="0" w:color="auto"/>
      </w:divBdr>
    </w:div>
    <w:div w:id="987242193">
      <w:marLeft w:val="480"/>
      <w:marRight w:val="0"/>
      <w:marTop w:val="0"/>
      <w:marBottom w:val="0"/>
      <w:divBdr>
        <w:top w:val="none" w:sz="0" w:space="0" w:color="auto"/>
        <w:left w:val="none" w:sz="0" w:space="0" w:color="auto"/>
        <w:bottom w:val="none" w:sz="0" w:space="0" w:color="auto"/>
        <w:right w:val="none" w:sz="0" w:space="0" w:color="auto"/>
      </w:divBdr>
    </w:div>
    <w:div w:id="987244519">
      <w:marLeft w:val="480"/>
      <w:marRight w:val="0"/>
      <w:marTop w:val="0"/>
      <w:marBottom w:val="0"/>
      <w:divBdr>
        <w:top w:val="none" w:sz="0" w:space="0" w:color="auto"/>
        <w:left w:val="none" w:sz="0" w:space="0" w:color="auto"/>
        <w:bottom w:val="none" w:sz="0" w:space="0" w:color="auto"/>
        <w:right w:val="none" w:sz="0" w:space="0" w:color="auto"/>
      </w:divBdr>
    </w:div>
    <w:div w:id="988174293">
      <w:marLeft w:val="480"/>
      <w:marRight w:val="0"/>
      <w:marTop w:val="0"/>
      <w:marBottom w:val="0"/>
      <w:divBdr>
        <w:top w:val="none" w:sz="0" w:space="0" w:color="auto"/>
        <w:left w:val="none" w:sz="0" w:space="0" w:color="auto"/>
        <w:bottom w:val="none" w:sz="0" w:space="0" w:color="auto"/>
        <w:right w:val="none" w:sz="0" w:space="0" w:color="auto"/>
      </w:divBdr>
    </w:div>
    <w:div w:id="988246562">
      <w:marLeft w:val="480"/>
      <w:marRight w:val="0"/>
      <w:marTop w:val="0"/>
      <w:marBottom w:val="0"/>
      <w:divBdr>
        <w:top w:val="none" w:sz="0" w:space="0" w:color="auto"/>
        <w:left w:val="none" w:sz="0" w:space="0" w:color="auto"/>
        <w:bottom w:val="none" w:sz="0" w:space="0" w:color="auto"/>
        <w:right w:val="none" w:sz="0" w:space="0" w:color="auto"/>
      </w:divBdr>
    </w:div>
    <w:div w:id="989019941">
      <w:marLeft w:val="480"/>
      <w:marRight w:val="0"/>
      <w:marTop w:val="0"/>
      <w:marBottom w:val="0"/>
      <w:divBdr>
        <w:top w:val="none" w:sz="0" w:space="0" w:color="auto"/>
        <w:left w:val="none" w:sz="0" w:space="0" w:color="auto"/>
        <w:bottom w:val="none" w:sz="0" w:space="0" w:color="auto"/>
        <w:right w:val="none" w:sz="0" w:space="0" w:color="auto"/>
      </w:divBdr>
    </w:div>
    <w:div w:id="989138160">
      <w:marLeft w:val="480"/>
      <w:marRight w:val="0"/>
      <w:marTop w:val="0"/>
      <w:marBottom w:val="0"/>
      <w:divBdr>
        <w:top w:val="none" w:sz="0" w:space="0" w:color="auto"/>
        <w:left w:val="none" w:sz="0" w:space="0" w:color="auto"/>
        <w:bottom w:val="none" w:sz="0" w:space="0" w:color="auto"/>
        <w:right w:val="none" w:sz="0" w:space="0" w:color="auto"/>
      </w:divBdr>
    </w:div>
    <w:div w:id="989476833">
      <w:marLeft w:val="480"/>
      <w:marRight w:val="0"/>
      <w:marTop w:val="0"/>
      <w:marBottom w:val="0"/>
      <w:divBdr>
        <w:top w:val="none" w:sz="0" w:space="0" w:color="auto"/>
        <w:left w:val="none" w:sz="0" w:space="0" w:color="auto"/>
        <w:bottom w:val="none" w:sz="0" w:space="0" w:color="auto"/>
        <w:right w:val="none" w:sz="0" w:space="0" w:color="auto"/>
      </w:divBdr>
    </w:div>
    <w:div w:id="989987378">
      <w:marLeft w:val="480"/>
      <w:marRight w:val="0"/>
      <w:marTop w:val="0"/>
      <w:marBottom w:val="0"/>
      <w:divBdr>
        <w:top w:val="none" w:sz="0" w:space="0" w:color="auto"/>
        <w:left w:val="none" w:sz="0" w:space="0" w:color="auto"/>
        <w:bottom w:val="none" w:sz="0" w:space="0" w:color="auto"/>
        <w:right w:val="none" w:sz="0" w:space="0" w:color="auto"/>
      </w:divBdr>
    </w:div>
    <w:div w:id="990209436">
      <w:marLeft w:val="480"/>
      <w:marRight w:val="0"/>
      <w:marTop w:val="0"/>
      <w:marBottom w:val="0"/>
      <w:divBdr>
        <w:top w:val="none" w:sz="0" w:space="0" w:color="auto"/>
        <w:left w:val="none" w:sz="0" w:space="0" w:color="auto"/>
        <w:bottom w:val="none" w:sz="0" w:space="0" w:color="auto"/>
        <w:right w:val="none" w:sz="0" w:space="0" w:color="auto"/>
      </w:divBdr>
    </w:div>
    <w:div w:id="990259018">
      <w:marLeft w:val="480"/>
      <w:marRight w:val="0"/>
      <w:marTop w:val="0"/>
      <w:marBottom w:val="0"/>
      <w:divBdr>
        <w:top w:val="none" w:sz="0" w:space="0" w:color="auto"/>
        <w:left w:val="none" w:sz="0" w:space="0" w:color="auto"/>
        <w:bottom w:val="none" w:sz="0" w:space="0" w:color="auto"/>
        <w:right w:val="none" w:sz="0" w:space="0" w:color="auto"/>
      </w:divBdr>
    </w:div>
    <w:div w:id="990403271">
      <w:marLeft w:val="480"/>
      <w:marRight w:val="0"/>
      <w:marTop w:val="0"/>
      <w:marBottom w:val="0"/>
      <w:divBdr>
        <w:top w:val="none" w:sz="0" w:space="0" w:color="auto"/>
        <w:left w:val="none" w:sz="0" w:space="0" w:color="auto"/>
        <w:bottom w:val="none" w:sz="0" w:space="0" w:color="auto"/>
        <w:right w:val="none" w:sz="0" w:space="0" w:color="auto"/>
      </w:divBdr>
    </w:div>
    <w:div w:id="990599592">
      <w:marLeft w:val="480"/>
      <w:marRight w:val="0"/>
      <w:marTop w:val="0"/>
      <w:marBottom w:val="0"/>
      <w:divBdr>
        <w:top w:val="none" w:sz="0" w:space="0" w:color="auto"/>
        <w:left w:val="none" w:sz="0" w:space="0" w:color="auto"/>
        <w:bottom w:val="none" w:sz="0" w:space="0" w:color="auto"/>
        <w:right w:val="none" w:sz="0" w:space="0" w:color="auto"/>
      </w:divBdr>
    </w:div>
    <w:div w:id="991103744">
      <w:marLeft w:val="480"/>
      <w:marRight w:val="0"/>
      <w:marTop w:val="0"/>
      <w:marBottom w:val="0"/>
      <w:divBdr>
        <w:top w:val="none" w:sz="0" w:space="0" w:color="auto"/>
        <w:left w:val="none" w:sz="0" w:space="0" w:color="auto"/>
        <w:bottom w:val="none" w:sz="0" w:space="0" w:color="auto"/>
        <w:right w:val="none" w:sz="0" w:space="0" w:color="auto"/>
      </w:divBdr>
    </w:div>
    <w:div w:id="991370969">
      <w:marLeft w:val="480"/>
      <w:marRight w:val="0"/>
      <w:marTop w:val="0"/>
      <w:marBottom w:val="0"/>
      <w:divBdr>
        <w:top w:val="none" w:sz="0" w:space="0" w:color="auto"/>
        <w:left w:val="none" w:sz="0" w:space="0" w:color="auto"/>
        <w:bottom w:val="none" w:sz="0" w:space="0" w:color="auto"/>
        <w:right w:val="none" w:sz="0" w:space="0" w:color="auto"/>
      </w:divBdr>
    </w:div>
    <w:div w:id="991442581">
      <w:marLeft w:val="480"/>
      <w:marRight w:val="0"/>
      <w:marTop w:val="0"/>
      <w:marBottom w:val="0"/>
      <w:divBdr>
        <w:top w:val="none" w:sz="0" w:space="0" w:color="auto"/>
        <w:left w:val="none" w:sz="0" w:space="0" w:color="auto"/>
        <w:bottom w:val="none" w:sz="0" w:space="0" w:color="auto"/>
        <w:right w:val="none" w:sz="0" w:space="0" w:color="auto"/>
      </w:divBdr>
    </w:div>
    <w:div w:id="991637456">
      <w:marLeft w:val="480"/>
      <w:marRight w:val="0"/>
      <w:marTop w:val="0"/>
      <w:marBottom w:val="0"/>
      <w:divBdr>
        <w:top w:val="none" w:sz="0" w:space="0" w:color="auto"/>
        <w:left w:val="none" w:sz="0" w:space="0" w:color="auto"/>
        <w:bottom w:val="none" w:sz="0" w:space="0" w:color="auto"/>
        <w:right w:val="none" w:sz="0" w:space="0" w:color="auto"/>
      </w:divBdr>
    </w:div>
    <w:div w:id="992174134">
      <w:marLeft w:val="480"/>
      <w:marRight w:val="0"/>
      <w:marTop w:val="0"/>
      <w:marBottom w:val="0"/>
      <w:divBdr>
        <w:top w:val="none" w:sz="0" w:space="0" w:color="auto"/>
        <w:left w:val="none" w:sz="0" w:space="0" w:color="auto"/>
        <w:bottom w:val="none" w:sz="0" w:space="0" w:color="auto"/>
        <w:right w:val="none" w:sz="0" w:space="0" w:color="auto"/>
      </w:divBdr>
    </w:div>
    <w:div w:id="992219234">
      <w:marLeft w:val="480"/>
      <w:marRight w:val="0"/>
      <w:marTop w:val="0"/>
      <w:marBottom w:val="0"/>
      <w:divBdr>
        <w:top w:val="none" w:sz="0" w:space="0" w:color="auto"/>
        <w:left w:val="none" w:sz="0" w:space="0" w:color="auto"/>
        <w:bottom w:val="none" w:sz="0" w:space="0" w:color="auto"/>
        <w:right w:val="none" w:sz="0" w:space="0" w:color="auto"/>
      </w:divBdr>
    </w:div>
    <w:div w:id="992298652">
      <w:marLeft w:val="480"/>
      <w:marRight w:val="0"/>
      <w:marTop w:val="0"/>
      <w:marBottom w:val="0"/>
      <w:divBdr>
        <w:top w:val="none" w:sz="0" w:space="0" w:color="auto"/>
        <w:left w:val="none" w:sz="0" w:space="0" w:color="auto"/>
        <w:bottom w:val="none" w:sz="0" w:space="0" w:color="auto"/>
        <w:right w:val="none" w:sz="0" w:space="0" w:color="auto"/>
      </w:divBdr>
    </w:div>
    <w:div w:id="992484230">
      <w:marLeft w:val="480"/>
      <w:marRight w:val="0"/>
      <w:marTop w:val="0"/>
      <w:marBottom w:val="0"/>
      <w:divBdr>
        <w:top w:val="none" w:sz="0" w:space="0" w:color="auto"/>
        <w:left w:val="none" w:sz="0" w:space="0" w:color="auto"/>
        <w:bottom w:val="none" w:sz="0" w:space="0" w:color="auto"/>
        <w:right w:val="none" w:sz="0" w:space="0" w:color="auto"/>
      </w:divBdr>
    </w:div>
    <w:div w:id="992754750">
      <w:marLeft w:val="480"/>
      <w:marRight w:val="0"/>
      <w:marTop w:val="0"/>
      <w:marBottom w:val="0"/>
      <w:divBdr>
        <w:top w:val="none" w:sz="0" w:space="0" w:color="auto"/>
        <w:left w:val="none" w:sz="0" w:space="0" w:color="auto"/>
        <w:bottom w:val="none" w:sz="0" w:space="0" w:color="auto"/>
        <w:right w:val="none" w:sz="0" w:space="0" w:color="auto"/>
      </w:divBdr>
    </w:div>
    <w:div w:id="993069346">
      <w:marLeft w:val="480"/>
      <w:marRight w:val="0"/>
      <w:marTop w:val="0"/>
      <w:marBottom w:val="0"/>
      <w:divBdr>
        <w:top w:val="none" w:sz="0" w:space="0" w:color="auto"/>
        <w:left w:val="none" w:sz="0" w:space="0" w:color="auto"/>
        <w:bottom w:val="none" w:sz="0" w:space="0" w:color="auto"/>
        <w:right w:val="none" w:sz="0" w:space="0" w:color="auto"/>
      </w:divBdr>
    </w:div>
    <w:div w:id="993532099">
      <w:marLeft w:val="480"/>
      <w:marRight w:val="0"/>
      <w:marTop w:val="0"/>
      <w:marBottom w:val="0"/>
      <w:divBdr>
        <w:top w:val="none" w:sz="0" w:space="0" w:color="auto"/>
        <w:left w:val="none" w:sz="0" w:space="0" w:color="auto"/>
        <w:bottom w:val="none" w:sz="0" w:space="0" w:color="auto"/>
        <w:right w:val="none" w:sz="0" w:space="0" w:color="auto"/>
      </w:divBdr>
    </w:div>
    <w:div w:id="993681980">
      <w:marLeft w:val="480"/>
      <w:marRight w:val="0"/>
      <w:marTop w:val="0"/>
      <w:marBottom w:val="0"/>
      <w:divBdr>
        <w:top w:val="none" w:sz="0" w:space="0" w:color="auto"/>
        <w:left w:val="none" w:sz="0" w:space="0" w:color="auto"/>
        <w:bottom w:val="none" w:sz="0" w:space="0" w:color="auto"/>
        <w:right w:val="none" w:sz="0" w:space="0" w:color="auto"/>
      </w:divBdr>
    </w:div>
    <w:div w:id="993876814">
      <w:marLeft w:val="480"/>
      <w:marRight w:val="0"/>
      <w:marTop w:val="0"/>
      <w:marBottom w:val="0"/>
      <w:divBdr>
        <w:top w:val="none" w:sz="0" w:space="0" w:color="auto"/>
        <w:left w:val="none" w:sz="0" w:space="0" w:color="auto"/>
        <w:bottom w:val="none" w:sz="0" w:space="0" w:color="auto"/>
        <w:right w:val="none" w:sz="0" w:space="0" w:color="auto"/>
      </w:divBdr>
    </w:div>
    <w:div w:id="994264044">
      <w:marLeft w:val="480"/>
      <w:marRight w:val="0"/>
      <w:marTop w:val="0"/>
      <w:marBottom w:val="0"/>
      <w:divBdr>
        <w:top w:val="none" w:sz="0" w:space="0" w:color="auto"/>
        <w:left w:val="none" w:sz="0" w:space="0" w:color="auto"/>
        <w:bottom w:val="none" w:sz="0" w:space="0" w:color="auto"/>
        <w:right w:val="none" w:sz="0" w:space="0" w:color="auto"/>
      </w:divBdr>
    </w:div>
    <w:div w:id="994457159">
      <w:marLeft w:val="480"/>
      <w:marRight w:val="0"/>
      <w:marTop w:val="0"/>
      <w:marBottom w:val="0"/>
      <w:divBdr>
        <w:top w:val="none" w:sz="0" w:space="0" w:color="auto"/>
        <w:left w:val="none" w:sz="0" w:space="0" w:color="auto"/>
        <w:bottom w:val="none" w:sz="0" w:space="0" w:color="auto"/>
        <w:right w:val="none" w:sz="0" w:space="0" w:color="auto"/>
      </w:divBdr>
    </w:div>
    <w:div w:id="994531051">
      <w:marLeft w:val="480"/>
      <w:marRight w:val="0"/>
      <w:marTop w:val="0"/>
      <w:marBottom w:val="0"/>
      <w:divBdr>
        <w:top w:val="none" w:sz="0" w:space="0" w:color="auto"/>
        <w:left w:val="none" w:sz="0" w:space="0" w:color="auto"/>
        <w:bottom w:val="none" w:sz="0" w:space="0" w:color="auto"/>
        <w:right w:val="none" w:sz="0" w:space="0" w:color="auto"/>
      </w:divBdr>
    </w:div>
    <w:div w:id="994533375">
      <w:marLeft w:val="480"/>
      <w:marRight w:val="0"/>
      <w:marTop w:val="0"/>
      <w:marBottom w:val="0"/>
      <w:divBdr>
        <w:top w:val="none" w:sz="0" w:space="0" w:color="auto"/>
        <w:left w:val="none" w:sz="0" w:space="0" w:color="auto"/>
        <w:bottom w:val="none" w:sz="0" w:space="0" w:color="auto"/>
        <w:right w:val="none" w:sz="0" w:space="0" w:color="auto"/>
      </w:divBdr>
    </w:div>
    <w:div w:id="994798028">
      <w:marLeft w:val="480"/>
      <w:marRight w:val="0"/>
      <w:marTop w:val="0"/>
      <w:marBottom w:val="0"/>
      <w:divBdr>
        <w:top w:val="none" w:sz="0" w:space="0" w:color="auto"/>
        <w:left w:val="none" w:sz="0" w:space="0" w:color="auto"/>
        <w:bottom w:val="none" w:sz="0" w:space="0" w:color="auto"/>
        <w:right w:val="none" w:sz="0" w:space="0" w:color="auto"/>
      </w:divBdr>
    </w:div>
    <w:div w:id="994803378">
      <w:marLeft w:val="480"/>
      <w:marRight w:val="0"/>
      <w:marTop w:val="0"/>
      <w:marBottom w:val="0"/>
      <w:divBdr>
        <w:top w:val="none" w:sz="0" w:space="0" w:color="auto"/>
        <w:left w:val="none" w:sz="0" w:space="0" w:color="auto"/>
        <w:bottom w:val="none" w:sz="0" w:space="0" w:color="auto"/>
        <w:right w:val="none" w:sz="0" w:space="0" w:color="auto"/>
      </w:divBdr>
    </w:div>
    <w:div w:id="994994337">
      <w:marLeft w:val="480"/>
      <w:marRight w:val="0"/>
      <w:marTop w:val="0"/>
      <w:marBottom w:val="0"/>
      <w:divBdr>
        <w:top w:val="none" w:sz="0" w:space="0" w:color="auto"/>
        <w:left w:val="none" w:sz="0" w:space="0" w:color="auto"/>
        <w:bottom w:val="none" w:sz="0" w:space="0" w:color="auto"/>
        <w:right w:val="none" w:sz="0" w:space="0" w:color="auto"/>
      </w:divBdr>
    </w:div>
    <w:div w:id="995038256">
      <w:marLeft w:val="480"/>
      <w:marRight w:val="0"/>
      <w:marTop w:val="0"/>
      <w:marBottom w:val="0"/>
      <w:divBdr>
        <w:top w:val="none" w:sz="0" w:space="0" w:color="auto"/>
        <w:left w:val="none" w:sz="0" w:space="0" w:color="auto"/>
        <w:bottom w:val="none" w:sz="0" w:space="0" w:color="auto"/>
        <w:right w:val="none" w:sz="0" w:space="0" w:color="auto"/>
      </w:divBdr>
    </w:div>
    <w:div w:id="995377494">
      <w:marLeft w:val="480"/>
      <w:marRight w:val="0"/>
      <w:marTop w:val="0"/>
      <w:marBottom w:val="0"/>
      <w:divBdr>
        <w:top w:val="none" w:sz="0" w:space="0" w:color="auto"/>
        <w:left w:val="none" w:sz="0" w:space="0" w:color="auto"/>
        <w:bottom w:val="none" w:sz="0" w:space="0" w:color="auto"/>
        <w:right w:val="none" w:sz="0" w:space="0" w:color="auto"/>
      </w:divBdr>
    </w:div>
    <w:div w:id="995693384">
      <w:marLeft w:val="480"/>
      <w:marRight w:val="0"/>
      <w:marTop w:val="0"/>
      <w:marBottom w:val="0"/>
      <w:divBdr>
        <w:top w:val="none" w:sz="0" w:space="0" w:color="auto"/>
        <w:left w:val="none" w:sz="0" w:space="0" w:color="auto"/>
        <w:bottom w:val="none" w:sz="0" w:space="0" w:color="auto"/>
        <w:right w:val="none" w:sz="0" w:space="0" w:color="auto"/>
      </w:divBdr>
    </w:div>
    <w:div w:id="996348354">
      <w:marLeft w:val="480"/>
      <w:marRight w:val="0"/>
      <w:marTop w:val="0"/>
      <w:marBottom w:val="0"/>
      <w:divBdr>
        <w:top w:val="none" w:sz="0" w:space="0" w:color="auto"/>
        <w:left w:val="none" w:sz="0" w:space="0" w:color="auto"/>
        <w:bottom w:val="none" w:sz="0" w:space="0" w:color="auto"/>
        <w:right w:val="none" w:sz="0" w:space="0" w:color="auto"/>
      </w:divBdr>
    </w:div>
    <w:div w:id="997271146">
      <w:marLeft w:val="480"/>
      <w:marRight w:val="0"/>
      <w:marTop w:val="0"/>
      <w:marBottom w:val="0"/>
      <w:divBdr>
        <w:top w:val="none" w:sz="0" w:space="0" w:color="auto"/>
        <w:left w:val="none" w:sz="0" w:space="0" w:color="auto"/>
        <w:bottom w:val="none" w:sz="0" w:space="0" w:color="auto"/>
        <w:right w:val="none" w:sz="0" w:space="0" w:color="auto"/>
      </w:divBdr>
    </w:div>
    <w:div w:id="997343700">
      <w:marLeft w:val="480"/>
      <w:marRight w:val="0"/>
      <w:marTop w:val="0"/>
      <w:marBottom w:val="0"/>
      <w:divBdr>
        <w:top w:val="none" w:sz="0" w:space="0" w:color="auto"/>
        <w:left w:val="none" w:sz="0" w:space="0" w:color="auto"/>
        <w:bottom w:val="none" w:sz="0" w:space="0" w:color="auto"/>
        <w:right w:val="none" w:sz="0" w:space="0" w:color="auto"/>
      </w:divBdr>
    </w:div>
    <w:div w:id="997998590">
      <w:marLeft w:val="480"/>
      <w:marRight w:val="0"/>
      <w:marTop w:val="0"/>
      <w:marBottom w:val="0"/>
      <w:divBdr>
        <w:top w:val="none" w:sz="0" w:space="0" w:color="auto"/>
        <w:left w:val="none" w:sz="0" w:space="0" w:color="auto"/>
        <w:bottom w:val="none" w:sz="0" w:space="0" w:color="auto"/>
        <w:right w:val="none" w:sz="0" w:space="0" w:color="auto"/>
      </w:divBdr>
    </w:div>
    <w:div w:id="998079587">
      <w:marLeft w:val="480"/>
      <w:marRight w:val="0"/>
      <w:marTop w:val="0"/>
      <w:marBottom w:val="0"/>
      <w:divBdr>
        <w:top w:val="none" w:sz="0" w:space="0" w:color="auto"/>
        <w:left w:val="none" w:sz="0" w:space="0" w:color="auto"/>
        <w:bottom w:val="none" w:sz="0" w:space="0" w:color="auto"/>
        <w:right w:val="none" w:sz="0" w:space="0" w:color="auto"/>
      </w:divBdr>
    </w:div>
    <w:div w:id="998385275">
      <w:marLeft w:val="480"/>
      <w:marRight w:val="0"/>
      <w:marTop w:val="0"/>
      <w:marBottom w:val="0"/>
      <w:divBdr>
        <w:top w:val="none" w:sz="0" w:space="0" w:color="auto"/>
        <w:left w:val="none" w:sz="0" w:space="0" w:color="auto"/>
        <w:bottom w:val="none" w:sz="0" w:space="0" w:color="auto"/>
        <w:right w:val="none" w:sz="0" w:space="0" w:color="auto"/>
      </w:divBdr>
    </w:div>
    <w:div w:id="998580238">
      <w:marLeft w:val="480"/>
      <w:marRight w:val="0"/>
      <w:marTop w:val="0"/>
      <w:marBottom w:val="0"/>
      <w:divBdr>
        <w:top w:val="none" w:sz="0" w:space="0" w:color="auto"/>
        <w:left w:val="none" w:sz="0" w:space="0" w:color="auto"/>
        <w:bottom w:val="none" w:sz="0" w:space="0" w:color="auto"/>
        <w:right w:val="none" w:sz="0" w:space="0" w:color="auto"/>
      </w:divBdr>
    </w:div>
    <w:div w:id="998654871">
      <w:marLeft w:val="480"/>
      <w:marRight w:val="0"/>
      <w:marTop w:val="0"/>
      <w:marBottom w:val="0"/>
      <w:divBdr>
        <w:top w:val="none" w:sz="0" w:space="0" w:color="auto"/>
        <w:left w:val="none" w:sz="0" w:space="0" w:color="auto"/>
        <w:bottom w:val="none" w:sz="0" w:space="0" w:color="auto"/>
        <w:right w:val="none" w:sz="0" w:space="0" w:color="auto"/>
      </w:divBdr>
    </w:div>
    <w:div w:id="998769521">
      <w:marLeft w:val="480"/>
      <w:marRight w:val="0"/>
      <w:marTop w:val="0"/>
      <w:marBottom w:val="0"/>
      <w:divBdr>
        <w:top w:val="none" w:sz="0" w:space="0" w:color="auto"/>
        <w:left w:val="none" w:sz="0" w:space="0" w:color="auto"/>
        <w:bottom w:val="none" w:sz="0" w:space="0" w:color="auto"/>
        <w:right w:val="none" w:sz="0" w:space="0" w:color="auto"/>
      </w:divBdr>
    </w:div>
    <w:div w:id="998775977">
      <w:marLeft w:val="480"/>
      <w:marRight w:val="0"/>
      <w:marTop w:val="0"/>
      <w:marBottom w:val="0"/>
      <w:divBdr>
        <w:top w:val="none" w:sz="0" w:space="0" w:color="auto"/>
        <w:left w:val="none" w:sz="0" w:space="0" w:color="auto"/>
        <w:bottom w:val="none" w:sz="0" w:space="0" w:color="auto"/>
        <w:right w:val="none" w:sz="0" w:space="0" w:color="auto"/>
      </w:divBdr>
    </w:div>
    <w:div w:id="999230746">
      <w:marLeft w:val="480"/>
      <w:marRight w:val="0"/>
      <w:marTop w:val="0"/>
      <w:marBottom w:val="0"/>
      <w:divBdr>
        <w:top w:val="none" w:sz="0" w:space="0" w:color="auto"/>
        <w:left w:val="none" w:sz="0" w:space="0" w:color="auto"/>
        <w:bottom w:val="none" w:sz="0" w:space="0" w:color="auto"/>
        <w:right w:val="none" w:sz="0" w:space="0" w:color="auto"/>
      </w:divBdr>
    </w:div>
    <w:div w:id="999385382">
      <w:marLeft w:val="480"/>
      <w:marRight w:val="0"/>
      <w:marTop w:val="0"/>
      <w:marBottom w:val="0"/>
      <w:divBdr>
        <w:top w:val="none" w:sz="0" w:space="0" w:color="auto"/>
        <w:left w:val="none" w:sz="0" w:space="0" w:color="auto"/>
        <w:bottom w:val="none" w:sz="0" w:space="0" w:color="auto"/>
        <w:right w:val="none" w:sz="0" w:space="0" w:color="auto"/>
      </w:divBdr>
    </w:div>
    <w:div w:id="999428692">
      <w:marLeft w:val="480"/>
      <w:marRight w:val="0"/>
      <w:marTop w:val="0"/>
      <w:marBottom w:val="0"/>
      <w:divBdr>
        <w:top w:val="none" w:sz="0" w:space="0" w:color="auto"/>
        <w:left w:val="none" w:sz="0" w:space="0" w:color="auto"/>
        <w:bottom w:val="none" w:sz="0" w:space="0" w:color="auto"/>
        <w:right w:val="none" w:sz="0" w:space="0" w:color="auto"/>
      </w:divBdr>
    </w:div>
    <w:div w:id="999774934">
      <w:marLeft w:val="480"/>
      <w:marRight w:val="0"/>
      <w:marTop w:val="0"/>
      <w:marBottom w:val="0"/>
      <w:divBdr>
        <w:top w:val="none" w:sz="0" w:space="0" w:color="auto"/>
        <w:left w:val="none" w:sz="0" w:space="0" w:color="auto"/>
        <w:bottom w:val="none" w:sz="0" w:space="0" w:color="auto"/>
        <w:right w:val="none" w:sz="0" w:space="0" w:color="auto"/>
      </w:divBdr>
    </w:div>
    <w:div w:id="1000429391">
      <w:marLeft w:val="480"/>
      <w:marRight w:val="0"/>
      <w:marTop w:val="0"/>
      <w:marBottom w:val="0"/>
      <w:divBdr>
        <w:top w:val="none" w:sz="0" w:space="0" w:color="auto"/>
        <w:left w:val="none" w:sz="0" w:space="0" w:color="auto"/>
        <w:bottom w:val="none" w:sz="0" w:space="0" w:color="auto"/>
        <w:right w:val="none" w:sz="0" w:space="0" w:color="auto"/>
      </w:divBdr>
    </w:div>
    <w:div w:id="1000540925">
      <w:marLeft w:val="480"/>
      <w:marRight w:val="0"/>
      <w:marTop w:val="0"/>
      <w:marBottom w:val="0"/>
      <w:divBdr>
        <w:top w:val="none" w:sz="0" w:space="0" w:color="auto"/>
        <w:left w:val="none" w:sz="0" w:space="0" w:color="auto"/>
        <w:bottom w:val="none" w:sz="0" w:space="0" w:color="auto"/>
        <w:right w:val="none" w:sz="0" w:space="0" w:color="auto"/>
      </w:divBdr>
    </w:div>
    <w:div w:id="1001083660">
      <w:marLeft w:val="480"/>
      <w:marRight w:val="0"/>
      <w:marTop w:val="0"/>
      <w:marBottom w:val="0"/>
      <w:divBdr>
        <w:top w:val="none" w:sz="0" w:space="0" w:color="auto"/>
        <w:left w:val="none" w:sz="0" w:space="0" w:color="auto"/>
        <w:bottom w:val="none" w:sz="0" w:space="0" w:color="auto"/>
        <w:right w:val="none" w:sz="0" w:space="0" w:color="auto"/>
      </w:divBdr>
    </w:div>
    <w:div w:id="1001158169">
      <w:marLeft w:val="480"/>
      <w:marRight w:val="0"/>
      <w:marTop w:val="0"/>
      <w:marBottom w:val="0"/>
      <w:divBdr>
        <w:top w:val="none" w:sz="0" w:space="0" w:color="auto"/>
        <w:left w:val="none" w:sz="0" w:space="0" w:color="auto"/>
        <w:bottom w:val="none" w:sz="0" w:space="0" w:color="auto"/>
        <w:right w:val="none" w:sz="0" w:space="0" w:color="auto"/>
      </w:divBdr>
    </w:div>
    <w:div w:id="1001199698">
      <w:marLeft w:val="480"/>
      <w:marRight w:val="0"/>
      <w:marTop w:val="0"/>
      <w:marBottom w:val="0"/>
      <w:divBdr>
        <w:top w:val="none" w:sz="0" w:space="0" w:color="auto"/>
        <w:left w:val="none" w:sz="0" w:space="0" w:color="auto"/>
        <w:bottom w:val="none" w:sz="0" w:space="0" w:color="auto"/>
        <w:right w:val="none" w:sz="0" w:space="0" w:color="auto"/>
      </w:divBdr>
    </w:div>
    <w:div w:id="1001393606">
      <w:marLeft w:val="480"/>
      <w:marRight w:val="0"/>
      <w:marTop w:val="0"/>
      <w:marBottom w:val="0"/>
      <w:divBdr>
        <w:top w:val="none" w:sz="0" w:space="0" w:color="auto"/>
        <w:left w:val="none" w:sz="0" w:space="0" w:color="auto"/>
        <w:bottom w:val="none" w:sz="0" w:space="0" w:color="auto"/>
        <w:right w:val="none" w:sz="0" w:space="0" w:color="auto"/>
      </w:divBdr>
    </w:div>
    <w:div w:id="1001546982">
      <w:marLeft w:val="480"/>
      <w:marRight w:val="0"/>
      <w:marTop w:val="0"/>
      <w:marBottom w:val="0"/>
      <w:divBdr>
        <w:top w:val="none" w:sz="0" w:space="0" w:color="auto"/>
        <w:left w:val="none" w:sz="0" w:space="0" w:color="auto"/>
        <w:bottom w:val="none" w:sz="0" w:space="0" w:color="auto"/>
        <w:right w:val="none" w:sz="0" w:space="0" w:color="auto"/>
      </w:divBdr>
    </w:div>
    <w:div w:id="1001810453">
      <w:marLeft w:val="480"/>
      <w:marRight w:val="0"/>
      <w:marTop w:val="0"/>
      <w:marBottom w:val="0"/>
      <w:divBdr>
        <w:top w:val="none" w:sz="0" w:space="0" w:color="auto"/>
        <w:left w:val="none" w:sz="0" w:space="0" w:color="auto"/>
        <w:bottom w:val="none" w:sz="0" w:space="0" w:color="auto"/>
        <w:right w:val="none" w:sz="0" w:space="0" w:color="auto"/>
      </w:divBdr>
    </w:div>
    <w:div w:id="1002127766">
      <w:marLeft w:val="480"/>
      <w:marRight w:val="0"/>
      <w:marTop w:val="0"/>
      <w:marBottom w:val="0"/>
      <w:divBdr>
        <w:top w:val="none" w:sz="0" w:space="0" w:color="auto"/>
        <w:left w:val="none" w:sz="0" w:space="0" w:color="auto"/>
        <w:bottom w:val="none" w:sz="0" w:space="0" w:color="auto"/>
        <w:right w:val="none" w:sz="0" w:space="0" w:color="auto"/>
      </w:divBdr>
    </w:div>
    <w:div w:id="1002127880">
      <w:marLeft w:val="480"/>
      <w:marRight w:val="0"/>
      <w:marTop w:val="0"/>
      <w:marBottom w:val="0"/>
      <w:divBdr>
        <w:top w:val="none" w:sz="0" w:space="0" w:color="auto"/>
        <w:left w:val="none" w:sz="0" w:space="0" w:color="auto"/>
        <w:bottom w:val="none" w:sz="0" w:space="0" w:color="auto"/>
        <w:right w:val="none" w:sz="0" w:space="0" w:color="auto"/>
      </w:divBdr>
    </w:div>
    <w:div w:id="1002782172">
      <w:marLeft w:val="480"/>
      <w:marRight w:val="0"/>
      <w:marTop w:val="0"/>
      <w:marBottom w:val="0"/>
      <w:divBdr>
        <w:top w:val="none" w:sz="0" w:space="0" w:color="auto"/>
        <w:left w:val="none" w:sz="0" w:space="0" w:color="auto"/>
        <w:bottom w:val="none" w:sz="0" w:space="0" w:color="auto"/>
        <w:right w:val="none" w:sz="0" w:space="0" w:color="auto"/>
      </w:divBdr>
    </w:div>
    <w:div w:id="1002857614">
      <w:marLeft w:val="480"/>
      <w:marRight w:val="0"/>
      <w:marTop w:val="0"/>
      <w:marBottom w:val="0"/>
      <w:divBdr>
        <w:top w:val="none" w:sz="0" w:space="0" w:color="auto"/>
        <w:left w:val="none" w:sz="0" w:space="0" w:color="auto"/>
        <w:bottom w:val="none" w:sz="0" w:space="0" w:color="auto"/>
        <w:right w:val="none" w:sz="0" w:space="0" w:color="auto"/>
      </w:divBdr>
    </w:div>
    <w:div w:id="1003240898">
      <w:marLeft w:val="480"/>
      <w:marRight w:val="0"/>
      <w:marTop w:val="0"/>
      <w:marBottom w:val="0"/>
      <w:divBdr>
        <w:top w:val="none" w:sz="0" w:space="0" w:color="auto"/>
        <w:left w:val="none" w:sz="0" w:space="0" w:color="auto"/>
        <w:bottom w:val="none" w:sz="0" w:space="0" w:color="auto"/>
        <w:right w:val="none" w:sz="0" w:space="0" w:color="auto"/>
      </w:divBdr>
    </w:div>
    <w:div w:id="1003387901">
      <w:marLeft w:val="480"/>
      <w:marRight w:val="0"/>
      <w:marTop w:val="0"/>
      <w:marBottom w:val="0"/>
      <w:divBdr>
        <w:top w:val="none" w:sz="0" w:space="0" w:color="auto"/>
        <w:left w:val="none" w:sz="0" w:space="0" w:color="auto"/>
        <w:bottom w:val="none" w:sz="0" w:space="0" w:color="auto"/>
        <w:right w:val="none" w:sz="0" w:space="0" w:color="auto"/>
      </w:divBdr>
    </w:div>
    <w:div w:id="1003507578">
      <w:marLeft w:val="480"/>
      <w:marRight w:val="0"/>
      <w:marTop w:val="0"/>
      <w:marBottom w:val="0"/>
      <w:divBdr>
        <w:top w:val="none" w:sz="0" w:space="0" w:color="auto"/>
        <w:left w:val="none" w:sz="0" w:space="0" w:color="auto"/>
        <w:bottom w:val="none" w:sz="0" w:space="0" w:color="auto"/>
        <w:right w:val="none" w:sz="0" w:space="0" w:color="auto"/>
      </w:divBdr>
    </w:div>
    <w:div w:id="1003513002">
      <w:marLeft w:val="480"/>
      <w:marRight w:val="0"/>
      <w:marTop w:val="0"/>
      <w:marBottom w:val="0"/>
      <w:divBdr>
        <w:top w:val="none" w:sz="0" w:space="0" w:color="auto"/>
        <w:left w:val="none" w:sz="0" w:space="0" w:color="auto"/>
        <w:bottom w:val="none" w:sz="0" w:space="0" w:color="auto"/>
        <w:right w:val="none" w:sz="0" w:space="0" w:color="auto"/>
      </w:divBdr>
    </w:div>
    <w:div w:id="1003705318">
      <w:marLeft w:val="480"/>
      <w:marRight w:val="0"/>
      <w:marTop w:val="0"/>
      <w:marBottom w:val="0"/>
      <w:divBdr>
        <w:top w:val="none" w:sz="0" w:space="0" w:color="auto"/>
        <w:left w:val="none" w:sz="0" w:space="0" w:color="auto"/>
        <w:bottom w:val="none" w:sz="0" w:space="0" w:color="auto"/>
        <w:right w:val="none" w:sz="0" w:space="0" w:color="auto"/>
      </w:divBdr>
    </w:div>
    <w:div w:id="1004282796">
      <w:marLeft w:val="480"/>
      <w:marRight w:val="0"/>
      <w:marTop w:val="0"/>
      <w:marBottom w:val="0"/>
      <w:divBdr>
        <w:top w:val="none" w:sz="0" w:space="0" w:color="auto"/>
        <w:left w:val="none" w:sz="0" w:space="0" w:color="auto"/>
        <w:bottom w:val="none" w:sz="0" w:space="0" w:color="auto"/>
        <w:right w:val="none" w:sz="0" w:space="0" w:color="auto"/>
      </w:divBdr>
    </w:div>
    <w:div w:id="1004285782">
      <w:marLeft w:val="480"/>
      <w:marRight w:val="0"/>
      <w:marTop w:val="0"/>
      <w:marBottom w:val="0"/>
      <w:divBdr>
        <w:top w:val="none" w:sz="0" w:space="0" w:color="auto"/>
        <w:left w:val="none" w:sz="0" w:space="0" w:color="auto"/>
        <w:bottom w:val="none" w:sz="0" w:space="0" w:color="auto"/>
        <w:right w:val="none" w:sz="0" w:space="0" w:color="auto"/>
      </w:divBdr>
    </w:div>
    <w:div w:id="1004363739">
      <w:marLeft w:val="480"/>
      <w:marRight w:val="0"/>
      <w:marTop w:val="0"/>
      <w:marBottom w:val="0"/>
      <w:divBdr>
        <w:top w:val="none" w:sz="0" w:space="0" w:color="auto"/>
        <w:left w:val="none" w:sz="0" w:space="0" w:color="auto"/>
        <w:bottom w:val="none" w:sz="0" w:space="0" w:color="auto"/>
        <w:right w:val="none" w:sz="0" w:space="0" w:color="auto"/>
      </w:divBdr>
    </w:div>
    <w:div w:id="1004896186">
      <w:marLeft w:val="480"/>
      <w:marRight w:val="0"/>
      <w:marTop w:val="0"/>
      <w:marBottom w:val="0"/>
      <w:divBdr>
        <w:top w:val="none" w:sz="0" w:space="0" w:color="auto"/>
        <w:left w:val="none" w:sz="0" w:space="0" w:color="auto"/>
        <w:bottom w:val="none" w:sz="0" w:space="0" w:color="auto"/>
        <w:right w:val="none" w:sz="0" w:space="0" w:color="auto"/>
      </w:divBdr>
    </w:div>
    <w:div w:id="1005092738">
      <w:marLeft w:val="480"/>
      <w:marRight w:val="0"/>
      <w:marTop w:val="0"/>
      <w:marBottom w:val="0"/>
      <w:divBdr>
        <w:top w:val="none" w:sz="0" w:space="0" w:color="auto"/>
        <w:left w:val="none" w:sz="0" w:space="0" w:color="auto"/>
        <w:bottom w:val="none" w:sz="0" w:space="0" w:color="auto"/>
        <w:right w:val="none" w:sz="0" w:space="0" w:color="auto"/>
      </w:divBdr>
    </w:div>
    <w:div w:id="1005283497">
      <w:marLeft w:val="480"/>
      <w:marRight w:val="0"/>
      <w:marTop w:val="0"/>
      <w:marBottom w:val="0"/>
      <w:divBdr>
        <w:top w:val="none" w:sz="0" w:space="0" w:color="auto"/>
        <w:left w:val="none" w:sz="0" w:space="0" w:color="auto"/>
        <w:bottom w:val="none" w:sz="0" w:space="0" w:color="auto"/>
        <w:right w:val="none" w:sz="0" w:space="0" w:color="auto"/>
      </w:divBdr>
    </w:div>
    <w:div w:id="1005322939">
      <w:marLeft w:val="480"/>
      <w:marRight w:val="0"/>
      <w:marTop w:val="0"/>
      <w:marBottom w:val="0"/>
      <w:divBdr>
        <w:top w:val="none" w:sz="0" w:space="0" w:color="auto"/>
        <w:left w:val="none" w:sz="0" w:space="0" w:color="auto"/>
        <w:bottom w:val="none" w:sz="0" w:space="0" w:color="auto"/>
        <w:right w:val="none" w:sz="0" w:space="0" w:color="auto"/>
      </w:divBdr>
    </w:div>
    <w:div w:id="1006132316">
      <w:marLeft w:val="480"/>
      <w:marRight w:val="0"/>
      <w:marTop w:val="0"/>
      <w:marBottom w:val="0"/>
      <w:divBdr>
        <w:top w:val="none" w:sz="0" w:space="0" w:color="auto"/>
        <w:left w:val="none" w:sz="0" w:space="0" w:color="auto"/>
        <w:bottom w:val="none" w:sz="0" w:space="0" w:color="auto"/>
        <w:right w:val="none" w:sz="0" w:space="0" w:color="auto"/>
      </w:divBdr>
    </w:div>
    <w:div w:id="1007052900">
      <w:marLeft w:val="480"/>
      <w:marRight w:val="0"/>
      <w:marTop w:val="0"/>
      <w:marBottom w:val="0"/>
      <w:divBdr>
        <w:top w:val="none" w:sz="0" w:space="0" w:color="auto"/>
        <w:left w:val="none" w:sz="0" w:space="0" w:color="auto"/>
        <w:bottom w:val="none" w:sz="0" w:space="0" w:color="auto"/>
        <w:right w:val="none" w:sz="0" w:space="0" w:color="auto"/>
      </w:divBdr>
    </w:div>
    <w:div w:id="1007093545">
      <w:marLeft w:val="480"/>
      <w:marRight w:val="0"/>
      <w:marTop w:val="0"/>
      <w:marBottom w:val="0"/>
      <w:divBdr>
        <w:top w:val="none" w:sz="0" w:space="0" w:color="auto"/>
        <w:left w:val="none" w:sz="0" w:space="0" w:color="auto"/>
        <w:bottom w:val="none" w:sz="0" w:space="0" w:color="auto"/>
        <w:right w:val="none" w:sz="0" w:space="0" w:color="auto"/>
      </w:divBdr>
    </w:div>
    <w:div w:id="1007095855">
      <w:marLeft w:val="480"/>
      <w:marRight w:val="0"/>
      <w:marTop w:val="0"/>
      <w:marBottom w:val="0"/>
      <w:divBdr>
        <w:top w:val="none" w:sz="0" w:space="0" w:color="auto"/>
        <w:left w:val="none" w:sz="0" w:space="0" w:color="auto"/>
        <w:bottom w:val="none" w:sz="0" w:space="0" w:color="auto"/>
        <w:right w:val="none" w:sz="0" w:space="0" w:color="auto"/>
      </w:divBdr>
    </w:div>
    <w:div w:id="1007249001">
      <w:marLeft w:val="480"/>
      <w:marRight w:val="0"/>
      <w:marTop w:val="0"/>
      <w:marBottom w:val="0"/>
      <w:divBdr>
        <w:top w:val="none" w:sz="0" w:space="0" w:color="auto"/>
        <w:left w:val="none" w:sz="0" w:space="0" w:color="auto"/>
        <w:bottom w:val="none" w:sz="0" w:space="0" w:color="auto"/>
        <w:right w:val="none" w:sz="0" w:space="0" w:color="auto"/>
      </w:divBdr>
    </w:div>
    <w:div w:id="1007902780">
      <w:marLeft w:val="480"/>
      <w:marRight w:val="0"/>
      <w:marTop w:val="0"/>
      <w:marBottom w:val="0"/>
      <w:divBdr>
        <w:top w:val="none" w:sz="0" w:space="0" w:color="auto"/>
        <w:left w:val="none" w:sz="0" w:space="0" w:color="auto"/>
        <w:bottom w:val="none" w:sz="0" w:space="0" w:color="auto"/>
        <w:right w:val="none" w:sz="0" w:space="0" w:color="auto"/>
      </w:divBdr>
    </w:div>
    <w:div w:id="1007947835">
      <w:marLeft w:val="480"/>
      <w:marRight w:val="0"/>
      <w:marTop w:val="0"/>
      <w:marBottom w:val="0"/>
      <w:divBdr>
        <w:top w:val="none" w:sz="0" w:space="0" w:color="auto"/>
        <w:left w:val="none" w:sz="0" w:space="0" w:color="auto"/>
        <w:bottom w:val="none" w:sz="0" w:space="0" w:color="auto"/>
        <w:right w:val="none" w:sz="0" w:space="0" w:color="auto"/>
      </w:divBdr>
    </w:div>
    <w:div w:id="1008021357">
      <w:marLeft w:val="480"/>
      <w:marRight w:val="0"/>
      <w:marTop w:val="0"/>
      <w:marBottom w:val="0"/>
      <w:divBdr>
        <w:top w:val="none" w:sz="0" w:space="0" w:color="auto"/>
        <w:left w:val="none" w:sz="0" w:space="0" w:color="auto"/>
        <w:bottom w:val="none" w:sz="0" w:space="0" w:color="auto"/>
        <w:right w:val="none" w:sz="0" w:space="0" w:color="auto"/>
      </w:divBdr>
    </w:div>
    <w:div w:id="1008168364">
      <w:marLeft w:val="480"/>
      <w:marRight w:val="0"/>
      <w:marTop w:val="0"/>
      <w:marBottom w:val="0"/>
      <w:divBdr>
        <w:top w:val="none" w:sz="0" w:space="0" w:color="auto"/>
        <w:left w:val="none" w:sz="0" w:space="0" w:color="auto"/>
        <w:bottom w:val="none" w:sz="0" w:space="0" w:color="auto"/>
        <w:right w:val="none" w:sz="0" w:space="0" w:color="auto"/>
      </w:divBdr>
    </w:div>
    <w:div w:id="1009328335">
      <w:marLeft w:val="480"/>
      <w:marRight w:val="0"/>
      <w:marTop w:val="0"/>
      <w:marBottom w:val="0"/>
      <w:divBdr>
        <w:top w:val="none" w:sz="0" w:space="0" w:color="auto"/>
        <w:left w:val="none" w:sz="0" w:space="0" w:color="auto"/>
        <w:bottom w:val="none" w:sz="0" w:space="0" w:color="auto"/>
        <w:right w:val="none" w:sz="0" w:space="0" w:color="auto"/>
      </w:divBdr>
    </w:div>
    <w:div w:id="1009600848">
      <w:marLeft w:val="480"/>
      <w:marRight w:val="0"/>
      <w:marTop w:val="0"/>
      <w:marBottom w:val="0"/>
      <w:divBdr>
        <w:top w:val="none" w:sz="0" w:space="0" w:color="auto"/>
        <w:left w:val="none" w:sz="0" w:space="0" w:color="auto"/>
        <w:bottom w:val="none" w:sz="0" w:space="0" w:color="auto"/>
        <w:right w:val="none" w:sz="0" w:space="0" w:color="auto"/>
      </w:divBdr>
    </w:div>
    <w:div w:id="1010982764">
      <w:marLeft w:val="480"/>
      <w:marRight w:val="0"/>
      <w:marTop w:val="0"/>
      <w:marBottom w:val="0"/>
      <w:divBdr>
        <w:top w:val="none" w:sz="0" w:space="0" w:color="auto"/>
        <w:left w:val="none" w:sz="0" w:space="0" w:color="auto"/>
        <w:bottom w:val="none" w:sz="0" w:space="0" w:color="auto"/>
        <w:right w:val="none" w:sz="0" w:space="0" w:color="auto"/>
      </w:divBdr>
    </w:div>
    <w:div w:id="1011642520">
      <w:marLeft w:val="480"/>
      <w:marRight w:val="0"/>
      <w:marTop w:val="0"/>
      <w:marBottom w:val="0"/>
      <w:divBdr>
        <w:top w:val="none" w:sz="0" w:space="0" w:color="auto"/>
        <w:left w:val="none" w:sz="0" w:space="0" w:color="auto"/>
        <w:bottom w:val="none" w:sz="0" w:space="0" w:color="auto"/>
        <w:right w:val="none" w:sz="0" w:space="0" w:color="auto"/>
      </w:divBdr>
    </w:div>
    <w:div w:id="1011954419">
      <w:marLeft w:val="480"/>
      <w:marRight w:val="0"/>
      <w:marTop w:val="0"/>
      <w:marBottom w:val="0"/>
      <w:divBdr>
        <w:top w:val="none" w:sz="0" w:space="0" w:color="auto"/>
        <w:left w:val="none" w:sz="0" w:space="0" w:color="auto"/>
        <w:bottom w:val="none" w:sz="0" w:space="0" w:color="auto"/>
        <w:right w:val="none" w:sz="0" w:space="0" w:color="auto"/>
      </w:divBdr>
    </w:div>
    <w:div w:id="1012300021">
      <w:marLeft w:val="480"/>
      <w:marRight w:val="0"/>
      <w:marTop w:val="0"/>
      <w:marBottom w:val="0"/>
      <w:divBdr>
        <w:top w:val="none" w:sz="0" w:space="0" w:color="auto"/>
        <w:left w:val="none" w:sz="0" w:space="0" w:color="auto"/>
        <w:bottom w:val="none" w:sz="0" w:space="0" w:color="auto"/>
        <w:right w:val="none" w:sz="0" w:space="0" w:color="auto"/>
      </w:divBdr>
    </w:div>
    <w:div w:id="1012684942">
      <w:marLeft w:val="480"/>
      <w:marRight w:val="0"/>
      <w:marTop w:val="0"/>
      <w:marBottom w:val="0"/>
      <w:divBdr>
        <w:top w:val="none" w:sz="0" w:space="0" w:color="auto"/>
        <w:left w:val="none" w:sz="0" w:space="0" w:color="auto"/>
        <w:bottom w:val="none" w:sz="0" w:space="0" w:color="auto"/>
        <w:right w:val="none" w:sz="0" w:space="0" w:color="auto"/>
      </w:divBdr>
    </w:div>
    <w:div w:id="1012874700">
      <w:marLeft w:val="480"/>
      <w:marRight w:val="0"/>
      <w:marTop w:val="0"/>
      <w:marBottom w:val="0"/>
      <w:divBdr>
        <w:top w:val="none" w:sz="0" w:space="0" w:color="auto"/>
        <w:left w:val="none" w:sz="0" w:space="0" w:color="auto"/>
        <w:bottom w:val="none" w:sz="0" w:space="0" w:color="auto"/>
        <w:right w:val="none" w:sz="0" w:space="0" w:color="auto"/>
      </w:divBdr>
    </w:div>
    <w:div w:id="1013142959">
      <w:marLeft w:val="480"/>
      <w:marRight w:val="0"/>
      <w:marTop w:val="0"/>
      <w:marBottom w:val="0"/>
      <w:divBdr>
        <w:top w:val="none" w:sz="0" w:space="0" w:color="auto"/>
        <w:left w:val="none" w:sz="0" w:space="0" w:color="auto"/>
        <w:bottom w:val="none" w:sz="0" w:space="0" w:color="auto"/>
        <w:right w:val="none" w:sz="0" w:space="0" w:color="auto"/>
      </w:divBdr>
    </w:div>
    <w:div w:id="1013335167">
      <w:marLeft w:val="480"/>
      <w:marRight w:val="0"/>
      <w:marTop w:val="0"/>
      <w:marBottom w:val="0"/>
      <w:divBdr>
        <w:top w:val="none" w:sz="0" w:space="0" w:color="auto"/>
        <w:left w:val="none" w:sz="0" w:space="0" w:color="auto"/>
        <w:bottom w:val="none" w:sz="0" w:space="0" w:color="auto"/>
        <w:right w:val="none" w:sz="0" w:space="0" w:color="auto"/>
      </w:divBdr>
    </w:div>
    <w:div w:id="1013335538">
      <w:marLeft w:val="480"/>
      <w:marRight w:val="0"/>
      <w:marTop w:val="0"/>
      <w:marBottom w:val="0"/>
      <w:divBdr>
        <w:top w:val="none" w:sz="0" w:space="0" w:color="auto"/>
        <w:left w:val="none" w:sz="0" w:space="0" w:color="auto"/>
        <w:bottom w:val="none" w:sz="0" w:space="0" w:color="auto"/>
        <w:right w:val="none" w:sz="0" w:space="0" w:color="auto"/>
      </w:divBdr>
    </w:div>
    <w:div w:id="1013529268">
      <w:marLeft w:val="480"/>
      <w:marRight w:val="0"/>
      <w:marTop w:val="0"/>
      <w:marBottom w:val="0"/>
      <w:divBdr>
        <w:top w:val="none" w:sz="0" w:space="0" w:color="auto"/>
        <w:left w:val="none" w:sz="0" w:space="0" w:color="auto"/>
        <w:bottom w:val="none" w:sz="0" w:space="0" w:color="auto"/>
        <w:right w:val="none" w:sz="0" w:space="0" w:color="auto"/>
      </w:divBdr>
    </w:div>
    <w:div w:id="1013727389">
      <w:marLeft w:val="480"/>
      <w:marRight w:val="0"/>
      <w:marTop w:val="0"/>
      <w:marBottom w:val="0"/>
      <w:divBdr>
        <w:top w:val="none" w:sz="0" w:space="0" w:color="auto"/>
        <w:left w:val="none" w:sz="0" w:space="0" w:color="auto"/>
        <w:bottom w:val="none" w:sz="0" w:space="0" w:color="auto"/>
        <w:right w:val="none" w:sz="0" w:space="0" w:color="auto"/>
      </w:divBdr>
    </w:div>
    <w:div w:id="1014262986">
      <w:marLeft w:val="480"/>
      <w:marRight w:val="0"/>
      <w:marTop w:val="0"/>
      <w:marBottom w:val="0"/>
      <w:divBdr>
        <w:top w:val="none" w:sz="0" w:space="0" w:color="auto"/>
        <w:left w:val="none" w:sz="0" w:space="0" w:color="auto"/>
        <w:bottom w:val="none" w:sz="0" w:space="0" w:color="auto"/>
        <w:right w:val="none" w:sz="0" w:space="0" w:color="auto"/>
      </w:divBdr>
    </w:div>
    <w:div w:id="1015108641">
      <w:marLeft w:val="480"/>
      <w:marRight w:val="0"/>
      <w:marTop w:val="0"/>
      <w:marBottom w:val="0"/>
      <w:divBdr>
        <w:top w:val="none" w:sz="0" w:space="0" w:color="auto"/>
        <w:left w:val="none" w:sz="0" w:space="0" w:color="auto"/>
        <w:bottom w:val="none" w:sz="0" w:space="0" w:color="auto"/>
        <w:right w:val="none" w:sz="0" w:space="0" w:color="auto"/>
      </w:divBdr>
    </w:div>
    <w:div w:id="1015155506">
      <w:marLeft w:val="480"/>
      <w:marRight w:val="0"/>
      <w:marTop w:val="0"/>
      <w:marBottom w:val="0"/>
      <w:divBdr>
        <w:top w:val="none" w:sz="0" w:space="0" w:color="auto"/>
        <w:left w:val="none" w:sz="0" w:space="0" w:color="auto"/>
        <w:bottom w:val="none" w:sz="0" w:space="0" w:color="auto"/>
        <w:right w:val="none" w:sz="0" w:space="0" w:color="auto"/>
      </w:divBdr>
    </w:div>
    <w:div w:id="1015425793">
      <w:marLeft w:val="480"/>
      <w:marRight w:val="0"/>
      <w:marTop w:val="0"/>
      <w:marBottom w:val="0"/>
      <w:divBdr>
        <w:top w:val="none" w:sz="0" w:space="0" w:color="auto"/>
        <w:left w:val="none" w:sz="0" w:space="0" w:color="auto"/>
        <w:bottom w:val="none" w:sz="0" w:space="0" w:color="auto"/>
        <w:right w:val="none" w:sz="0" w:space="0" w:color="auto"/>
      </w:divBdr>
    </w:div>
    <w:div w:id="1015814317">
      <w:marLeft w:val="480"/>
      <w:marRight w:val="0"/>
      <w:marTop w:val="0"/>
      <w:marBottom w:val="0"/>
      <w:divBdr>
        <w:top w:val="none" w:sz="0" w:space="0" w:color="auto"/>
        <w:left w:val="none" w:sz="0" w:space="0" w:color="auto"/>
        <w:bottom w:val="none" w:sz="0" w:space="0" w:color="auto"/>
        <w:right w:val="none" w:sz="0" w:space="0" w:color="auto"/>
      </w:divBdr>
    </w:div>
    <w:div w:id="1016467637">
      <w:marLeft w:val="480"/>
      <w:marRight w:val="0"/>
      <w:marTop w:val="0"/>
      <w:marBottom w:val="0"/>
      <w:divBdr>
        <w:top w:val="none" w:sz="0" w:space="0" w:color="auto"/>
        <w:left w:val="none" w:sz="0" w:space="0" w:color="auto"/>
        <w:bottom w:val="none" w:sz="0" w:space="0" w:color="auto"/>
        <w:right w:val="none" w:sz="0" w:space="0" w:color="auto"/>
      </w:divBdr>
    </w:div>
    <w:div w:id="1016733610">
      <w:marLeft w:val="480"/>
      <w:marRight w:val="0"/>
      <w:marTop w:val="0"/>
      <w:marBottom w:val="0"/>
      <w:divBdr>
        <w:top w:val="none" w:sz="0" w:space="0" w:color="auto"/>
        <w:left w:val="none" w:sz="0" w:space="0" w:color="auto"/>
        <w:bottom w:val="none" w:sz="0" w:space="0" w:color="auto"/>
        <w:right w:val="none" w:sz="0" w:space="0" w:color="auto"/>
      </w:divBdr>
    </w:div>
    <w:div w:id="1017190892">
      <w:marLeft w:val="480"/>
      <w:marRight w:val="0"/>
      <w:marTop w:val="0"/>
      <w:marBottom w:val="0"/>
      <w:divBdr>
        <w:top w:val="none" w:sz="0" w:space="0" w:color="auto"/>
        <w:left w:val="none" w:sz="0" w:space="0" w:color="auto"/>
        <w:bottom w:val="none" w:sz="0" w:space="0" w:color="auto"/>
        <w:right w:val="none" w:sz="0" w:space="0" w:color="auto"/>
      </w:divBdr>
    </w:div>
    <w:div w:id="1017343839">
      <w:marLeft w:val="480"/>
      <w:marRight w:val="0"/>
      <w:marTop w:val="0"/>
      <w:marBottom w:val="0"/>
      <w:divBdr>
        <w:top w:val="none" w:sz="0" w:space="0" w:color="auto"/>
        <w:left w:val="none" w:sz="0" w:space="0" w:color="auto"/>
        <w:bottom w:val="none" w:sz="0" w:space="0" w:color="auto"/>
        <w:right w:val="none" w:sz="0" w:space="0" w:color="auto"/>
      </w:divBdr>
    </w:div>
    <w:div w:id="1017582513">
      <w:marLeft w:val="480"/>
      <w:marRight w:val="0"/>
      <w:marTop w:val="0"/>
      <w:marBottom w:val="0"/>
      <w:divBdr>
        <w:top w:val="none" w:sz="0" w:space="0" w:color="auto"/>
        <w:left w:val="none" w:sz="0" w:space="0" w:color="auto"/>
        <w:bottom w:val="none" w:sz="0" w:space="0" w:color="auto"/>
        <w:right w:val="none" w:sz="0" w:space="0" w:color="auto"/>
      </w:divBdr>
    </w:div>
    <w:div w:id="1018233928">
      <w:marLeft w:val="480"/>
      <w:marRight w:val="0"/>
      <w:marTop w:val="0"/>
      <w:marBottom w:val="0"/>
      <w:divBdr>
        <w:top w:val="none" w:sz="0" w:space="0" w:color="auto"/>
        <w:left w:val="none" w:sz="0" w:space="0" w:color="auto"/>
        <w:bottom w:val="none" w:sz="0" w:space="0" w:color="auto"/>
        <w:right w:val="none" w:sz="0" w:space="0" w:color="auto"/>
      </w:divBdr>
    </w:div>
    <w:div w:id="1019354583">
      <w:marLeft w:val="480"/>
      <w:marRight w:val="0"/>
      <w:marTop w:val="0"/>
      <w:marBottom w:val="0"/>
      <w:divBdr>
        <w:top w:val="none" w:sz="0" w:space="0" w:color="auto"/>
        <w:left w:val="none" w:sz="0" w:space="0" w:color="auto"/>
        <w:bottom w:val="none" w:sz="0" w:space="0" w:color="auto"/>
        <w:right w:val="none" w:sz="0" w:space="0" w:color="auto"/>
      </w:divBdr>
    </w:div>
    <w:div w:id="1019695719">
      <w:marLeft w:val="480"/>
      <w:marRight w:val="0"/>
      <w:marTop w:val="0"/>
      <w:marBottom w:val="0"/>
      <w:divBdr>
        <w:top w:val="none" w:sz="0" w:space="0" w:color="auto"/>
        <w:left w:val="none" w:sz="0" w:space="0" w:color="auto"/>
        <w:bottom w:val="none" w:sz="0" w:space="0" w:color="auto"/>
        <w:right w:val="none" w:sz="0" w:space="0" w:color="auto"/>
      </w:divBdr>
    </w:div>
    <w:div w:id="1020202843">
      <w:marLeft w:val="480"/>
      <w:marRight w:val="0"/>
      <w:marTop w:val="0"/>
      <w:marBottom w:val="0"/>
      <w:divBdr>
        <w:top w:val="none" w:sz="0" w:space="0" w:color="auto"/>
        <w:left w:val="none" w:sz="0" w:space="0" w:color="auto"/>
        <w:bottom w:val="none" w:sz="0" w:space="0" w:color="auto"/>
        <w:right w:val="none" w:sz="0" w:space="0" w:color="auto"/>
      </w:divBdr>
    </w:div>
    <w:div w:id="1020622804">
      <w:marLeft w:val="480"/>
      <w:marRight w:val="0"/>
      <w:marTop w:val="0"/>
      <w:marBottom w:val="0"/>
      <w:divBdr>
        <w:top w:val="none" w:sz="0" w:space="0" w:color="auto"/>
        <w:left w:val="none" w:sz="0" w:space="0" w:color="auto"/>
        <w:bottom w:val="none" w:sz="0" w:space="0" w:color="auto"/>
        <w:right w:val="none" w:sz="0" w:space="0" w:color="auto"/>
      </w:divBdr>
    </w:div>
    <w:div w:id="1020663564">
      <w:marLeft w:val="480"/>
      <w:marRight w:val="0"/>
      <w:marTop w:val="0"/>
      <w:marBottom w:val="0"/>
      <w:divBdr>
        <w:top w:val="none" w:sz="0" w:space="0" w:color="auto"/>
        <w:left w:val="none" w:sz="0" w:space="0" w:color="auto"/>
        <w:bottom w:val="none" w:sz="0" w:space="0" w:color="auto"/>
        <w:right w:val="none" w:sz="0" w:space="0" w:color="auto"/>
      </w:divBdr>
    </w:div>
    <w:div w:id="1020737874">
      <w:marLeft w:val="480"/>
      <w:marRight w:val="0"/>
      <w:marTop w:val="0"/>
      <w:marBottom w:val="0"/>
      <w:divBdr>
        <w:top w:val="none" w:sz="0" w:space="0" w:color="auto"/>
        <w:left w:val="none" w:sz="0" w:space="0" w:color="auto"/>
        <w:bottom w:val="none" w:sz="0" w:space="0" w:color="auto"/>
        <w:right w:val="none" w:sz="0" w:space="0" w:color="auto"/>
      </w:divBdr>
    </w:div>
    <w:div w:id="1021273769">
      <w:marLeft w:val="480"/>
      <w:marRight w:val="0"/>
      <w:marTop w:val="0"/>
      <w:marBottom w:val="0"/>
      <w:divBdr>
        <w:top w:val="none" w:sz="0" w:space="0" w:color="auto"/>
        <w:left w:val="none" w:sz="0" w:space="0" w:color="auto"/>
        <w:bottom w:val="none" w:sz="0" w:space="0" w:color="auto"/>
        <w:right w:val="none" w:sz="0" w:space="0" w:color="auto"/>
      </w:divBdr>
    </w:div>
    <w:div w:id="1021391901">
      <w:marLeft w:val="480"/>
      <w:marRight w:val="0"/>
      <w:marTop w:val="0"/>
      <w:marBottom w:val="0"/>
      <w:divBdr>
        <w:top w:val="none" w:sz="0" w:space="0" w:color="auto"/>
        <w:left w:val="none" w:sz="0" w:space="0" w:color="auto"/>
        <w:bottom w:val="none" w:sz="0" w:space="0" w:color="auto"/>
        <w:right w:val="none" w:sz="0" w:space="0" w:color="auto"/>
      </w:divBdr>
    </w:div>
    <w:div w:id="1021468895">
      <w:marLeft w:val="480"/>
      <w:marRight w:val="0"/>
      <w:marTop w:val="0"/>
      <w:marBottom w:val="0"/>
      <w:divBdr>
        <w:top w:val="none" w:sz="0" w:space="0" w:color="auto"/>
        <w:left w:val="none" w:sz="0" w:space="0" w:color="auto"/>
        <w:bottom w:val="none" w:sz="0" w:space="0" w:color="auto"/>
        <w:right w:val="none" w:sz="0" w:space="0" w:color="auto"/>
      </w:divBdr>
    </w:div>
    <w:div w:id="1022514906">
      <w:marLeft w:val="480"/>
      <w:marRight w:val="0"/>
      <w:marTop w:val="0"/>
      <w:marBottom w:val="0"/>
      <w:divBdr>
        <w:top w:val="none" w:sz="0" w:space="0" w:color="auto"/>
        <w:left w:val="none" w:sz="0" w:space="0" w:color="auto"/>
        <w:bottom w:val="none" w:sz="0" w:space="0" w:color="auto"/>
        <w:right w:val="none" w:sz="0" w:space="0" w:color="auto"/>
      </w:divBdr>
    </w:div>
    <w:div w:id="1022585853">
      <w:marLeft w:val="480"/>
      <w:marRight w:val="0"/>
      <w:marTop w:val="0"/>
      <w:marBottom w:val="0"/>
      <w:divBdr>
        <w:top w:val="none" w:sz="0" w:space="0" w:color="auto"/>
        <w:left w:val="none" w:sz="0" w:space="0" w:color="auto"/>
        <w:bottom w:val="none" w:sz="0" w:space="0" w:color="auto"/>
        <w:right w:val="none" w:sz="0" w:space="0" w:color="auto"/>
      </w:divBdr>
    </w:div>
    <w:div w:id="1022627850">
      <w:marLeft w:val="480"/>
      <w:marRight w:val="0"/>
      <w:marTop w:val="0"/>
      <w:marBottom w:val="0"/>
      <w:divBdr>
        <w:top w:val="none" w:sz="0" w:space="0" w:color="auto"/>
        <w:left w:val="none" w:sz="0" w:space="0" w:color="auto"/>
        <w:bottom w:val="none" w:sz="0" w:space="0" w:color="auto"/>
        <w:right w:val="none" w:sz="0" w:space="0" w:color="auto"/>
      </w:divBdr>
    </w:div>
    <w:div w:id="1022783243">
      <w:marLeft w:val="480"/>
      <w:marRight w:val="0"/>
      <w:marTop w:val="0"/>
      <w:marBottom w:val="0"/>
      <w:divBdr>
        <w:top w:val="none" w:sz="0" w:space="0" w:color="auto"/>
        <w:left w:val="none" w:sz="0" w:space="0" w:color="auto"/>
        <w:bottom w:val="none" w:sz="0" w:space="0" w:color="auto"/>
        <w:right w:val="none" w:sz="0" w:space="0" w:color="auto"/>
      </w:divBdr>
    </w:div>
    <w:div w:id="1023020905">
      <w:marLeft w:val="480"/>
      <w:marRight w:val="0"/>
      <w:marTop w:val="0"/>
      <w:marBottom w:val="0"/>
      <w:divBdr>
        <w:top w:val="none" w:sz="0" w:space="0" w:color="auto"/>
        <w:left w:val="none" w:sz="0" w:space="0" w:color="auto"/>
        <w:bottom w:val="none" w:sz="0" w:space="0" w:color="auto"/>
        <w:right w:val="none" w:sz="0" w:space="0" w:color="auto"/>
      </w:divBdr>
    </w:div>
    <w:div w:id="1023477417">
      <w:marLeft w:val="480"/>
      <w:marRight w:val="0"/>
      <w:marTop w:val="0"/>
      <w:marBottom w:val="0"/>
      <w:divBdr>
        <w:top w:val="none" w:sz="0" w:space="0" w:color="auto"/>
        <w:left w:val="none" w:sz="0" w:space="0" w:color="auto"/>
        <w:bottom w:val="none" w:sz="0" w:space="0" w:color="auto"/>
        <w:right w:val="none" w:sz="0" w:space="0" w:color="auto"/>
      </w:divBdr>
    </w:div>
    <w:div w:id="1024017212">
      <w:marLeft w:val="480"/>
      <w:marRight w:val="0"/>
      <w:marTop w:val="0"/>
      <w:marBottom w:val="0"/>
      <w:divBdr>
        <w:top w:val="none" w:sz="0" w:space="0" w:color="auto"/>
        <w:left w:val="none" w:sz="0" w:space="0" w:color="auto"/>
        <w:bottom w:val="none" w:sz="0" w:space="0" w:color="auto"/>
        <w:right w:val="none" w:sz="0" w:space="0" w:color="auto"/>
      </w:divBdr>
    </w:div>
    <w:div w:id="1024018197">
      <w:marLeft w:val="480"/>
      <w:marRight w:val="0"/>
      <w:marTop w:val="0"/>
      <w:marBottom w:val="0"/>
      <w:divBdr>
        <w:top w:val="none" w:sz="0" w:space="0" w:color="auto"/>
        <w:left w:val="none" w:sz="0" w:space="0" w:color="auto"/>
        <w:bottom w:val="none" w:sz="0" w:space="0" w:color="auto"/>
        <w:right w:val="none" w:sz="0" w:space="0" w:color="auto"/>
      </w:divBdr>
    </w:div>
    <w:div w:id="1025058678">
      <w:marLeft w:val="480"/>
      <w:marRight w:val="0"/>
      <w:marTop w:val="0"/>
      <w:marBottom w:val="0"/>
      <w:divBdr>
        <w:top w:val="none" w:sz="0" w:space="0" w:color="auto"/>
        <w:left w:val="none" w:sz="0" w:space="0" w:color="auto"/>
        <w:bottom w:val="none" w:sz="0" w:space="0" w:color="auto"/>
        <w:right w:val="none" w:sz="0" w:space="0" w:color="auto"/>
      </w:divBdr>
    </w:div>
    <w:div w:id="1025860638">
      <w:marLeft w:val="480"/>
      <w:marRight w:val="0"/>
      <w:marTop w:val="0"/>
      <w:marBottom w:val="0"/>
      <w:divBdr>
        <w:top w:val="none" w:sz="0" w:space="0" w:color="auto"/>
        <w:left w:val="none" w:sz="0" w:space="0" w:color="auto"/>
        <w:bottom w:val="none" w:sz="0" w:space="0" w:color="auto"/>
        <w:right w:val="none" w:sz="0" w:space="0" w:color="auto"/>
      </w:divBdr>
    </w:div>
    <w:div w:id="1026063057">
      <w:marLeft w:val="480"/>
      <w:marRight w:val="0"/>
      <w:marTop w:val="0"/>
      <w:marBottom w:val="0"/>
      <w:divBdr>
        <w:top w:val="none" w:sz="0" w:space="0" w:color="auto"/>
        <w:left w:val="none" w:sz="0" w:space="0" w:color="auto"/>
        <w:bottom w:val="none" w:sz="0" w:space="0" w:color="auto"/>
        <w:right w:val="none" w:sz="0" w:space="0" w:color="auto"/>
      </w:divBdr>
    </w:div>
    <w:div w:id="1027023999">
      <w:marLeft w:val="480"/>
      <w:marRight w:val="0"/>
      <w:marTop w:val="0"/>
      <w:marBottom w:val="0"/>
      <w:divBdr>
        <w:top w:val="none" w:sz="0" w:space="0" w:color="auto"/>
        <w:left w:val="none" w:sz="0" w:space="0" w:color="auto"/>
        <w:bottom w:val="none" w:sz="0" w:space="0" w:color="auto"/>
        <w:right w:val="none" w:sz="0" w:space="0" w:color="auto"/>
      </w:divBdr>
    </w:div>
    <w:div w:id="1027147030">
      <w:marLeft w:val="480"/>
      <w:marRight w:val="0"/>
      <w:marTop w:val="0"/>
      <w:marBottom w:val="0"/>
      <w:divBdr>
        <w:top w:val="none" w:sz="0" w:space="0" w:color="auto"/>
        <w:left w:val="none" w:sz="0" w:space="0" w:color="auto"/>
        <w:bottom w:val="none" w:sz="0" w:space="0" w:color="auto"/>
        <w:right w:val="none" w:sz="0" w:space="0" w:color="auto"/>
      </w:divBdr>
    </w:div>
    <w:div w:id="1027367488">
      <w:marLeft w:val="480"/>
      <w:marRight w:val="0"/>
      <w:marTop w:val="0"/>
      <w:marBottom w:val="0"/>
      <w:divBdr>
        <w:top w:val="none" w:sz="0" w:space="0" w:color="auto"/>
        <w:left w:val="none" w:sz="0" w:space="0" w:color="auto"/>
        <w:bottom w:val="none" w:sz="0" w:space="0" w:color="auto"/>
        <w:right w:val="none" w:sz="0" w:space="0" w:color="auto"/>
      </w:divBdr>
    </w:div>
    <w:div w:id="1027413326">
      <w:marLeft w:val="480"/>
      <w:marRight w:val="0"/>
      <w:marTop w:val="0"/>
      <w:marBottom w:val="0"/>
      <w:divBdr>
        <w:top w:val="none" w:sz="0" w:space="0" w:color="auto"/>
        <w:left w:val="none" w:sz="0" w:space="0" w:color="auto"/>
        <w:bottom w:val="none" w:sz="0" w:space="0" w:color="auto"/>
        <w:right w:val="none" w:sz="0" w:space="0" w:color="auto"/>
      </w:divBdr>
    </w:div>
    <w:div w:id="1027565175">
      <w:marLeft w:val="480"/>
      <w:marRight w:val="0"/>
      <w:marTop w:val="0"/>
      <w:marBottom w:val="0"/>
      <w:divBdr>
        <w:top w:val="none" w:sz="0" w:space="0" w:color="auto"/>
        <w:left w:val="none" w:sz="0" w:space="0" w:color="auto"/>
        <w:bottom w:val="none" w:sz="0" w:space="0" w:color="auto"/>
        <w:right w:val="none" w:sz="0" w:space="0" w:color="auto"/>
      </w:divBdr>
    </w:div>
    <w:div w:id="1027683298">
      <w:marLeft w:val="480"/>
      <w:marRight w:val="0"/>
      <w:marTop w:val="0"/>
      <w:marBottom w:val="0"/>
      <w:divBdr>
        <w:top w:val="none" w:sz="0" w:space="0" w:color="auto"/>
        <w:left w:val="none" w:sz="0" w:space="0" w:color="auto"/>
        <w:bottom w:val="none" w:sz="0" w:space="0" w:color="auto"/>
        <w:right w:val="none" w:sz="0" w:space="0" w:color="auto"/>
      </w:divBdr>
    </w:div>
    <w:div w:id="1027832375">
      <w:marLeft w:val="480"/>
      <w:marRight w:val="0"/>
      <w:marTop w:val="0"/>
      <w:marBottom w:val="0"/>
      <w:divBdr>
        <w:top w:val="none" w:sz="0" w:space="0" w:color="auto"/>
        <w:left w:val="none" w:sz="0" w:space="0" w:color="auto"/>
        <w:bottom w:val="none" w:sz="0" w:space="0" w:color="auto"/>
        <w:right w:val="none" w:sz="0" w:space="0" w:color="auto"/>
      </w:divBdr>
    </w:div>
    <w:div w:id="1028872619">
      <w:marLeft w:val="480"/>
      <w:marRight w:val="0"/>
      <w:marTop w:val="0"/>
      <w:marBottom w:val="0"/>
      <w:divBdr>
        <w:top w:val="none" w:sz="0" w:space="0" w:color="auto"/>
        <w:left w:val="none" w:sz="0" w:space="0" w:color="auto"/>
        <w:bottom w:val="none" w:sz="0" w:space="0" w:color="auto"/>
        <w:right w:val="none" w:sz="0" w:space="0" w:color="auto"/>
      </w:divBdr>
    </w:div>
    <w:div w:id="1028873689">
      <w:marLeft w:val="480"/>
      <w:marRight w:val="0"/>
      <w:marTop w:val="0"/>
      <w:marBottom w:val="0"/>
      <w:divBdr>
        <w:top w:val="none" w:sz="0" w:space="0" w:color="auto"/>
        <w:left w:val="none" w:sz="0" w:space="0" w:color="auto"/>
        <w:bottom w:val="none" w:sz="0" w:space="0" w:color="auto"/>
        <w:right w:val="none" w:sz="0" w:space="0" w:color="auto"/>
      </w:divBdr>
    </w:div>
    <w:div w:id="1028946906">
      <w:marLeft w:val="480"/>
      <w:marRight w:val="0"/>
      <w:marTop w:val="0"/>
      <w:marBottom w:val="0"/>
      <w:divBdr>
        <w:top w:val="none" w:sz="0" w:space="0" w:color="auto"/>
        <w:left w:val="none" w:sz="0" w:space="0" w:color="auto"/>
        <w:bottom w:val="none" w:sz="0" w:space="0" w:color="auto"/>
        <w:right w:val="none" w:sz="0" w:space="0" w:color="auto"/>
      </w:divBdr>
    </w:div>
    <w:div w:id="1028989613">
      <w:marLeft w:val="480"/>
      <w:marRight w:val="0"/>
      <w:marTop w:val="0"/>
      <w:marBottom w:val="0"/>
      <w:divBdr>
        <w:top w:val="none" w:sz="0" w:space="0" w:color="auto"/>
        <w:left w:val="none" w:sz="0" w:space="0" w:color="auto"/>
        <w:bottom w:val="none" w:sz="0" w:space="0" w:color="auto"/>
        <w:right w:val="none" w:sz="0" w:space="0" w:color="auto"/>
      </w:divBdr>
    </w:div>
    <w:div w:id="1030182524">
      <w:marLeft w:val="480"/>
      <w:marRight w:val="0"/>
      <w:marTop w:val="0"/>
      <w:marBottom w:val="0"/>
      <w:divBdr>
        <w:top w:val="none" w:sz="0" w:space="0" w:color="auto"/>
        <w:left w:val="none" w:sz="0" w:space="0" w:color="auto"/>
        <w:bottom w:val="none" w:sz="0" w:space="0" w:color="auto"/>
        <w:right w:val="none" w:sz="0" w:space="0" w:color="auto"/>
      </w:divBdr>
    </w:div>
    <w:div w:id="1031612399">
      <w:marLeft w:val="480"/>
      <w:marRight w:val="0"/>
      <w:marTop w:val="0"/>
      <w:marBottom w:val="0"/>
      <w:divBdr>
        <w:top w:val="none" w:sz="0" w:space="0" w:color="auto"/>
        <w:left w:val="none" w:sz="0" w:space="0" w:color="auto"/>
        <w:bottom w:val="none" w:sz="0" w:space="0" w:color="auto"/>
        <w:right w:val="none" w:sz="0" w:space="0" w:color="auto"/>
      </w:divBdr>
    </w:div>
    <w:div w:id="1032222900">
      <w:marLeft w:val="480"/>
      <w:marRight w:val="0"/>
      <w:marTop w:val="0"/>
      <w:marBottom w:val="0"/>
      <w:divBdr>
        <w:top w:val="none" w:sz="0" w:space="0" w:color="auto"/>
        <w:left w:val="none" w:sz="0" w:space="0" w:color="auto"/>
        <w:bottom w:val="none" w:sz="0" w:space="0" w:color="auto"/>
        <w:right w:val="none" w:sz="0" w:space="0" w:color="auto"/>
      </w:divBdr>
    </w:div>
    <w:div w:id="1032269774">
      <w:marLeft w:val="480"/>
      <w:marRight w:val="0"/>
      <w:marTop w:val="0"/>
      <w:marBottom w:val="0"/>
      <w:divBdr>
        <w:top w:val="none" w:sz="0" w:space="0" w:color="auto"/>
        <w:left w:val="none" w:sz="0" w:space="0" w:color="auto"/>
        <w:bottom w:val="none" w:sz="0" w:space="0" w:color="auto"/>
        <w:right w:val="none" w:sz="0" w:space="0" w:color="auto"/>
      </w:divBdr>
    </w:div>
    <w:div w:id="1032612246">
      <w:marLeft w:val="480"/>
      <w:marRight w:val="0"/>
      <w:marTop w:val="0"/>
      <w:marBottom w:val="0"/>
      <w:divBdr>
        <w:top w:val="none" w:sz="0" w:space="0" w:color="auto"/>
        <w:left w:val="none" w:sz="0" w:space="0" w:color="auto"/>
        <w:bottom w:val="none" w:sz="0" w:space="0" w:color="auto"/>
        <w:right w:val="none" w:sz="0" w:space="0" w:color="auto"/>
      </w:divBdr>
    </w:div>
    <w:div w:id="1032652663">
      <w:marLeft w:val="480"/>
      <w:marRight w:val="0"/>
      <w:marTop w:val="0"/>
      <w:marBottom w:val="0"/>
      <w:divBdr>
        <w:top w:val="none" w:sz="0" w:space="0" w:color="auto"/>
        <w:left w:val="none" w:sz="0" w:space="0" w:color="auto"/>
        <w:bottom w:val="none" w:sz="0" w:space="0" w:color="auto"/>
        <w:right w:val="none" w:sz="0" w:space="0" w:color="auto"/>
      </w:divBdr>
    </w:div>
    <w:div w:id="1032653405">
      <w:marLeft w:val="480"/>
      <w:marRight w:val="0"/>
      <w:marTop w:val="0"/>
      <w:marBottom w:val="0"/>
      <w:divBdr>
        <w:top w:val="none" w:sz="0" w:space="0" w:color="auto"/>
        <w:left w:val="none" w:sz="0" w:space="0" w:color="auto"/>
        <w:bottom w:val="none" w:sz="0" w:space="0" w:color="auto"/>
        <w:right w:val="none" w:sz="0" w:space="0" w:color="auto"/>
      </w:divBdr>
    </w:div>
    <w:div w:id="1032921875">
      <w:marLeft w:val="480"/>
      <w:marRight w:val="0"/>
      <w:marTop w:val="0"/>
      <w:marBottom w:val="0"/>
      <w:divBdr>
        <w:top w:val="none" w:sz="0" w:space="0" w:color="auto"/>
        <w:left w:val="none" w:sz="0" w:space="0" w:color="auto"/>
        <w:bottom w:val="none" w:sz="0" w:space="0" w:color="auto"/>
        <w:right w:val="none" w:sz="0" w:space="0" w:color="auto"/>
      </w:divBdr>
    </w:div>
    <w:div w:id="1033120404">
      <w:marLeft w:val="480"/>
      <w:marRight w:val="0"/>
      <w:marTop w:val="0"/>
      <w:marBottom w:val="0"/>
      <w:divBdr>
        <w:top w:val="none" w:sz="0" w:space="0" w:color="auto"/>
        <w:left w:val="none" w:sz="0" w:space="0" w:color="auto"/>
        <w:bottom w:val="none" w:sz="0" w:space="0" w:color="auto"/>
        <w:right w:val="none" w:sz="0" w:space="0" w:color="auto"/>
      </w:divBdr>
    </w:div>
    <w:div w:id="1033187353">
      <w:marLeft w:val="480"/>
      <w:marRight w:val="0"/>
      <w:marTop w:val="0"/>
      <w:marBottom w:val="0"/>
      <w:divBdr>
        <w:top w:val="none" w:sz="0" w:space="0" w:color="auto"/>
        <w:left w:val="none" w:sz="0" w:space="0" w:color="auto"/>
        <w:bottom w:val="none" w:sz="0" w:space="0" w:color="auto"/>
        <w:right w:val="none" w:sz="0" w:space="0" w:color="auto"/>
      </w:divBdr>
    </w:div>
    <w:div w:id="1033195675">
      <w:marLeft w:val="480"/>
      <w:marRight w:val="0"/>
      <w:marTop w:val="0"/>
      <w:marBottom w:val="0"/>
      <w:divBdr>
        <w:top w:val="none" w:sz="0" w:space="0" w:color="auto"/>
        <w:left w:val="none" w:sz="0" w:space="0" w:color="auto"/>
        <w:bottom w:val="none" w:sz="0" w:space="0" w:color="auto"/>
        <w:right w:val="none" w:sz="0" w:space="0" w:color="auto"/>
      </w:divBdr>
    </w:div>
    <w:div w:id="1033306970">
      <w:marLeft w:val="480"/>
      <w:marRight w:val="0"/>
      <w:marTop w:val="0"/>
      <w:marBottom w:val="0"/>
      <w:divBdr>
        <w:top w:val="none" w:sz="0" w:space="0" w:color="auto"/>
        <w:left w:val="none" w:sz="0" w:space="0" w:color="auto"/>
        <w:bottom w:val="none" w:sz="0" w:space="0" w:color="auto"/>
        <w:right w:val="none" w:sz="0" w:space="0" w:color="auto"/>
      </w:divBdr>
    </w:div>
    <w:div w:id="1033652277">
      <w:marLeft w:val="480"/>
      <w:marRight w:val="0"/>
      <w:marTop w:val="0"/>
      <w:marBottom w:val="0"/>
      <w:divBdr>
        <w:top w:val="none" w:sz="0" w:space="0" w:color="auto"/>
        <w:left w:val="none" w:sz="0" w:space="0" w:color="auto"/>
        <w:bottom w:val="none" w:sz="0" w:space="0" w:color="auto"/>
        <w:right w:val="none" w:sz="0" w:space="0" w:color="auto"/>
      </w:divBdr>
    </w:div>
    <w:div w:id="1033848939">
      <w:marLeft w:val="480"/>
      <w:marRight w:val="0"/>
      <w:marTop w:val="0"/>
      <w:marBottom w:val="0"/>
      <w:divBdr>
        <w:top w:val="none" w:sz="0" w:space="0" w:color="auto"/>
        <w:left w:val="none" w:sz="0" w:space="0" w:color="auto"/>
        <w:bottom w:val="none" w:sz="0" w:space="0" w:color="auto"/>
        <w:right w:val="none" w:sz="0" w:space="0" w:color="auto"/>
      </w:divBdr>
    </w:div>
    <w:div w:id="1034040277">
      <w:marLeft w:val="480"/>
      <w:marRight w:val="0"/>
      <w:marTop w:val="0"/>
      <w:marBottom w:val="0"/>
      <w:divBdr>
        <w:top w:val="none" w:sz="0" w:space="0" w:color="auto"/>
        <w:left w:val="none" w:sz="0" w:space="0" w:color="auto"/>
        <w:bottom w:val="none" w:sz="0" w:space="0" w:color="auto"/>
        <w:right w:val="none" w:sz="0" w:space="0" w:color="auto"/>
      </w:divBdr>
    </w:div>
    <w:div w:id="1034694600">
      <w:marLeft w:val="480"/>
      <w:marRight w:val="0"/>
      <w:marTop w:val="0"/>
      <w:marBottom w:val="0"/>
      <w:divBdr>
        <w:top w:val="none" w:sz="0" w:space="0" w:color="auto"/>
        <w:left w:val="none" w:sz="0" w:space="0" w:color="auto"/>
        <w:bottom w:val="none" w:sz="0" w:space="0" w:color="auto"/>
        <w:right w:val="none" w:sz="0" w:space="0" w:color="auto"/>
      </w:divBdr>
    </w:div>
    <w:div w:id="1034890697">
      <w:marLeft w:val="480"/>
      <w:marRight w:val="0"/>
      <w:marTop w:val="0"/>
      <w:marBottom w:val="0"/>
      <w:divBdr>
        <w:top w:val="none" w:sz="0" w:space="0" w:color="auto"/>
        <w:left w:val="none" w:sz="0" w:space="0" w:color="auto"/>
        <w:bottom w:val="none" w:sz="0" w:space="0" w:color="auto"/>
        <w:right w:val="none" w:sz="0" w:space="0" w:color="auto"/>
      </w:divBdr>
    </w:div>
    <w:div w:id="1035274167">
      <w:marLeft w:val="480"/>
      <w:marRight w:val="0"/>
      <w:marTop w:val="0"/>
      <w:marBottom w:val="0"/>
      <w:divBdr>
        <w:top w:val="none" w:sz="0" w:space="0" w:color="auto"/>
        <w:left w:val="none" w:sz="0" w:space="0" w:color="auto"/>
        <w:bottom w:val="none" w:sz="0" w:space="0" w:color="auto"/>
        <w:right w:val="none" w:sz="0" w:space="0" w:color="auto"/>
      </w:divBdr>
    </w:div>
    <w:div w:id="1035277737">
      <w:marLeft w:val="480"/>
      <w:marRight w:val="0"/>
      <w:marTop w:val="0"/>
      <w:marBottom w:val="0"/>
      <w:divBdr>
        <w:top w:val="none" w:sz="0" w:space="0" w:color="auto"/>
        <w:left w:val="none" w:sz="0" w:space="0" w:color="auto"/>
        <w:bottom w:val="none" w:sz="0" w:space="0" w:color="auto"/>
        <w:right w:val="none" w:sz="0" w:space="0" w:color="auto"/>
      </w:divBdr>
    </w:div>
    <w:div w:id="1035697993">
      <w:marLeft w:val="480"/>
      <w:marRight w:val="0"/>
      <w:marTop w:val="0"/>
      <w:marBottom w:val="0"/>
      <w:divBdr>
        <w:top w:val="none" w:sz="0" w:space="0" w:color="auto"/>
        <w:left w:val="none" w:sz="0" w:space="0" w:color="auto"/>
        <w:bottom w:val="none" w:sz="0" w:space="0" w:color="auto"/>
        <w:right w:val="none" w:sz="0" w:space="0" w:color="auto"/>
      </w:divBdr>
    </w:div>
    <w:div w:id="1036005296">
      <w:marLeft w:val="480"/>
      <w:marRight w:val="0"/>
      <w:marTop w:val="0"/>
      <w:marBottom w:val="0"/>
      <w:divBdr>
        <w:top w:val="none" w:sz="0" w:space="0" w:color="auto"/>
        <w:left w:val="none" w:sz="0" w:space="0" w:color="auto"/>
        <w:bottom w:val="none" w:sz="0" w:space="0" w:color="auto"/>
        <w:right w:val="none" w:sz="0" w:space="0" w:color="auto"/>
      </w:divBdr>
    </w:div>
    <w:div w:id="1036196687">
      <w:marLeft w:val="480"/>
      <w:marRight w:val="0"/>
      <w:marTop w:val="0"/>
      <w:marBottom w:val="0"/>
      <w:divBdr>
        <w:top w:val="none" w:sz="0" w:space="0" w:color="auto"/>
        <w:left w:val="none" w:sz="0" w:space="0" w:color="auto"/>
        <w:bottom w:val="none" w:sz="0" w:space="0" w:color="auto"/>
        <w:right w:val="none" w:sz="0" w:space="0" w:color="auto"/>
      </w:divBdr>
    </w:div>
    <w:div w:id="1036543492">
      <w:marLeft w:val="480"/>
      <w:marRight w:val="0"/>
      <w:marTop w:val="0"/>
      <w:marBottom w:val="0"/>
      <w:divBdr>
        <w:top w:val="none" w:sz="0" w:space="0" w:color="auto"/>
        <w:left w:val="none" w:sz="0" w:space="0" w:color="auto"/>
        <w:bottom w:val="none" w:sz="0" w:space="0" w:color="auto"/>
        <w:right w:val="none" w:sz="0" w:space="0" w:color="auto"/>
      </w:divBdr>
    </w:div>
    <w:div w:id="1036731075">
      <w:marLeft w:val="480"/>
      <w:marRight w:val="0"/>
      <w:marTop w:val="0"/>
      <w:marBottom w:val="0"/>
      <w:divBdr>
        <w:top w:val="none" w:sz="0" w:space="0" w:color="auto"/>
        <w:left w:val="none" w:sz="0" w:space="0" w:color="auto"/>
        <w:bottom w:val="none" w:sz="0" w:space="0" w:color="auto"/>
        <w:right w:val="none" w:sz="0" w:space="0" w:color="auto"/>
      </w:divBdr>
    </w:div>
    <w:div w:id="1036850856">
      <w:marLeft w:val="480"/>
      <w:marRight w:val="0"/>
      <w:marTop w:val="0"/>
      <w:marBottom w:val="0"/>
      <w:divBdr>
        <w:top w:val="none" w:sz="0" w:space="0" w:color="auto"/>
        <w:left w:val="none" w:sz="0" w:space="0" w:color="auto"/>
        <w:bottom w:val="none" w:sz="0" w:space="0" w:color="auto"/>
        <w:right w:val="none" w:sz="0" w:space="0" w:color="auto"/>
      </w:divBdr>
    </w:div>
    <w:div w:id="1037001093">
      <w:marLeft w:val="480"/>
      <w:marRight w:val="0"/>
      <w:marTop w:val="0"/>
      <w:marBottom w:val="0"/>
      <w:divBdr>
        <w:top w:val="none" w:sz="0" w:space="0" w:color="auto"/>
        <w:left w:val="none" w:sz="0" w:space="0" w:color="auto"/>
        <w:bottom w:val="none" w:sz="0" w:space="0" w:color="auto"/>
        <w:right w:val="none" w:sz="0" w:space="0" w:color="auto"/>
      </w:divBdr>
    </w:div>
    <w:div w:id="1037462902">
      <w:marLeft w:val="480"/>
      <w:marRight w:val="0"/>
      <w:marTop w:val="0"/>
      <w:marBottom w:val="0"/>
      <w:divBdr>
        <w:top w:val="none" w:sz="0" w:space="0" w:color="auto"/>
        <w:left w:val="none" w:sz="0" w:space="0" w:color="auto"/>
        <w:bottom w:val="none" w:sz="0" w:space="0" w:color="auto"/>
        <w:right w:val="none" w:sz="0" w:space="0" w:color="auto"/>
      </w:divBdr>
    </w:div>
    <w:div w:id="1037774957">
      <w:marLeft w:val="480"/>
      <w:marRight w:val="0"/>
      <w:marTop w:val="0"/>
      <w:marBottom w:val="0"/>
      <w:divBdr>
        <w:top w:val="none" w:sz="0" w:space="0" w:color="auto"/>
        <w:left w:val="none" w:sz="0" w:space="0" w:color="auto"/>
        <w:bottom w:val="none" w:sz="0" w:space="0" w:color="auto"/>
        <w:right w:val="none" w:sz="0" w:space="0" w:color="auto"/>
      </w:divBdr>
    </w:div>
    <w:div w:id="1037970744">
      <w:marLeft w:val="480"/>
      <w:marRight w:val="0"/>
      <w:marTop w:val="0"/>
      <w:marBottom w:val="0"/>
      <w:divBdr>
        <w:top w:val="none" w:sz="0" w:space="0" w:color="auto"/>
        <w:left w:val="none" w:sz="0" w:space="0" w:color="auto"/>
        <w:bottom w:val="none" w:sz="0" w:space="0" w:color="auto"/>
        <w:right w:val="none" w:sz="0" w:space="0" w:color="auto"/>
      </w:divBdr>
    </w:div>
    <w:div w:id="1038164466">
      <w:marLeft w:val="480"/>
      <w:marRight w:val="0"/>
      <w:marTop w:val="0"/>
      <w:marBottom w:val="0"/>
      <w:divBdr>
        <w:top w:val="none" w:sz="0" w:space="0" w:color="auto"/>
        <w:left w:val="none" w:sz="0" w:space="0" w:color="auto"/>
        <w:bottom w:val="none" w:sz="0" w:space="0" w:color="auto"/>
        <w:right w:val="none" w:sz="0" w:space="0" w:color="auto"/>
      </w:divBdr>
    </w:div>
    <w:div w:id="1038358817">
      <w:marLeft w:val="480"/>
      <w:marRight w:val="0"/>
      <w:marTop w:val="0"/>
      <w:marBottom w:val="0"/>
      <w:divBdr>
        <w:top w:val="none" w:sz="0" w:space="0" w:color="auto"/>
        <w:left w:val="none" w:sz="0" w:space="0" w:color="auto"/>
        <w:bottom w:val="none" w:sz="0" w:space="0" w:color="auto"/>
        <w:right w:val="none" w:sz="0" w:space="0" w:color="auto"/>
      </w:divBdr>
    </w:div>
    <w:div w:id="1038815080">
      <w:marLeft w:val="480"/>
      <w:marRight w:val="0"/>
      <w:marTop w:val="0"/>
      <w:marBottom w:val="0"/>
      <w:divBdr>
        <w:top w:val="none" w:sz="0" w:space="0" w:color="auto"/>
        <w:left w:val="none" w:sz="0" w:space="0" w:color="auto"/>
        <w:bottom w:val="none" w:sz="0" w:space="0" w:color="auto"/>
        <w:right w:val="none" w:sz="0" w:space="0" w:color="auto"/>
      </w:divBdr>
    </w:div>
    <w:div w:id="1039084290">
      <w:marLeft w:val="480"/>
      <w:marRight w:val="0"/>
      <w:marTop w:val="0"/>
      <w:marBottom w:val="0"/>
      <w:divBdr>
        <w:top w:val="none" w:sz="0" w:space="0" w:color="auto"/>
        <w:left w:val="none" w:sz="0" w:space="0" w:color="auto"/>
        <w:bottom w:val="none" w:sz="0" w:space="0" w:color="auto"/>
        <w:right w:val="none" w:sz="0" w:space="0" w:color="auto"/>
      </w:divBdr>
    </w:div>
    <w:div w:id="1040516306">
      <w:marLeft w:val="480"/>
      <w:marRight w:val="0"/>
      <w:marTop w:val="0"/>
      <w:marBottom w:val="0"/>
      <w:divBdr>
        <w:top w:val="none" w:sz="0" w:space="0" w:color="auto"/>
        <w:left w:val="none" w:sz="0" w:space="0" w:color="auto"/>
        <w:bottom w:val="none" w:sz="0" w:space="0" w:color="auto"/>
        <w:right w:val="none" w:sz="0" w:space="0" w:color="auto"/>
      </w:divBdr>
    </w:div>
    <w:div w:id="1040516466">
      <w:marLeft w:val="480"/>
      <w:marRight w:val="0"/>
      <w:marTop w:val="0"/>
      <w:marBottom w:val="0"/>
      <w:divBdr>
        <w:top w:val="none" w:sz="0" w:space="0" w:color="auto"/>
        <w:left w:val="none" w:sz="0" w:space="0" w:color="auto"/>
        <w:bottom w:val="none" w:sz="0" w:space="0" w:color="auto"/>
        <w:right w:val="none" w:sz="0" w:space="0" w:color="auto"/>
      </w:divBdr>
    </w:div>
    <w:div w:id="1040937575">
      <w:marLeft w:val="480"/>
      <w:marRight w:val="0"/>
      <w:marTop w:val="0"/>
      <w:marBottom w:val="0"/>
      <w:divBdr>
        <w:top w:val="none" w:sz="0" w:space="0" w:color="auto"/>
        <w:left w:val="none" w:sz="0" w:space="0" w:color="auto"/>
        <w:bottom w:val="none" w:sz="0" w:space="0" w:color="auto"/>
        <w:right w:val="none" w:sz="0" w:space="0" w:color="auto"/>
      </w:divBdr>
    </w:div>
    <w:div w:id="1041051041">
      <w:marLeft w:val="480"/>
      <w:marRight w:val="0"/>
      <w:marTop w:val="0"/>
      <w:marBottom w:val="0"/>
      <w:divBdr>
        <w:top w:val="none" w:sz="0" w:space="0" w:color="auto"/>
        <w:left w:val="none" w:sz="0" w:space="0" w:color="auto"/>
        <w:bottom w:val="none" w:sz="0" w:space="0" w:color="auto"/>
        <w:right w:val="none" w:sz="0" w:space="0" w:color="auto"/>
      </w:divBdr>
    </w:div>
    <w:div w:id="1041175349">
      <w:marLeft w:val="480"/>
      <w:marRight w:val="0"/>
      <w:marTop w:val="0"/>
      <w:marBottom w:val="0"/>
      <w:divBdr>
        <w:top w:val="none" w:sz="0" w:space="0" w:color="auto"/>
        <w:left w:val="none" w:sz="0" w:space="0" w:color="auto"/>
        <w:bottom w:val="none" w:sz="0" w:space="0" w:color="auto"/>
        <w:right w:val="none" w:sz="0" w:space="0" w:color="auto"/>
      </w:divBdr>
    </w:div>
    <w:div w:id="1041249522">
      <w:marLeft w:val="480"/>
      <w:marRight w:val="0"/>
      <w:marTop w:val="0"/>
      <w:marBottom w:val="0"/>
      <w:divBdr>
        <w:top w:val="none" w:sz="0" w:space="0" w:color="auto"/>
        <w:left w:val="none" w:sz="0" w:space="0" w:color="auto"/>
        <w:bottom w:val="none" w:sz="0" w:space="0" w:color="auto"/>
        <w:right w:val="none" w:sz="0" w:space="0" w:color="auto"/>
      </w:divBdr>
    </w:div>
    <w:div w:id="1041397675">
      <w:marLeft w:val="480"/>
      <w:marRight w:val="0"/>
      <w:marTop w:val="0"/>
      <w:marBottom w:val="0"/>
      <w:divBdr>
        <w:top w:val="none" w:sz="0" w:space="0" w:color="auto"/>
        <w:left w:val="none" w:sz="0" w:space="0" w:color="auto"/>
        <w:bottom w:val="none" w:sz="0" w:space="0" w:color="auto"/>
        <w:right w:val="none" w:sz="0" w:space="0" w:color="auto"/>
      </w:divBdr>
    </w:div>
    <w:div w:id="1041594749">
      <w:marLeft w:val="480"/>
      <w:marRight w:val="0"/>
      <w:marTop w:val="0"/>
      <w:marBottom w:val="0"/>
      <w:divBdr>
        <w:top w:val="none" w:sz="0" w:space="0" w:color="auto"/>
        <w:left w:val="none" w:sz="0" w:space="0" w:color="auto"/>
        <w:bottom w:val="none" w:sz="0" w:space="0" w:color="auto"/>
        <w:right w:val="none" w:sz="0" w:space="0" w:color="auto"/>
      </w:divBdr>
    </w:div>
    <w:div w:id="1041596079">
      <w:marLeft w:val="480"/>
      <w:marRight w:val="0"/>
      <w:marTop w:val="0"/>
      <w:marBottom w:val="0"/>
      <w:divBdr>
        <w:top w:val="none" w:sz="0" w:space="0" w:color="auto"/>
        <w:left w:val="none" w:sz="0" w:space="0" w:color="auto"/>
        <w:bottom w:val="none" w:sz="0" w:space="0" w:color="auto"/>
        <w:right w:val="none" w:sz="0" w:space="0" w:color="auto"/>
      </w:divBdr>
    </w:div>
    <w:div w:id="1042558849">
      <w:marLeft w:val="480"/>
      <w:marRight w:val="0"/>
      <w:marTop w:val="0"/>
      <w:marBottom w:val="0"/>
      <w:divBdr>
        <w:top w:val="none" w:sz="0" w:space="0" w:color="auto"/>
        <w:left w:val="none" w:sz="0" w:space="0" w:color="auto"/>
        <w:bottom w:val="none" w:sz="0" w:space="0" w:color="auto"/>
        <w:right w:val="none" w:sz="0" w:space="0" w:color="auto"/>
      </w:divBdr>
    </w:div>
    <w:div w:id="1043137052">
      <w:marLeft w:val="480"/>
      <w:marRight w:val="0"/>
      <w:marTop w:val="0"/>
      <w:marBottom w:val="0"/>
      <w:divBdr>
        <w:top w:val="none" w:sz="0" w:space="0" w:color="auto"/>
        <w:left w:val="none" w:sz="0" w:space="0" w:color="auto"/>
        <w:bottom w:val="none" w:sz="0" w:space="0" w:color="auto"/>
        <w:right w:val="none" w:sz="0" w:space="0" w:color="auto"/>
      </w:divBdr>
    </w:div>
    <w:div w:id="1043561758">
      <w:marLeft w:val="480"/>
      <w:marRight w:val="0"/>
      <w:marTop w:val="0"/>
      <w:marBottom w:val="0"/>
      <w:divBdr>
        <w:top w:val="none" w:sz="0" w:space="0" w:color="auto"/>
        <w:left w:val="none" w:sz="0" w:space="0" w:color="auto"/>
        <w:bottom w:val="none" w:sz="0" w:space="0" w:color="auto"/>
        <w:right w:val="none" w:sz="0" w:space="0" w:color="auto"/>
      </w:divBdr>
    </w:div>
    <w:div w:id="1044016022">
      <w:marLeft w:val="480"/>
      <w:marRight w:val="0"/>
      <w:marTop w:val="0"/>
      <w:marBottom w:val="0"/>
      <w:divBdr>
        <w:top w:val="none" w:sz="0" w:space="0" w:color="auto"/>
        <w:left w:val="none" w:sz="0" w:space="0" w:color="auto"/>
        <w:bottom w:val="none" w:sz="0" w:space="0" w:color="auto"/>
        <w:right w:val="none" w:sz="0" w:space="0" w:color="auto"/>
      </w:divBdr>
    </w:div>
    <w:div w:id="1044216868">
      <w:marLeft w:val="480"/>
      <w:marRight w:val="0"/>
      <w:marTop w:val="0"/>
      <w:marBottom w:val="0"/>
      <w:divBdr>
        <w:top w:val="none" w:sz="0" w:space="0" w:color="auto"/>
        <w:left w:val="none" w:sz="0" w:space="0" w:color="auto"/>
        <w:bottom w:val="none" w:sz="0" w:space="0" w:color="auto"/>
        <w:right w:val="none" w:sz="0" w:space="0" w:color="auto"/>
      </w:divBdr>
    </w:div>
    <w:div w:id="1044720137">
      <w:marLeft w:val="480"/>
      <w:marRight w:val="0"/>
      <w:marTop w:val="0"/>
      <w:marBottom w:val="0"/>
      <w:divBdr>
        <w:top w:val="none" w:sz="0" w:space="0" w:color="auto"/>
        <w:left w:val="none" w:sz="0" w:space="0" w:color="auto"/>
        <w:bottom w:val="none" w:sz="0" w:space="0" w:color="auto"/>
        <w:right w:val="none" w:sz="0" w:space="0" w:color="auto"/>
      </w:divBdr>
    </w:div>
    <w:div w:id="1045326962">
      <w:marLeft w:val="480"/>
      <w:marRight w:val="0"/>
      <w:marTop w:val="0"/>
      <w:marBottom w:val="0"/>
      <w:divBdr>
        <w:top w:val="none" w:sz="0" w:space="0" w:color="auto"/>
        <w:left w:val="none" w:sz="0" w:space="0" w:color="auto"/>
        <w:bottom w:val="none" w:sz="0" w:space="0" w:color="auto"/>
        <w:right w:val="none" w:sz="0" w:space="0" w:color="auto"/>
      </w:divBdr>
    </w:div>
    <w:div w:id="1045758047">
      <w:marLeft w:val="480"/>
      <w:marRight w:val="0"/>
      <w:marTop w:val="0"/>
      <w:marBottom w:val="0"/>
      <w:divBdr>
        <w:top w:val="none" w:sz="0" w:space="0" w:color="auto"/>
        <w:left w:val="none" w:sz="0" w:space="0" w:color="auto"/>
        <w:bottom w:val="none" w:sz="0" w:space="0" w:color="auto"/>
        <w:right w:val="none" w:sz="0" w:space="0" w:color="auto"/>
      </w:divBdr>
    </w:div>
    <w:div w:id="1045760813">
      <w:marLeft w:val="480"/>
      <w:marRight w:val="0"/>
      <w:marTop w:val="0"/>
      <w:marBottom w:val="0"/>
      <w:divBdr>
        <w:top w:val="none" w:sz="0" w:space="0" w:color="auto"/>
        <w:left w:val="none" w:sz="0" w:space="0" w:color="auto"/>
        <w:bottom w:val="none" w:sz="0" w:space="0" w:color="auto"/>
        <w:right w:val="none" w:sz="0" w:space="0" w:color="auto"/>
      </w:divBdr>
    </w:div>
    <w:div w:id="1046098703">
      <w:marLeft w:val="480"/>
      <w:marRight w:val="0"/>
      <w:marTop w:val="0"/>
      <w:marBottom w:val="0"/>
      <w:divBdr>
        <w:top w:val="none" w:sz="0" w:space="0" w:color="auto"/>
        <w:left w:val="none" w:sz="0" w:space="0" w:color="auto"/>
        <w:bottom w:val="none" w:sz="0" w:space="0" w:color="auto"/>
        <w:right w:val="none" w:sz="0" w:space="0" w:color="auto"/>
      </w:divBdr>
    </w:div>
    <w:div w:id="1046175462">
      <w:marLeft w:val="480"/>
      <w:marRight w:val="0"/>
      <w:marTop w:val="0"/>
      <w:marBottom w:val="0"/>
      <w:divBdr>
        <w:top w:val="none" w:sz="0" w:space="0" w:color="auto"/>
        <w:left w:val="none" w:sz="0" w:space="0" w:color="auto"/>
        <w:bottom w:val="none" w:sz="0" w:space="0" w:color="auto"/>
        <w:right w:val="none" w:sz="0" w:space="0" w:color="auto"/>
      </w:divBdr>
    </w:div>
    <w:div w:id="1046491552">
      <w:marLeft w:val="480"/>
      <w:marRight w:val="0"/>
      <w:marTop w:val="0"/>
      <w:marBottom w:val="0"/>
      <w:divBdr>
        <w:top w:val="none" w:sz="0" w:space="0" w:color="auto"/>
        <w:left w:val="none" w:sz="0" w:space="0" w:color="auto"/>
        <w:bottom w:val="none" w:sz="0" w:space="0" w:color="auto"/>
        <w:right w:val="none" w:sz="0" w:space="0" w:color="auto"/>
      </w:divBdr>
    </w:div>
    <w:div w:id="1046834278">
      <w:marLeft w:val="480"/>
      <w:marRight w:val="0"/>
      <w:marTop w:val="0"/>
      <w:marBottom w:val="0"/>
      <w:divBdr>
        <w:top w:val="none" w:sz="0" w:space="0" w:color="auto"/>
        <w:left w:val="none" w:sz="0" w:space="0" w:color="auto"/>
        <w:bottom w:val="none" w:sz="0" w:space="0" w:color="auto"/>
        <w:right w:val="none" w:sz="0" w:space="0" w:color="auto"/>
      </w:divBdr>
    </w:div>
    <w:div w:id="1047027448">
      <w:marLeft w:val="480"/>
      <w:marRight w:val="0"/>
      <w:marTop w:val="0"/>
      <w:marBottom w:val="0"/>
      <w:divBdr>
        <w:top w:val="none" w:sz="0" w:space="0" w:color="auto"/>
        <w:left w:val="none" w:sz="0" w:space="0" w:color="auto"/>
        <w:bottom w:val="none" w:sz="0" w:space="0" w:color="auto"/>
        <w:right w:val="none" w:sz="0" w:space="0" w:color="auto"/>
      </w:divBdr>
    </w:div>
    <w:div w:id="1047410519">
      <w:marLeft w:val="480"/>
      <w:marRight w:val="0"/>
      <w:marTop w:val="0"/>
      <w:marBottom w:val="0"/>
      <w:divBdr>
        <w:top w:val="none" w:sz="0" w:space="0" w:color="auto"/>
        <w:left w:val="none" w:sz="0" w:space="0" w:color="auto"/>
        <w:bottom w:val="none" w:sz="0" w:space="0" w:color="auto"/>
        <w:right w:val="none" w:sz="0" w:space="0" w:color="auto"/>
      </w:divBdr>
    </w:div>
    <w:div w:id="1047949212">
      <w:marLeft w:val="480"/>
      <w:marRight w:val="0"/>
      <w:marTop w:val="0"/>
      <w:marBottom w:val="0"/>
      <w:divBdr>
        <w:top w:val="none" w:sz="0" w:space="0" w:color="auto"/>
        <w:left w:val="none" w:sz="0" w:space="0" w:color="auto"/>
        <w:bottom w:val="none" w:sz="0" w:space="0" w:color="auto"/>
        <w:right w:val="none" w:sz="0" w:space="0" w:color="auto"/>
      </w:divBdr>
    </w:div>
    <w:div w:id="1048383988">
      <w:marLeft w:val="480"/>
      <w:marRight w:val="0"/>
      <w:marTop w:val="0"/>
      <w:marBottom w:val="0"/>
      <w:divBdr>
        <w:top w:val="none" w:sz="0" w:space="0" w:color="auto"/>
        <w:left w:val="none" w:sz="0" w:space="0" w:color="auto"/>
        <w:bottom w:val="none" w:sz="0" w:space="0" w:color="auto"/>
        <w:right w:val="none" w:sz="0" w:space="0" w:color="auto"/>
      </w:divBdr>
    </w:div>
    <w:div w:id="1048605010">
      <w:marLeft w:val="480"/>
      <w:marRight w:val="0"/>
      <w:marTop w:val="0"/>
      <w:marBottom w:val="0"/>
      <w:divBdr>
        <w:top w:val="none" w:sz="0" w:space="0" w:color="auto"/>
        <w:left w:val="none" w:sz="0" w:space="0" w:color="auto"/>
        <w:bottom w:val="none" w:sz="0" w:space="0" w:color="auto"/>
        <w:right w:val="none" w:sz="0" w:space="0" w:color="auto"/>
      </w:divBdr>
    </w:div>
    <w:div w:id="1048843110">
      <w:marLeft w:val="480"/>
      <w:marRight w:val="0"/>
      <w:marTop w:val="0"/>
      <w:marBottom w:val="0"/>
      <w:divBdr>
        <w:top w:val="none" w:sz="0" w:space="0" w:color="auto"/>
        <w:left w:val="none" w:sz="0" w:space="0" w:color="auto"/>
        <w:bottom w:val="none" w:sz="0" w:space="0" w:color="auto"/>
        <w:right w:val="none" w:sz="0" w:space="0" w:color="auto"/>
      </w:divBdr>
    </w:div>
    <w:div w:id="1049106338">
      <w:marLeft w:val="480"/>
      <w:marRight w:val="0"/>
      <w:marTop w:val="0"/>
      <w:marBottom w:val="0"/>
      <w:divBdr>
        <w:top w:val="none" w:sz="0" w:space="0" w:color="auto"/>
        <w:left w:val="none" w:sz="0" w:space="0" w:color="auto"/>
        <w:bottom w:val="none" w:sz="0" w:space="0" w:color="auto"/>
        <w:right w:val="none" w:sz="0" w:space="0" w:color="auto"/>
      </w:divBdr>
    </w:div>
    <w:div w:id="1049454090">
      <w:marLeft w:val="480"/>
      <w:marRight w:val="0"/>
      <w:marTop w:val="0"/>
      <w:marBottom w:val="0"/>
      <w:divBdr>
        <w:top w:val="none" w:sz="0" w:space="0" w:color="auto"/>
        <w:left w:val="none" w:sz="0" w:space="0" w:color="auto"/>
        <w:bottom w:val="none" w:sz="0" w:space="0" w:color="auto"/>
        <w:right w:val="none" w:sz="0" w:space="0" w:color="auto"/>
      </w:divBdr>
    </w:div>
    <w:div w:id="1051609888">
      <w:marLeft w:val="480"/>
      <w:marRight w:val="0"/>
      <w:marTop w:val="0"/>
      <w:marBottom w:val="0"/>
      <w:divBdr>
        <w:top w:val="none" w:sz="0" w:space="0" w:color="auto"/>
        <w:left w:val="none" w:sz="0" w:space="0" w:color="auto"/>
        <w:bottom w:val="none" w:sz="0" w:space="0" w:color="auto"/>
        <w:right w:val="none" w:sz="0" w:space="0" w:color="auto"/>
      </w:divBdr>
    </w:div>
    <w:div w:id="1052267742">
      <w:marLeft w:val="480"/>
      <w:marRight w:val="0"/>
      <w:marTop w:val="0"/>
      <w:marBottom w:val="0"/>
      <w:divBdr>
        <w:top w:val="none" w:sz="0" w:space="0" w:color="auto"/>
        <w:left w:val="none" w:sz="0" w:space="0" w:color="auto"/>
        <w:bottom w:val="none" w:sz="0" w:space="0" w:color="auto"/>
        <w:right w:val="none" w:sz="0" w:space="0" w:color="auto"/>
      </w:divBdr>
    </w:div>
    <w:div w:id="1052652087">
      <w:marLeft w:val="480"/>
      <w:marRight w:val="0"/>
      <w:marTop w:val="0"/>
      <w:marBottom w:val="0"/>
      <w:divBdr>
        <w:top w:val="none" w:sz="0" w:space="0" w:color="auto"/>
        <w:left w:val="none" w:sz="0" w:space="0" w:color="auto"/>
        <w:bottom w:val="none" w:sz="0" w:space="0" w:color="auto"/>
        <w:right w:val="none" w:sz="0" w:space="0" w:color="auto"/>
      </w:divBdr>
    </w:div>
    <w:div w:id="1052654751">
      <w:marLeft w:val="480"/>
      <w:marRight w:val="0"/>
      <w:marTop w:val="0"/>
      <w:marBottom w:val="0"/>
      <w:divBdr>
        <w:top w:val="none" w:sz="0" w:space="0" w:color="auto"/>
        <w:left w:val="none" w:sz="0" w:space="0" w:color="auto"/>
        <w:bottom w:val="none" w:sz="0" w:space="0" w:color="auto"/>
        <w:right w:val="none" w:sz="0" w:space="0" w:color="auto"/>
      </w:divBdr>
    </w:div>
    <w:div w:id="1052849336">
      <w:marLeft w:val="480"/>
      <w:marRight w:val="0"/>
      <w:marTop w:val="0"/>
      <w:marBottom w:val="0"/>
      <w:divBdr>
        <w:top w:val="none" w:sz="0" w:space="0" w:color="auto"/>
        <w:left w:val="none" w:sz="0" w:space="0" w:color="auto"/>
        <w:bottom w:val="none" w:sz="0" w:space="0" w:color="auto"/>
        <w:right w:val="none" w:sz="0" w:space="0" w:color="auto"/>
      </w:divBdr>
    </w:div>
    <w:div w:id="1052927495">
      <w:marLeft w:val="480"/>
      <w:marRight w:val="0"/>
      <w:marTop w:val="0"/>
      <w:marBottom w:val="0"/>
      <w:divBdr>
        <w:top w:val="none" w:sz="0" w:space="0" w:color="auto"/>
        <w:left w:val="none" w:sz="0" w:space="0" w:color="auto"/>
        <w:bottom w:val="none" w:sz="0" w:space="0" w:color="auto"/>
        <w:right w:val="none" w:sz="0" w:space="0" w:color="auto"/>
      </w:divBdr>
    </w:div>
    <w:div w:id="1053190434">
      <w:marLeft w:val="480"/>
      <w:marRight w:val="0"/>
      <w:marTop w:val="0"/>
      <w:marBottom w:val="0"/>
      <w:divBdr>
        <w:top w:val="none" w:sz="0" w:space="0" w:color="auto"/>
        <w:left w:val="none" w:sz="0" w:space="0" w:color="auto"/>
        <w:bottom w:val="none" w:sz="0" w:space="0" w:color="auto"/>
        <w:right w:val="none" w:sz="0" w:space="0" w:color="auto"/>
      </w:divBdr>
    </w:div>
    <w:div w:id="1054112571">
      <w:marLeft w:val="480"/>
      <w:marRight w:val="0"/>
      <w:marTop w:val="0"/>
      <w:marBottom w:val="0"/>
      <w:divBdr>
        <w:top w:val="none" w:sz="0" w:space="0" w:color="auto"/>
        <w:left w:val="none" w:sz="0" w:space="0" w:color="auto"/>
        <w:bottom w:val="none" w:sz="0" w:space="0" w:color="auto"/>
        <w:right w:val="none" w:sz="0" w:space="0" w:color="auto"/>
      </w:divBdr>
    </w:div>
    <w:div w:id="1054426416">
      <w:marLeft w:val="480"/>
      <w:marRight w:val="0"/>
      <w:marTop w:val="0"/>
      <w:marBottom w:val="0"/>
      <w:divBdr>
        <w:top w:val="none" w:sz="0" w:space="0" w:color="auto"/>
        <w:left w:val="none" w:sz="0" w:space="0" w:color="auto"/>
        <w:bottom w:val="none" w:sz="0" w:space="0" w:color="auto"/>
        <w:right w:val="none" w:sz="0" w:space="0" w:color="auto"/>
      </w:divBdr>
    </w:div>
    <w:div w:id="1055273652">
      <w:marLeft w:val="480"/>
      <w:marRight w:val="0"/>
      <w:marTop w:val="0"/>
      <w:marBottom w:val="0"/>
      <w:divBdr>
        <w:top w:val="none" w:sz="0" w:space="0" w:color="auto"/>
        <w:left w:val="none" w:sz="0" w:space="0" w:color="auto"/>
        <w:bottom w:val="none" w:sz="0" w:space="0" w:color="auto"/>
        <w:right w:val="none" w:sz="0" w:space="0" w:color="auto"/>
      </w:divBdr>
    </w:div>
    <w:div w:id="1056047814">
      <w:marLeft w:val="480"/>
      <w:marRight w:val="0"/>
      <w:marTop w:val="0"/>
      <w:marBottom w:val="0"/>
      <w:divBdr>
        <w:top w:val="none" w:sz="0" w:space="0" w:color="auto"/>
        <w:left w:val="none" w:sz="0" w:space="0" w:color="auto"/>
        <w:bottom w:val="none" w:sz="0" w:space="0" w:color="auto"/>
        <w:right w:val="none" w:sz="0" w:space="0" w:color="auto"/>
      </w:divBdr>
    </w:div>
    <w:div w:id="1056468801">
      <w:marLeft w:val="480"/>
      <w:marRight w:val="0"/>
      <w:marTop w:val="0"/>
      <w:marBottom w:val="0"/>
      <w:divBdr>
        <w:top w:val="none" w:sz="0" w:space="0" w:color="auto"/>
        <w:left w:val="none" w:sz="0" w:space="0" w:color="auto"/>
        <w:bottom w:val="none" w:sz="0" w:space="0" w:color="auto"/>
        <w:right w:val="none" w:sz="0" w:space="0" w:color="auto"/>
      </w:divBdr>
    </w:div>
    <w:div w:id="1056853741">
      <w:marLeft w:val="480"/>
      <w:marRight w:val="0"/>
      <w:marTop w:val="0"/>
      <w:marBottom w:val="0"/>
      <w:divBdr>
        <w:top w:val="none" w:sz="0" w:space="0" w:color="auto"/>
        <w:left w:val="none" w:sz="0" w:space="0" w:color="auto"/>
        <w:bottom w:val="none" w:sz="0" w:space="0" w:color="auto"/>
        <w:right w:val="none" w:sz="0" w:space="0" w:color="auto"/>
      </w:divBdr>
    </w:div>
    <w:div w:id="1056859390">
      <w:marLeft w:val="480"/>
      <w:marRight w:val="0"/>
      <w:marTop w:val="0"/>
      <w:marBottom w:val="0"/>
      <w:divBdr>
        <w:top w:val="none" w:sz="0" w:space="0" w:color="auto"/>
        <w:left w:val="none" w:sz="0" w:space="0" w:color="auto"/>
        <w:bottom w:val="none" w:sz="0" w:space="0" w:color="auto"/>
        <w:right w:val="none" w:sz="0" w:space="0" w:color="auto"/>
      </w:divBdr>
    </w:div>
    <w:div w:id="1057045574">
      <w:marLeft w:val="480"/>
      <w:marRight w:val="0"/>
      <w:marTop w:val="0"/>
      <w:marBottom w:val="0"/>
      <w:divBdr>
        <w:top w:val="none" w:sz="0" w:space="0" w:color="auto"/>
        <w:left w:val="none" w:sz="0" w:space="0" w:color="auto"/>
        <w:bottom w:val="none" w:sz="0" w:space="0" w:color="auto"/>
        <w:right w:val="none" w:sz="0" w:space="0" w:color="auto"/>
      </w:divBdr>
    </w:div>
    <w:div w:id="1057169739">
      <w:marLeft w:val="480"/>
      <w:marRight w:val="0"/>
      <w:marTop w:val="0"/>
      <w:marBottom w:val="0"/>
      <w:divBdr>
        <w:top w:val="none" w:sz="0" w:space="0" w:color="auto"/>
        <w:left w:val="none" w:sz="0" w:space="0" w:color="auto"/>
        <w:bottom w:val="none" w:sz="0" w:space="0" w:color="auto"/>
        <w:right w:val="none" w:sz="0" w:space="0" w:color="auto"/>
      </w:divBdr>
    </w:div>
    <w:div w:id="1057241715">
      <w:marLeft w:val="480"/>
      <w:marRight w:val="0"/>
      <w:marTop w:val="0"/>
      <w:marBottom w:val="0"/>
      <w:divBdr>
        <w:top w:val="none" w:sz="0" w:space="0" w:color="auto"/>
        <w:left w:val="none" w:sz="0" w:space="0" w:color="auto"/>
        <w:bottom w:val="none" w:sz="0" w:space="0" w:color="auto"/>
        <w:right w:val="none" w:sz="0" w:space="0" w:color="auto"/>
      </w:divBdr>
    </w:div>
    <w:div w:id="1057322352">
      <w:marLeft w:val="480"/>
      <w:marRight w:val="0"/>
      <w:marTop w:val="0"/>
      <w:marBottom w:val="0"/>
      <w:divBdr>
        <w:top w:val="none" w:sz="0" w:space="0" w:color="auto"/>
        <w:left w:val="none" w:sz="0" w:space="0" w:color="auto"/>
        <w:bottom w:val="none" w:sz="0" w:space="0" w:color="auto"/>
        <w:right w:val="none" w:sz="0" w:space="0" w:color="auto"/>
      </w:divBdr>
    </w:div>
    <w:div w:id="1057706057">
      <w:marLeft w:val="480"/>
      <w:marRight w:val="0"/>
      <w:marTop w:val="0"/>
      <w:marBottom w:val="0"/>
      <w:divBdr>
        <w:top w:val="none" w:sz="0" w:space="0" w:color="auto"/>
        <w:left w:val="none" w:sz="0" w:space="0" w:color="auto"/>
        <w:bottom w:val="none" w:sz="0" w:space="0" w:color="auto"/>
        <w:right w:val="none" w:sz="0" w:space="0" w:color="auto"/>
      </w:divBdr>
    </w:div>
    <w:div w:id="1058627793">
      <w:marLeft w:val="480"/>
      <w:marRight w:val="0"/>
      <w:marTop w:val="0"/>
      <w:marBottom w:val="0"/>
      <w:divBdr>
        <w:top w:val="none" w:sz="0" w:space="0" w:color="auto"/>
        <w:left w:val="none" w:sz="0" w:space="0" w:color="auto"/>
        <w:bottom w:val="none" w:sz="0" w:space="0" w:color="auto"/>
        <w:right w:val="none" w:sz="0" w:space="0" w:color="auto"/>
      </w:divBdr>
    </w:div>
    <w:div w:id="1058745214">
      <w:marLeft w:val="480"/>
      <w:marRight w:val="0"/>
      <w:marTop w:val="0"/>
      <w:marBottom w:val="0"/>
      <w:divBdr>
        <w:top w:val="none" w:sz="0" w:space="0" w:color="auto"/>
        <w:left w:val="none" w:sz="0" w:space="0" w:color="auto"/>
        <w:bottom w:val="none" w:sz="0" w:space="0" w:color="auto"/>
        <w:right w:val="none" w:sz="0" w:space="0" w:color="auto"/>
      </w:divBdr>
    </w:div>
    <w:div w:id="1059789731">
      <w:marLeft w:val="480"/>
      <w:marRight w:val="0"/>
      <w:marTop w:val="0"/>
      <w:marBottom w:val="0"/>
      <w:divBdr>
        <w:top w:val="none" w:sz="0" w:space="0" w:color="auto"/>
        <w:left w:val="none" w:sz="0" w:space="0" w:color="auto"/>
        <w:bottom w:val="none" w:sz="0" w:space="0" w:color="auto"/>
        <w:right w:val="none" w:sz="0" w:space="0" w:color="auto"/>
      </w:divBdr>
    </w:div>
    <w:div w:id="1060059858">
      <w:marLeft w:val="480"/>
      <w:marRight w:val="0"/>
      <w:marTop w:val="0"/>
      <w:marBottom w:val="0"/>
      <w:divBdr>
        <w:top w:val="none" w:sz="0" w:space="0" w:color="auto"/>
        <w:left w:val="none" w:sz="0" w:space="0" w:color="auto"/>
        <w:bottom w:val="none" w:sz="0" w:space="0" w:color="auto"/>
        <w:right w:val="none" w:sz="0" w:space="0" w:color="auto"/>
      </w:divBdr>
    </w:div>
    <w:div w:id="1060320906">
      <w:marLeft w:val="480"/>
      <w:marRight w:val="0"/>
      <w:marTop w:val="0"/>
      <w:marBottom w:val="0"/>
      <w:divBdr>
        <w:top w:val="none" w:sz="0" w:space="0" w:color="auto"/>
        <w:left w:val="none" w:sz="0" w:space="0" w:color="auto"/>
        <w:bottom w:val="none" w:sz="0" w:space="0" w:color="auto"/>
        <w:right w:val="none" w:sz="0" w:space="0" w:color="auto"/>
      </w:divBdr>
    </w:div>
    <w:div w:id="1060401044">
      <w:marLeft w:val="480"/>
      <w:marRight w:val="0"/>
      <w:marTop w:val="0"/>
      <w:marBottom w:val="0"/>
      <w:divBdr>
        <w:top w:val="none" w:sz="0" w:space="0" w:color="auto"/>
        <w:left w:val="none" w:sz="0" w:space="0" w:color="auto"/>
        <w:bottom w:val="none" w:sz="0" w:space="0" w:color="auto"/>
        <w:right w:val="none" w:sz="0" w:space="0" w:color="auto"/>
      </w:divBdr>
    </w:div>
    <w:div w:id="1060444467">
      <w:marLeft w:val="480"/>
      <w:marRight w:val="0"/>
      <w:marTop w:val="0"/>
      <w:marBottom w:val="0"/>
      <w:divBdr>
        <w:top w:val="none" w:sz="0" w:space="0" w:color="auto"/>
        <w:left w:val="none" w:sz="0" w:space="0" w:color="auto"/>
        <w:bottom w:val="none" w:sz="0" w:space="0" w:color="auto"/>
        <w:right w:val="none" w:sz="0" w:space="0" w:color="auto"/>
      </w:divBdr>
    </w:div>
    <w:div w:id="1060520390">
      <w:marLeft w:val="480"/>
      <w:marRight w:val="0"/>
      <w:marTop w:val="0"/>
      <w:marBottom w:val="0"/>
      <w:divBdr>
        <w:top w:val="none" w:sz="0" w:space="0" w:color="auto"/>
        <w:left w:val="none" w:sz="0" w:space="0" w:color="auto"/>
        <w:bottom w:val="none" w:sz="0" w:space="0" w:color="auto"/>
        <w:right w:val="none" w:sz="0" w:space="0" w:color="auto"/>
      </w:divBdr>
    </w:div>
    <w:div w:id="1060863143">
      <w:marLeft w:val="480"/>
      <w:marRight w:val="0"/>
      <w:marTop w:val="0"/>
      <w:marBottom w:val="0"/>
      <w:divBdr>
        <w:top w:val="none" w:sz="0" w:space="0" w:color="auto"/>
        <w:left w:val="none" w:sz="0" w:space="0" w:color="auto"/>
        <w:bottom w:val="none" w:sz="0" w:space="0" w:color="auto"/>
        <w:right w:val="none" w:sz="0" w:space="0" w:color="auto"/>
      </w:divBdr>
    </w:div>
    <w:div w:id="1061176328">
      <w:marLeft w:val="480"/>
      <w:marRight w:val="0"/>
      <w:marTop w:val="0"/>
      <w:marBottom w:val="0"/>
      <w:divBdr>
        <w:top w:val="none" w:sz="0" w:space="0" w:color="auto"/>
        <w:left w:val="none" w:sz="0" w:space="0" w:color="auto"/>
        <w:bottom w:val="none" w:sz="0" w:space="0" w:color="auto"/>
        <w:right w:val="none" w:sz="0" w:space="0" w:color="auto"/>
      </w:divBdr>
    </w:div>
    <w:div w:id="1061370787">
      <w:marLeft w:val="480"/>
      <w:marRight w:val="0"/>
      <w:marTop w:val="0"/>
      <w:marBottom w:val="0"/>
      <w:divBdr>
        <w:top w:val="none" w:sz="0" w:space="0" w:color="auto"/>
        <w:left w:val="none" w:sz="0" w:space="0" w:color="auto"/>
        <w:bottom w:val="none" w:sz="0" w:space="0" w:color="auto"/>
        <w:right w:val="none" w:sz="0" w:space="0" w:color="auto"/>
      </w:divBdr>
    </w:div>
    <w:div w:id="1061564364">
      <w:marLeft w:val="480"/>
      <w:marRight w:val="0"/>
      <w:marTop w:val="0"/>
      <w:marBottom w:val="0"/>
      <w:divBdr>
        <w:top w:val="none" w:sz="0" w:space="0" w:color="auto"/>
        <w:left w:val="none" w:sz="0" w:space="0" w:color="auto"/>
        <w:bottom w:val="none" w:sz="0" w:space="0" w:color="auto"/>
        <w:right w:val="none" w:sz="0" w:space="0" w:color="auto"/>
      </w:divBdr>
    </w:div>
    <w:div w:id="1062097180">
      <w:marLeft w:val="480"/>
      <w:marRight w:val="0"/>
      <w:marTop w:val="0"/>
      <w:marBottom w:val="0"/>
      <w:divBdr>
        <w:top w:val="none" w:sz="0" w:space="0" w:color="auto"/>
        <w:left w:val="none" w:sz="0" w:space="0" w:color="auto"/>
        <w:bottom w:val="none" w:sz="0" w:space="0" w:color="auto"/>
        <w:right w:val="none" w:sz="0" w:space="0" w:color="auto"/>
      </w:divBdr>
    </w:div>
    <w:div w:id="1062754102">
      <w:marLeft w:val="480"/>
      <w:marRight w:val="0"/>
      <w:marTop w:val="0"/>
      <w:marBottom w:val="0"/>
      <w:divBdr>
        <w:top w:val="none" w:sz="0" w:space="0" w:color="auto"/>
        <w:left w:val="none" w:sz="0" w:space="0" w:color="auto"/>
        <w:bottom w:val="none" w:sz="0" w:space="0" w:color="auto"/>
        <w:right w:val="none" w:sz="0" w:space="0" w:color="auto"/>
      </w:divBdr>
    </w:div>
    <w:div w:id="1063603525">
      <w:marLeft w:val="480"/>
      <w:marRight w:val="0"/>
      <w:marTop w:val="0"/>
      <w:marBottom w:val="0"/>
      <w:divBdr>
        <w:top w:val="none" w:sz="0" w:space="0" w:color="auto"/>
        <w:left w:val="none" w:sz="0" w:space="0" w:color="auto"/>
        <w:bottom w:val="none" w:sz="0" w:space="0" w:color="auto"/>
        <w:right w:val="none" w:sz="0" w:space="0" w:color="auto"/>
      </w:divBdr>
    </w:div>
    <w:div w:id="1063679873">
      <w:marLeft w:val="480"/>
      <w:marRight w:val="0"/>
      <w:marTop w:val="0"/>
      <w:marBottom w:val="0"/>
      <w:divBdr>
        <w:top w:val="none" w:sz="0" w:space="0" w:color="auto"/>
        <w:left w:val="none" w:sz="0" w:space="0" w:color="auto"/>
        <w:bottom w:val="none" w:sz="0" w:space="0" w:color="auto"/>
        <w:right w:val="none" w:sz="0" w:space="0" w:color="auto"/>
      </w:divBdr>
    </w:div>
    <w:div w:id="1064183563">
      <w:marLeft w:val="480"/>
      <w:marRight w:val="0"/>
      <w:marTop w:val="0"/>
      <w:marBottom w:val="0"/>
      <w:divBdr>
        <w:top w:val="none" w:sz="0" w:space="0" w:color="auto"/>
        <w:left w:val="none" w:sz="0" w:space="0" w:color="auto"/>
        <w:bottom w:val="none" w:sz="0" w:space="0" w:color="auto"/>
        <w:right w:val="none" w:sz="0" w:space="0" w:color="auto"/>
      </w:divBdr>
    </w:div>
    <w:div w:id="1065032023">
      <w:marLeft w:val="480"/>
      <w:marRight w:val="0"/>
      <w:marTop w:val="0"/>
      <w:marBottom w:val="0"/>
      <w:divBdr>
        <w:top w:val="none" w:sz="0" w:space="0" w:color="auto"/>
        <w:left w:val="none" w:sz="0" w:space="0" w:color="auto"/>
        <w:bottom w:val="none" w:sz="0" w:space="0" w:color="auto"/>
        <w:right w:val="none" w:sz="0" w:space="0" w:color="auto"/>
      </w:divBdr>
    </w:div>
    <w:div w:id="1065107295">
      <w:marLeft w:val="480"/>
      <w:marRight w:val="0"/>
      <w:marTop w:val="0"/>
      <w:marBottom w:val="0"/>
      <w:divBdr>
        <w:top w:val="none" w:sz="0" w:space="0" w:color="auto"/>
        <w:left w:val="none" w:sz="0" w:space="0" w:color="auto"/>
        <w:bottom w:val="none" w:sz="0" w:space="0" w:color="auto"/>
        <w:right w:val="none" w:sz="0" w:space="0" w:color="auto"/>
      </w:divBdr>
    </w:div>
    <w:div w:id="1065685703">
      <w:marLeft w:val="480"/>
      <w:marRight w:val="0"/>
      <w:marTop w:val="0"/>
      <w:marBottom w:val="0"/>
      <w:divBdr>
        <w:top w:val="none" w:sz="0" w:space="0" w:color="auto"/>
        <w:left w:val="none" w:sz="0" w:space="0" w:color="auto"/>
        <w:bottom w:val="none" w:sz="0" w:space="0" w:color="auto"/>
        <w:right w:val="none" w:sz="0" w:space="0" w:color="auto"/>
      </w:divBdr>
    </w:div>
    <w:div w:id="1065831697">
      <w:marLeft w:val="480"/>
      <w:marRight w:val="0"/>
      <w:marTop w:val="0"/>
      <w:marBottom w:val="0"/>
      <w:divBdr>
        <w:top w:val="none" w:sz="0" w:space="0" w:color="auto"/>
        <w:left w:val="none" w:sz="0" w:space="0" w:color="auto"/>
        <w:bottom w:val="none" w:sz="0" w:space="0" w:color="auto"/>
        <w:right w:val="none" w:sz="0" w:space="0" w:color="auto"/>
      </w:divBdr>
    </w:div>
    <w:div w:id="1065837418">
      <w:marLeft w:val="480"/>
      <w:marRight w:val="0"/>
      <w:marTop w:val="0"/>
      <w:marBottom w:val="0"/>
      <w:divBdr>
        <w:top w:val="none" w:sz="0" w:space="0" w:color="auto"/>
        <w:left w:val="none" w:sz="0" w:space="0" w:color="auto"/>
        <w:bottom w:val="none" w:sz="0" w:space="0" w:color="auto"/>
        <w:right w:val="none" w:sz="0" w:space="0" w:color="auto"/>
      </w:divBdr>
    </w:div>
    <w:div w:id="1065951701">
      <w:marLeft w:val="480"/>
      <w:marRight w:val="0"/>
      <w:marTop w:val="0"/>
      <w:marBottom w:val="0"/>
      <w:divBdr>
        <w:top w:val="none" w:sz="0" w:space="0" w:color="auto"/>
        <w:left w:val="none" w:sz="0" w:space="0" w:color="auto"/>
        <w:bottom w:val="none" w:sz="0" w:space="0" w:color="auto"/>
        <w:right w:val="none" w:sz="0" w:space="0" w:color="auto"/>
      </w:divBdr>
    </w:div>
    <w:div w:id="1066025910">
      <w:marLeft w:val="480"/>
      <w:marRight w:val="0"/>
      <w:marTop w:val="0"/>
      <w:marBottom w:val="0"/>
      <w:divBdr>
        <w:top w:val="none" w:sz="0" w:space="0" w:color="auto"/>
        <w:left w:val="none" w:sz="0" w:space="0" w:color="auto"/>
        <w:bottom w:val="none" w:sz="0" w:space="0" w:color="auto"/>
        <w:right w:val="none" w:sz="0" w:space="0" w:color="auto"/>
      </w:divBdr>
    </w:div>
    <w:div w:id="1066075136">
      <w:marLeft w:val="480"/>
      <w:marRight w:val="0"/>
      <w:marTop w:val="0"/>
      <w:marBottom w:val="0"/>
      <w:divBdr>
        <w:top w:val="none" w:sz="0" w:space="0" w:color="auto"/>
        <w:left w:val="none" w:sz="0" w:space="0" w:color="auto"/>
        <w:bottom w:val="none" w:sz="0" w:space="0" w:color="auto"/>
        <w:right w:val="none" w:sz="0" w:space="0" w:color="auto"/>
      </w:divBdr>
    </w:div>
    <w:div w:id="1066101410">
      <w:marLeft w:val="480"/>
      <w:marRight w:val="0"/>
      <w:marTop w:val="0"/>
      <w:marBottom w:val="0"/>
      <w:divBdr>
        <w:top w:val="none" w:sz="0" w:space="0" w:color="auto"/>
        <w:left w:val="none" w:sz="0" w:space="0" w:color="auto"/>
        <w:bottom w:val="none" w:sz="0" w:space="0" w:color="auto"/>
        <w:right w:val="none" w:sz="0" w:space="0" w:color="auto"/>
      </w:divBdr>
    </w:div>
    <w:div w:id="1066300174">
      <w:marLeft w:val="480"/>
      <w:marRight w:val="0"/>
      <w:marTop w:val="0"/>
      <w:marBottom w:val="0"/>
      <w:divBdr>
        <w:top w:val="none" w:sz="0" w:space="0" w:color="auto"/>
        <w:left w:val="none" w:sz="0" w:space="0" w:color="auto"/>
        <w:bottom w:val="none" w:sz="0" w:space="0" w:color="auto"/>
        <w:right w:val="none" w:sz="0" w:space="0" w:color="auto"/>
      </w:divBdr>
    </w:div>
    <w:div w:id="1066343059">
      <w:marLeft w:val="480"/>
      <w:marRight w:val="0"/>
      <w:marTop w:val="0"/>
      <w:marBottom w:val="0"/>
      <w:divBdr>
        <w:top w:val="none" w:sz="0" w:space="0" w:color="auto"/>
        <w:left w:val="none" w:sz="0" w:space="0" w:color="auto"/>
        <w:bottom w:val="none" w:sz="0" w:space="0" w:color="auto"/>
        <w:right w:val="none" w:sz="0" w:space="0" w:color="auto"/>
      </w:divBdr>
    </w:div>
    <w:div w:id="1067530636">
      <w:marLeft w:val="480"/>
      <w:marRight w:val="0"/>
      <w:marTop w:val="0"/>
      <w:marBottom w:val="0"/>
      <w:divBdr>
        <w:top w:val="none" w:sz="0" w:space="0" w:color="auto"/>
        <w:left w:val="none" w:sz="0" w:space="0" w:color="auto"/>
        <w:bottom w:val="none" w:sz="0" w:space="0" w:color="auto"/>
        <w:right w:val="none" w:sz="0" w:space="0" w:color="auto"/>
      </w:divBdr>
    </w:div>
    <w:div w:id="1067535595">
      <w:marLeft w:val="480"/>
      <w:marRight w:val="0"/>
      <w:marTop w:val="0"/>
      <w:marBottom w:val="0"/>
      <w:divBdr>
        <w:top w:val="none" w:sz="0" w:space="0" w:color="auto"/>
        <w:left w:val="none" w:sz="0" w:space="0" w:color="auto"/>
        <w:bottom w:val="none" w:sz="0" w:space="0" w:color="auto"/>
        <w:right w:val="none" w:sz="0" w:space="0" w:color="auto"/>
      </w:divBdr>
    </w:div>
    <w:div w:id="1067605362">
      <w:marLeft w:val="480"/>
      <w:marRight w:val="0"/>
      <w:marTop w:val="0"/>
      <w:marBottom w:val="0"/>
      <w:divBdr>
        <w:top w:val="none" w:sz="0" w:space="0" w:color="auto"/>
        <w:left w:val="none" w:sz="0" w:space="0" w:color="auto"/>
        <w:bottom w:val="none" w:sz="0" w:space="0" w:color="auto"/>
        <w:right w:val="none" w:sz="0" w:space="0" w:color="auto"/>
      </w:divBdr>
    </w:div>
    <w:div w:id="1067605371">
      <w:marLeft w:val="480"/>
      <w:marRight w:val="0"/>
      <w:marTop w:val="0"/>
      <w:marBottom w:val="0"/>
      <w:divBdr>
        <w:top w:val="none" w:sz="0" w:space="0" w:color="auto"/>
        <w:left w:val="none" w:sz="0" w:space="0" w:color="auto"/>
        <w:bottom w:val="none" w:sz="0" w:space="0" w:color="auto"/>
        <w:right w:val="none" w:sz="0" w:space="0" w:color="auto"/>
      </w:divBdr>
    </w:div>
    <w:div w:id="1067920612">
      <w:marLeft w:val="480"/>
      <w:marRight w:val="0"/>
      <w:marTop w:val="0"/>
      <w:marBottom w:val="0"/>
      <w:divBdr>
        <w:top w:val="none" w:sz="0" w:space="0" w:color="auto"/>
        <w:left w:val="none" w:sz="0" w:space="0" w:color="auto"/>
        <w:bottom w:val="none" w:sz="0" w:space="0" w:color="auto"/>
        <w:right w:val="none" w:sz="0" w:space="0" w:color="auto"/>
      </w:divBdr>
    </w:div>
    <w:div w:id="1069351846">
      <w:marLeft w:val="480"/>
      <w:marRight w:val="0"/>
      <w:marTop w:val="0"/>
      <w:marBottom w:val="0"/>
      <w:divBdr>
        <w:top w:val="none" w:sz="0" w:space="0" w:color="auto"/>
        <w:left w:val="none" w:sz="0" w:space="0" w:color="auto"/>
        <w:bottom w:val="none" w:sz="0" w:space="0" w:color="auto"/>
        <w:right w:val="none" w:sz="0" w:space="0" w:color="auto"/>
      </w:divBdr>
    </w:div>
    <w:div w:id="1070272816">
      <w:marLeft w:val="480"/>
      <w:marRight w:val="0"/>
      <w:marTop w:val="0"/>
      <w:marBottom w:val="0"/>
      <w:divBdr>
        <w:top w:val="none" w:sz="0" w:space="0" w:color="auto"/>
        <w:left w:val="none" w:sz="0" w:space="0" w:color="auto"/>
        <w:bottom w:val="none" w:sz="0" w:space="0" w:color="auto"/>
        <w:right w:val="none" w:sz="0" w:space="0" w:color="auto"/>
      </w:divBdr>
    </w:div>
    <w:div w:id="1071659646">
      <w:marLeft w:val="480"/>
      <w:marRight w:val="0"/>
      <w:marTop w:val="0"/>
      <w:marBottom w:val="0"/>
      <w:divBdr>
        <w:top w:val="none" w:sz="0" w:space="0" w:color="auto"/>
        <w:left w:val="none" w:sz="0" w:space="0" w:color="auto"/>
        <w:bottom w:val="none" w:sz="0" w:space="0" w:color="auto"/>
        <w:right w:val="none" w:sz="0" w:space="0" w:color="auto"/>
      </w:divBdr>
    </w:div>
    <w:div w:id="1072001961">
      <w:marLeft w:val="480"/>
      <w:marRight w:val="0"/>
      <w:marTop w:val="0"/>
      <w:marBottom w:val="0"/>
      <w:divBdr>
        <w:top w:val="none" w:sz="0" w:space="0" w:color="auto"/>
        <w:left w:val="none" w:sz="0" w:space="0" w:color="auto"/>
        <w:bottom w:val="none" w:sz="0" w:space="0" w:color="auto"/>
        <w:right w:val="none" w:sz="0" w:space="0" w:color="auto"/>
      </w:divBdr>
    </w:div>
    <w:div w:id="1072118091">
      <w:marLeft w:val="480"/>
      <w:marRight w:val="0"/>
      <w:marTop w:val="0"/>
      <w:marBottom w:val="0"/>
      <w:divBdr>
        <w:top w:val="none" w:sz="0" w:space="0" w:color="auto"/>
        <w:left w:val="none" w:sz="0" w:space="0" w:color="auto"/>
        <w:bottom w:val="none" w:sz="0" w:space="0" w:color="auto"/>
        <w:right w:val="none" w:sz="0" w:space="0" w:color="auto"/>
      </w:divBdr>
    </w:div>
    <w:div w:id="1072508864">
      <w:marLeft w:val="480"/>
      <w:marRight w:val="0"/>
      <w:marTop w:val="0"/>
      <w:marBottom w:val="0"/>
      <w:divBdr>
        <w:top w:val="none" w:sz="0" w:space="0" w:color="auto"/>
        <w:left w:val="none" w:sz="0" w:space="0" w:color="auto"/>
        <w:bottom w:val="none" w:sz="0" w:space="0" w:color="auto"/>
        <w:right w:val="none" w:sz="0" w:space="0" w:color="auto"/>
      </w:divBdr>
    </w:div>
    <w:div w:id="1072658977">
      <w:marLeft w:val="480"/>
      <w:marRight w:val="0"/>
      <w:marTop w:val="0"/>
      <w:marBottom w:val="0"/>
      <w:divBdr>
        <w:top w:val="none" w:sz="0" w:space="0" w:color="auto"/>
        <w:left w:val="none" w:sz="0" w:space="0" w:color="auto"/>
        <w:bottom w:val="none" w:sz="0" w:space="0" w:color="auto"/>
        <w:right w:val="none" w:sz="0" w:space="0" w:color="auto"/>
      </w:divBdr>
    </w:div>
    <w:div w:id="1073548161">
      <w:marLeft w:val="480"/>
      <w:marRight w:val="0"/>
      <w:marTop w:val="0"/>
      <w:marBottom w:val="0"/>
      <w:divBdr>
        <w:top w:val="none" w:sz="0" w:space="0" w:color="auto"/>
        <w:left w:val="none" w:sz="0" w:space="0" w:color="auto"/>
        <w:bottom w:val="none" w:sz="0" w:space="0" w:color="auto"/>
        <w:right w:val="none" w:sz="0" w:space="0" w:color="auto"/>
      </w:divBdr>
    </w:div>
    <w:div w:id="1073702696">
      <w:marLeft w:val="480"/>
      <w:marRight w:val="0"/>
      <w:marTop w:val="0"/>
      <w:marBottom w:val="0"/>
      <w:divBdr>
        <w:top w:val="none" w:sz="0" w:space="0" w:color="auto"/>
        <w:left w:val="none" w:sz="0" w:space="0" w:color="auto"/>
        <w:bottom w:val="none" w:sz="0" w:space="0" w:color="auto"/>
        <w:right w:val="none" w:sz="0" w:space="0" w:color="auto"/>
      </w:divBdr>
    </w:div>
    <w:div w:id="1074010079">
      <w:marLeft w:val="480"/>
      <w:marRight w:val="0"/>
      <w:marTop w:val="0"/>
      <w:marBottom w:val="0"/>
      <w:divBdr>
        <w:top w:val="none" w:sz="0" w:space="0" w:color="auto"/>
        <w:left w:val="none" w:sz="0" w:space="0" w:color="auto"/>
        <w:bottom w:val="none" w:sz="0" w:space="0" w:color="auto"/>
        <w:right w:val="none" w:sz="0" w:space="0" w:color="auto"/>
      </w:divBdr>
    </w:div>
    <w:div w:id="1074471074">
      <w:marLeft w:val="480"/>
      <w:marRight w:val="0"/>
      <w:marTop w:val="0"/>
      <w:marBottom w:val="0"/>
      <w:divBdr>
        <w:top w:val="none" w:sz="0" w:space="0" w:color="auto"/>
        <w:left w:val="none" w:sz="0" w:space="0" w:color="auto"/>
        <w:bottom w:val="none" w:sz="0" w:space="0" w:color="auto"/>
        <w:right w:val="none" w:sz="0" w:space="0" w:color="auto"/>
      </w:divBdr>
    </w:div>
    <w:div w:id="1074622904">
      <w:marLeft w:val="480"/>
      <w:marRight w:val="0"/>
      <w:marTop w:val="0"/>
      <w:marBottom w:val="0"/>
      <w:divBdr>
        <w:top w:val="none" w:sz="0" w:space="0" w:color="auto"/>
        <w:left w:val="none" w:sz="0" w:space="0" w:color="auto"/>
        <w:bottom w:val="none" w:sz="0" w:space="0" w:color="auto"/>
        <w:right w:val="none" w:sz="0" w:space="0" w:color="auto"/>
      </w:divBdr>
    </w:div>
    <w:div w:id="1074863797">
      <w:marLeft w:val="480"/>
      <w:marRight w:val="0"/>
      <w:marTop w:val="0"/>
      <w:marBottom w:val="0"/>
      <w:divBdr>
        <w:top w:val="none" w:sz="0" w:space="0" w:color="auto"/>
        <w:left w:val="none" w:sz="0" w:space="0" w:color="auto"/>
        <w:bottom w:val="none" w:sz="0" w:space="0" w:color="auto"/>
        <w:right w:val="none" w:sz="0" w:space="0" w:color="auto"/>
      </w:divBdr>
    </w:div>
    <w:div w:id="1075515109">
      <w:marLeft w:val="480"/>
      <w:marRight w:val="0"/>
      <w:marTop w:val="0"/>
      <w:marBottom w:val="0"/>
      <w:divBdr>
        <w:top w:val="none" w:sz="0" w:space="0" w:color="auto"/>
        <w:left w:val="none" w:sz="0" w:space="0" w:color="auto"/>
        <w:bottom w:val="none" w:sz="0" w:space="0" w:color="auto"/>
        <w:right w:val="none" w:sz="0" w:space="0" w:color="auto"/>
      </w:divBdr>
    </w:div>
    <w:div w:id="1075740441">
      <w:marLeft w:val="480"/>
      <w:marRight w:val="0"/>
      <w:marTop w:val="0"/>
      <w:marBottom w:val="0"/>
      <w:divBdr>
        <w:top w:val="none" w:sz="0" w:space="0" w:color="auto"/>
        <w:left w:val="none" w:sz="0" w:space="0" w:color="auto"/>
        <w:bottom w:val="none" w:sz="0" w:space="0" w:color="auto"/>
        <w:right w:val="none" w:sz="0" w:space="0" w:color="auto"/>
      </w:divBdr>
    </w:div>
    <w:div w:id="1075785985">
      <w:marLeft w:val="480"/>
      <w:marRight w:val="0"/>
      <w:marTop w:val="0"/>
      <w:marBottom w:val="0"/>
      <w:divBdr>
        <w:top w:val="none" w:sz="0" w:space="0" w:color="auto"/>
        <w:left w:val="none" w:sz="0" w:space="0" w:color="auto"/>
        <w:bottom w:val="none" w:sz="0" w:space="0" w:color="auto"/>
        <w:right w:val="none" w:sz="0" w:space="0" w:color="auto"/>
      </w:divBdr>
    </w:div>
    <w:div w:id="1075862892">
      <w:marLeft w:val="480"/>
      <w:marRight w:val="0"/>
      <w:marTop w:val="0"/>
      <w:marBottom w:val="0"/>
      <w:divBdr>
        <w:top w:val="none" w:sz="0" w:space="0" w:color="auto"/>
        <w:left w:val="none" w:sz="0" w:space="0" w:color="auto"/>
        <w:bottom w:val="none" w:sz="0" w:space="0" w:color="auto"/>
        <w:right w:val="none" w:sz="0" w:space="0" w:color="auto"/>
      </w:divBdr>
    </w:div>
    <w:div w:id="1075974471">
      <w:marLeft w:val="480"/>
      <w:marRight w:val="0"/>
      <w:marTop w:val="0"/>
      <w:marBottom w:val="0"/>
      <w:divBdr>
        <w:top w:val="none" w:sz="0" w:space="0" w:color="auto"/>
        <w:left w:val="none" w:sz="0" w:space="0" w:color="auto"/>
        <w:bottom w:val="none" w:sz="0" w:space="0" w:color="auto"/>
        <w:right w:val="none" w:sz="0" w:space="0" w:color="auto"/>
      </w:divBdr>
    </w:div>
    <w:div w:id="1076129180">
      <w:marLeft w:val="480"/>
      <w:marRight w:val="0"/>
      <w:marTop w:val="0"/>
      <w:marBottom w:val="0"/>
      <w:divBdr>
        <w:top w:val="none" w:sz="0" w:space="0" w:color="auto"/>
        <w:left w:val="none" w:sz="0" w:space="0" w:color="auto"/>
        <w:bottom w:val="none" w:sz="0" w:space="0" w:color="auto"/>
        <w:right w:val="none" w:sz="0" w:space="0" w:color="auto"/>
      </w:divBdr>
    </w:div>
    <w:div w:id="1076167055">
      <w:marLeft w:val="480"/>
      <w:marRight w:val="0"/>
      <w:marTop w:val="0"/>
      <w:marBottom w:val="0"/>
      <w:divBdr>
        <w:top w:val="none" w:sz="0" w:space="0" w:color="auto"/>
        <w:left w:val="none" w:sz="0" w:space="0" w:color="auto"/>
        <w:bottom w:val="none" w:sz="0" w:space="0" w:color="auto"/>
        <w:right w:val="none" w:sz="0" w:space="0" w:color="auto"/>
      </w:divBdr>
    </w:div>
    <w:div w:id="1076442507">
      <w:marLeft w:val="480"/>
      <w:marRight w:val="0"/>
      <w:marTop w:val="0"/>
      <w:marBottom w:val="0"/>
      <w:divBdr>
        <w:top w:val="none" w:sz="0" w:space="0" w:color="auto"/>
        <w:left w:val="none" w:sz="0" w:space="0" w:color="auto"/>
        <w:bottom w:val="none" w:sz="0" w:space="0" w:color="auto"/>
        <w:right w:val="none" w:sz="0" w:space="0" w:color="auto"/>
      </w:divBdr>
    </w:div>
    <w:div w:id="1076854022">
      <w:marLeft w:val="480"/>
      <w:marRight w:val="0"/>
      <w:marTop w:val="0"/>
      <w:marBottom w:val="0"/>
      <w:divBdr>
        <w:top w:val="none" w:sz="0" w:space="0" w:color="auto"/>
        <w:left w:val="none" w:sz="0" w:space="0" w:color="auto"/>
        <w:bottom w:val="none" w:sz="0" w:space="0" w:color="auto"/>
        <w:right w:val="none" w:sz="0" w:space="0" w:color="auto"/>
      </w:divBdr>
    </w:div>
    <w:div w:id="1077357784">
      <w:marLeft w:val="480"/>
      <w:marRight w:val="0"/>
      <w:marTop w:val="0"/>
      <w:marBottom w:val="0"/>
      <w:divBdr>
        <w:top w:val="none" w:sz="0" w:space="0" w:color="auto"/>
        <w:left w:val="none" w:sz="0" w:space="0" w:color="auto"/>
        <w:bottom w:val="none" w:sz="0" w:space="0" w:color="auto"/>
        <w:right w:val="none" w:sz="0" w:space="0" w:color="auto"/>
      </w:divBdr>
    </w:div>
    <w:div w:id="1077442210">
      <w:marLeft w:val="480"/>
      <w:marRight w:val="0"/>
      <w:marTop w:val="0"/>
      <w:marBottom w:val="0"/>
      <w:divBdr>
        <w:top w:val="none" w:sz="0" w:space="0" w:color="auto"/>
        <w:left w:val="none" w:sz="0" w:space="0" w:color="auto"/>
        <w:bottom w:val="none" w:sz="0" w:space="0" w:color="auto"/>
        <w:right w:val="none" w:sz="0" w:space="0" w:color="auto"/>
      </w:divBdr>
    </w:div>
    <w:div w:id="1078553158">
      <w:marLeft w:val="480"/>
      <w:marRight w:val="0"/>
      <w:marTop w:val="0"/>
      <w:marBottom w:val="0"/>
      <w:divBdr>
        <w:top w:val="none" w:sz="0" w:space="0" w:color="auto"/>
        <w:left w:val="none" w:sz="0" w:space="0" w:color="auto"/>
        <w:bottom w:val="none" w:sz="0" w:space="0" w:color="auto"/>
        <w:right w:val="none" w:sz="0" w:space="0" w:color="auto"/>
      </w:divBdr>
    </w:div>
    <w:div w:id="1078790830">
      <w:marLeft w:val="480"/>
      <w:marRight w:val="0"/>
      <w:marTop w:val="0"/>
      <w:marBottom w:val="0"/>
      <w:divBdr>
        <w:top w:val="none" w:sz="0" w:space="0" w:color="auto"/>
        <w:left w:val="none" w:sz="0" w:space="0" w:color="auto"/>
        <w:bottom w:val="none" w:sz="0" w:space="0" w:color="auto"/>
        <w:right w:val="none" w:sz="0" w:space="0" w:color="auto"/>
      </w:divBdr>
    </w:div>
    <w:div w:id="1078868003">
      <w:marLeft w:val="480"/>
      <w:marRight w:val="0"/>
      <w:marTop w:val="0"/>
      <w:marBottom w:val="0"/>
      <w:divBdr>
        <w:top w:val="none" w:sz="0" w:space="0" w:color="auto"/>
        <w:left w:val="none" w:sz="0" w:space="0" w:color="auto"/>
        <w:bottom w:val="none" w:sz="0" w:space="0" w:color="auto"/>
        <w:right w:val="none" w:sz="0" w:space="0" w:color="auto"/>
      </w:divBdr>
    </w:div>
    <w:div w:id="1079213024">
      <w:marLeft w:val="480"/>
      <w:marRight w:val="0"/>
      <w:marTop w:val="0"/>
      <w:marBottom w:val="0"/>
      <w:divBdr>
        <w:top w:val="none" w:sz="0" w:space="0" w:color="auto"/>
        <w:left w:val="none" w:sz="0" w:space="0" w:color="auto"/>
        <w:bottom w:val="none" w:sz="0" w:space="0" w:color="auto"/>
        <w:right w:val="none" w:sz="0" w:space="0" w:color="auto"/>
      </w:divBdr>
    </w:div>
    <w:div w:id="1079326414">
      <w:marLeft w:val="480"/>
      <w:marRight w:val="0"/>
      <w:marTop w:val="0"/>
      <w:marBottom w:val="0"/>
      <w:divBdr>
        <w:top w:val="none" w:sz="0" w:space="0" w:color="auto"/>
        <w:left w:val="none" w:sz="0" w:space="0" w:color="auto"/>
        <w:bottom w:val="none" w:sz="0" w:space="0" w:color="auto"/>
        <w:right w:val="none" w:sz="0" w:space="0" w:color="auto"/>
      </w:divBdr>
    </w:div>
    <w:div w:id="1079516867">
      <w:marLeft w:val="480"/>
      <w:marRight w:val="0"/>
      <w:marTop w:val="0"/>
      <w:marBottom w:val="0"/>
      <w:divBdr>
        <w:top w:val="none" w:sz="0" w:space="0" w:color="auto"/>
        <w:left w:val="none" w:sz="0" w:space="0" w:color="auto"/>
        <w:bottom w:val="none" w:sz="0" w:space="0" w:color="auto"/>
        <w:right w:val="none" w:sz="0" w:space="0" w:color="auto"/>
      </w:divBdr>
    </w:div>
    <w:div w:id="1079789241">
      <w:marLeft w:val="480"/>
      <w:marRight w:val="0"/>
      <w:marTop w:val="0"/>
      <w:marBottom w:val="0"/>
      <w:divBdr>
        <w:top w:val="none" w:sz="0" w:space="0" w:color="auto"/>
        <w:left w:val="none" w:sz="0" w:space="0" w:color="auto"/>
        <w:bottom w:val="none" w:sz="0" w:space="0" w:color="auto"/>
        <w:right w:val="none" w:sz="0" w:space="0" w:color="auto"/>
      </w:divBdr>
    </w:div>
    <w:div w:id="1080326537">
      <w:marLeft w:val="480"/>
      <w:marRight w:val="0"/>
      <w:marTop w:val="0"/>
      <w:marBottom w:val="0"/>
      <w:divBdr>
        <w:top w:val="none" w:sz="0" w:space="0" w:color="auto"/>
        <w:left w:val="none" w:sz="0" w:space="0" w:color="auto"/>
        <w:bottom w:val="none" w:sz="0" w:space="0" w:color="auto"/>
        <w:right w:val="none" w:sz="0" w:space="0" w:color="auto"/>
      </w:divBdr>
    </w:div>
    <w:div w:id="1080327670">
      <w:marLeft w:val="480"/>
      <w:marRight w:val="0"/>
      <w:marTop w:val="0"/>
      <w:marBottom w:val="0"/>
      <w:divBdr>
        <w:top w:val="none" w:sz="0" w:space="0" w:color="auto"/>
        <w:left w:val="none" w:sz="0" w:space="0" w:color="auto"/>
        <w:bottom w:val="none" w:sz="0" w:space="0" w:color="auto"/>
        <w:right w:val="none" w:sz="0" w:space="0" w:color="auto"/>
      </w:divBdr>
    </w:div>
    <w:div w:id="1080559512">
      <w:marLeft w:val="480"/>
      <w:marRight w:val="0"/>
      <w:marTop w:val="0"/>
      <w:marBottom w:val="0"/>
      <w:divBdr>
        <w:top w:val="none" w:sz="0" w:space="0" w:color="auto"/>
        <w:left w:val="none" w:sz="0" w:space="0" w:color="auto"/>
        <w:bottom w:val="none" w:sz="0" w:space="0" w:color="auto"/>
        <w:right w:val="none" w:sz="0" w:space="0" w:color="auto"/>
      </w:divBdr>
    </w:div>
    <w:div w:id="1081217162">
      <w:marLeft w:val="480"/>
      <w:marRight w:val="0"/>
      <w:marTop w:val="0"/>
      <w:marBottom w:val="0"/>
      <w:divBdr>
        <w:top w:val="none" w:sz="0" w:space="0" w:color="auto"/>
        <w:left w:val="none" w:sz="0" w:space="0" w:color="auto"/>
        <w:bottom w:val="none" w:sz="0" w:space="0" w:color="auto"/>
        <w:right w:val="none" w:sz="0" w:space="0" w:color="auto"/>
      </w:divBdr>
    </w:div>
    <w:div w:id="1081557977">
      <w:marLeft w:val="480"/>
      <w:marRight w:val="0"/>
      <w:marTop w:val="0"/>
      <w:marBottom w:val="0"/>
      <w:divBdr>
        <w:top w:val="none" w:sz="0" w:space="0" w:color="auto"/>
        <w:left w:val="none" w:sz="0" w:space="0" w:color="auto"/>
        <w:bottom w:val="none" w:sz="0" w:space="0" w:color="auto"/>
        <w:right w:val="none" w:sz="0" w:space="0" w:color="auto"/>
      </w:divBdr>
    </w:div>
    <w:div w:id="1081680083">
      <w:marLeft w:val="480"/>
      <w:marRight w:val="0"/>
      <w:marTop w:val="0"/>
      <w:marBottom w:val="0"/>
      <w:divBdr>
        <w:top w:val="none" w:sz="0" w:space="0" w:color="auto"/>
        <w:left w:val="none" w:sz="0" w:space="0" w:color="auto"/>
        <w:bottom w:val="none" w:sz="0" w:space="0" w:color="auto"/>
        <w:right w:val="none" w:sz="0" w:space="0" w:color="auto"/>
      </w:divBdr>
    </w:div>
    <w:div w:id="1081869936">
      <w:marLeft w:val="480"/>
      <w:marRight w:val="0"/>
      <w:marTop w:val="0"/>
      <w:marBottom w:val="0"/>
      <w:divBdr>
        <w:top w:val="none" w:sz="0" w:space="0" w:color="auto"/>
        <w:left w:val="none" w:sz="0" w:space="0" w:color="auto"/>
        <w:bottom w:val="none" w:sz="0" w:space="0" w:color="auto"/>
        <w:right w:val="none" w:sz="0" w:space="0" w:color="auto"/>
      </w:divBdr>
    </w:div>
    <w:div w:id="1081950637">
      <w:marLeft w:val="480"/>
      <w:marRight w:val="0"/>
      <w:marTop w:val="0"/>
      <w:marBottom w:val="0"/>
      <w:divBdr>
        <w:top w:val="none" w:sz="0" w:space="0" w:color="auto"/>
        <w:left w:val="none" w:sz="0" w:space="0" w:color="auto"/>
        <w:bottom w:val="none" w:sz="0" w:space="0" w:color="auto"/>
        <w:right w:val="none" w:sz="0" w:space="0" w:color="auto"/>
      </w:divBdr>
    </w:div>
    <w:div w:id="1082069836">
      <w:marLeft w:val="480"/>
      <w:marRight w:val="0"/>
      <w:marTop w:val="0"/>
      <w:marBottom w:val="0"/>
      <w:divBdr>
        <w:top w:val="none" w:sz="0" w:space="0" w:color="auto"/>
        <w:left w:val="none" w:sz="0" w:space="0" w:color="auto"/>
        <w:bottom w:val="none" w:sz="0" w:space="0" w:color="auto"/>
        <w:right w:val="none" w:sz="0" w:space="0" w:color="auto"/>
      </w:divBdr>
    </w:div>
    <w:div w:id="1082408648">
      <w:marLeft w:val="480"/>
      <w:marRight w:val="0"/>
      <w:marTop w:val="0"/>
      <w:marBottom w:val="0"/>
      <w:divBdr>
        <w:top w:val="none" w:sz="0" w:space="0" w:color="auto"/>
        <w:left w:val="none" w:sz="0" w:space="0" w:color="auto"/>
        <w:bottom w:val="none" w:sz="0" w:space="0" w:color="auto"/>
        <w:right w:val="none" w:sz="0" w:space="0" w:color="auto"/>
      </w:divBdr>
    </w:div>
    <w:div w:id="1082684259">
      <w:marLeft w:val="480"/>
      <w:marRight w:val="0"/>
      <w:marTop w:val="0"/>
      <w:marBottom w:val="0"/>
      <w:divBdr>
        <w:top w:val="none" w:sz="0" w:space="0" w:color="auto"/>
        <w:left w:val="none" w:sz="0" w:space="0" w:color="auto"/>
        <w:bottom w:val="none" w:sz="0" w:space="0" w:color="auto"/>
        <w:right w:val="none" w:sz="0" w:space="0" w:color="auto"/>
      </w:divBdr>
    </w:div>
    <w:div w:id="1082801600">
      <w:marLeft w:val="480"/>
      <w:marRight w:val="0"/>
      <w:marTop w:val="0"/>
      <w:marBottom w:val="0"/>
      <w:divBdr>
        <w:top w:val="none" w:sz="0" w:space="0" w:color="auto"/>
        <w:left w:val="none" w:sz="0" w:space="0" w:color="auto"/>
        <w:bottom w:val="none" w:sz="0" w:space="0" w:color="auto"/>
        <w:right w:val="none" w:sz="0" w:space="0" w:color="auto"/>
      </w:divBdr>
    </w:div>
    <w:div w:id="1082944384">
      <w:marLeft w:val="480"/>
      <w:marRight w:val="0"/>
      <w:marTop w:val="0"/>
      <w:marBottom w:val="0"/>
      <w:divBdr>
        <w:top w:val="none" w:sz="0" w:space="0" w:color="auto"/>
        <w:left w:val="none" w:sz="0" w:space="0" w:color="auto"/>
        <w:bottom w:val="none" w:sz="0" w:space="0" w:color="auto"/>
        <w:right w:val="none" w:sz="0" w:space="0" w:color="auto"/>
      </w:divBdr>
    </w:div>
    <w:div w:id="1083337182">
      <w:marLeft w:val="480"/>
      <w:marRight w:val="0"/>
      <w:marTop w:val="0"/>
      <w:marBottom w:val="0"/>
      <w:divBdr>
        <w:top w:val="none" w:sz="0" w:space="0" w:color="auto"/>
        <w:left w:val="none" w:sz="0" w:space="0" w:color="auto"/>
        <w:bottom w:val="none" w:sz="0" w:space="0" w:color="auto"/>
        <w:right w:val="none" w:sz="0" w:space="0" w:color="auto"/>
      </w:divBdr>
    </w:div>
    <w:div w:id="1083339597">
      <w:marLeft w:val="480"/>
      <w:marRight w:val="0"/>
      <w:marTop w:val="0"/>
      <w:marBottom w:val="0"/>
      <w:divBdr>
        <w:top w:val="none" w:sz="0" w:space="0" w:color="auto"/>
        <w:left w:val="none" w:sz="0" w:space="0" w:color="auto"/>
        <w:bottom w:val="none" w:sz="0" w:space="0" w:color="auto"/>
        <w:right w:val="none" w:sz="0" w:space="0" w:color="auto"/>
      </w:divBdr>
    </w:div>
    <w:div w:id="1083530266">
      <w:marLeft w:val="480"/>
      <w:marRight w:val="0"/>
      <w:marTop w:val="0"/>
      <w:marBottom w:val="0"/>
      <w:divBdr>
        <w:top w:val="none" w:sz="0" w:space="0" w:color="auto"/>
        <w:left w:val="none" w:sz="0" w:space="0" w:color="auto"/>
        <w:bottom w:val="none" w:sz="0" w:space="0" w:color="auto"/>
        <w:right w:val="none" w:sz="0" w:space="0" w:color="auto"/>
      </w:divBdr>
    </w:div>
    <w:div w:id="1083599289">
      <w:marLeft w:val="480"/>
      <w:marRight w:val="0"/>
      <w:marTop w:val="0"/>
      <w:marBottom w:val="0"/>
      <w:divBdr>
        <w:top w:val="none" w:sz="0" w:space="0" w:color="auto"/>
        <w:left w:val="none" w:sz="0" w:space="0" w:color="auto"/>
        <w:bottom w:val="none" w:sz="0" w:space="0" w:color="auto"/>
        <w:right w:val="none" w:sz="0" w:space="0" w:color="auto"/>
      </w:divBdr>
    </w:div>
    <w:div w:id="1083600107">
      <w:marLeft w:val="480"/>
      <w:marRight w:val="0"/>
      <w:marTop w:val="0"/>
      <w:marBottom w:val="0"/>
      <w:divBdr>
        <w:top w:val="none" w:sz="0" w:space="0" w:color="auto"/>
        <w:left w:val="none" w:sz="0" w:space="0" w:color="auto"/>
        <w:bottom w:val="none" w:sz="0" w:space="0" w:color="auto"/>
        <w:right w:val="none" w:sz="0" w:space="0" w:color="auto"/>
      </w:divBdr>
    </w:div>
    <w:div w:id="1083601301">
      <w:marLeft w:val="480"/>
      <w:marRight w:val="0"/>
      <w:marTop w:val="0"/>
      <w:marBottom w:val="0"/>
      <w:divBdr>
        <w:top w:val="none" w:sz="0" w:space="0" w:color="auto"/>
        <w:left w:val="none" w:sz="0" w:space="0" w:color="auto"/>
        <w:bottom w:val="none" w:sz="0" w:space="0" w:color="auto"/>
        <w:right w:val="none" w:sz="0" w:space="0" w:color="auto"/>
      </w:divBdr>
    </w:div>
    <w:div w:id="1083800026">
      <w:marLeft w:val="480"/>
      <w:marRight w:val="0"/>
      <w:marTop w:val="0"/>
      <w:marBottom w:val="0"/>
      <w:divBdr>
        <w:top w:val="none" w:sz="0" w:space="0" w:color="auto"/>
        <w:left w:val="none" w:sz="0" w:space="0" w:color="auto"/>
        <w:bottom w:val="none" w:sz="0" w:space="0" w:color="auto"/>
        <w:right w:val="none" w:sz="0" w:space="0" w:color="auto"/>
      </w:divBdr>
    </w:div>
    <w:div w:id="1084301587">
      <w:marLeft w:val="480"/>
      <w:marRight w:val="0"/>
      <w:marTop w:val="0"/>
      <w:marBottom w:val="0"/>
      <w:divBdr>
        <w:top w:val="none" w:sz="0" w:space="0" w:color="auto"/>
        <w:left w:val="none" w:sz="0" w:space="0" w:color="auto"/>
        <w:bottom w:val="none" w:sz="0" w:space="0" w:color="auto"/>
        <w:right w:val="none" w:sz="0" w:space="0" w:color="auto"/>
      </w:divBdr>
    </w:div>
    <w:div w:id="1084448151">
      <w:marLeft w:val="480"/>
      <w:marRight w:val="0"/>
      <w:marTop w:val="0"/>
      <w:marBottom w:val="0"/>
      <w:divBdr>
        <w:top w:val="none" w:sz="0" w:space="0" w:color="auto"/>
        <w:left w:val="none" w:sz="0" w:space="0" w:color="auto"/>
        <w:bottom w:val="none" w:sz="0" w:space="0" w:color="auto"/>
        <w:right w:val="none" w:sz="0" w:space="0" w:color="auto"/>
      </w:divBdr>
    </w:div>
    <w:div w:id="1084491092">
      <w:marLeft w:val="480"/>
      <w:marRight w:val="0"/>
      <w:marTop w:val="0"/>
      <w:marBottom w:val="0"/>
      <w:divBdr>
        <w:top w:val="none" w:sz="0" w:space="0" w:color="auto"/>
        <w:left w:val="none" w:sz="0" w:space="0" w:color="auto"/>
        <w:bottom w:val="none" w:sz="0" w:space="0" w:color="auto"/>
        <w:right w:val="none" w:sz="0" w:space="0" w:color="auto"/>
      </w:divBdr>
    </w:div>
    <w:div w:id="1084492329">
      <w:marLeft w:val="480"/>
      <w:marRight w:val="0"/>
      <w:marTop w:val="0"/>
      <w:marBottom w:val="0"/>
      <w:divBdr>
        <w:top w:val="none" w:sz="0" w:space="0" w:color="auto"/>
        <w:left w:val="none" w:sz="0" w:space="0" w:color="auto"/>
        <w:bottom w:val="none" w:sz="0" w:space="0" w:color="auto"/>
        <w:right w:val="none" w:sz="0" w:space="0" w:color="auto"/>
      </w:divBdr>
    </w:div>
    <w:div w:id="1084952458">
      <w:marLeft w:val="480"/>
      <w:marRight w:val="0"/>
      <w:marTop w:val="0"/>
      <w:marBottom w:val="0"/>
      <w:divBdr>
        <w:top w:val="none" w:sz="0" w:space="0" w:color="auto"/>
        <w:left w:val="none" w:sz="0" w:space="0" w:color="auto"/>
        <w:bottom w:val="none" w:sz="0" w:space="0" w:color="auto"/>
        <w:right w:val="none" w:sz="0" w:space="0" w:color="auto"/>
      </w:divBdr>
    </w:div>
    <w:div w:id="1085153619">
      <w:marLeft w:val="480"/>
      <w:marRight w:val="0"/>
      <w:marTop w:val="0"/>
      <w:marBottom w:val="0"/>
      <w:divBdr>
        <w:top w:val="none" w:sz="0" w:space="0" w:color="auto"/>
        <w:left w:val="none" w:sz="0" w:space="0" w:color="auto"/>
        <w:bottom w:val="none" w:sz="0" w:space="0" w:color="auto"/>
        <w:right w:val="none" w:sz="0" w:space="0" w:color="auto"/>
      </w:divBdr>
    </w:div>
    <w:div w:id="1085565131">
      <w:marLeft w:val="480"/>
      <w:marRight w:val="0"/>
      <w:marTop w:val="0"/>
      <w:marBottom w:val="0"/>
      <w:divBdr>
        <w:top w:val="none" w:sz="0" w:space="0" w:color="auto"/>
        <w:left w:val="none" w:sz="0" w:space="0" w:color="auto"/>
        <w:bottom w:val="none" w:sz="0" w:space="0" w:color="auto"/>
        <w:right w:val="none" w:sz="0" w:space="0" w:color="auto"/>
      </w:divBdr>
    </w:div>
    <w:div w:id="1085764694">
      <w:marLeft w:val="480"/>
      <w:marRight w:val="0"/>
      <w:marTop w:val="0"/>
      <w:marBottom w:val="0"/>
      <w:divBdr>
        <w:top w:val="none" w:sz="0" w:space="0" w:color="auto"/>
        <w:left w:val="none" w:sz="0" w:space="0" w:color="auto"/>
        <w:bottom w:val="none" w:sz="0" w:space="0" w:color="auto"/>
        <w:right w:val="none" w:sz="0" w:space="0" w:color="auto"/>
      </w:divBdr>
    </w:div>
    <w:div w:id="1085881172">
      <w:marLeft w:val="480"/>
      <w:marRight w:val="0"/>
      <w:marTop w:val="0"/>
      <w:marBottom w:val="0"/>
      <w:divBdr>
        <w:top w:val="none" w:sz="0" w:space="0" w:color="auto"/>
        <w:left w:val="none" w:sz="0" w:space="0" w:color="auto"/>
        <w:bottom w:val="none" w:sz="0" w:space="0" w:color="auto"/>
        <w:right w:val="none" w:sz="0" w:space="0" w:color="auto"/>
      </w:divBdr>
    </w:div>
    <w:div w:id="1086264256">
      <w:marLeft w:val="480"/>
      <w:marRight w:val="0"/>
      <w:marTop w:val="0"/>
      <w:marBottom w:val="0"/>
      <w:divBdr>
        <w:top w:val="none" w:sz="0" w:space="0" w:color="auto"/>
        <w:left w:val="none" w:sz="0" w:space="0" w:color="auto"/>
        <w:bottom w:val="none" w:sz="0" w:space="0" w:color="auto"/>
        <w:right w:val="none" w:sz="0" w:space="0" w:color="auto"/>
      </w:divBdr>
    </w:div>
    <w:div w:id="1086458183">
      <w:marLeft w:val="480"/>
      <w:marRight w:val="0"/>
      <w:marTop w:val="0"/>
      <w:marBottom w:val="0"/>
      <w:divBdr>
        <w:top w:val="none" w:sz="0" w:space="0" w:color="auto"/>
        <w:left w:val="none" w:sz="0" w:space="0" w:color="auto"/>
        <w:bottom w:val="none" w:sz="0" w:space="0" w:color="auto"/>
        <w:right w:val="none" w:sz="0" w:space="0" w:color="auto"/>
      </w:divBdr>
    </w:div>
    <w:div w:id="1086731462">
      <w:marLeft w:val="480"/>
      <w:marRight w:val="0"/>
      <w:marTop w:val="0"/>
      <w:marBottom w:val="0"/>
      <w:divBdr>
        <w:top w:val="none" w:sz="0" w:space="0" w:color="auto"/>
        <w:left w:val="none" w:sz="0" w:space="0" w:color="auto"/>
        <w:bottom w:val="none" w:sz="0" w:space="0" w:color="auto"/>
        <w:right w:val="none" w:sz="0" w:space="0" w:color="auto"/>
      </w:divBdr>
    </w:div>
    <w:div w:id="1087773092">
      <w:marLeft w:val="480"/>
      <w:marRight w:val="0"/>
      <w:marTop w:val="0"/>
      <w:marBottom w:val="0"/>
      <w:divBdr>
        <w:top w:val="none" w:sz="0" w:space="0" w:color="auto"/>
        <w:left w:val="none" w:sz="0" w:space="0" w:color="auto"/>
        <w:bottom w:val="none" w:sz="0" w:space="0" w:color="auto"/>
        <w:right w:val="none" w:sz="0" w:space="0" w:color="auto"/>
      </w:divBdr>
    </w:div>
    <w:div w:id="1087965553">
      <w:marLeft w:val="480"/>
      <w:marRight w:val="0"/>
      <w:marTop w:val="0"/>
      <w:marBottom w:val="0"/>
      <w:divBdr>
        <w:top w:val="none" w:sz="0" w:space="0" w:color="auto"/>
        <w:left w:val="none" w:sz="0" w:space="0" w:color="auto"/>
        <w:bottom w:val="none" w:sz="0" w:space="0" w:color="auto"/>
        <w:right w:val="none" w:sz="0" w:space="0" w:color="auto"/>
      </w:divBdr>
    </w:div>
    <w:div w:id="1088187101">
      <w:marLeft w:val="480"/>
      <w:marRight w:val="0"/>
      <w:marTop w:val="0"/>
      <w:marBottom w:val="0"/>
      <w:divBdr>
        <w:top w:val="none" w:sz="0" w:space="0" w:color="auto"/>
        <w:left w:val="none" w:sz="0" w:space="0" w:color="auto"/>
        <w:bottom w:val="none" w:sz="0" w:space="0" w:color="auto"/>
        <w:right w:val="none" w:sz="0" w:space="0" w:color="auto"/>
      </w:divBdr>
    </w:div>
    <w:div w:id="1089230724">
      <w:marLeft w:val="480"/>
      <w:marRight w:val="0"/>
      <w:marTop w:val="0"/>
      <w:marBottom w:val="0"/>
      <w:divBdr>
        <w:top w:val="none" w:sz="0" w:space="0" w:color="auto"/>
        <w:left w:val="none" w:sz="0" w:space="0" w:color="auto"/>
        <w:bottom w:val="none" w:sz="0" w:space="0" w:color="auto"/>
        <w:right w:val="none" w:sz="0" w:space="0" w:color="auto"/>
      </w:divBdr>
    </w:div>
    <w:div w:id="1089695283">
      <w:marLeft w:val="480"/>
      <w:marRight w:val="0"/>
      <w:marTop w:val="0"/>
      <w:marBottom w:val="0"/>
      <w:divBdr>
        <w:top w:val="none" w:sz="0" w:space="0" w:color="auto"/>
        <w:left w:val="none" w:sz="0" w:space="0" w:color="auto"/>
        <w:bottom w:val="none" w:sz="0" w:space="0" w:color="auto"/>
        <w:right w:val="none" w:sz="0" w:space="0" w:color="auto"/>
      </w:divBdr>
    </w:div>
    <w:div w:id="1089741621">
      <w:marLeft w:val="480"/>
      <w:marRight w:val="0"/>
      <w:marTop w:val="0"/>
      <w:marBottom w:val="0"/>
      <w:divBdr>
        <w:top w:val="none" w:sz="0" w:space="0" w:color="auto"/>
        <w:left w:val="none" w:sz="0" w:space="0" w:color="auto"/>
        <w:bottom w:val="none" w:sz="0" w:space="0" w:color="auto"/>
        <w:right w:val="none" w:sz="0" w:space="0" w:color="auto"/>
      </w:divBdr>
    </w:div>
    <w:div w:id="1090084077">
      <w:marLeft w:val="480"/>
      <w:marRight w:val="0"/>
      <w:marTop w:val="0"/>
      <w:marBottom w:val="0"/>
      <w:divBdr>
        <w:top w:val="none" w:sz="0" w:space="0" w:color="auto"/>
        <w:left w:val="none" w:sz="0" w:space="0" w:color="auto"/>
        <w:bottom w:val="none" w:sz="0" w:space="0" w:color="auto"/>
        <w:right w:val="none" w:sz="0" w:space="0" w:color="auto"/>
      </w:divBdr>
    </w:div>
    <w:div w:id="1090128601">
      <w:marLeft w:val="480"/>
      <w:marRight w:val="0"/>
      <w:marTop w:val="0"/>
      <w:marBottom w:val="0"/>
      <w:divBdr>
        <w:top w:val="none" w:sz="0" w:space="0" w:color="auto"/>
        <w:left w:val="none" w:sz="0" w:space="0" w:color="auto"/>
        <w:bottom w:val="none" w:sz="0" w:space="0" w:color="auto"/>
        <w:right w:val="none" w:sz="0" w:space="0" w:color="auto"/>
      </w:divBdr>
    </w:div>
    <w:div w:id="1090466096">
      <w:marLeft w:val="480"/>
      <w:marRight w:val="0"/>
      <w:marTop w:val="0"/>
      <w:marBottom w:val="0"/>
      <w:divBdr>
        <w:top w:val="none" w:sz="0" w:space="0" w:color="auto"/>
        <w:left w:val="none" w:sz="0" w:space="0" w:color="auto"/>
        <w:bottom w:val="none" w:sz="0" w:space="0" w:color="auto"/>
        <w:right w:val="none" w:sz="0" w:space="0" w:color="auto"/>
      </w:divBdr>
    </w:div>
    <w:div w:id="1090663294">
      <w:marLeft w:val="480"/>
      <w:marRight w:val="0"/>
      <w:marTop w:val="0"/>
      <w:marBottom w:val="0"/>
      <w:divBdr>
        <w:top w:val="none" w:sz="0" w:space="0" w:color="auto"/>
        <w:left w:val="none" w:sz="0" w:space="0" w:color="auto"/>
        <w:bottom w:val="none" w:sz="0" w:space="0" w:color="auto"/>
        <w:right w:val="none" w:sz="0" w:space="0" w:color="auto"/>
      </w:divBdr>
    </w:div>
    <w:div w:id="1091122662">
      <w:marLeft w:val="480"/>
      <w:marRight w:val="0"/>
      <w:marTop w:val="0"/>
      <w:marBottom w:val="0"/>
      <w:divBdr>
        <w:top w:val="none" w:sz="0" w:space="0" w:color="auto"/>
        <w:left w:val="none" w:sz="0" w:space="0" w:color="auto"/>
        <w:bottom w:val="none" w:sz="0" w:space="0" w:color="auto"/>
        <w:right w:val="none" w:sz="0" w:space="0" w:color="auto"/>
      </w:divBdr>
    </w:div>
    <w:div w:id="1091201040">
      <w:marLeft w:val="480"/>
      <w:marRight w:val="0"/>
      <w:marTop w:val="0"/>
      <w:marBottom w:val="0"/>
      <w:divBdr>
        <w:top w:val="none" w:sz="0" w:space="0" w:color="auto"/>
        <w:left w:val="none" w:sz="0" w:space="0" w:color="auto"/>
        <w:bottom w:val="none" w:sz="0" w:space="0" w:color="auto"/>
        <w:right w:val="none" w:sz="0" w:space="0" w:color="auto"/>
      </w:divBdr>
    </w:div>
    <w:div w:id="1091588773">
      <w:marLeft w:val="480"/>
      <w:marRight w:val="0"/>
      <w:marTop w:val="0"/>
      <w:marBottom w:val="0"/>
      <w:divBdr>
        <w:top w:val="none" w:sz="0" w:space="0" w:color="auto"/>
        <w:left w:val="none" w:sz="0" w:space="0" w:color="auto"/>
        <w:bottom w:val="none" w:sz="0" w:space="0" w:color="auto"/>
        <w:right w:val="none" w:sz="0" w:space="0" w:color="auto"/>
      </w:divBdr>
    </w:div>
    <w:div w:id="1092123099">
      <w:marLeft w:val="480"/>
      <w:marRight w:val="0"/>
      <w:marTop w:val="0"/>
      <w:marBottom w:val="0"/>
      <w:divBdr>
        <w:top w:val="none" w:sz="0" w:space="0" w:color="auto"/>
        <w:left w:val="none" w:sz="0" w:space="0" w:color="auto"/>
        <w:bottom w:val="none" w:sz="0" w:space="0" w:color="auto"/>
        <w:right w:val="none" w:sz="0" w:space="0" w:color="auto"/>
      </w:divBdr>
    </w:div>
    <w:div w:id="1092240660">
      <w:marLeft w:val="480"/>
      <w:marRight w:val="0"/>
      <w:marTop w:val="0"/>
      <w:marBottom w:val="0"/>
      <w:divBdr>
        <w:top w:val="none" w:sz="0" w:space="0" w:color="auto"/>
        <w:left w:val="none" w:sz="0" w:space="0" w:color="auto"/>
        <w:bottom w:val="none" w:sz="0" w:space="0" w:color="auto"/>
        <w:right w:val="none" w:sz="0" w:space="0" w:color="auto"/>
      </w:divBdr>
    </w:div>
    <w:div w:id="1092311885">
      <w:marLeft w:val="480"/>
      <w:marRight w:val="0"/>
      <w:marTop w:val="0"/>
      <w:marBottom w:val="0"/>
      <w:divBdr>
        <w:top w:val="none" w:sz="0" w:space="0" w:color="auto"/>
        <w:left w:val="none" w:sz="0" w:space="0" w:color="auto"/>
        <w:bottom w:val="none" w:sz="0" w:space="0" w:color="auto"/>
        <w:right w:val="none" w:sz="0" w:space="0" w:color="auto"/>
      </w:divBdr>
    </w:div>
    <w:div w:id="1093009684">
      <w:marLeft w:val="480"/>
      <w:marRight w:val="0"/>
      <w:marTop w:val="0"/>
      <w:marBottom w:val="0"/>
      <w:divBdr>
        <w:top w:val="none" w:sz="0" w:space="0" w:color="auto"/>
        <w:left w:val="none" w:sz="0" w:space="0" w:color="auto"/>
        <w:bottom w:val="none" w:sz="0" w:space="0" w:color="auto"/>
        <w:right w:val="none" w:sz="0" w:space="0" w:color="auto"/>
      </w:divBdr>
    </w:div>
    <w:div w:id="1093548347">
      <w:marLeft w:val="480"/>
      <w:marRight w:val="0"/>
      <w:marTop w:val="0"/>
      <w:marBottom w:val="0"/>
      <w:divBdr>
        <w:top w:val="none" w:sz="0" w:space="0" w:color="auto"/>
        <w:left w:val="none" w:sz="0" w:space="0" w:color="auto"/>
        <w:bottom w:val="none" w:sz="0" w:space="0" w:color="auto"/>
        <w:right w:val="none" w:sz="0" w:space="0" w:color="auto"/>
      </w:divBdr>
    </w:div>
    <w:div w:id="1093624587">
      <w:marLeft w:val="480"/>
      <w:marRight w:val="0"/>
      <w:marTop w:val="0"/>
      <w:marBottom w:val="0"/>
      <w:divBdr>
        <w:top w:val="none" w:sz="0" w:space="0" w:color="auto"/>
        <w:left w:val="none" w:sz="0" w:space="0" w:color="auto"/>
        <w:bottom w:val="none" w:sz="0" w:space="0" w:color="auto"/>
        <w:right w:val="none" w:sz="0" w:space="0" w:color="auto"/>
      </w:divBdr>
    </w:div>
    <w:div w:id="1093666869">
      <w:marLeft w:val="480"/>
      <w:marRight w:val="0"/>
      <w:marTop w:val="0"/>
      <w:marBottom w:val="0"/>
      <w:divBdr>
        <w:top w:val="none" w:sz="0" w:space="0" w:color="auto"/>
        <w:left w:val="none" w:sz="0" w:space="0" w:color="auto"/>
        <w:bottom w:val="none" w:sz="0" w:space="0" w:color="auto"/>
        <w:right w:val="none" w:sz="0" w:space="0" w:color="auto"/>
      </w:divBdr>
    </w:div>
    <w:div w:id="1093672492">
      <w:marLeft w:val="480"/>
      <w:marRight w:val="0"/>
      <w:marTop w:val="0"/>
      <w:marBottom w:val="0"/>
      <w:divBdr>
        <w:top w:val="none" w:sz="0" w:space="0" w:color="auto"/>
        <w:left w:val="none" w:sz="0" w:space="0" w:color="auto"/>
        <w:bottom w:val="none" w:sz="0" w:space="0" w:color="auto"/>
        <w:right w:val="none" w:sz="0" w:space="0" w:color="auto"/>
      </w:divBdr>
    </w:div>
    <w:div w:id="1094014348">
      <w:marLeft w:val="480"/>
      <w:marRight w:val="0"/>
      <w:marTop w:val="0"/>
      <w:marBottom w:val="0"/>
      <w:divBdr>
        <w:top w:val="none" w:sz="0" w:space="0" w:color="auto"/>
        <w:left w:val="none" w:sz="0" w:space="0" w:color="auto"/>
        <w:bottom w:val="none" w:sz="0" w:space="0" w:color="auto"/>
        <w:right w:val="none" w:sz="0" w:space="0" w:color="auto"/>
      </w:divBdr>
    </w:div>
    <w:div w:id="1094205323">
      <w:marLeft w:val="480"/>
      <w:marRight w:val="0"/>
      <w:marTop w:val="0"/>
      <w:marBottom w:val="0"/>
      <w:divBdr>
        <w:top w:val="none" w:sz="0" w:space="0" w:color="auto"/>
        <w:left w:val="none" w:sz="0" w:space="0" w:color="auto"/>
        <w:bottom w:val="none" w:sz="0" w:space="0" w:color="auto"/>
        <w:right w:val="none" w:sz="0" w:space="0" w:color="auto"/>
      </w:divBdr>
    </w:div>
    <w:div w:id="1094861417">
      <w:marLeft w:val="480"/>
      <w:marRight w:val="0"/>
      <w:marTop w:val="0"/>
      <w:marBottom w:val="0"/>
      <w:divBdr>
        <w:top w:val="none" w:sz="0" w:space="0" w:color="auto"/>
        <w:left w:val="none" w:sz="0" w:space="0" w:color="auto"/>
        <w:bottom w:val="none" w:sz="0" w:space="0" w:color="auto"/>
        <w:right w:val="none" w:sz="0" w:space="0" w:color="auto"/>
      </w:divBdr>
    </w:div>
    <w:div w:id="1095252061">
      <w:marLeft w:val="480"/>
      <w:marRight w:val="0"/>
      <w:marTop w:val="0"/>
      <w:marBottom w:val="0"/>
      <w:divBdr>
        <w:top w:val="none" w:sz="0" w:space="0" w:color="auto"/>
        <w:left w:val="none" w:sz="0" w:space="0" w:color="auto"/>
        <w:bottom w:val="none" w:sz="0" w:space="0" w:color="auto"/>
        <w:right w:val="none" w:sz="0" w:space="0" w:color="auto"/>
      </w:divBdr>
    </w:div>
    <w:div w:id="1095395395">
      <w:marLeft w:val="480"/>
      <w:marRight w:val="0"/>
      <w:marTop w:val="0"/>
      <w:marBottom w:val="0"/>
      <w:divBdr>
        <w:top w:val="none" w:sz="0" w:space="0" w:color="auto"/>
        <w:left w:val="none" w:sz="0" w:space="0" w:color="auto"/>
        <w:bottom w:val="none" w:sz="0" w:space="0" w:color="auto"/>
        <w:right w:val="none" w:sz="0" w:space="0" w:color="auto"/>
      </w:divBdr>
    </w:div>
    <w:div w:id="1095831104">
      <w:marLeft w:val="480"/>
      <w:marRight w:val="0"/>
      <w:marTop w:val="0"/>
      <w:marBottom w:val="0"/>
      <w:divBdr>
        <w:top w:val="none" w:sz="0" w:space="0" w:color="auto"/>
        <w:left w:val="none" w:sz="0" w:space="0" w:color="auto"/>
        <w:bottom w:val="none" w:sz="0" w:space="0" w:color="auto"/>
        <w:right w:val="none" w:sz="0" w:space="0" w:color="auto"/>
      </w:divBdr>
    </w:div>
    <w:div w:id="1095900342">
      <w:marLeft w:val="480"/>
      <w:marRight w:val="0"/>
      <w:marTop w:val="0"/>
      <w:marBottom w:val="0"/>
      <w:divBdr>
        <w:top w:val="none" w:sz="0" w:space="0" w:color="auto"/>
        <w:left w:val="none" w:sz="0" w:space="0" w:color="auto"/>
        <w:bottom w:val="none" w:sz="0" w:space="0" w:color="auto"/>
        <w:right w:val="none" w:sz="0" w:space="0" w:color="auto"/>
      </w:divBdr>
    </w:div>
    <w:div w:id="1095983653">
      <w:marLeft w:val="480"/>
      <w:marRight w:val="0"/>
      <w:marTop w:val="0"/>
      <w:marBottom w:val="0"/>
      <w:divBdr>
        <w:top w:val="none" w:sz="0" w:space="0" w:color="auto"/>
        <w:left w:val="none" w:sz="0" w:space="0" w:color="auto"/>
        <w:bottom w:val="none" w:sz="0" w:space="0" w:color="auto"/>
        <w:right w:val="none" w:sz="0" w:space="0" w:color="auto"/>
      </w:divBdr>
    </w:div>
    <w:div w:id="1096361939">
      <w:marLeft w:val="480"/>
      <w:marRight w:val="0"/>
      <w:marTop w:val="0"/>
      <w:marBottom w:val="0"/>
      <w:divBdr>
        <w:top w:val="none" w:sz="0" w:space="0" w:color="auto"/>
        <w:left w:val="none" w:sz="0" w:space="0" w:color="auto"/>
        <w:bottom w:val="none" w:sz="0" w:space="0" w:color="auto"/>
        <w:right w:val="none" w:sz="0" w:space="0" w:color="auto"/>
      </w:divBdr>
    </w:div>
    <w:div w:id="1097096868">
      <w:marLeft w:val="480"/>
      <w:marRight w:val="0"/>
      <w:marTop w:val="0"/>
      <w:marBottom w:val="0"/>
      <w:divBdr>
        <w:top w:val="none" w:sz="0" w:space="0" w:color="auto"/>
        <w:left w:val="none" w:sz="0" w:space="0" w:color="auto"/>
        <w:bottom w:val="none" w:sz="0" w:space="0" w:color="auto"/>
        <w:right w:val="none" w:sz="0" w:space="0" w:color="auto"/>
      </w:divBdr>
    </w:div>
    <w:div w:id="1097097308">
      <w:marLeft w:val="480"/>
      <w:marRight w:val="0"/>
      <w:marTop w:val="0"/>
      <w:marBottom w:val="0"/>
      <w:divBdr>
        <w:top w:val="none" w:sz="0" w:space="0" w:color="auto"/>
        <w:left w:val="none" w:sz="0" w:space="0" w:color="auto"/>
        <w:bottom w:val="none" w:sz="0" w:space="0" w:color="auto"/>
        <w:right w:val="none" w:sz="0" w:space="0" w:color="auto"/>
      </w:divBdr>
    </w:div>
    <w:div w:id="1097138264">
      <w:marLeft w:val="480"/>
      <w:marRight w:val="0"/>
      <w:marTop w:val="0"/>
      <w:marBottom w:val="0"/>
      <w:divBdr>
        <w:top w:val="none" w:sz="0" w:space="0" w:color="auto"/>
        <w:left w:val="none" w:sz="0" w:space="0" w:color="auto"/>
        <w:bottom w:val="none" w:sz="0" w:space="0" w:color="auto"/>
        <w:right w:val="none" w:sz="0" w:space="0" w:color="auto"/>
      </w:divBdr>
    </w:div>
    <w:div w:id="1097142140">
      <w:marLeft w:val="480"/>
      <w:marRight w:val="0"/>
      <w:marTop w:val="0"/>
      <w:marBottom w:val="0"/>
      <w:divBdr>
        <w:top w:val="none" w:sz="0" w:space="0" w:color="auto"/>
        <w:left w:val="none" w:sz="0" w:space="0" w:color="auto"/>
        <w:bottom w:val="none" w:sz="0" w:space="0" w:color="auto"/>
        <w:right w:val="none" w:sz="0" w:space="0" w:color="auto"/>
      </w:divBdr>
    </w:div>
    <w:div w:id="1097795872">
      <w:marLeft w:val="480"/>
      <w:marRight w:val="0"/>
      <w:marTop w:val="0"/>
      <w:marBottom w:val="0"/>
      <w:divBdr>
        <w:top w:val="none" w:sz="0" w:space="0" w:color="auto"/>
        <w:left w:val="none" w:sz="0" w:space="0" w:color="auto"/>
        <w:bottom w:val="none" w:sz="0" w:space="0" w:color="auto"/>
        <w:right w:val="none" w:sz="0" w:space="0" w:color="auto"/>
      </w:divBdr>
    </w:div>
    <w:div w:id="1097798539">
      <w:marLeft w:val="480"/>
      <w:marRight w:val="0"/>
      <w:marTop w:val="0"/>
      <w:marBottom w:val="0"/>
      <w:divBdr>
        <w:top w:val="none" w:sz="0" w:space="0" w:color="auto"/>
        <w:left w:val="none" w:sz="0" w:space="0" w:color="auto"/>
        <w:bottom w:val="none" w:sz="0" w:space="0" w:color="auto"/>
        <w:right w:val="none" w:sz="0" w:space="0" w:color="auto"/>
      </w:divBdr>
    </w:div>
    <w:div w:id="1098476998">
      <w:marLeft w:val="480"/>
      <w:marRight w:val="0"/>
      <w:marTop w:val="0"/>
      <w:marBottom w:val="0"/>
      <w:divBdr>
        <w:top w:val="none" w:sz="0" w:space="0" w:color="auto"/>
        <w:left w:val="none" w:sz="0" w:space="0" w:color="auto"/>
        <w:bottom w:val="none" w:sz="0" w:space="0" w:color="auto"/>
        <w:right w:val="none" w:sz="0" w:space="0" w:color="auto"/>
      </w:divBdr>
    </w:div>
    <w:div w:id="1099058927">
      <w:marLeft w:val="480"/>
      <w:marRight w:val="0"/>
      <w:marTop w:val="0"/>
      <w:marBottom w:val="0"/>
      <w:divBdr>
        <w:top w:val="none" w:sz="0" w:space="0" w:color="auto"/>
        <w:left w:val="none" w:sz="0" w:space="0" w:color="auto"/>
        <w:bottom w:val="none" w:sz="0" w:space="0" w:color="auto"/>
        <w:right w:val="none" w:sz="0" w:space="0" w:color="auto"/>
      </w:divBdr>
    </w:div>
    <w:div w:id="1099105853">
      <w:marLeft w:val="480"/>
      <w:marRight w:val="0"/>
      <w:marTop w:val="0"/>
      <w:marBottom w:val="0"/>
      <w:divBdr>
        <w:top w:val="none" w:sz="0" w:space="0" w:color="auto"/>
        <w:left w:val="none" w:sz="0" w:space="0" w:color="auto"/>
        <w:bottom w:val="none" w:sz="0" w:space="0" w:color="auto"/>
        <w:right w:val="none" w:sz="0" w:space="0" w:color="auto"/>
      </w:divBdr>
    </w:div>
    <w:div w:id="1099135063">
      <w:marLeft w:val="480"/>
      <w:marRight w:val="0"/>
      <w:marTop w:val="0"/>
      <w:marBottom w:val="0"/>
      <w:divBdr>
        <w:top w:val="none" w:sz="0" w:space="0" w:color="auto"/>
        <w:left w:val="none" w:sz="0" w:space="0" w:color="auto"/>
        <w:bottom w:val="none" w:sz="0" w:space="0" w:color="auto"/>
        <w:right w:val="none" w:sz="0" w:space="0" w:color="auto"/>
      </w:divBdr>
    </w:div>
    <w:div w:id="1099330333">
      <w:marLeft w:val="480"/>
      <w:marRight w:val="0"/>
      <w:marTop w:val="0"/>
      <w:marBottom w:val="0"/>
      <w:divBdr>
        <w:top w:val="none" w:sz="0" w:space="0" w:color="auto"/>
        <w:left w:val="none" w:sz="0" w:space="0" w:color="auto"/>
        <w:bottom w:val="none" w:sz="0" w:space="0" w:color="auto"/>
        <w:right w:val="none" w:sz="0" w:space="0" w:color="auto"/>
      </w:divBdr>
    </w:div>
    <w:div w:id="1099332000">
      <w:marLeft w:val="480"/>
      <w:marRight w:val="0"/>
      <w:marTop w:val="0"/>
      <w:marBottom w:val="0"/>
      <w:divBdr>
        <w:top w:val="none" w:sz="0" w:space="0" w:color="auto"/>
        <w:left w:val="none" w:sz="0" w:space="0" w:color="auto"/>
        <w:bottom w:val="none" w:sz="0" w:space="0" w:color="auto"/>
        <w:right w:val="none" w:sz="0" w:space="0" w:color="auto"/>
      </w:divBdr>
    </w:div>
    <w:div w:id="1099375087">
      <w:marLeft w:val="480"/>
      <w:marRight w:val="0"/>
      <w:marTop w:val="0"/>
      <w:marBottom w:val="0"/>
      <w:divBdr>
        <w:top w:val="none" w:sz="0" w:space="0" w:color="auto"/>
        <w:left w:val="none" w:sz="0" w:space="0" w:color="auto"/>
        <w:bottom w:val="none" w:sz="0" w:space="0" w:color="auto"/>
        <w:right w:val="none" w:sz="0" w:space="0" w:color="auto"/>
      </w:divBdr>
    </w:div>
    <w:div w:id="1099712877">
      <w:marLeft w:val="480"/>
      <w:marRight w:val="0"/>
      <w:marTop w:val="0"/>
      <w:marBottom w:val="0"/>
      <w:divBdr>
        <w:top w:val="none" w:sz="0" w:space="0" w:color="auto"/>
        <w:left w:val="none" w:sz="0" w:space="0" w:color="auto"/>
        <w:bottom w:val="none" w:sz="0" w:space="0" w:color="auto"/>
        <w:right w:val="none" w:sz="0" w:space="0" w:color="auto"/>
      </w:divBdr>
    </w:div>
    <w:div w:id="1099761720">
      <w:marLeft w:val="480"/>
      <w:marRight w:val="0"/>
      <w:marTop w:val="0"/>
      <w:marBottom w:val="0"/>
      <w:divBdr>
        <w:top w:val="none" w:sz="0" w:space="0" w:color="auto"/>
        <w:left w:val="none" w:sz="0" w:space="0" w:color="auto"/>
        <w:bottom w:val="none" w:sz="0" w:space="0" w:color="auto"/>
        <w:right w:val="none" w:sz="0" w:space="0" w:color="auto"/>
      </w:divBdr>
    </w:div>
    <w:div w:id="1099983180">
      <w:marLeft w:val="480"/>
      <w:marRight w:val="0"/>
      <w:marTop w:val="0"/>
      <w:marBottom w:val="0"/>
      <w:divBdr>
        <w:top w:val="none" w:sz="0" w:space="0" w:color="auto"/>
        <w:left w:val="none" w:sz="0" w:space="0" w:color="auto"/>
        <w:bottom w:val="none" w:sz="0" w:space="0" w:color="auto"/>
        <w:right w:val="none" w:sz="0" w:space="0" w:color="auto"/>
      </w:divBdr>
    </w:div>
    <w:div w:id="1100224585">
      <w:marLeft w:val="480"/>
      <w:marRight w:val="0"/>
      <w:marTop w:val="0"/>
      <w:marBottom w:val="0"/>
      <w:divBdr>
        <w:top w:val="none" w:sz="0" w:space="0" w:color="auto"/>
        <w:left w:val="none" w:sz="0" w:space="0" w:color="auto"/>
        <w:bottom w:val="none" w:sz="0" w:space="0" w:color="auto"/>
        <w:right w:val="none" w:sz="0" w:space="0" w:color="auto"/>
      </w:divBdr>
    </w:div>
    <w:div w:id="1100682182">
      <w:marLeft w:val="480"/>
      <w:marRight w:val="0"/>
      <w:marTop w:val="0"/>
      <w:marBottom w:val="0"/>
      <w:divBdr>
        <w:top w:val="none" w:sz="0" w:space="0" w:color="auto"/>
        <w:left w:val="none" w:sz="0" w:space="0" w:color="auto"/>
        <w:bottom w:val="none" w:sz="0" w:space="0" w:color="auto"/>
        <w:right w:val="none" w:sz="0" w:space="0" w:color="auto"/>
      </w:divBdr>
    </w:div>
    <w:div w:id="1101530959">
      <w:marLeft w:val="480"/>
      <w:marRight w:val="0"/>
      <w:marTop w:val="0"/>
      <w:marBottom w:val="0"/>
      <w:divBdr>
        <w:top w:val="none" w:sz="0" w:space="0" w:color="auto"/>
        <w:left w:val="none" w:sz="0" w:space="0" w:color="auto"/>
        <w:bottom w:val="none" w:sz="0" w:space="0" w:color="auto"/>
        <w:right w:val="none" w:sz="0" w:space="0" w:color="auto"/>
      </w:divBdr>
    </w:div>
    <w:div w:id="1101611413">
      <w:marLeft w:val="480"/>
      <w:marRight w:val="0"/>
      <w:marTop w:val="0"/>
      <w:marBottom w:val="0"/>
      <w:divBdr>
        <w:top w:val="none" w:sz="0" w:space="0" w:color="auto"/>
        <w:left w:val="none" w:sz="0" w:space="0" w:color="auto"/>
        <w:bottom w:val="none" w:sz="0" w:space="0" w:color="auto"/>
        <w:right w:val="none" w:sz="0" w:space="0" w:color="auto"/>
      </w:divBdr>
    </w:div>
    <w:div w:id="1101998645">
      <w:marLeft w:val="480"/>
      <w:marRight w:val="0"/>
      <w:marTop w:val="0"/>
      <w:marBottom w:val="0"/>
      <w:divBdr>
        <w:top w:val="none" w:sz="0" w:space="0" w:color="auto"/>
        <w:left w:val="none" w:sz="0" w:space="0" w:color="auto"/>
        <w:bottom w:val="none" w:sz="0" w:space="0" w:color="auto"/>
        <w:right w:val="none" w:sz="0" w:space="0" w:color="auto"/>
      </w:divBdr>
    </w:div>
    <w:div w:id="1102144339">
      <w:marLeft w:val="480"/>
      <w:marRight w:val="0"/>
      <w:marTop w:val="0"/>
      <w:marBottom w:val="0"/>
      <w:divBdr>
        <w:top w:val="none" w:sz="0" w:space="0" w:color="auto"/>
        <w:left w:val="none" w:sz="0" w:space="0" w:color="auto"/>
        <w:bottom w:val="none" w:sz="0" w:space="0" w:color="auto"/>
        <w:right w:val="none" w:sz="0" w:space="0" w:color="auto"/>
      </w:divBdr>
    </w:div>
    <w:div w:id="1102801581">
      <w:marLeft w:val="480"/>
      <w:marRight w:val="0"/>
      <w:marTop w:val="0"/>
      <w:marBottom w:val="0"/>
      <w:divBdr>
        <w:top w:val="none" w:sz="0" w:space="0" w:color="auto"/>
        <w:left w:val="none" w:sz="0" w:space="0" w:color="auto"/>
        <w:bottom w:val="none" w:sz="0" w:space="0" w:color="auto"/>
        <w:right w:val="none" w:sz="0" w:space="0" w:color="auto"/>
      </w:divBdr>
    </w:div>
    <w:div w:id="1103190657">
      <w:marLeft w:val="480"/>
      <w:marRight w:val="0"/>
      <w:marTop w:val="0"/>
      <w:marBottom w:val="0"/>
      <w:divBdr>
        <w:top w:val="none" w:sz="0" w:space="0" w:color="auto"/>
        <w:left w:val="none" w:sz="0" w:space="0" w:color="auto"/>
        <w:bottom w:val="none" w:sz="0" w:space="0" w:color="auto"/>
        <w:right w:val="none" w:sz="0" w:space="0" w:color="auto"/>
      </w:divBdr>
    </w:div>
    <w:div w:id="1103450794">
      <w:marLeft w:val="480"/>
      <w:marRight w:val="0"/>
      <w:marTop w:val="0"/>
      <w:marBottom w:val="0"/>
      <w:divBdr>
        <w:top w:val="none" w:sz="0" w:space="0" w:color="auto"/>
        <w:left w:val="none" w:sz="0" w:space="0" w:color="auto"/>
        <w:bottom w:val="none" w:sz="0" w:space="0" w:color="auto"/>
        <w:right w:val="none" w:sz="0" w:space="0" w:color="auto"/>
      </w:divBdr>
    </w:div>
    <w:div w:id="1104036402">
      <w:marLeft w:val="480"/>
      <w:marRight w:val="0"/>
      <w:marTop w:val="0"/>
      <w:marBottom w:val="0"/>
      <w:divBdr>
        <w:top w:val="none" w:sz="0" w:space="0" w:color="auto"/>
        <w:left w:val="none" w:sz="0" w:space="0" w:color="auto"/>
        <w:bottom w:val="none" w:sz="0" w:space="0" w:color="auto"/>
        <w:right w:val="none" w:sz="0" w:space="0" w:color="auto"/>
      </w:divBdr>
    </w:div>
    <w:div w:id="1104226704">
      <w:marLeft w:val="480"/>
      <w:marRight w:val="0"/>
      <w:marTop w:val="0"/>
      <w:marBottom w:val="0"/>
      <w:divBdr>
        <w:top w:val="none" w:sz="0" w:space="0" w:color="auto"/>
        <w:left w:val="none" w:sz="0" w:space="0" w:color="auto"/>
        <w:bottom w:val="none" w:sz="0" w:space="0" w:color="auto"/>
        <w:right w:val="none" w:sz="0" w:space="0" w:color="auto"/>
      </w:divBdr>
    </w:div>
    <w:div w:id="1104300734">
      <w:marLeft w:val="480"/>
      <w:marRight w:val="0"/>
      <w:marTop w:val="0"/>
      <w:marBottom w:val="0"/>
      <w:divBdr>
        <w:top w:val="none" w:sz="0" w:space="0" w:color="auto"/>
        <w:left w:val="none" w:sz="0" w:space="0" w:color="auto"/>
        <w:bottom w:val="none" w:sz="0" w:space="0" w:color="auto"/>
        <w:right w:val="none" w:sz="0" w:space="0" w:color="auto"/>
      </w:divBdr>
    </w:div>
    <w:div w:id="1104302466">
      <w:marLeft w:val="480"/>
      <w:marRight w:val="0"/>
      <w:marTop w:val="0"/>
      <w:marBottom w:val="0"/>
      <w:divBdr>
        <w:top w:val="none" w:sz="0" w:space="0" w:color="auto"/>
        <w:left w:val="none" w:sz="0" w:space="0" w:color="auto"/>
        <w:bottom w:val="none" w:sz="0" w:space="0" w:color="auto"/>
        <w:right w:val="none" w:sz="0" w:space="0" w:color="auto"/>
      </w:divBdr>
    </w:div>
    <w:div w:id="1104613069">
      <w:marLeft w:val="480"/>
      <w:marRight w:val="0"/>
      <w:marTop w:val="0"/>
      <w:marBottom w:val="0"/>
      <w:divBdr>
        <w:top w:val="none" w:sz="0" w:space="0" w:color="auto"/>
        <w:left w:val="none" w:sz="0" w:space="0" w:color="auto"/>
        <w:bottom w:val="none" w:sz="0" w:space="0" w:color="auto"/>
        <w:right w:val="none" w:sz="0" w:space="0" w:color="auto"/>
      </w:divBdr>
    </w:div>
    <w:div w:id="1105074994">
      <w:marLeft w:val="480"/>
      <w:marRight w:val="0"/>
      <w:marTop w:val="0"/>
      <w:marBottom w:val="0"/>
      <w:divBdr>
        <w:top w:val="none" w:sz="0" w:space="0" w:color="auto"/>
        <w:left w:val="none" w:sz="0" w:space="0" w:color="auto"/>
        <w:bottom w:val="none" w:sz="0" w:space="0" w:color="auto"/>
        <w:right w:val="none" w:sz="0" w:space="0" w:color="auto"/>
      </w:divBdr>
    </w:div>
    <w:div w:id="1105228125">
      <w:marLeft w:val="480"/>
      <w:marRight w:val="0"/>
      <w:marTop w:val="0"/>
      <w:marBottom w:val="0"/>
      <w:divBdr>
        <w:top w:val="none" w:sz="0" w:space="0" w:color="auto"/>
        <w:left w:val="none" w:sz="0" w:space="0" w:color="auto"/>
        <w:bottom w:val="none" w:sz="0" w:space="0" w:color="auto"/>
        <w:right w:val="none" w:sz="0" w:space="0" w:color="auto"/>
      </w:divBdr>
    </w:div>
    <w:div w:id="1105275185">
      <w:marLeft w:val="480"/>
      <w:marRight w:val="0"/>
      <w:marTop w:val="0"/>
      <w:marBottom w:val="0"/>
      <w:divBdr>
        <w:top w:val="none" w:sz="0" w:space="0" w:color="auto"/>
        <w:left w:val="none" w:sz="0" w:space="0" w:color="auto"/>
        <w:bottom w:val="none" w:sz="0" w:space="0" w:color="auto"/>
        <w:right w:val="none" w:sz="0" w:space="0" w:color="auto"/>
      </w:divBdr>
    </w:div>
    <w:div w:id="1106387762">
      <w:marLeft w:val="480"/>
      <w:marRight w:val="0"/>
      <w:marTop w:val="0"/>
      <w:marBottom w:val="0"/>
      <w:divBdr>
        <w:top w:val="none" w:sz="0" w:space="0" w:color="auto"/>
        <w:left w:val="none" w:sz="0" w:space="0" w:color="auto"/>
        <w:bottom w:val="none" w:sz="0" w:space="0" w:color="auto"/>
        <w:right w:val="none" w:sz="0" w:space="0" w:color="auto"/>
      </w:divBdr>
    </w:div>
    <w:div w:id="1107584209">
      <w:marLeft w:val="480"/>
      <w:marRight w:val="0"/>
      <w:marTop w:val="0"/>
      <w:marBottom w:val="0"/>
      <w:divBdr>
        <w:top w:val="none" w:sz="0" w:space="0" w:color="auto"/>
        <w:left w:val="none" w:sz="0" w:space="0" w:color="auto"/>
        <w:bottom w:val="none" w:sz="0" w:space="0" w:color="auto"/>
        <w:right w:val="none" w:sz="0" w:space="0" w:color="auto"/>
      </w:divBdr>
    </w:div>
    <w:div w:id="1108043948">
      <w:marLeft w:val="480"/>
      <w:marRight w:val="0"/>
      <w:marTop w:val="0"/>
      <w:marBottom w:val="0"/>
      <w:divBdr>
        <w:top w:val="none" w:sz="0" w:space="0" w:color="auto"/>
        <w:left w:val="none" w:sz="0" w:space="0" w:color="auto"/>
        <w:bottom w:val="none" w:sz="0" w:space="0" w:color="auto"/>
        <w:right w:val="none" w:sz="0" w:space="0" w:color="auto"/>
      </w:divBdr>
    </w:div>
    <w:div w:id="1108155978">
      <w:marLeft w:val="480"/>
      <w:marRight w:val="0"/>
      <w:marTop w:val="0"/>
      <w:marBottom w:val="0"/>
      <w:divBdr>
        <w:top w:val="none" w:sz="0" w:space="0" w:color="auto"/>
        <w:left w:val="none" w:sz="0" w:space="0" w:color="auto"/>
        <w:bottom w:val="none" w:sz="0" w:space="0" w:color="auto"/>
        <w:right w:val="none" w:sz="0" w:space="0" w:color="auto"/>
      </w:divBdr>
    </w:div>
    <w:div w:id="1108354043">
      <w:marLeft w:val="480"/>
      <w:marRight w:val="0"/>
      <w:marTop w:val="0"/>
      <w:marBottom w:val="0"/>
      <w:divBdr>
        <w:top w:val="none" w:sz="0" w:space="0" w:color="auto"/>
        <w:left w:val="none" w:sz="0" w:space="0" w:color="auto"/>
        <w:bottom w:val="none" w:sz="0" w:space="0" w:color="auto"/>
        <w:right w:val="none" w:sz="0" w:space="0" w:color="auto"/>
      </w:divBdr>
    </w:div>
    <w:div w:id="1108618332">
      <w:marLeft w:val="480"/>
      <w:marRight w:val="0"/>
      <w:marTop w:val="0"/>
      <w:marBottom w:val="0"/>
      <w:divBdr>
        <w:top w:val="none" w:sz="0" w:space="0" w:color="auto"/>
        <w:left w:val="none" w:sz="0" w:space="0" w:color="auto"/>
        <w:bottom w:val="none" w:sz="0" w:space="0" w:color="auto"/>
        <w:right w:val="none" w:sz="0" w:space="0" w:color="auto"/>
      </w:divBdr>
    </w:div>
    <w:div w:id="1109542195">
      <w:marLeft w:val="480"/>
      <w:marRight w:val="0"/>
      <w:marTop w:val="0"/>
      <w:marBottom w:val="0"/>
      <w:divBdr>
        <w:top w:val="none" w:sz="0" w:space="0" w:color="auto"/>
        <w:left w:val="none" w:sz="0" w:space="0" w:color="auto"/>
        <w:bottom w:val="none" w:sz="0" w:space="0" w:color="auto"/>
        <w:right w:val="none" w:sz="0" w:space="0" w:color="auto"/>
      </w:divBdr>
    </w:div>
    <w:div w:id="1109544977">
      <w:marLeft w:val="480"/>
      <w:marRight w:val="0"/>
      <w:marTop w:val="0"/>
      <w:marBottom w:val="0"/>
      <w:divBdr>
        <w:top w:val="none" w:sz="0" w:space="0" w:color="auto"/>
        <w:left w:val="none" w:sz="0" w:space="0" w:color="auto"/>
        <w:bottom w:val="none" w:sz="0" w:space="0" w:color="auto"/>
        <w:right w:val="none" w:sz="0" w:space="0" w:color="auto"/>
      </w:divBdr>
    </w:div>
    <w:div w:id="1110050494">
      <w:marLeft w:val="480"/>
      <w:marRight w:val="0"/>
      <w:marTop w:val="0"/>
      <w:marBottom w:val="0"/>
      <w:divBdr>
        <w:top w:val="none" w:sz="0" w:space="0" w:color="auto"/>
        <w:left w:val="none" w:sz="0" w:space="0" w:color="auto"/>
        <w:bottom w:val="none" w:sz="0" w:space="0" w:color="auto"/>
        <w:right w:val="none" w:sz="0" w:space="0" w:color="auto"/>
      </w:divBdr>
    </w:div>
    <w:div w:id="1110078905">
      <w:marLeft w:val="480"/>
      <w:marRight w:val="0"/>
      <w:marTop w:val="0"/>
      <w:marBottom w:val="0"/>
      <w:divBdr>
        <w:top w:val="none" w:sz="0" w:space="0" w:color="auto"/>
        <w:left w:val="none" w:sz="0" w:space="0" w:color="auto"/>
        <w:bottom w:val="none" w:sz="0" w:space="0" w:color="auto"/>
        <w:right w:val="none" w:sz="0" w:space="0" w:color="auto"/>
      </w:divBdr>
    </w:div>
    <w:div w:id="1110319626">
      <w:marLeft w:val="480"/>
      <w:marRight w:val="0"/>
      <w:marTop w:val="0"/>
      <w:marBottom w:val="0"/>
      <w:divBdr>
        <w:top w:val="none" w:sz="0" w:space="0" w:color="auto"/>
        <w:left w:val="none" w:sz="0" w:space="0" w:color="auto"/>
        <w:bottom w:val="none" w:sz="0" w:space="0" w:color="auto"/>
        <w:right w:val="none" w:sz="0" w:space="0" w:color="auto"/>
      </w:divBdr>
    </w:div>
    <w:div w:id="1110471405">
      <w:marLeft w:val="480"/>
      <w:marRight w:val="0"/>
      <w:marTop w:val="0"/>
      <w:marBottom w:val="0"/>
      <w:divBdr>
        <w:top w:val="none" w:sz="0" w:space="0" w:color="auto"/>
        <w:left w:val="none" w:sz="0" w:space="0" w:color="auto"/>
        <w:bottom w:val="none" w:sz="0" w:space="0" w:color="auto"/>
        <w:right w:val="none" w:sz="0" w:space="0" w:color="auto"/>
      </w:divBdr>
    </w:div>
    <w:div w:id="1110782036">
      <w:marLeft w:val="480"/>
      <w:marRight w:val="0"/>
      <w:marTop w:val="0"/>
      <w:marBottom w:val="0"/>
      <w:divBdr>
        <w:top w:val="none" w:sz="0" w:space="0" w:color="auto"/>
        <w:left w:val="none" w:sz="0" w:space="0" w:color="auto"/>
        <w:bottom w:val="none" w:sz="0" w:space="0" w:color="auto"/>
        <w:right w:val="none" w:sz="0" w:space="0" w:color="auto"/>
      </w:divBdr>
    </w:div>
    <w:div w:id="1110784614">
      <w:marLeft w:val="480"/>
      <w:marRight w:val="0"/>
      <w:marTop w:val="0"/>
      <w:marBottom w:val="0"/>
      <w:divBdr>
        <w:top w:val="none" w:sz="0" w:space="0" w:color="auto"/>
        <w:left w:val="none" w:sz="0" w:space="0" w:color="auto"/>
        <w:bottom w:val="none" w:sz="0" w:space="0" w:color="auto"/>
        <w:right w:val="none" w:sz="0" w:space="0" w:color="auto"/>
      </w:divBdr>
    </w:div>
    <w:div w:id="1111048879">
      <w:marLeft w:val="480"/>
      <w:marRight w:val="0"/>
      <w:marTop w:val="0"/>
      <w:marBottom w:val="0"/>
      <w:divBdr>
        <w:top w:val="none" w:sz="0" w:space="0" w:color="auto"/>
        <w:left w:val="none" w:sz="0" w:space="0" w:color="auto"/>
        <w:bottom w:val="none" w:sz="0" w:space="0" w:color="auto"/>
        <w:right w:val="none" w:sz="0" w:space="0" w:color="auto"/>
      </w:divBdr>
    </w:div>
    <w:div w:id="1111125498">
      <w:marLeft w:val="480"/>
      <w:marRight w:val="0"/>
      <w:marTop w:val="0"/>
      <w:marBottom w:val="0"/>
      <w:divBdr>
        <w:top w:val="none" w:sz="0" w:space="0" w:color="auto"/>
        <w:left w:val="none" w:sz="0" w:space="0" w:color="auto"/>
        <w:bottom w:val="none" w:sz="0" w:space="0" w:color="auto"/>
        <w:right w:val="none" w:sz="0" w:space="0" w:color="auto"/>
      </w:divBdr>
    </w:div>
    <w:div w:id="1111163175">
      <w:marLeft w:val="480"/>
      <w:marRight w:val="0"/>
      <w:marTop w:val="0"/>
      <w:marBottom w:val="0"/>
      <w:divBdr>
        <w:top w:val="none" w:sz="0" w:space="0" w:color="auto"/>
        <w:left w:val="none" w:sz="0" w:space="0" w:color="auto"/>
        <w:bottom w:val="none" w:sz="0" w:space="0" w:color="auto"/>
        <w:right w:val="none" w:sz="0" w:space="0" w:color="auto"/>
      </w:divBdr>
    </w:div>
    <w:div w:id="1111323289">
      <w:marLeft w:val="480"/>
      <w:marRight w:val="0"/>
      <w:marTop w:val="0"/>
      <w:marBottom w:val="0"/>
      <w:divBdr>
        <w:top w:val="none" w:sz="0" w:space="0" w:color="auto"/>
        <w:left w:val="none" w:sz="0" w:space="0" w:color="auto"/>
        <w:bottom w:val="none" w:sz="0" w:space="0" w:color="auto"/>
        <w:right w:val="none" w:sz="0" w:space="0" w:color="auto"/>
      </w:divBdr>
    </w:div>
    <w:div w:id="1111438264">
      <w:marLeft w:val="480"/>
      <w:marRight w:val="0"/>
      <w:marTop w:val="0"/>
      <w:marBottom w:val="0"/>
      <w:divBdr>
        <w:top w:val="none" w:sz="0" w:space="0" w:color="auto"/>
        <w:left w:val="none" w:sz="0" w:space="0" w:color="auto"/>
        <w:bottom w:val="none" w:sz="0" w:space="0" w:color="auto"/>
        <w:right w:val="none" w:sz="0" w:space="0" w:color="auto"/>
      </w:divBdr>
    </w:div>
    <w:div w:id="1111513374">
      <w:marLeft w:val="480"/>
      <w:marRight w:val="0"/>
      <w:marTop w:val="0"/>
      <w:marBottom w:val="0"/>
      <w:divBdr>
        <w:top w:val="none" w:sz="0" w:space="0" w:color="auto"/>
        <w:left w:val="none" w:sz="0" w:space="0" w:color="auto"/>
        <w:bottom w:val="none" w:sz="0" w:space="0" w:color="auto"/>
        <w:right w:val="none" w:sz="0" w:space="0" w:color="auto"/>
      </w:divBdr>
    </w:div>
    <w:div w:id="1111628370">
      <w:marLeft w:val="480"/>
      <w:marRight w:val="0"/>
      <w:marTop w:val="0"/>
      <w:marBottom w:val="0"/>
      <w:divBdr>
        <w:top w:val="none" w:sz="0" w:space="0" w:color="auto"/>
        <w:left w:val="none" w:sz="0" w:space="0" w:color="auto"/>
        <w:bottom w:val="none" w:sz="0" w:space="0" w:color="auto"/>
        <w:right w:val="none" w:sz="0" w:space="0" w:color="auto"/>
      </w:divBdr>
    </w:div>
    <w:div w:id="1111899561">
      <w:marLeft w:val="480"/>
      <w:marRight w:val="0"/>
      <w:marTop w:val="0"/>
      <w:marBottom w:val="0"/>
      <w:divBdr>
        <w:top w:val="none" w:sz="0" w:space="0" w:color="auto"/>
        <w:left w:val="none" w:sz="0" w:space="0" w:color="auto"/>
        <w:bottom w:val="none" w:sz="0" w:space="0" w:color="auto"/>
        <w:right w:val="none" w:sz="0" w:space="0" w:color="auto"/>
      </w:divBdr>
    </w:div>
    <w:div w:id="1112745539">
      <w:marLeft w:val="480"/>
      <w:marRight w:val="0"/>
      <w:marTop w:val="0"/>
      <w:marBottom w:val="0"/>
      <w:divBdr>
        <w:top w:val="none" w:sz="0" w:space="0" w:color="auto"/>
        <w:left w:val="none" w:sz="0" w:space="0" w:color="auto"/>
        <w:bottom w:val="none" w:sz="0" w:space="0" w:color="auto"/>
        <w:right w:val="none" w:sz="0" w:space="0" w:color="auto"/>
      </w:divBdr>
    </w:div>
    <w:div w:id="1112895783">
      <w:marLeft w:val="480"/>
      <w:marRight w:val="0"/>
      <w:marTop w:val="0"/>
      <w:marBottom w:val="0"/>
      <w:divBdr>
        <w:top w:val="none" w:sz="0" w:space="0" w:color="auto"/>
        <w:left w:val="none" w:sz="0" w:space="0" w:color="auto"/>
        <w:bottom w:val="none" w:sz="0" w:space="0" w:color="auto"/>
        <w:right w:val="none" w:sz="0" w:space="0" w:color="auto"/>
      </w:divBdr>
    </w:div>
    <w:div w:id="1112899054">
      <w:marLeft w:val="480"/>
      <w:marRight w:val="0"/>
      <w:marTop w:val="0"/>
      <w:marBottom w:val="0"/>
      <w:divBdr>
        <w:top w:val="none" w:sz="0" w:space="0" w:color="auto"/>
        <w:left w:val="none" w:sz="0" w:space="0" w:color="auto"/>
        <w:bottom w:val="none" w:sz="0" w:space="0" w:color="auto"/>
        <w:right w:val="none" w:sz="0" w:space="0" w:color="auto"/>
      </w:divBdr>
    </w:div>
    <w:div w:id="1113135000">
      <w:marLeft w:val="480"/>
      <w:marRight w:val="0"/>
      <w:marTop w:val="0"/>
      <w:marBottom w:val="0"/>
      <w:divBdr>
        <w:top w:val="none" w:sz="0" w:space="0" w:color="auto"/>
        <w:left w:val="none" w:sz="0" w:space="0" w:color="auto"/>
        <w:bottom w:val="none" w:sz="0" w:space="0" w:color="auto"/>
        <w:right w:val="none" w:sz="0" w:space="0" w:color="auto"/>
      </w:divBdr>
    </w:div>
    <w:div w:id="1113206127">
      <w:marLeft w:val="480"/>
      <w:marRight w:val="0"/>
      <w:marTop w:val="0"/>
      <w:marBottom w:val="0"/>
      <w:divBdr>
        <w:top w:val="none" w:sz="0" w:space="0" w:color="auto"/>
        <w:left w:val="none" w:sz="0" w:space="0" w:color="auto"/>
        <w:bottom w:val="none" w:sz="0" w:space="0" w:color="auto"/>
        <w:right w:val="none" w:sz="0" w:space="0" w:color="auto"/>
      </w:divBdr>
    </w:div>
    <w:div w:id="1113206378">
      <w:marLeft w:val="480"/>
      <w:marRight w:val="0"/>
      <w:marTop w:val="0"/>
      <w:marBottom w:val="0"/>
      <w:divBdr>
        <w:top w:val="none" w:sz="0" w:space="0" w:color="auto"/>
        <w:left w:val="none" w:sz="0" w:space="0" w:color="auto"/>
        <w:bottom w:val="none" w:sz="0" w:space="0" w:color="auto"/>
        <w:right w:val="none" w:sz="0" w:space="0" w:color="auto"/>
      </w:divBdr>
    </w:div>
    <w:div w:id="1113862918">
      <w:marLeft w:val="480"/>
      <w:marRight w:val="0"/>
      <w:marTop w:val="0"/>
      <w:marBottom w:val="0"/>
      <w:divBdr>
        <w:top w:val="none" w:sz="0" w:space="0" w:color="auto"/>
        <w:left w:val="none" w:sz="0" w:space="0" w:color="auto"/>
        <w:bottom w:val="none" w:sz="0" w:space="0" w:color="auto"/>
        <w:right w:val="none" w:sz="0" w:space="0" w:color="auto"/>
      </w:divBdr>
    </w:div>
    <w:div w:id="1114205103">
      <w:marLeft w:val="480"/>
      <w:marRight w:val="0"/>
      <w:marTop w:val="0"/>
      <w:marBottom w:val="0"/>
      <w:divBdr>
        <w:top w:val="none" w:sz="0" w:space="0" w:color="auto"/>
        <w:left w:val="none" w:sz="0" w:space="0" w:color="auto"/>
        <w:bottom w:val="none" w:sz="0" w:space="0" w:color="auto"/>
        <w:right w:val="none" w:sz="0" w:space="0" w:color="auto"/>
      </w:divBdr>
    </w:div>
    <w:div w:id="1114209361">
      <w:marLeft w:val="480"/>
      <w:marRight w:val="0"/>
      <w:marTop w:val="0"/>
      <w:marBottom w:val="0"/>
      <w:divBdr>
        <w:top w:val="none" w:sz="0" w:space="0" w:color="auto"/>
        <w:left w:val="none" w:sz="0" w:space="0" w:color="auto"/>
        <w:bottom w:val="none" w:sz="0" w:space="0" w:color="auto"/>
        <w:right w:val="none" w:sz="0" w:space="0" w:color="auto"/>
      </w:divBdr>
    </w:div>
    <w:div w:id="1114909366">
      <w:marLeft w:val="480"/>
      <w:marRight w:val="0"/>
      <w:marTop w:val="0"/>
      <w:marBottom w:val="0"/>
      <w:divBdr>
        <w:top w:val="none" w:sz="0" w:space="0" w:color="auto"/>
        <w:left w:val="none" w:sz="0" w:space="0" w:color="auto"/>
        <w:bottom w:val="none" w:sz="0" w:space="0" w:color="auto"/>
        <w:right w:val="none" w:sz="0" w:space="0" w:color="auto"/>
      </w:divBdr>
    </w:div>
    <w:div w:id="1115367452">
      <w:marLeft w:val="480"/>
      <w:marRight w:val="0"/>
      <w:marTop w:val="0"/>
      <w:marBottom w:val="0"/>
      <w:divBdr>
        <w:top w:val="none" w:sz="0" w:space="0" w:color="auto"/>
        <w:left w:val="none" w:sz="0" w:space="0" w:color="auto"/>
        <w:bottom w:val="none" w:sz="0" w:space="0" w:color="auto"/>
        <w:right w:val="none" w:sz="0" w:space="0" w:color="auto"/>
      </w:divBdr>
    </w:div>
    <w:div w:id="1115826564">
      <w:marLeft w:val="480"/>
      <w:marRight w:val="0"/>
      <w:marTop w:val="0"/>
      <w:marBottom w:val="0"/>
      <w:divBdr>
        <w:top w:val="none" w:sz="0" w:space="0" w:color="auto"/>
        <w:left w:val="none" w:sz="0" w:space="0" w:color="auto"/>
        <w:bottom w:val="none" w:sz="0" w:space="0" w:color="auto"/>
        <w:right w:val="none" w:sz="0" w:space="0" w:color="auto"/>
      </w:divBdr>
    </w:div>
    <w:div w:id="1116488604">
      <w:marLeft w:val="480"/>
      <w:marRight w:val="0"/>
      <w:marTop w:val="0"/>
      <w:marBottom w:val="0"/>
      <w:divBdr>
        <w:top w:val="none" w:sz="0" w:space="0" w:color="auto"/>
        <w:left w:val="none" w:sz="0" w:space="0" w:color="auto"/>
        <w:bottom w:val="none" w:sz="0" w:space="0" w:color="auto"/>
        <w:right w:val="none" w:sz="0" w:space="0" w:color="auto"/>
      </w:divBdr>
    </w:div>
    <w:div w:id="1116681373">
      <w:marLeft w:val="480"/>
      <w:marRight w:val="0"/>
      <w:marTop w:val="0"/>
      <w:marBottom w:val="0"/>
      <w:divBdr>
        <w:top w:val="none" w:sz="0" w:space="0" w:color="auto"/>
        <w:left w:val="none" w:sz="0" w:space="0" w:color="auto"/>
        <w:bottom w:val="none" w:sz="0" w:space="0" w:color="auto"/>
        <w:right w:val="none" w:sz="0" w:space="0" w:color="auto"/>
      </w:divBdr>
    </w:div>
    <w:div w:id="1116682242">
      <w:marLeft w:val="480"/>
      <w:marRight w:val="0"/>
      <w:marTop w:val="0"/>
      <w:marBottom w:val="0"/>
      <w:divBdr>
        <w:top w:val="none" w:sz="0" w:space="0" w:color="auto"/>
        <w:left w:val="none" w:sz="0" w:space="0" w:color="auto"/>
        <w:bottom w:val="none" w:sz="0" w:space="0" w:color="auto"/>
        <w:right w:val="none" w:sz="0" w:space="0" w:color="auto"/>
      </w:divBdr>
    </w:div>
    <w:div w:id="1117480952">
      <w:marLeft w:val="480"/>
      <w:marRight w:val="0"/>
      <w:marTop w:val="0"/>
      <w:marBottom w:val="0"/>
      <w:divBdr>
        <w:top w:val="none" w:sz="0" w:space="0" w:color="auto"/>
        <w:left w:val="none" w:sz="0" w:space="0" w:color="auto"/>
        <w:bottom w:val="none" w:sz="0" w:space="0" w:color="auto"/>
        <w:right w:val="none" w:sz="0" w:space="0" w:color="auto"/>
      </w:divBdr>
    </w:div>
    <w:div w:id="1117603749">
      <w:marLeft w:val="480"/>
      <w:marRight w:val="0"/>
      <w:marTop w:val="0"/>
      <w:marBottom w:val="0"/>
      <w:divBdr>
        <w:top w:val="none" w:sz="0" w:space="0" w:color="auto"/>
        <w:left w:val="none" w:sz="0" w:space="0" w:color="auto"/>
        <w:bottom w:val="none" w:sz="0" w:space="0" w:color="auto"/>
        <w:right w:val="none" w:sz="0" w:space="0" w:color="auto"/>
      </w:divBdr>
    </w:div>
    <w:div w:id="1117678203">
      <w:marLeft w:val="480"/>
      <w:marRight w:val="0"/>
      <w:marTop w:val="0"/>
      <w:marBottom w:val="0"/>
      <w:divBdr>
        <w:top w:val="none" w:sz="0" w:space="0" w:color="auto"/>
        <w:left w:val="none" w:sz="0" w:space="0" w:color="auto"/>
        <w:bottom w:val="none" w:sz="0" w:space="0" w:color="auto"/>
        <w:right w:val="none" w:sz="0" w:space="0" w:color="auto"/>
      </w:divBdr>
    </w:div>
    <w:div w:id="1117681043">
      <w:marLeft w:val="480"/>
      <w:marRight w:val="0"/>
      <w:marTop w:val="0"/>
      <w:marBottom w:val="0"/>
      <w:divBdr>
        <w:top w:val="none" w:sz="0" w:space="0" w:color="auto"/>
        <w:left w:val="none" w:sz="0" w:space="0" w:color="auto"/>
        <w:bottom w:val="none" w:sz="0" w:space="0" w:color="auto"/>
        <w:right w:val="none" w:sz="0" w:space="0" w:color="auto"/>
      </w:divBdr>
    </w:div>
    <w:div w:id="1117872800">
      <w:marLeft w:val="480"/>
      <w:marRight w:val="0"/>
      <w:marTop w:val="0"/>
      <w:marBottom w:val="0"/>
      <w:divBdr>
        <w:top w:val="none" w:sz="0" w:space="0" w:color="auto"/>
        <w:left w:val="none" w:sz="0" w:space="0" w:color="auto"/>
        <w:bottom w:val="none" w:sz="0" w:space="0" w:color="auto"/>
        <w:right w:val="none" w:sz="0" w:space="0" w:color="auto"/>
      </w:divBdr>
    </w:div>
    <w:div w:id="1118379232">
      <w:marLeft w:val="480"/>
      <w:marRight w:val="0"/>
      <w:marTop w:val="0"/>
      <w:marBottom w:val="0"/>
      <w:divBdr>
        <w:top w:val="none" w:sz="0" w:space="0" w:color="auto"/>
        <w:left w:val="none" w:sz="0" w:space="0" w:color="auto"/>
        <w:bottom w:val="none" w:sz="0" w:space="0" w:color="auto"/>
        <w:right w:val="none" w:sz="0" w:space="0" w:color="auto"/>
      </w:divBdr>
    </w:div>
    <w:div w:id="1118530004">
      <w:marLeft w:val="480"/>
      <w:marRight w:val="0"/>
      <w:marTop w:val="0"/>
      <w:marBottom w:val="0"/>
      <w:divBdr>
        <w:top w:val="none" w:sz="0" w:space="0" w:color="auto"/>
        <w:left w:val="none" w:sz="0" w:space="0" w:color="auto"/>
        <w:bottom w:val="none" w:sz="0" w:space="0" w:color="auto"/>
        <w:right w:val="none" w:sz="0" w:space="0" w:color="auto"/>
      </w:divBdr>
    </w:div>
    <w:div w:id="1118724408">
      <w:marLeft w:val="480"/>
      <w:marRight w:val="0"/>
      <w:marTop w:val="0"/>
      <w:marBottom w:val="0"/>
      <w:divBdr>
        <w:top w:val="none" w:sz="0" w:space="0" w:color="auto"/>
        <w:left w:val="none" w:sz="0" w:space="0" w:color="auto"/>
        <w:bottom w:val="none" w:sz="0" w:space="0" w:color="auto"/>
        <w:right w:val="none" w:sz="0" w:space="0" w:color="auto"/>
      </w:divBdr>
    </w:div>
    <w:div w:id="1118913486">
      <w:marLeft w:val="480"/>
      <w:marRight w:val="0"/>
      <w:marTop w:val="0"/>
      <w:marBottom w:val="0"/>
      <w:divBdr>
        <w:top w:val="none" w:sz="0" w:space="0" w:color="auto"/>
        <w:left w:val="none" w:sz="0" w:space="0" w:color="auto"/>
        <w:bottom w:val="none" w:sz="0" w:space="0" w:color="auto"/>
        <w:right w:val="none" w:sz="0" w:space="0" w:color="auto"/>
      </w:divBdr>
    </w:div>
    <w:div w:id="1119031591">
      <w:marLeft w:val="480"/>
      <w:marRight w:val="0"/>
      <w:marTop w:val="0"/>
      <w:marBottom w:val="0"/>
      <w:divBdr>
        <w:top w:val="none" w:sz="0" w:space="0" w:color="auto"/>
        <w:left w:val="none" w:sz="0" w:space="0" w:color="auto"/>
        <w:bottom w:val="none" w:sz="0" w:space="0" w:color="auto"/>
        <w:right w:val="none" w:sz="0" w:space="0" w:color="auto"/>
      </w:divBdr>
    </w:div>
    <w:div w:id="1119178526">
      <w:marLeft w:val="480"/>
      <w:marRight w:val="0"/>
      <w:marTop w:val="0"/>
      <w:marBottom w:val="0"/>
      <w:divBdr>
        <w:top w:val="none" w:sz="0" w:space="0" w:color="auto"/>
        <w:left w:val="none" w:sz="0" w:space="0" w:color="auto"/>
        <w:bottom w:val="none" w:sz="0" w:space="0" w:color="auto"/>
        <w:right w:val="none" w:sz="0" w:space="0" w:color="auto"/>
      </w:divBdr>
    </w:div>
    <w:div w:id="1120105226">
      <w:marLeft w:val="480"/>
      <w:marRight w:val="0"/>
      <w:marTop w:val="0"/>
      <w:marBottom w:val="0"/>
      <w:divBdr>
        <w:top w:val="none" w:sz="0" w:space="0" w:color="auto"/>
        <w:left w:val="none" w:sz="0" w:space="0" w:color="auto"/>
        <w:bottom w:val="none" w:sz="0" w:space="0" w:color="auto"/>
        <w:right w:val="none" w:sz="0" w:space="0" w:color="auto"/>
      </w:divBdr>
    </w:div>
    <w:div w:id="1120107457">
      <w:marLeft w:val="480"/>
      <w:marRight w:val="0"/>
      <w:marTop w:val="0"/>
      <w:marBottom w:val="0"/>
      <w:divBdr>
        <w:top w:val="none" w:sz="0" w:space="0" w:color="auto"/>
        <w:left w:val="none" w:sz="0" w:space="0" w:color="auto"/>
        <w:bottom w:val="none" w:sz="0" w:space="0" w:color="auto"/>
        <w:right w:val="none" w:sz="0" w:space="0" w:color="auto"/>
      </w:divBdr>
    </w:div>
    <w:div w:id="1120760310">
      <w:marLeft w:val="480"/>
      <w:marRight w:val="0"/>
      <w:marTop w:val="0"/>
      <w:marBottom w:val="0"/>
      <w:divBdr>
        <w:top w:val="none" w:sz="0" w:space="0" w:color="auto"/>
        <w:left w:val="none" w:sz="0" w:space="0" w:color="auto"/>
        <w:bottom w:val="none" w:sz="0" w:space="0" w:color="auto"/>
        <w:right w:val="none" w:sz="0" w:space="0" w:color="auto"/>
      </w:divBdr>
    </w:div>
    <w:div w:id="1120997139">
      <w:marLeft w:val="480"/>
      <w:marRight w:val="0"/>
      <w:marTop w:val="0"/>
      <w:marBottom w:val="0"/>
      <w:divBdr>
        <w:top w:val="none" w:sz="0" w:space="0" w:color="auto"/>
        <w:left w:val="none" w:sz="0" w:space="0" w:color="auto"/>
        <w:bottom w:val="none" w:sz="0" w:space="0" w:color="auto"/>
        <w:right w:val="none" w:sz="0" w:space="0" w:color="auto"/>
      </w:divBdr>
    </w:div>
    <w:div w:id="1122267864">
      <w:marLeft w:val="480"/>
      <w:marRight w:val="0"/>
      <w:marTop w:val="0"/>
      <w:marBottom w:val="0"/>
      <w:divBdr>
        <w:top w:val="none" w:sz="0" w:space="0" w:color="auto"/>
        <w:left w:val="none" w:sz="0" w:space="0" w:color="auto"/>
        <w:bottom w:val="none" w:sz="0" w:space="0" w:color="auto"/>
        <w:right w:val="none" w:sz="0" w:space="0" w:color="auto"/>
      </w:divBdr>
    </w:div>
    <w:div w:id="1122501312">
      <w:marLeft w:val="480"/>
      <w:marRight w:val="0"/>
      <w:marTop w:val="0"/>
      <w:marBottom w:val="0"/>
      <w:divBdr>
        <w:top w:val="none" w:sz="0" w:space="0" w:color="auto"/>
        <w:left w:val="none" w:sz="0" w:space="0" w:color="auto"/>
        <w:bottom w:val="none" w:sz="0" w:space="0" w:color="auto"/>
        <w:right w:val="none" w:sz="0" w:space="0" w:color="auto"/>
      </w:divBdr>
    </w:div>
    <w:div w:id="1122773330">
      <w:marLeft w:val="480"/>
      <w:marRight w:val="0"/>
      <w:marTop w:val="0"/>
      <w:marBottom w:val="0"/>
      <w:divBdr>
        <w:top w:val="none" w:sz="0" w:space="0" w:color="auto"/>
        <w:left w:val="none" w:sz="0" w:space="0" w:color="auto"/>
        <w:bottom w:val="none" w:sz="0" w:space="0" w:color="auto"/>
        <w:right w:val="none" w:sz="0" w:space="0" w:color="auto"/>
      </w:divBdr>
    </w:div>
    <w:div w:id="1123381567">
      <w:marLeft w:val="480"/>
      <w:marRight w:val="0"/>
      <w:marTop w:val="0"/>
      <w:marBottom w:val="0"/>
      <w:divBdr>
        <w:top w:val="none" w:sz="0" w:space="0" w:color="auto"/>
        <w:left w:val="none" w:sz="0" w:space="0" w:color="auto"/>
        <w:bottom w:val="none" w:sz="0" w:space="0" w:color="auto"/>
        <w:right w:val="none" w:sz="0" w:space="0" w:color="auto"/>
      </w:divBdr>
    </w:div>
    <w:div w:id="1124153989">
      <w:marLeft w:val="480"/>
      <w:marRight w:val="0"/>
      <w:marTop w:val="0"/>
      <w:marBottom w:val="0"/>
      <w:divBdr>
        <w:top w:val="none" w:sz="0" w:space="0" w:color="auto"/>
        <w:left w:val="none" w:sz="0" w:space="0" w:color="auto"/>
        <w:bottom w:val="none" w:sz="0" w:space="0" w:color="auto"/>
        <w:right w:val="none" w:sz="0" w:space="0" w:color="auto"/>
      </w:divBdr>
    </w:div>
    <w:div w:id="1125319925">
      <w:marLeft w:val="480"/>
      <w:marRight w:val="0"/>
      <w:marTop w:val="0"/>
      <w:marBottom w:val="0"/>
      <w:divBdr>
        <w:top w:val="none" w:sz="0" w:space="0" w:color="auto"/>
        <w:left w:val="none" w:sz="0" w:space="0" w:color="auto"/>
        <w:bottom w:val="none" w:sz="0" w:space="0" w:color="auto"/>
        <w:right w:val="none" w:sz="0" w:space="0" w:color="auto"/>
      </w:divBdr>
    </w:div>
    <w:div w:id="1125394907">
      <w:marLeft w:val="480"/>
      <w:marRight w:val="0"/>
      <w:marTop w:val="0"/>
      <w:marBottom w:val="0"/>
      <w:divBdr>
        <w:top w:val="none" w:sz="0" w:space="0" w:color="auto"/>
        <w:left w:val="none" w:sz="0" w:space="0" w:color="auto"/>
        <w:bottom w:val="none" w:sz="0" w:space="0" w:color="auto"/>
        <w:right w:val="none" w:sz="0" w:space="0" w:color="auto"/>
      </w:divBdr>
    </w:div>
    <w:div w:id="1125544368">
      <w:marLeft w:val="480"/>
      <w:marRight w:val="0"/>
      <w:marTop w:val="0"/>
      <w:marBottom w:val="0"/>
      <w:divBdr>
        <w:top w:val="none" w:sz="0" w:space="0" w:color="auto"/>
        <w:left w:val="none" w:sz="0" w:space="0" w:color="auto"/>
        <w:bottom w:val="none" w:sz="0" w:space="0" w:color="auto"/>
        <w:right w:val="none" w:sz="0" w:space="0" w:color="auto"/>
      </w:divBdr>
    </w:div>
    <w:div w:id="1125583473">
      <w:marLeft w:val="480"/>
      <w:marRight w:val="0"/>
      <w:marTop w:val="0"/>
      <w:marBottom w:val="0"/>
      <w:divBdr>
        <w:top w:val="none" w:sz="0" w:space="0" w:color="auto"/>
        <w:left w:val="none" w:sz="0" w:space="0" w:color="auto"/>
        <w:bottom w:val="none" w:sz="0" w:space="0" w:color="auto"/>
        <w:right w:val="none" w:sz="0" w:space="0" w:color="auto"/>
      </w:divBdr>
    </w:div>
    <w:div w:id="1126267577">
      <w:marLeft w:val="480"/>
      <w:marRight w:val="0"/>
      <w:marTop w:val="0"/>
      <w:marBottom w:val="0"/>
      <w:divBdr>
        <w:top w:val="none" w:sz="0" w:space="0" w:color="auto"/>
        <w:left w:val="none" w:sz="0" w:space="0" w:color="auto"/>
        <w:bottom w:val="none" w:sz="0" w:space="0" w:color="auto"/>
        <w:right w:val="none" w:sz="0" w:space="0" w:color="auto"/>
      </w:divBdr>
    </w:div>
    <w:div w:id="1126391247">
      <w:marLeft w:val="480"/>
      <w:marRight w:val="0"/>
      <w:marTop w:val="0"/>
      <w:marBottom w:val="0"/>
      <w:divBdr>
        <w:top w:val="none" w:sz="0" w:space="0" w:color="auto"/>
        <w:left w:val="none" w:sz="0" w:space="0" w:color="auto"/>
        <w:bottom w:val="none" w:sz="0" w:space="0" w:color="auto"/>
        <w:right w:val="none" w:sz="0" w:space="0" w:color="auto"/>
      </w:divBdr>
    </w:div>
    <w:div w:id="1126660198">
      <w:marLeft w:val="480"/>
      <w:marRight w:val="0"/>
      <w:marTop w:val="0"/>
      <w:marBottom w:val="0"/>
      <w:divBdr>
        <w:top w:val="none" w:sz="0" w:space="0" w:color="auto"/>
        <w:left w:val="none" w:sz="0" w:space="0" w:color="auto"/>
        <w:bottom w:val="none" w:sz="0" w:space="0" w:color="auto"/>
        <w:right w:val="none" w:sz="0" w:space="0" w:color="auto"/>
      </w:divBdr>
    </w:div>
    <w:div w:id="1127088458">
      <w:marLeft w:val="480"/>
      <w:marRight w:val="0"/>
      <w:marTop w:val="0"/>
      <w:marBottom w:val="0"/>
      <w:divBdr>
        <w:top w:val="none" w:sz="0" w:space="0" w:color="auto"/>
        <w:left w:val="none" w:sz="0" w:space="0" w:color="auto"/>
        <w:bottom w:val="none" w:sz="0" w:space="0" w:color="auto"/>
        <w:right w:val="none" w:sz="0" w:space="0" w:color="auto"/>
      </w:divBdr>
    </w:div>
    <w:div w:id="1127119452">
      <w:marLeft w:val="480"/>
      <w:marRight w:val="0"/>
      <w:marTop w:val="0"/>
      <w:marBottom w:val="0"/>
      <w:divBdr>
        <w:top w:val="none" w:sz="0" w:space="0" w:color="auto"/>
        <w:left w:val="none" w:sz="0" w:space="0" w:color="auto"/>
        <w:bottom w:val="none" w:sz="0" w:space="0" w:color="auto"/>
        <w:right w:val="none" w:sz="0" w:space="0" w:color="auto"/>
      </w:divBdr>
    </w:div>
    <w:div w:id="1128357962">
      <w:marLeft w:val="480"/>
      <w:marRight w:val="0"/>
      <w:marTop w:val="0"/>
      <w:marBottom w:val="0"/>
      <w:divBdr>
        <w:top w:val="none" w:sz="0" w:space="0" w:color="auto"/>
        <w:left w:val="none" w:sz="0" w:space="0" w:color="auto"/>
        <w:bottom w:val="none" w:sz="0" w:space="0" w:color="auto"/>
        <w:right w:val="none" w:sz="0" w:space="0" w:color="auto"/>
      </w:divBdr>
    </w:div>
    <w:div w:id="1128477247">
      <w:marLeft w:val="480"/>
      <w:marRight w:val="0"/>
      <w:marTop w:val="0"/>
      <w:marBottom w:val="0"/>
      <w:divBdr>
        <w:top w:val="none" w:sz="0" w:space="0" w:color="auto"/>
        <w:left w:val="none" w:sz="0" w:space="0" w:color="auto"/>
        <w:bottom w:val="none" w:sz="0" w:space="0" w:color="auto"/>
        <w:right w:val="none" w:sz="0" w:space="0" w:color="auto"/>
      </w:divBdr>
    </w:div>
    <w:div w:id="1128863209">
      <w:marLeft w:val="480"/>
      <w:marRight w:val="0"/>
      <w:marTop w:val="0"/>
      <w:marBottom w:val="0"/>
      <w:divBdr>
        <w:top w:val="none" w:sz="0" w:space="0" w:color="auto"/>
        <w:left w:val="none" w:sz="0" w:space="0" w:color="auto"/>
        <w:bottom w:val="none" w:sz="0" w:space="0" w:color="auto"/>
        <w:right w:val="none" w:sz="0" w:space="0" w:color="auto"/>
      </w:divBdr>
    </w:div>
    <w:div w:id="1128932314">
      <w:marLeft w:val="480"/>
      <w:marRight w:val="0"/>
      <w:marTop w:val="0"/>
      <w:marBottom w:val="0"/>
      <w:divBdr>
        <w:top w:val="none" w:sz="0" w:space="0" w:color="auto"/>
        <w:left w:val="none" w:sz="0" w:space="0" w:color="auto"/>
        <w:bottom w:val="none" w:sz="0" w:space="0" w:color="auto"/>
        <w:right w:val="none" w:sz="0" w:space="0" w:color="auto"/>
      </w:divBdr>
    </w:div>
    <w:div w:id="1129205505">
      <w:marLeft w:val="480"/>
      <w:marRight w:val="0"/>
      <w:marTop w:val="0"/>
      <w:marBottom w:val="0"/>
      <w:divBdr>
        <w:top w:val="none" w:sz="0" w:space="0" w:color="auto"/>
        <w:left w:val="none" w:sz="0" w:space="0" w:color="auto"/>
        <w:bottom w:val="none" w:sz="0" w:space="0" w:color="auto"/>
        <w:right w:val="none" w:sz="0" w:space="0" w:color="auto"/>
      </w:divBdr>
    </w:div>
    <w:div w:id="1129475665">
      <w:marLeft w:val="480"/>
      <w:marRight w:val="0"/>
      <w:marTop w:val="0"/>
      <w:marBottom w:val="0"/>
      <w:divBdr>
        <w:top w:val="none" w:sz="0" w:space="0" w:color="auto"/>
        <w:left w:val="none" w:sz="0" w:space="0" w:color="auto"/>
        <w:bottom w:val="none" w:sz="0" w:space="0" w:color="auto"/>
        <w:right w:val="none" w:sz="0" w:space="0" w:color="auto"/>
      </w:divBdr>
    </w:div>
    <w:div w:id="1129595046">
      <w:marLeft w:val="480"/>
      <w:marRight w:val="0"/>
      <w:marTop w:val="0"/>
      <w:marBottom w:val="0"/>
      <w:divBdr>
        <w:top w:val="none" w:sz="0" w:space="0" w:color="auto"/>
        <w:left w:val="none" w:sz="0" w:space="0" w:color="auto"/>
        <w:bottom w:val="none" w:sz="0" w:space="0" w:color="auto"/>
        <w:right w:val="none" w:sz="0" w:space="0" w:color="auto"/>
      </w:divBdr>
    </w:div>
    <w:div w:id="1129780009">
      <w:marLeft w:val="480"/>
      <w:marRight w:val="0"/>
      <w:marTop w:val="0"/>
      <w:marBottom w:val="0"/>
      <w:divBdr>
        <w:top w:val="none" w:sz="0" w:space="0" w:color="auto"/>
        <w:left w:val="none" w:sz="0" w:space="0" w:color="auto"/>
        <w:bottom w:val="none" w:sz="0" w:space="0" w:color="auto"/>
        <w:right w:val="none" w:sz="0" w:space="0" w:color="auto"/>
      </w:divBdr>
    </w:div>
    <w:div w:id="1129856542">
      <w:marLeft w:val="480"/>
      <w:marRight w:val="0"/>
      <w:marTop w:val="0"/>
      <w:marBottom w:val="0"/>
      <w:divBdr>
        <w:top w:val="none" w:sz="0" w:space="0" w:color="auto"/>
        <w:left w:val="none" w:sz="0" w:space="0" w:color="auto"/>
        <w:bottom w:val="none" w:sz="0" w:space="0" w:color="auto"/>
        <w:right w:val="none" w:sz="0" w:space="0" w:color="auto"/>
      </w:divBdr>
    </w:div>
    <w:div w:id="1129936563">
      <w:marLeft w:val="480"/>
      <w:marRight w:val="0"/>
      <w:marTop w:val="0"/>
      <w:marBottom w:val="0"/>
      <w:divBdr>
        <w:top w:val="none" w:sz="0" w:space="0" w:color="auto"/>
        <w:left w:val="none" w:sz="0" w:space="0" w:color="auto"/>
        <w:bottom w:val="none" w:sz="0" w:space="0" w:color="auto"/>
        <w:right w:val="none" w:sz="0" w:space="0" w:color="auto"/>
      </w:divBdr>
    </w:div>
    <w:div w:id="1129937380">
      <w:marLeft w:val="480"/>
      <w:marRight w:val="0"/>
      <w:marTop w:val="0"/>
      <w:marBottom w:val="0"/>
      <w:divBdr>
        <w:top w:val="none" w:sz="0" w:space="0" w:color="auto"/>
        <w:left w:val="none" w:sz="0" w:space="0" w:color="auto"/>
        <w:bottom w:val="none" w:sz="0" w:space="0" w:color="auto"/>
        <w:right w:val="none" w:sz="0" w:space="0" w:color="auto"/>
      </w:divBdr>
    </w:div>
    <w:div w:id="1130170136">
      <w:marLeft w:val="480"/>
      <w:marRight w:val="0"/>
      <w:marTop w:val="0"/>
      <w:marBottom w:val="0"/>
      <w:divBdr>
        <w:top w:val="none" w:sz="0" w:space="0" w:color="auto"/>
        <w:left w:val="none" w:sz="0" w:space="0" w:color="auto"/>
        <w:bottom w:val="none" w:sz="0" w:space="0" w:color="auto"/>
        <w:right w:val="none" w:sz="0" w:space="0" w:color="auto"/>
      </w:divBdr>
    </w:div>
    <w:div w:id="1130318473">
      <w:marLeft w:val="480"/>
      <w:marRight w:val="0"/>
      <w:marTop w:val="0"/>
      <w:marBottom w:val="0"/>
      <w:divBdr>
        <w:top w:val="none" w:sz="0" w:space="0" w:color="auto"/>
        <w:left w:val="none" w:sz="0" w:space="0" w:color="auto"/>
        <w:bottom w:val="none" w:sz="0" w:space="0" w:color="auto"/>
        <w:right w:val="none" w:sz="0" w:space="0" w:color="auto"/>
      </w:divBdr>
    </w:div>
    <w:div w:id="1130397136">
      <w:marLeft w:val="480"/>
      <w:marRight w:val="0"/>
      <w:marTop w:val="0"/>
      <w:marBottom w:val="0"/>
      <w:divBdr>
        <w:top w:val="none" w:sz="0" w:space="0" w:color="auto"/>
        <w:left w:val="none" w:sz="0" w:space="0" w:color="auto"/>
        <w:bottom w:val="none" w:sz="0" w:space="0" w:color="auto"/>
        <w:right w:val="none" w:sz="0" w:space="0" w:color="auto"/>
      </w:divBdr>
    </w:div>
    <w:div w:id="1130436551">
      <w:marLeft w:val="480"/>
      <w:marRight w:val="0"/>
      <w:marTop w:val="0"/>
      <w:marBottom w:val="0"/>
      <w:divBdr>
        <w:top w:val="none" w:sz="0" w:space="0" w:color="auto"/>
        <w:left w:val="none" w:sz="0" w:space="0" w:color="auto"/>
        <w:bottom w:val="none" w:sz="0" w:space="0" w:color="auto"/>
        <w:right w:val="none" w:sz="0" w:space="0" w:color="auto"/>
      </w:divBdr>
    </w:div>
    <w:div w:id="1130855668">
      <w:marLeft w:val="480"/>
      <w:marRight w:val="0"/>
      <w:marTop w:val="0"/>
      <w:marBottom w:val="0"/>
      <w:divBdr>
        <w:top w:val="none" w:sz="0" w:space="0" w:color="auto"/>
        <w:left w:val="none" w:sz="0" w:space="0" w:color="auto"/>
        <w:bottom w:val="none" w:sz="0" w:space="0" w:color="auto"/>
        <w:right w:val="none" w:sz="0" w:space="0" w:color="auto"/>
      </w:divBdr>
    </w:div>
    <w:div w:id="1130974315">
      <w:marLeft w:val="480"/>
      <w:marRight w:val="0"/>
      <w:marTop w:val="0"/>
      <w:marBottom w:val="0"/>
      <w:divBdr>
        <w:top w:val="none" w:sz="0" w:space="0" w:color="auto"/>
        <w:left w:val="none" w:sz="0" w:space="0" w:color="auto"/>
        <w:bottom w:val="none" w:sz="0" w:space="0" w:color="auto"/>
        <w:right w:val="none" w:sz="0" w:space="0" w:color="auto"/>
      </w:divBdr>
    </w:div>
    <w:div w:id="1131627148">
      <w:marLeft w:val="480"/>
      <w:marRight w:val="0"/>
      <w:marTop w:val="0"/>
      <w:marBottom w:val="0"/>
      <w:divBdr>
        <w:top w:val="none" w:sz="0" w:space="0" w:color="auto"/>
        <w:left w:val="none" w:sz="0" w:space="0" w:color="auto"/>
        <w:bottom w:val="none" w:sz="0" w:space="0" w:color="auto"/>
        <w:right w:val="none" w:sz="0" w:space="0" w:color="auto"/>
      </w:divBdr>
    </w:div>
    <w:div w:id="1131752690">
      <w:marLeft w:val="480"/>
      <w:marRight w:val="0"/>
      <w:marTop w:val="0"/>
      <w:marBottom w:val="0"/>
      <w:divBdr>
        <w:top w:val="none" w:sz="0" w:space="0" w:color="auto"/>
        <w:left w:val="none" w:sz="0" w:space="0" w:color="auto"/>
        <w:bottom w:val="none" w:sz="0" w:space="0" w:color="auto"/>
        <w:right w:val="none" w:sz="0" w:space="0" w:color="auto"/>
      </w:divBdr>
    </w:div>
    <w:div w:id="1133329313">
      <w:marLeft w:val="480"/>
      <w:marRight w:val="0"/>
      <w:marTop w:val="0"/>
      <w:marBottom w:val="0"/>
      <w:divBdr>
        <w:top w:val="none" w:sz="0" w:space="0" w:color="auto"/>
        <w:left w:val="none" w:sz="0" w:space="0" w:color="auto"/>
        <w:bottom w:val="none" w:sz="0" w:space="0" w:color="auto"/>
        <w:right w:val="none" w:sz="0" w:space="0" w:color="auto"/>
      </w:divBdr>
    </w:div>
    <w:div w:id="1133333002">
      <w:marLeft w:val="480"/>
      <w:marRight w:val="0"/>
      <w:marTop w:val="0"/>
      <w:marBottom w:val="0"/>
      <w:divBdr>
        <w:top w:val="none" w:sz="0" w:space="0" w:color="auto"/>
        <w:left w:val="none" w:sz="0" w:space="0" w:color="auto"/>
        <w:bottom w:val="none" w:sz="0" w:space="0" w:color="auto"/>
        <w:right w:val="none" w:sz="0" w:space="0" w:color="auto"/>
      </w:divBdr>
    </w:div>
    <w:div w:id="1133399563">
      <w:marLeft w:val="480"/>
      <w:marRight w:val="0"/>
      <w:marTop w:val="0"/>
      <w:marBottom w:val="0"/>
      <w:divBdr>
        <w:top w:val="none" w:sz="0" w:space="0" w:color="auto"/>
        <w:left w:val="none" w:sz="0" w:space="0" w:color="auto"/>
        <w:bottom w:val="none" w:sz="0" w:space="0" w:color="auto"/>
        <w:right w:val="none" w:sz="0" w:space="0" w:color="auto"/>
      </w:divBdr>
    </w:div>
    <w:div w:id="1133406593">
      <w:marLeft w:val="480"/>
      <w:marRight w:val="0"/>
      <w:marTop w:val="0"/>
      <w:marBottom w:val="0"/>
      <w:divBdr>
        <w:top w:val="none" w:sz="0" w:space="0" w:color="auto"/>
        <w:left w:val="none" w:sz="0" w:space="0" w:color="auto"/>
        <w:bottom w:val="none" w:sz="0" w:space="0" w:color="auto"/>
        <w:right w:val="none" w:sz="0" w:space="0" w:color="auto"/>
      </w:divBdr>
    </w:div>
    <w:div w:id="1133911338">
      <w:marLeft w:val="480"/>
      <w:marRight w:val="0"/>
      <w:marTop w:val="0"/>
      <w:marBottom w:val="0"/>
      <w:divBdr>
        <w:top w:val="none" w:sz="0" w:space="0" w:color="auto"/>
        <w:left w:val="none" w:sz="0" w:space="0" w:color="auto"/>
        <w:bottom w:val="none" w:sz="0" w:space="0" w:color="auto"/>
        <w:right w:val="none" w:sz="0" w:space="0" w:color="auto"/>
      </w:divBdr>
    </w:div>
    <w:div w:id="1134174837">
      <w:marLeft w:val="480"/>
      <w:marRight w:val="0"/>
      <w:marTop w:val="0"/>
      <w:marBottom w:val="0"/>
      <w:divBdr>
        <w:top w:val="none" w:sz="0" w:space="0" w:color="auto"/>
        <w:left w:val="none" w:sz="0" w:space="0" w:color="auto"/>
        <w:bottom w:val="none" w:sz="0" w:space="0" w:color="auto"/>
        <w:right w:val="none" w:sz="0" w:space="0" w:color="auto"/>
      </w:divBdr>
    </w:div>
    <w:div w:id="1134443487">
      <w:marLeft w:val="480"/>
      <w:marRight w:val="0"/>
      <w:marTop w:val="0"/>
      <w:marBottom w:val="0"/>
      <w:divBdr>
        <w:top w:val="none" w:sz="0" w:space="0" w:color="auto"/>
        <w:left w:val="none" w:sz="0" w:space="0" w:color="auto"/>
        <w:bottom w:val="none" w:sz="0" w:space="0" w:color="auto"/>
        <w:right w:val="none" w:sz="0" w:space="0" w:color="auto"/>
      </w:divBdr>
    </w:div>
    <w:div w:id="1134909909">
      <w:marLeft w:val="480"/>
      <w:marRight w:val="0"/>
      <w:marTop w:val="0"/>
      <w:marBottom w:val="0"/>
      <w:divBdr>
        <w:top w:val="none" w:sz="0" w:space="0" w:color="auto"/>
        <w:left w:val="none" w:sz="0" w:space="0" w:color="auto"/>
        <w:bottom w:val="none" w:sz="0" w:space="0" w:color="auto"/>
        <w:right w:val="none" w:sz="0" w:space="0" w:color="auto"/>
      </w:divBdr>
    </w:div>
    <w:div w:id="1134952586">
      <w:marLeft w:val="480"/>
      <w:marRight w:val="0"/>
      <w:marTop w:val="0"/>
      <w:marBottom w:val="0"/>
      <w:divBdr>
        <w:top w:val="none" w:sz="0" w:space="0" w:color="auto"/>
        <w:left w:val="none" w:sz="0" w:space="0" w:color="auto"/>
        <w:bottom w:val="none" w:sz="0" w:space="0" w:color="auto"/>
        <w:right w:val="none" w:sz="0" w:space="0" w:color="auto"/>
      </w:divBdr>
    </w:div>
    <w:div w:id="1136029735">
      <w:marLeft w:val="480"/>
      <w:marRight w:val="0"/>
      <w:marTop w:val="0"/>
      <w:marBottom w:val="0"/>
      <w:divBdr>
        <w:top w:val="none" w:sz="0" w:space="0" w:color="auto"/>
        <w:left w:val="none" w:sz="0" w:space="0" w:color="auto"/>
        <w:bottom w:val="none" w:sz="0" w:space="0" w:color="auto"/>
        <w:right w:val="none" w:sz="0" w:space="0" w:color="auto"/>
      </w:divBdr>
    </w:div>
    <w:div w:id="1136684410">
      <w:marLeft w:val="480"/>
      <w:marRight w:val="0"/>
      <w:marTop w:val="0"/>
      <w:marBottom w:val="0"/>
      <w:divBdr>
        <w:top w:val="none" w:sz="0" w:space="0" w:color="auto"/>
        <w:left w:val="none" w:sz="0" w:space="0" w:color="auto"/>
        <w:bottom w:val="none" w:sz="0" w:space="0" w:color="auto"/>
        <w:right w:val="none" w:sz="0" w:space="0" w:color="auto"/>
      </w:divBdr>
    </w:div>
    <w:div w:id="1136875973">
      <w:marLeft w:val="480"/>
      <w:marRight w:val="0"/>
      <w:marTop w:val="0"/>
      <w:marBottom w:val="0"/>
      <w:divBdr>
        <w:top w:val="none" w:sz="0" w:space="0" w:color="auto"/>
        <w:left w:val="none" w:sz="0" w:space="0" w:color="auto"/>
        <w:bottom w:val="none" w:sz="0" w:space="0" w:color="auto"/>
        <w:right w:val="none" w:sz="0" w:space="0" w:color="auto"/>
      </w:divBdr>
    </w:div>
    <w:div w:id="1138768360">
      <w:marLeft w:val="480"/>
      <w:marRight w:val="0"/>
      <w:marTop w:val="0"/>
      <w:marBottom w:val="0"/>
      <w:divBdr>
        <w:top w:val="none" w:sz="0" w:space="0" w:color="auto"/>
        <w:left w:val="none" w:sz="0" w:space="0" w:color="auto"/>
        <w:bottom w:val="none" w:sz="0" w:space="0" w:color="auto"/>
        <w:right w:val="none" w:sz="0" w:space="0" w:color="auto"/>
      </w:divBdr>
    </w:div>
    <w:div w:id="1139373760">
      <w:marLeft w:val="480"/>
      <w:marRight w:val="0"/>
      <w:marTop w:val="0"/>
      <w:marBottom w:val="0"/>
      <w:divBdr>
        <w:top w:val="none" w:sz="0" w:space="0" w:color="auto"/>
        <w:left w:val="none" w:sz="0" w:space="0" w:color="auto"/>
        <w:bottom w:val="none" w:sz="0" w:space="0" w:color="auto"/>
        <w:right w:val="none" w:sz="0" w:space="0" w:color="auto"/>
      </w:divBdr>
    </w:div>
    <w:div w:id="1139608677">
      <w:marLeft w:val="480"/>
      <w:marRight w:val="0"/>
      <w:marTop w:val="0"/>
      <w:marBottom w:val="0"/>
      <w:divBdr>
        <w:top w:val="none" w:sz="0" w:space="0" w:color="auto"/>
        <w:left w:val="none" w:sz="0" w:space="0" w:color="auto"/>
        <w:bottom w:val="none" w:sz="0" w:space="0" w:color="auto"/>
        <w:right w:val="none" w:sz="0" w:space="0" w:color="auto"/>
      </w:divBdr>
    </w:div>
    <w:div w:id="1140612811">
      <w:marLeft w:val="480"/>
      <w:marRight w:val="0"/>
      <w:marTop w:val="0"/>
      <w:marBottom w:val="0"/>
      <w:divBdr>
        <w:top w:val="none" w:sz="0" w:space="0" w:color="auto"/>
        <w:left w:val="none" w:sz="0" w:space="0" w:color="auto"/>
        <w:bottom w:val="none" w:sz="0" w:space="0" w:color="auto"/>
        <w:right w:val="none" w:sz="0" w:space="0" w:color="auto"/>
      </w:divBdr>
    </w:div>
    <w:div w:id="1140852029">
      <w:marLeft w:val="480"/>
      <w:marRight w:val="0"/>
      <w:marTop w:val="0"/>
      <w:marBottom w:val="0"/>
      <w:divBdr>
        <w:top w:val="none" w:sz="0" w:space="0" w:color="auto"/>
        <w:left w:val="none" w:sz="0" w:space="0" w:color="auto"/>
        <w:bottom w:val="none" w:sz="0" w:space="0" w:color="auto"/>
        <w:right w:val="none" w:sz="0" w:space="0" w:color="auto"/>
      </w:divBdr>
    </w:div>
    <w:div w:id="1140879679">
      <w:marLeft w:val="480"/>
      <w:marRight w:val="0"/>
      <w:marTop w:val="0"/>
      <w:marBottom w:val="0"/>
      <w:divBdr>
        <w:top w:val="none" w:sz="0" w:space="0" w:color="auto"/>
        <w:left w:val="none" w:sz="0" w:space="0" w:color="auto"/>
        <w:bottom w:val="none" w:sz="0" w:space="0" w:color="auto"/>
        <w:right w:val="none" w:sz="0" w:space="0" w:color="auto"/>
      </w:divBdr>
    </w:div>
    <w:div w:id="1141074537">
      <w:marLeft w:val="480"/>
      <w:marRight w:val="0"/>
      <w:marTop w:val="0"/>
      <w:marBottom w:val="0"/>
      <w:divBdr>
        <w:top w:val="none" w:sz="0" w:space="0" w:color="auto"/>
        <w:left w:val="none" w:sz="0" w:space="0" w:color="auto"/>
        <w:bottom w:val="none" w:sz="0" w:space="0" w:color="auto"/>
        <w:right w:val="none" w:sz="0" w:space="0" w:color="auto"/>
      </w:divBdr>
    </w:div>
    <w:div w:id="1141312902">
      <w:marLeft w:val="480"/>
      <w:marRight w:val="0"/>
      <w:marTop w:val="0"/>
      <w:marBottom w:val="0"/>
      <w:divBdr>
        <w:top w:val="none" w:sz="0" w:space="0" w:color="auto"/>
        <w:left w:val="none" w:sz="0" w:space="0" w:color="auto"/>
        <w:bottom w:val="none" w:sz="0" w:space="0" w:color="auto"/>
        <w:right w:val="none" w:sz="0" w:space="0" w:color="auto"/>
      </w:divBdr>
    </w:div>
    <w:div w:id="1141732323">
      <w:marLeft w:val="480"/>
      <w:marRight w:val="0"/>
      <w:marTop w:val="0"/>
      <w:marBottom w:val="0"/>
      <w:divBdr>
        <w:top w:val="none" w:sz="0" w:space="0" w:color="auto"/>
        <w:left w:val="none" w:sz="0" w:space="0" w:color="auto"/>
        <w:bottom w:val="none" w:sz="0" w:space="0" w:color="auto"/>
        <w:right w:val="none" w:sz="0" w:space="0" w:color="auto"/>
      </w:divBdr>
    </w:div>
    <w:div w:id="1141994043">
      <w:marLeft w:val="480"/>
      <w:marRight w:val="0"/>
      <w:marTop w:val="0"/>
      <w:marBottom w:val="0"/>
      <w:divBdr>
        <w:top w:val="none" w:sz="0" w:space="0" w:color="auto"/>
        <w:left w:val="none" w:sz="0" w:space="0" w:color="auto"/>
        <w:bottom w:val="none" w:sz="0" w:space="0" w:color="auto"/>
        <w:right w:val="none" w:sz="0" w:space="0" w:color="auto"/>
      </w:divBdr>
    </w:div>
    <w:div w:id="1142112354">
      <w:marLeft w:val="480"/>
      <w:marRight w:val="0"/>
      <w:marTop w:val="0"/>
      <w:marBottom w:val="0"/>
      <w:divBdr>
        <w:top w:val="none" w:sz="0" w:space="0" w:color="auto"/>
        <w:left w:val="none" w:sz="0" w:space="0" w:color="auto"/>
        <w:bottom w:val="none" w:sz="0" w:space="0" w:color="auto"/>
        <w:right w:val="none" w:sz="0" w:space="0" w:color="auto"/>
      </w:divBdr>
    </w:div>
    <w:div w:id="1142306581">
      <w:marLeft w:val="480"/>
      <w:marRight w:val="0"/>
      <w:marTop w:val="0"/>
      <w:marBottom w:val="0"/>
      <w:divBdr>
        <w:top w:val="none" w:sz="0" w:space="0" w:color="auto"/>
        <w:left w:val="none" w:sz="0" w:space="0" w:color="auto"/>
        <w:bottom w:val="none" w:sz="0" w:space="0" w:color="auto"/>
        <w:right w:val="none" w:sz="0" w:space="0" w:color="auto"/>
      </w:divBdr>
    </w:div>
    <w:div w:id="1142428272">
      <w:marLeft w:val="480"/>
      <w:marRight w:val="0"/>
      <w:marTop w:val="0"/>
      <w:marBottom w:val="0"/>
      <w:divBdr>
        <w:top w:val="none" w:sz="0" w:space="0" w:color="auto"/>
        <w:left w:val="none" w:sz="0" w:space="0" w:color="auto"/>
        <w:bottom w:val="none" w:sz="0" w:space="0" w:color="auto"/>
        <w:right w:val="none" w:sz="0" w:space="0" w:color="auto"/>
      </w:divBdr>
    </w:div>
    <w:div w:id="1143348355">
      <w:marLeft w:val="480"/>
      <w:marRight w:val="0"/>
      <w:marTop w:val="0"/>
      <w:marBottom w:val="0"/>
      <w:divBdr>
        <w:top w:val="none" w:sz="0" w:space="0" w:color="auto"/>
        <w:left w:val="none" w:sz="0" w:space="0" w:color="auto"/>
        <w:bottom w:val="none" w:sz="0" w:space="0" w:color="auto"/>
        <w:right w:val="none" w:sz="0" w:space="0" w:color="auto"/>
      </w:divBdr>
    </w:div>
    <w:div w:id="1144928567">
      <w:marLeft w:val="480"/>
      <w:marRight w:val="0"/>
      <w:marTop w:val="0"/>
      <w:marBottom w:val="0"/>
      <w:divBdr>
        <w:top w:val="none" w:sz="0" w:space="0" w:color="auto"/>
        <w:left w:val="none" w:sz="0" w:space="0" w:color="auto"/>
        <w:bottom w:val="none" w:sz="0" w:space="0" w:color="auto"/>
        <w:right w:val="none" w:sz="0" w:space="0" w:color="auto"/>
      </w:divBdr>
    </w:div>
    <w:div w:id="1145780680">
      <w:marLeft w:val="480"/>
      <w:marRight w:val="0"/>
      <w:marTop w:val="0"/>
      <w:marBottom w:val="0"/>
      <w:divBdr>
        <w:top w:val="none" w:sz="0" w:space="0" w:color="auto"/>
        <w:left w:val="none" w:sz="0" w:space="0" w:color="auto"/>
        <w:bottom w:val="none" w:sz="0" w:space="0" w:color="auto"/>
        <w:right w:val="none" w:sz="0" w:space="0" w:color="auto"/>
      </w:divBdr>
    </w:div>
    <w:div w:id="1145969921">
      <w:marLeft w:val="480"/>
      <w:marRight w:val="0"/>
      <w:marTop w:val="0"/>
      <w:marBottom w:val="0"/>
      <w:divBdr>
        <w:top w:val="none" w:sz="0" w:space="0" w:color="auto"/>
        <w:left w:val="none" w:sz="0" w:space="0" w:color="auto"/>
        <w:bottom w:val="none" w:sz="0" w:space="0" w:color="auto"/>
        <w:right w:val="none" w:sz="0" w:space="0" w:color="auto"/>
      </w:divBdr>
    </w:div>
    <w:div w:id="1146049756">
      <w:marLeft w:val="480"/>
      <w:marRight w:val="0"/>
      <w:marTop w:val="0"/>
      <w:marBottom w:val="0"/>
      <w:divBdr>
        <w:top w:val="none" w:sz="0" w:space="0" w:color="auto"/>
        <w:left w:val="none" w:sz="0" w:space="0" w:color="auto"/>
        <w:bottom w:val="none" w:sz="0" w:space="0" w:color="auto"/>
        <w:right w:val="none" w:sz="0" w:space="0" w:color="auto"/>
      </w:divBdr>
    </w:div>
    <w:div w:id="1146313086">
      <w:marLeft w:val="480"/>
      <w:marRight w:val="0"/>
      <w:marTop w:val="0"/>
      <w:marBottom w:val="0"/>
      <w:divBdr>
        <w:top w:val="none" w:sz="0" w:space="0" w:color="auto"/>
        <w:left w:val="none" w:sz="0" w:space="0" w:color="auto"/>
        <w:bottom w:val="none" w:sz="0" w:space="0" w:color="auto"/>
        <w:right w:val="none" w:sz="0" w:space="0" w:color="auto"/>
      </w:divBdr>
    </w:div>
    <w:div w:id="1146319701">
      <w:marLeft w:val="480"/>
      <w:marRight w:val="0"/>
      <w:marTop w:val="0"/>
      <w:marBottom w:val="0"/>
      <w:divBdr>
        <w:top w:val="none" w:sz="0" w:space="0" w:color="auto"/>
        <w:left w:val="none" w:sz="0" w:space="0" w:color="auto"/>
        <w:bottom w:val="none" w:sz="0" w:space="0" w:color="auto"/>
        <w:right w:val="none" w:sz="0" w:space="0" w:color="auto"/>
      </w:divBdr>
    </w:div>
    <w:div w:id="1146892932">
      <w:marLeft w:val="480"/>
      <w:marRight w:val="0"/>
      <w:marTop w:val="0"/>
      <w:marBottom w:val="0"/>
      <w:divBdr>
        <w:top w:val="none" w:sz="0" w:space="0" w:color="auto"/>
        <w:left w:val="none" w:sz="0" w:space="0" w:color="auto"/>
        <w:bottom w:val="none" w:sz="0" w:space="0" w:color="auto"/>
        <w:right w:val="none" w:sz="0" w:space="0" w:color="auto"/>
      </w:divBdr>
    </w:div>
    <w:div w:id="1147011397">
      <w:marLeft w:val="480"/>
      <w:marRight w:val="0"/>
      <w:marTop w:val="0"/>
      <w:marBottom w:val="0"/>
      <w:divBdr>
        <w:top w:val="none" w:sz="0" w:space="0" w:color="auto"/>
        <w:left w:val="none" w:sz="0" w:space="0" w:color="auto"/>
        <w:bottom w:val="none" w:sz="0" w:space="0" w:color="auto"/>
        <w:right w:val="none" w:sz="0" w:space="0" w:color="auto"/>
      </w:divBdr>
    </w:div>
    <w:div w:id="1147086090">
      <w:marLeft w:val="480"/>
      <w:marRight w:val="0"/>
      <w:marTop w:val="0"/>
      <w:marBottom w:val="0"/>
      <w:divBdr>
        <w:top w:val="none" w:sz="0" w:space="0" w:color="auto"/>
        <w:left w:val="none" w:sz="0" w:space="0" w:color="auto"/>
        <w:bottom w:val="none" w:sz="0" w:space="0" w:color="auto"/>
        <w:right w:val="none" w:sz="0" w:space="0" w:color="auto"/>
      </w:divBdr>
    </w:div>
    <w:div w:id="1147165304">
      <w:marLeft w:val="480"/>
      <w:marRight w:val="0"/>
      <w:marTop w:val="0"/>
      <w:marBottom w:val="0"/>
      <w:divBdr>
        <w:top w:val="none" w:sz="0" w:space="0" w:color="auto"/>
        <w:left w:val="none" w:sz="0" w:space="0" w:color="auto"/>
        <w:bottom w:val="none" w:sz="0" w:space="0" w:color="auto"/>
        <w:right w:val="none" w:sz="0" w:space="0" w:color="auto"/>
      </w:divBdr>
    </w:div>
    <w:div w:id="1147743810">
      <w:marLeft w:val="480"/>
      <w:marRight w:val="0"/>
      <w:marTop w:val="0"/>
      <w:marBottom w:val="0"/>
      <w:divBdr>
        <w:top w:val="none" w:sz="0" w:space="0" w:color="auto"/>
        <w:left w:val="none" w:sz="0" w:space="0" w:color="auto"/>
        <w:bottom w:val="none" w:sz="0" w:space="0" w:color="auto"/>
        <w:right w:val="none" w:sz="0" w:space="0" w:color="auto"/>
      </w:divBdr>
    </w:div>
    <w:div w:id="1147815629">
      <w:marLeft w:val="480"/>
      <w:marRight w:val="0"/>
      <w:marTop w:val="0"/>
      <w:marBottom w:val="0"/>
      <w:divBdr>
        <w:top w:val="none" w:sz="0" w:space="0" w:color="auto"/>
        <w:left w:val="none" w:sz="0" w:space="0" w:color="auto"/>
        <w:bottom w:val="none" w:sz="0" w:space="0" w:color="auto"/>
        <w:right w:val="none" w:sz="0" w:space="0" w:color="auto"/>
      </w:divBdr>
    </w:div>
    <w:div w:id="1148085288">
      <w:marLeft w:val="480"/>
      <w:marRight w:val="0"/>
      <w:marTop w:val="0"/>
      <w:marBottom w:val="0"/>
      <w:divBdr>
        <w:top w:val="none" w:sz="0" w:space="0" w:color="auto"/>
        <w:left w:val="none" w:sz="0" w:space="0" w:color="auto"/>
        <w:bottom w:val="none" w:sz="0" w:space="0" w:color="auto"/>
        <w:right w:val="none" w:sz="0" w:space="0" w:color="auto"/>
      </w:divBdr>
    </w:div>
    <w:div w:id="1148747381">
      <w:marLeft w:val="480"/>
      <w:marRight w:val="0"/>
      <w:marTop w:val="0"/>
      <w:marBottom w:val="0"/>
      <w:divBdr>
        <w:top w:val="none" w:sz="0" w:space="0" w:color="auto"/>
        <w:left w:val="none" w:sz="0" w:space="0" w:color="auto"/>
        <w:bottom w:val="none" w:sz="0" w:space="0" w:color="auto"/>
        <w:right w:val="none" w:sz="0" w:space="0" w:color="auto"/>
      </w:divBdr>
    </w:div>
    <w:div w:id="1149832513">
      <w:marLeft w:val="480"/>
      <w:marRight w:val="0"/>
      <w:marTop w:val="0"/>
      <w:marBottom w:val="0"/>
      <w:divBdr>
        <w:top w:val="none" w:sz="0" w:space="0" w:color="auto"/>
        <w:left w:val="none" w:sz="0" w:space="0" w:color="auto"/>
        <w:bottom w:val="none" w:sz="0" w:space="0" w:color="auto"/>
        <w:right w:val="none" w:sz="0" w:space="0" w:color="auto"/>
      </w:divBdr>
    </w:div>
    <w:div w:id="1150052498">
      <w:marLeft w:val="480"/>
      <w:marRight w:val="0"/>
      <w:marTop w:val="0"/>
      <w:marBottom w:val="0"/>
      <w:divBdr>
        <w:top w:val="none" w:sz="0" w:space="0" w:color="auto"/>
        <w:left w:val="none" w:sz="0" w:space="0" w:color="auto"/>
        <w:bottom w:val="none" w:sz="0" w:space="0" w:color="auto"/>
        <w:right w:val="none" w:sz="0" w:space="0" w:color="auto"/>
      </w:divBdr>
    </w:div>
    <w:div w:id="1150174396">
      <w:marLeft w:val="480"/>
      <w:marRight w:val="0"/>
      <w:marTop w:val="0"/>
      <w:marBottom w:val="0"/>
      <w:divBdr>
        <w:top w:val="none" w:sz="0" w:space="0" w:color="auto"/>
        <w:left w:val="none" w:sz="0" w:space="0" w:color="auto"/>
        <w:bottom w:val="none" w:sz="0" w:space="0" w:color="auto"/>
        <w:right w:val="none" w:sz="0" w:space="0" w:color="auto"/>
      </w:divBdr>
    </w:div>
    <w:div w:id="1150633445">
      <w:marLeft w:val="480"/>
      <w:marRight w:val="0"/>
      <w:marTop w:val="0"/>
      <w:marBottom w:val="0"/>
      <w:divBdr>
        <w:top w:val="none" w:sz="0" w:space="0" w:color="auto"/>
        <w:left w:val="none" w:sz="0" w:space="0" w:color="auto"/>
        <w:bottom w:val="none" w:sz="0" w:space="0" w:color="auto"/>
        <w:right w:val="none" w:sz="0" w:space="0" w:color="auto"/>
      </w:divBdr>
    </w:div>
    <w:div w:id="1151210194">
      <w:marLeft w:val="480"/>
      <w:marRight w:val="0"/>
      <w:marTop w:val="0"/>
      <w:marBottom w:val="0"/>
      <w:divBdr>
        <w:top w:val="none" w:sz="0" w:space="0" w:color="auto"/>
        <w:left w:val="none" w:sz="0" w:space="0" w:color="auto"/>
        <w:bottom w:val="none" w:sz="0" w:space="0" w:color="auto"/>
        <w:right w:val="none" w:sz="0" w:space="0" w:color="auto"/>
      </w:divBdr>
    </w:div>
    <w:div w:id="1151403711">
      <w:marLeft w:val="480"/>
      <w:marRight w:val="0"/>
      <w:marTop w:val="0"/>
      <w:marBottom w:val="0"/>
      <w:divBdr>
        <w:top w:val="none" w:sz="0" w:space="0" w:color="auto"/>
        <w:left w:val="none" w:sz="0" w:space="0" w:color="auto"/>
        <w:bottom w:val="none" w:sz="0" w:space="0" w:color="auto"/>
        <w:right w:val="none" w:sz="0" w:space="0" w:color="auto"/>
      </w:divBdr>
    </w:div>
    <w:div w:id="1151603671">
      <w:marLeft w:val="480"/>
      <w:marRight w:val="0"/>
      <w:marTop w:val="0"/>
      <w:marBottom w:val="0"/>
      <w:divBdr>
        <w:top w:val="none" w:sz="0" w:space="0" w:color="auto"/>
        <w:left w:val="none" w:sz="0" w:space="0" w:color="auto"/>
        <w:bottom w:val="none" w:sz="0" w:space="0" w:color="auto"/>
        <w:right w:val="none" w:sz="0" w:space="0" w:color="auto"/>
      </w:divBdr>
    </w:div>
    <w:div w:id="1152866824">
      <w:marLeft w:val="480"/>
      <w:marRight w:val="0"/>
      <w:marTop w:val="0"/>
      <w:marBottom w:val="0"/>
      <w:divBdr>
        <w:top w:val="none" w:sz="0" w:space="0" w:color="auto"/>
        <w:left w:val="none" w:sz="0" w:space="0" w:color="auto"/>
        <w:bottom w:val="none" w:sz="0" w:space="0" w:color="auto"/>
        <w:right w:val="none" w:sz="0" w:space="0" w:color="auto"/>
      </w:divBdr>
    </w:div>
    <w:div w:id="1152869695">
      <w:marLeft w:val="480"/>
      <w:marRight w:val="0"/>
      <w:marTop w:val="0"/>
      <w:marBottom w:val="0"/>
      <w:divBdr>
        <w:top w:val="none" w:sz="0" w:space="0" w:color="auto"/>
        <w:left w:val="none" w:sz="0" w:space="0" w:color="auto"/>
        <w:bottom w:val="none" w:sz="0" w:space="0" w:color="auto"/>
        <w:right w:val="none" w:sz="0" w:space="0" w:color="auto"/>
      </w:divBdr>
    </w:div>
    <w:div w:id="1153058868">
      <w:marLeft w:val="480"/>
      <w:marRight w:val="0"/>
      <w:marTop w:val="0"/>
      <w:marBottom w:val="0"/>
      <w:divBdr>
        <w:top w:val="none" w:sz="0" w:space="0" w:color="auto"/>
        <w:left w:val="none" w:sz="0" w:space="0" w:color="auto"/>
        <w:bottom w:val="none" w:sz="0" w:space="0" w:color="auto"/>
        <w:right w:val="none" w:sz="0" w:space="0" w:color="auto"/>
      </w:divBdr>
    </w:div>
    <w:div w:id="1153254971">
      <w:marLeft w:val="480"/>
      <w:marRight w:val="0"/>
      <w:marTop w:val="0"/>
      <w:marBottom w:val="0"/>
      <w:divBdr>
        <w:top w:val="none" w:sz="0" w:space="0" w:color="auto"/>
        <w:left w:val="none" w:sz="0" w:space="0" w:color="auto"/>
        <w:bottom w:val="none" w:sz="0" w:space="0" w:color="auto"/>
        <w:right w:val="none" w:sz="0" w:space="0" w:color="auto"/>
      </w:divBdr>
    </w:div>
    <w:div w:id="1153528313">
      <w:marLeft w:val="480"/>
      <w:marRight w:val="0"/>
      <w:marTop w:val="0"/>
      <w:marBottom w:val="0"/>
      <w:divBdr>
        <w:top w:val="none" w:sz="0" w:space="0" w:color="auto"/>
        <w:left w:val="none" w:sz="0" w:space="0" w:color="auto"/>
        <w:bottom w:val="none" w:sz="0" w:space="0" w:color="auto"/>
        <w:right w:val="none" w:sz="0" w:space="0" w:color="auto"/>
      </w:divBdr>
    </w:div>
    <w:div w:id="1153643360">
      <w:marLeft w:val="480"/>
      <w:marRight w:val="0"/>
      <w:marTop w:val="0"/>
      <w:marBottom w:val="0"/>
      <w:divBdr>
        <w:top w:val="none" w:sz="0" w:space="0" w:color="auto"/>
        <w:left w:val="none" w:sz="0" w:space="0" w:color="auto"/>
        <w:bottom w:val="none" w:sz="0" w:space="0" w:color="auto"/>
        <w:right w:val="none" w:sz="0" w:space="0" w:color="auto"/>
      </w:divBdr>
    </w:div>
    <w:div w:id="1153716496">
      <w:marLeft w:val="480"/>
      <w:marRight w:val="0"/>
      <w:marTop w:val="0"/>
      <w:marBottom w:val="0"/>
      <w:divBdr>
        <w:top w:val="none" w:sz="0" w:space="0" w:color="auto"/>
        <w:left w:val="none" w:sz="0" w:space="0" w:color="auto"/>
        <w:bottom w:val="none" w:sz="0" w:space="0" w:color="auto"/>
        <w:right w:val="none" w:sz="0" w:space="0" w:color="auto"/>
      </w:divBdr>
    </w:div>
    <w:div w:id="1154949656">
      <w:marLeft w:val="480"/>
      <w:marRight w:val="0"/>
      <w:marTop w:val="0"/>
      <w:marBottom w:val="0"/>
      <w:divBdr>
        <w:top w:val="none" w:sz="0" w:space="0" w:color="auto"/>
        <w:left w:val="none" w:sz="0" w:space="0" w:color="auto"/>
        <w:bottom w:val="none" w:sz="0" w:space="0" w:color="auto"/>
        <w:right w:val="none" w:sz="0" w:space="0" w:color="auto"/>
      </w:divBdr>
    </w:div>
    <w:div w:id="1155756376">
      <w:marLeft w:val="480"/>
      <w:marRight w:val="0"/>
      <w:marTop w:val="0"/>
      <w:marBottom w:val="0"/>
      <w:divBdr>
        <w:top w:val="none" w:sz="0" w:space="0" w:color="auto"/>
        <w:left w:val="none" w:sz="0" w:space="0" w:color="auto"/>
        <w:bottom w:val="none" w:sz="0" w:space="0" w:color="auto"/>
        <w:right w:val="none" w:sz="0" w:space="0" w:color="auto"/>
      </w:divBdr>
    </w:div>
    <w:div w:id="1155803287">
      <w:marLeft w:val="480"/>
      <w:marRight w:val="0"/>
      <w:marTop w:val="0"/>
      <w:marBottom w:val="0"/>
      <w:divBdr>
        <w:top w:val="none" w:sz="0" w:space="0" w:color="auto"/>
        <w:left w:val="none" w:sz="0" w:space="0" w:color="auto"/>
        <w:bottom w:val="none" w:sz="0" w:space="0" w:color="auto"/>
        <w:right w:val="none" w:sz="0" w:space="0" w:color="auto"/>
      </w:divBdr>
    </w:div>
    <w:div w:id="1155804630">
      <w:marLeft w:val="480"/>
      <w:marRight w:val="0"/>
      <w:marTop w:val="0"/>
      <w:marBottom w:val="0"/>
      <w:divBdr>
        <w:top w:val="none" w:sz="0" w:space="0" w:color="auto"/>
        <w:left w:val="none" w:sz="0" w:space="0" w:color="auto"/>
        <w:bottom w:val="none" w:sz="0" w:space="0" w:color="auto"/>
        <w:right w:val="none" w:sz="0" w:space="0" w:color="auto"/>
      </w:divBdr>
    </w:div>
    <w:div w:id="1156992805">
      <w:marLeft w:val="480"/>
      <w:marRight w:val="0"/>
      <w:marTop w:val="0"/>
      <w:marBottom w:val="0"/>
      <w:divBdr>
        <w:top w:val="none" w:sz="0" w:space="0" w:color="auto"/>
        <w:left w:val="none" w:sz="0" w:space="0" w:color="auto"/>
        <w:bottom w:val="none" w:sz="0" w:space="0" w:color="auto"/>
        <w:right w:val="none" w:sz="0" w:space="0" w:color="auto"/>
      </w:divBdr>
    </w:div>
    <w:div w:id="1157526589">
      <w:marLeft w:val="480"/>
      <w:marRight w:val="0"/>
      <w:marTop w:val="0"/>
      <w:marBottom w:val="0"/>
      <w:divBdr>
        <w:top w:val="none" w:sz="0" w:space="0" w:color="auto"/>
        <w:left w:val="none" w:sz="0" w:space="0" w:color="auto"/>
        <w:bottom w:val="none" w:sz="0" w:space="0" w:color="auto"/>
        <w:right w:val="none" w:sz="0" w:space="0" w:color="auto"/>
      </w:divBdr>
    </w:div>
    <w:div w:id="1158111166">
      <w:marLeft w:val="480"/>
      <w:marRight w:val="0"/>
      <w:marTop w:val="0"/>
      <w:marBottom w:val="0"/>
      <w:divBdr>
        <w:top w:val="none" w:sz="0" w:space="0" w:color="auto"/>
        <w:left w:val="none" w:sz="0" w:space="0" w:color="auto"/>
        <w:bottom w:val="none" w:sz="0" w:space="0" w:color="auto"/>
        <w:right w:val="none" w:sz="0" w:space="0" w:color="auto"/>
      </w:divBdr>
    </w:div>
    <w:div w:id="1158158448">
      <w:marLeft w:val="480"/>
      <w:marRight w:val="0"/>
      <w:marTop w:val="0"/>
      <w:marBottom w:val="0"/>
      <w:divBdr>
        <w:top w:val="none" w:sz="0" w:space="0" w:color="auto"/>
        <w:left w:val="none" w:sz="0" w:space="0" w:color="auto"/>
        <w:bottom w:val="none" w:sz="0" w:space="0" w:color="auto"/>
        <w:right w:val="none" w:sz="0" w:space="0" w:color="auto"/>
      </w:divBdr>
    </w:div>
    <w:div w:id="1158612434">
      <w:marLeft w:val="480"/>
      <w:marRight w:val="0"/>
      <w:marTop w:val="0"/>
      <w:marBottom w:val="0"/>
      <w:divBdr>
        <w:top w:val="none" w:sz="0" w:space="0" w:color="auto"/>
        <w:left w:val="none" w:sz="0" w:space="0" w:color="auto"/>
        <w:bottom w:val="none" w:sz="0" w:space="0" w:color="auto"/>
        <w:right w:val="none" w:sz="0" w:space="0" w:color="auto"/>
      </w:divBdr>
    </w:div>
    <w:div w:id="1158616129">
      <w:marLeft w:val="480"/>
      <w:marRight w:val="0"/>
      <w:marTop w:val="0"/>
      <w:marBottom w:val="0"/>
      <w:divBdr>
        <w:top w:val="none" w:sz="0" w:space="0" w:color="auto"/>
        <w:left w:val="none" w:sz="0" w:space="0" w:color="auto"/>
        <w:bottom w:val="none" w:sz="0" w:space="0" w:color="auto"/>
        <w:right w:val="none" w:sz="0" w:space="0" w:color="auto"/>
      </w:divBdr>
    </w:div>
    <w:div w:id="1158620289">
      <w:marLeft w:val="480"/>
      <w:marRight w:val="0"/>
      <w:marTop w:val="0"/>
      <w:marBottom w:val="0"/>
      <w:divBdr>
        <w:top w:val="none" w:sz="0" w:space="0" w:color="auto"/>
        <w:left w:val="none" w:sz="0" w:space="0" w:color="auto"/>
        <w:bottom w:val="none" w:sz="0" w:space="0" w:color="auto"/>
        <w:right w:val="none" w:sz="0" w:space="0" w:color="auto"/>
      </w:divBdr>
    </w:div>
    <w:div w:id="1158695468">
      <w:marLeft w:val="480"/>
      <w:marRight w:val="0"/>
      <w:marTop w:val="0"/>
      <w:marBottom w:val="0"/>
      <w:divBdr>
        <w:top w:val="none" w:sz="0" w:space="0" w:color="auto"/>
        <w:left w:val="none" w:sz="0" w:space="0" w:color="auto"/>
        <w:bottom w:val="none" w:sz="0" w:space="0" w:color="auto"/>
        <w:right w:val="none" w:sz="0" w:space="0" w:color="auto"/>
      </w:divBdr>
    </w:div>
    <w:div w:id="1158762878">
      <w:marLeft w:val="480"/>
      <w:marRight w:val="0"/>
      <w:marTop w:val="0"/>
      <w:marBottom w:val="0"/>
      <w:divBdr>
        <w:top w:val="none" w:sz="0" w:space="0" w:color="auto"/>
        <w:left w:val="none" w:sz="0" w:space="0" w:color="auto"/>
        <w:bottom w:val="none" w:sz="0" w:space="0" w:color="auto"/>
        <w:right w:val="none" w:sz="0" w:space="0" w:color="auto"/>
      </w:divBdr>
    </w:div>
    <w:div w:id="1159074612">
      <w:marLeft w:val="480"/>
      <w:marRight w:val="0"/>
      <w:marTop w:val="0"/>
      <w:marBottom w:val="0"/>
      <w:divBdr>
        <w:top w:val="none" w:sz="0" w:space="0" w:color="auto"/>
        <w:left w:val="none" w:sz="0" w:space="0" w:color="auto"/>
        <w:bottom w:val="none" w:sz="0" w:space="0" w:color="auto"/>
        <w:right w:val="none" w:sz="0" w:space="0" w:color="auto"/>
      </w:divBdr>
    </w:div>
    <w:div w:id="1159266817">
      <w:marLeft w:val="480"/>
      <w:marRight w:val="0"/>
      <w:marTop w:val="0"/>
      <w:marBottom w:val="0"/>
      <w:divBdr>
        <w:top w:val="none" w:sz="0" w:space="0" w:color="auto"/>
        <w:left w:val="none" w:sz="0" w:space="0" w:color="auto"/>
        <w:bottom w:val="none" w:sz="0" w:space="0" w:color="auto"/>
        <w:right w:val="none" w:sz="0" w:space="0" w:color="auto"/>
      </w:divBdr>
    </w:div>
    <w:div w:id="1159347677">
      <w:marLeft w:val="480"/>
      <w:marRight w:val="0"/>
      <w:marTop w:val="0"/>
      <w:marBottom w:val="0"/>
      <w:divBdr>
        <w:top w:val="none" w:sz="0" w:space="0" w:color="auto"/>
        <w:left w:val="none" w:sz="0" w:space="0" w:color="auto"/>
        <w:bottom w:val="none" w:sz="0" w:space="0" w:color="auto"/>
        <w:right w:val="none" w:sz="0" w:space="0" w:color="auto"/>
      </w:divBdr>
    </w:div>
    <w:div w:id="1159466779">
      <w:marLeft w:val="480"/>
      <w:marRight w:val="0"/>
      <w:marTop w:val="0"/>
      <w:marBottom w:val="0"/>
      <w:divBdr>
        <w:top w:val="none" w:sz="0" w:space="0" w:color="auto"/>
        <w:left w:val="none" w:sz="0" w:space="0" w:color="auto"/>
        <w:bottom w:val="none" w:sz="0" w:space="0" w:color="auto"/>
        <w:right w:val="none" w:sz="0" w:space="0" w:color="auto"/>
      </w:divBdr>
    </w:div>
    <w:div w:id="1159612924">
      <w:marLeft w:val="480"/>
      <w:marRight w:val="0"/>
      <w:marTop w:val="0"/>
      <w:marBottom w:val="0"/>
      <w:divBdr>
        <w:top w:val="none" w:sz="0" w:space="0" w:color="auto"/>
        <w:left w:val="none" w:sz="0" w:space="0" w:color="auto"/>
        <w:bottom w:val="none" w:sz="0" w:space="0" w:color="auto"/>
        <w:right w:val="none" w:sz="0" w:space="0" w:color="auto"/>
      </w:divBdr>
    </w:div>
    <w:div w:id="1159689997">
      <w:marLeft w:val="480"/>
      <w:marRight w:val="0"/>
      <w:marTop w:val="0"/>
      <w:marBottom w:val="0"/>
      <w:divBdr>
        <w:top w:val="none" w:sz="0" w:space="0" w:color="auto"/>
        <w:left w:val="none" w:sz="0" w:space="0" w:color="auto"/>
        <w:bottom w:val="none" w:sz="0" w:space="0" w:color="auto"/>
        <w:right w:val="none" w:sz="0" w:space="0" w:color="auto"/>
      </w:divBdr>
    </w:div>
    <w:div w:id="1160073988">
      <w:marLeft w:val="480"/>
      <w:marRight w:val="0"/>
      <w:marTop w:val="0"/>
      <w:marBottom w:val="0"/>
      <w:divBdr>
        <w:top w:val="none" w:sz="0" w:space="0" w:color="auto"/>
        <w:left w:val="none" w:sz="0" w:space="0" w:color="auto"/>
        <w:bottom w:val="none" w:sz="0" w:space="0" w:color="auto"/>
        <w:right w:val="none" w:sz="0" w:space="0" w:color="auto"/>
      </w:divBdr>
    </w:div>
    <w:div w:id="1160122987">
      <w:marLeft w:val="480"/>
      <w:marRight w:val="0"/>
      <w:marTop w:val="0"/>
      <w:marBottom w:val="0"/>
      <w:divBdr>
        <w:top w:val="none" w:sz="0" w:space="0" w:color="auto"/>
        <w:left w:val="none" w:sz="0" w:space="0" w:color="auto"/>
        <w:bottom w:val="none" w:sz="0" w:space="0" w:color="auto"/>
        <w:right w:val="none" w:sz="0" w:space="0" w:color="auto"/>
      </w:divBdr>
    </w:div>
    <w:div w:id="1161048055">
      <w:marLeft w:val="480"/>
      <w:marRight w:val="0"/>
      <w:marTop w:val="0"/>
      <w:marBottom w:val="0"/>
      <w:divBdr>
        <w:top w:val="none" w:sz="0" w:space="0" w:color="auto"/>
        <w:left w:val="none" w:sz="0" w:space="0" w:color="auto"/>
        <w:bottom w:val="none" w:sz="0" w:space="0" w:color="auto"/>
        <w:right w:val="none" w:sz="0" w:space="0" w:color="auto"/>
      </w:divBdr>
    </w:div>
    <w:div w:id="1161198364">
      <w:marLeft w:val="480"/>
      <w:marRight w:val="0"/>
      <w:marTop w:val="0"/>
      <w:marBottom w:val="0"/>
      <w:divBdr>
        <w:top w:val="none" w:sz="0" w:space="0" w:color="auto"/>
        <w:left w:val="none" w:sz="0" w:space="0" w:color="auto"/>
        <w:bottom w:val="none" w:sz="0" w:space="0" w:color="auto"/>
        <w:right w:val="none" w:sz="0" w:space="0" w:color="auto"/>
      </w:divBdr>
    </w:div>
    <w:div w:id="1161585744">
      <w:marLeft w:val="480"/>
      <w:marRight w:val="0"/>
      <w:marTop w:val="0"/>
      <w:marBottom w:val="0"/>
      <w:divBdr>
        <w:top w:val="none" w:sz="0" w:space="0" w:color="auto"/>
        <w:left w:val="none" w:sz="0" w:space="0" w:color="auto"/>
        <w:bottom w:val="none" w:sz="0" w:space="0" w:color="auto"/>
        <w:right w:val="none" w:sz="0" w:space="0" w:color="auto"/>
      </w:divBdr>
    </w:div>
    <w:div w:id="1162165586">
      <w:marLeft w:val="480"/>
      <w:marRight w:val="0"/>
      <w:marTop w:val="0"/>
      <w:marBottom w:val="0"/>
      <w:divBdr>
        <w:top w:val="none" w:sz="0" w:space="0" w:color="auto"/>
        <w:left w:val="none" w:sz="0" w:space="0" w:color="auto"/>
        <w:bottom w:val="none" w:sz="0" w:space="0" w:color="auto"/>
        <w:right w:val="none" w:sz="0" w:space="0" w:color="auto"/>
      </w:divBdr>
    </w:div>
    <w:div w:id="1162238721">
      <w:marLeft w:val="480"/>
      <w:marRight w:val="0"/>
      <w:marTop w:val="0"/>
      <w:marBottom w:val="0"/>
      <w:divBdr>
        <w:top w:val="none" w:sz="0" w:space="0" w:color="auto"/>
        <w:left w:val="none" w:sz="0" w:space="0" w:color="auto"/>
        <w:bottom w:val="none" w:sz="0" w:space="0" w:color="auto"/>
        <w:right w:val="none" w:sz="0" w:space="0" w:color="auto"/>
      </w:divBdr>
    </w:div>
    <w:div w:id="1162547386">
      <w:marLeft w:val="480"/>
      <w:marRight w:val="0"/>
      <w:marTop w:val="0"/>
      <w:marBottom w:val="0"/>
      <w:divBdr>
        <w:top w:val="none" w:sz="0" w:space="0" w:color="auto"/>
        <w:left w:val="none" w:sz="0" w:space="0" w:color="auto"/>
        <w:bottom w:val="none" w:sz="0" w:space="0" w:color="auto"/>
        <w:right w:val="none" w:sz="0" w:space="0" w:color="auto"/>
      </w:divBdr>
    </w:div>
    <w:div w:id="1162745671">
      <w:marLeft w:val="480"/>
      <w:marRight w:val="0"/>
      <w:marTop w:val="0"/>
      <w:marBottom w:val="0"/>
      <w:divBdr>
        <w:top w:val="none" w:sz="0" w:space="0" w:color="auto"/>
        <w:left w:val="none" w:sz="0" w:space="0" w:color="auto"/>
        <w:bottom w:val="none" w:sz="0" w:space="0" w:color="auto"/>
        <w:right w:val="none" w:sz="0" w:space="0" w:color="auto"/>
      </w:divBdr>
    </w:div>
    <w:div w:id="1162770782">
      <w:marLeft w:val="480"/>
      <w:marRight w:val="0"/>
      <w:marTop w:val="0"/>
      <w:marBottom w:val="0"/>
      <w:divBdr>
        <w:top w:val="none" w:sz="0" w:space="0" w:color="auto"/>
        <w:left w:val="none" w:sz="0" w:space="0" w:color="auto"/>
        <w:bottom w:val="none" w:sz="0" w:space="0" w:color="auto"/>
        <w:right w:val="none" w:sz="0" w:space="0" w:color="auto"/>
      </w:divBdr>
    </w:div>
    <w:div w:id="1162962730">
      <w:marLeft w:val="480"/>
      <w:marRight w:val="0"/>
      <w:marTop w:val="0"/>
      <w:marBottom w:val="0"/>
      <w:divBdr>
        <w:top w:val="none" w:sz="0" w:space="0" w:color="auto"/>
        <w:left w:val="none" w:sz="0" w:space="0" w:color="auto"/>
        <w:bottom w:val="none" w:sz="0" w:space="0" w:color="auto"/>
        <w:right w:val="none" w:sz="0" w:space="0" w:color="auto"/>
      </w:divBdr>
    </w:div>
    <w:div w:id="1163358380">
      <w:marLeft w:val="480"/>
      <w:marRight w:val="0"/>
      <w:marTop w:val="0"/>
      <w:marBottom w:val="0"/>
      <w:divBdr>
        <w:top w:val="none" w:sz="0" w:space="0" w:color="auto"/>
        <w:left w:val="none" w:sz="0" w:space="0" w:color="auto"/>
        <w:bottom w:val="none" w:sz="0" w:space="0" w:color="auto"/>
        <w:right w:val="none" w:sz="0" w:space="0" w:color="auto"/>
      </w:divBdr>
    </w:div>
    <w:div w:id="1163542706">
      <w:marLeft w:val="480"/>
      <w:marRight w:val="0"/>
      <w:marTop w:val="0"/>
      <w:marBottom w:val="0"/>
      <w:divBdr>
        <w:top w:val="none" w:sz="0" w:space="0" w:color="auto"/>
        <w:left w:val="none" w:sz="0" w:space="0" w:color="auto"/>
        <w:bottom w:val="none" w:sz="0" w:space="0" w:color="auto"/>
        <w:right w:val="none" w:sz="0" w:space="0" w:color="auto"/>
      </w:divBdr>
    </w:div>
    <w:div w:id="1165054414">
      <w:marLeft w:val="480"/>
      <w:marRight w:val="0"/>
      <w:marTop w:val="0"/>
      <w:marBottom w:val="0"/>
      <w:divBdr>
        <w:top w:val="none" w:sz="0" w:space="0" w:color="auto"/>
        <w:left w:val="none" w:sz="0" w:space="0" w:color="auto"/>
        <w:bottom w:val="none" w:sz="0" w:space="0" w:color="auto"/>
        <w:right w:val="none" w:sz="0" w:space="0" w:color="auto"/>
      </w:divBdr>
    </w:div>
    <w:div w:id="1165441902">
      <w:marLeft w:val="480"/>
      <w:marRight w:val="0"/>
      <w:marTop w:val="0"/>
      <w:marBottom w:val="0"/>
      <w:divBdr>
        <w:top w:val="none" w:sz="0" w:space="0" w:color="auto"/>
        <w:left w:val="none" w:sz="0" w:space="0" w:color="auto"/>
        <w:bottom w:val="none" w:sz="0" w:space="0" w:color="auto"/>
        <w:right w:val="none" w:sz="0" w:space="0" w:color="auto"/>
      </w:divBdr>
    </w:div>
    <w:div w:id="1165820227">
      <w:marLeft w:val="480"/>
      <w:marRight w:val="0"/>
      <w:marTop w:val="0"/>
      <w:marBottom w:val="0"/>
      <w:divBdr>
        <w:top w:val="none" w:sz="0" w:space="0" w:color="auto"/>
        <w:left w:val="none" w:sz="0" w:space="0" w:color="auto"/>
        <w:bottom w:val="none" w:sz="0" w:space="0" w:color="auto"/>
        <w:right w:val="none" w:sz="0" w:space="0" w:color="auto"/>
      </w:divBdr>
    </w:div>
    <w:div w:id="1166554650">
      <w:marLeft w:val="480"/>
      <w:marRight w:val="0"/>
      <w:marTop w:val="0"/>
      <w:marBottom w:val="0"/>
      <w:divBdr>
        <w:top w:val="none" w:sz="0" w:space="0" w:color="auto"/>
        <w:left w:val="none" w:sz="0" w:space="0" w:color="auto"/>
        <w:bottom w:val="none" w:sz="0" w:space="0" w:color="auto"/>
        <w:right w:val="none" w:sz="0" w:space="0" w:color="auto"/>
      </w:divBdr>
    </w:div>
    <w:div w:id="1167787930">
      <w:marLeft w:val="480"/>
      <w:marRight w:val="0"/>
      <w:marTop w:val="0"/>
      <w:marBottom w:val="0"/>
      <w:divBdr>
        <w:top w:val="none" w:sz="0" w:space="0" w:color="auto"/>
        <w:left w:val="none" w:sz="0" w:space="0" w:color="auto"/>
        <w:bottom w:val="none" w:sz="0" w:space="0" w:color="auto"/>
        <w:right w:val="none" w:sz="0" w:space="0" w:color="auto"/>
      </w:divBdr>
    </w:div>
    <w:div w:id="1168211855">
      <w:marLeft w:val="480"/>
      <w:marRight w:val="0"/>
      <w:marTop w:val="0"/>
      <w:marBottom w:val="0"/>
      <w:divBdr>
        <w:top w:val="none" w:sz="0" w:space="0" w:color="auto"/>
        <w:left w:val="none" w:sz="0" w:space="0" w:color="auto"/>
        <w:bottom w:val="none" w:sz="0" w:space="0" w:color="auto"/>
        <w:right w:val="none" w:sz="0" w:space="0" w:color="auto"/>
      </w:divBdr>
    </w:div>
    <w:div w:id="1168331467">
      <w:marLeft w:val="480"/>
      <w:marRight w:val="0"/>
      <w:marTop w:val="0"/>
      <w:marBottom w:val="0"/>
      <w:divBdr>
        <w:top w:val="none" w:sz="0" w:space="0" w:color="auto"/>
        <w:left w:val="none" w:sz="0" w:space="0" w:color="auto"/>
        <w:bottom w:val="none" w:sz="0" w:space="0" w:color="auto"/>
        <w:right w:val="none" w:sz="0" w:space="0" w:color="auto"/>
      </w:divBdr>
    </w:div>
    <w:div w:id="1168399962">
      <w:marLeft w:val="480"/>
      <w:marRight w:val="0"/>
      <w:marTop w:val="0"/>
      <w:marBottom w:val="0"/>
      <w:divBdr>
        <w:top w:val="none" w:sz="0" w:space="0" w:color="auto"/>
        <w:left w:val="none" w:sz="0" w:space="0" w:color="auto"/>
        <w:bottom w:val="none" w:sz="0" w:space="0" w:color="auto"/>
        <w:right w:val="none" w:sz="0" w:space="0" w:color="auto"/>
      </w:divBdr>
    </w:div>
    <w:div w:id="1168984708">
      <w:marLeft w:val="480"/>
      <w:marRight w:val="0"/>
      <w:marTop w:val="0"/>
      <w:marBottom w:val="0"/>
      <w:divBdr>
        <w:top w:val="none" w:sz="0" w:space="0" w:color="auto"/>
        <w:left w:val="none" w:sz="0" w:space="0" w:color="auto"/>
        <w:bottom w:val="none" w:sz="0" w:space="0" w:color="auto"/>
        <w:right w:val="none" w:sz="0" w:space="0" w:color="auto"/>
      </w:divBdr>
    </w:div>
    <w:div w:id="1169053009">
      <w:marLeft w:val="480"/>
      <w:marRight w:val="0"/>
      <w:marTop w:val="0"/>
      <w:marBottom w:val="0"/>
      <w:divBdr>
        <w:top w:val="none" w:sz="0" w:space="0" w:color="auto"/>
        <w:left w:val="none" w:sz="0" w:space="0" w:color="auto"/>
        <w:bottom w:val="none" w:sz="0" w:space="0" w:color="auto"/>
        <w:right w:val="none" w:sz="0" w:space="0" w:color="auto"/>
      </w:divBdr>
    </w:div>
    <w:div w:id="1169440555">
      <w:marLeft w:val="480"/>
      <w:marRight w:val="0"/>
      <w:marTop w:val="0"/>
      <w:marBottom w:val="0"/>
      <w:divBdr>
        <w:top w:val="none" w:sz="0" w:space="0" w:color="auto"/>
        <w:left w:val="none" w:sz="0" w:space="0" w:color="auto"/>
        <w:bottom w:val="none" w:sz="0" w:space="0" w:color="auto"/>
        <w:right w:val="none" w:sz="0" w:space="0" w:color="auto"/>
      </w:divBdr>
    </w:div>
    <w:div w:id="1170217636">
      <w:marLeft w:val="480"/>
      <w:marRight w:val="0"/>
      <w:marTop w:val="0"/>
      <w:marBottom w:val="0"/>
      <w:divBdr>
        <w:top w:val="none" w:sz="0" w:space="0" w:color="auto"/>
        <w:left w:val="none" w:sz="0" w:space="0" w:color="auto"/>
        <w:bottom w:val="none" w:sz="0" w:space="0" w:color="auto"/>
        <w:right w:val="none" w:sz="0" w:space="0" w:color="auto"/>
      </w:divBdr>
    </w:div>
    <w:div w:id="1170294755">
      <w:marLeft w:val="480"/>
      <w:marRight w:val="0"/>
      <w:marTop w:val="0"/>
      <w:marBottom w:val="0"/>
      <w:divBdr>
        <w:top w:val="none" w:sz="0" w:space="0" w:color="auto"/>
        <w:left w:val="none" w:sz="0" w:space="0" w:color="auto"/>
        <w:bottom w:val="none" w:sz="0" w:space="0" w:color="auto"/>
        <w:right w:val="none" w:sz="0" w:space="0" w:color="auto"/>
      </w:divBdr>
    </w:div>
    <w:div w:id="1170483730">
      <w:marLeft w:val="480"/>
      <w:marRight w:val="0"/>
      <w:marTop w:val="0"/>
      <w:marBottom w:val="0"/>
      <w:divBdr>
        <w:top w:val="none" w:sz="0" w:space="0" w:color="auto"/>
        <w:left w:val="none" w:sz="0" w:space="0" w:color="auto"/>
        <w:bottom w:val="none" w:sz="0" w:space="0" w:color="auto"/>
        <w:right w:val="none" w:sz="0" w:space="0" w:color="auto"/>
      </w:divBdr>
    </w:div>
    <w:div w:id="1171069466">
      <w:marLeft w:val="480"/>
      <w:marRight w:val="0"/>
      <w:marTop w:val="0"/>
      <w:marBottom w:val="0"/>
      <w:divBdr>
        <w:top w:val="none" w:sz="0" w:space="0" w:color="auto"/>
        <w:left w:val="none" w:sz="0" w:space="0" w:color="auto"/>
        <w:bottom w:val="none" w:sz="0" w:space="0" w:color="auto"/>
        <w:right w:val="none" w:sz="0" w:space="0" w:color="auto"/>
      </w:divBdr>
    </w:div>
    <w:div w:id="1171725370">
      <w:marLeft w:val="480"/>
      <w:marRight w:val="0"/>
      <w:marTop w:val="0"/>
      <w:marBottom w:val="0"/>
      <w:divBdr>
        <w:top w:val="none" w:sz="0" w:space="0" w:color="auto"/>
        <w:left w:val="none" w:sz="0" w:space="0" w:color="auto"/>
        <w:bottom w:val="none" w:sz="0" w:space="0" w:color="auto"/>
        <w:right w:val="none" w:sz="0" w:space="0" w:color="auto"/>
      </w:divBdr>
    </w:div>
    <w:div w:id="1172451337">
      <w:marLeft w:val="480"/>
      <w:marRight w:val="0"/>
      <w:marTop w:val="0"/>
      <w:marBottom w:val="0"/>
      <w:divBdr>
        <w:top w:val="none" w:sz="0" w:space="0" w:color="auto"/>
        <w:left w:val="none" w:sz="0" w:space="0" w:color="auto"/>
        <w:bottom w:val="none" w:sz="0" w:space="0" w:color="auto"/>
        <w:right w:val="none" w:sz="0" w:space="0" w:color="auto"/>
      </w:divBdr>
    </w:div>
    <w:div w:id="1172647082">
      <w:marLeft w:val="480"/>
      <w:marRight w:val="0"/>
      <w:marTop w:val="0"/>
      <w:marBottom w:val="0"/>
      <w:divBdr>
        <w:top w:val="none" w:sz="0" w:space="0" w:color="auto"/>
        <w:left w:val="none" w:sz="0" w:space="0" w:color="auto"/>
        <w:bottom w:val="none" w:sz="0" w:space="0" w:color="auto"/>
        <w:right w:val="none" w:sz="0" w:space="0" w:color="auto"/>
      </w:divBdr>
    </w:div>
    <w:div w:id="1172724775">
      <w:marLeft w:val="480"/>
      <w:marRight w:val="0"/>
      <w:marTop w:val="0"/>
      <w:marBottom w:val="0"/>
      <w:divBdr>
        <w:top w:val="none" w:sz="0" w:space="0" w:color="auto"/>
        <w:left w:val="none" w:sz="0" w:space="0" w:color="auto"/>
        <w:bottom w:val="none" w:sz="0" w:space="0" w:color="auto"/>
        <w:right w:val="none" w:sz="0" w:space="0" w:color="auto"/>
      </w:divBdr>
    </w:div>
    <w:div w:id="1173762765">
      <w:marLeft w:val="480"/>
      <w:marRight w:val="0"/>
      <w:marTop w:val="0"/>
      <w:marBottom w:val="0"/>
      <w:divBdr>
        <w:top w:val="none" w:sz="0" w:space="0" w:color="auto"/>
        <w:left w:val="none" w:sz="0" w:space="0" w:color="auto"/>
        <w:bottom w:val="none" w:sz="0" w:space="0" w:color="auto"/>
        <w:right w:val="none" w:sz="0" w:space="0" w:color="auto"/>
      </w:divBdr>
    </w:div>
    <w:div w:id="1173913169">
      <w:marLeft w:val="480"/>
      <w:marRight w:val="0"/>
      <w:marTop w:val="0"/>
      <w:marBottom w:val="0"/>
      <w:divBdr>
        <w:top w:val="none" w:sz="0" w:space="0" w:color="auto"/>
        <w:left w:val="none" w:sz="0" w:space="0" w:color="auto"/>
        <w:bottom w:val="none" w:sz="0" w:space="0" w:color="auto"/>
        <w:right w:val="none" w:sz="0" w:space="0" w:color="auto"/>
      </w:divBdr>
    </w:div>
    <w:div w:id="1174999127">
      <w:marLeft w:val="480"/>
      <w:marRight w:val="0"/>
      <w:marTop w:val="0"/>
      <w:marBottom w:val="0"/>
      <w:divBdr>
        <w:top w:val="none" w:sz="0" w:space="0" w:color="auto"/>
        <w:left w:val="none" w:sz="0" w:space="0" w:color="auto"/>
        <w:bottom w:val="none" w:sz="0" w:space="0" w:color="auto"/>
        <w:right w:val="none" w:sz="0" w:space="0" w:color="auto"/>
      </w:divBdr>
    </w:div>
    <w:div w:id="1175071807">
      <w:marLeft w:val="480"/>
      <w:marRight w:val="0"/>
      <w:marTop w:val="0"/>
      <w:marBottom w:val="0"/>
      <w:divBdr>
        <w:top w:val="none" w:sz="0" w:space="0" w:color="auto"/>
        <w:left w:val="none" w:sz="0" w:space="0" w:color="auto"/>
        <w:bottom w:val="none" w:sz="0" w:space="0" w:color="auto"/>
        <w:right w:val="none" w:sz="0" w:space="0" w:color="auto"/>
      </w:divBdr>
    </w:div>
    <w:div w:id="1175194696">
      <w:marLeft w:val="480"/>
      <w:marRight w:val="0"/>
      <w:marTop w:val="0"/>
      <w:marBottom w:val="0"/>
      <w:divBdr>
        <w:top w:val="none" w:sz="0" w:space="0" w:color="auto"/>
        <w:left w:val="none" w:sz="0" w:space="0" w:color="auto"/>
        <w:bottom w:val="none" w:sz="0" w:space="0" w:color="auto"/>
        <w:right w:val="none" w:sz="0" w:space="0" w:color="auto"/>
      </w:divBdr>
    </w:div>
    <w:div w:id="1175606729">
      <w:marLeft w:val="480"/>
      <w:marRight w:val="0"/>
      <w:marTop w:val="0"/>
      <w:marBottom w:val="0"/>
      <w:divBdr>
        <w:top w:val="none" w:sz="0" w:space="0" w:color="auto"/>
        <w:left w:val="none" w:sz="0" w:space="0" w:color="auto"/>
        <w:bottom w:val="none" w:sz="0" w:space="0" w:color="auto"/>
        <w:right w:val="none" w:sz="0" w:space="0" w:color="auto"/>
      </w:divBdr>
    </w:div>
    <w:div w:id="1176067507">
      <w:marLeft w:val="480"/>
      <w:marRight w:val="0"/>
      <w:marTop w:val="0"/>
      <w:marBottom w:val="0"/>
      <w:divBdr>
        <w:top w:val="none" w:sz="0" w:space="0" w:color="auto"/>
        <w:left w:val="none" w:sz="0" w:space="0" w:color="auto"/>
        <w:bottom w:val="none" w:sz="0" w:space="0" w:color="auto"/>
        <w:right w:val="none" w:sz="0" w:space="0" w:color="auto"/>
      </w:divBdr>
    </w:div>
    <w:div w:id="1176072293">
      <w:marLeft w:val="480"/>
      <w:marRight w:val="0"/>
      <w:marTop w:val="0"/>
      <w:marBottom w:val="0"/>
      <w:divBdr>
        <w:top w:val="none" w:sz="0" w:space="0" w:color="auto"/>
        <w:left w:val="none" w:sz="0" w:space="0" w:color="auto"/>
        <w:bottom w:val="none" w:sz="0" w:space="0" w:color="auto"/>
        <w:right w:val="none" w:sz="0" w:space="0" w:color="auto"/>
      </w:divBdr>
    </w:div>
    <w:div w:id="1176337176">
      <w:marLeft w:val="480"/>
      <w:marRight w:val="0"/>
      <w:marTop w:val="0"/>
      <w:marBottom w:val="0"/>
      <w:divBdr>
        <w:top w:val="none" w:sz="0" w:space="0" w:color="auto"/>
        <w:left w:val="none" w:sz="0" w:space="0" w:color="auto"/>
        <w:bottom w:val="none" w:sz="0" w:space="0" w:color="auto"/>
        <w:right w:val="none" w:sz="0" w:space="0" w:color="auto"/>
      </w:divBdr>
    </w:div>
    <w:div w:id="1176463746">
      <w:marLeft w:val="480"/>
      <w:marRight w:val="0"/>
      <w:marTop w:val="0"/>
      <w:marBottom w:val="0"/>
      <w:divBdr>
        <w:top w:val="none" w:sz="0" w:space="0" w:color="auto"/>
        <w:left w:val="none" w:sz="0" w:space="0" w:color="auto"/>
        <w:bottom w:val="none" w:sz="0" w:space="0" w:color="auto"/>
        <w:right w:val="none" w:sz="0" w:space="0" w:color="auto"/>
      </w:divBdr>
    </w:div>
    <w:div w:id="1176771556">
      <w:marLeft w:val="480"/>
      <w:marRight w:val="0"/>
      <w:marTop w:val="0"/>
      <w:marBottom w:val="0"/>
      <w:divBdr>
        <w:top w:val="none" w:sz="0" w:space="0" w:color="auto"/>
        <w:left w:val="none" w:sz="0" w:space="0" w:color="auto"/>
        <w:bottom w:val="none" w:sz="0" w:space="0" w:color="auto"/>
        <w:right w:val="none" w:sz="0" w:space="0" w:color="auto"/>
      </w:divBdr>
    </w:div>
    <w:div w:id="1176967363">
      <w:marLeft w:val="480"/>
      <w:marRight w:val="0"/>
      <w:marTop w:val="0"/>
      <w:marBottom w:val="0"/>
      <w:divBdr>
        <w:top w:val="none" w:sz="0" w:space="0" w:color="auto"/>
        <w:left w:val="none" w:sz="0" w:space="0" w:color="auto"/>
        <w:bottom w:val="none" w:sz="0" w:space="0" w:color="auto"/>
        <w:right w:val="none" w:sz="0" w:space="0" w:color="auto"/>
      </w:divBdr>
    </w:div>
    <w:div w:id="1177113081">
      <w:marLeft w:val="480"/>
      <w:marRight w:val="0"/>
      <w:marTop w:val="0"/>
      <w:marBottom w:val="0"/>
      <w:divBdr>
        <w:top w:val="none" w:sz="0" w:space="0" w:color="auto"/>
        <w:left w:val="none" w:sz="0" w:space="0" w:color="auto"/>
        <w:bottom w:val="none" w:sz="0" w:space="0" w:color="auto"/>
        <w:right w:val="none" w:sz="0" w:space="0" w:color="auto"/>
      </w:divBdr>
    </w:div>
    <w:div w:id="1177578120">
      <w:marLeft w:val="480"/>
      <w:marRight w:val="0"/>
      <w:marTop w:val="0"/>
      <w:marBottom w:val="0"/>
      <w:divBdr>
        <w:top w:val="none" w:sz="0" w:space="0" w:color="auto"/>
        <w:left w:val="none" w:sz="0" w:space="0" w:color="auto"/>
        <w:bottom w:val="none" w:sz="0" w:space="0" w:color="auto"/>
        <w:right w:val="none" w:sz="0" w:space="0" w:color="auto"/>
      </w:divBdr>
    </w:div>
    <w:div w:id="1179614224">
      <w:marLeft w:val="480"/>
      <w:marRight w:val="0"/>
      <w:marTop w:val="0"/>
      <w:marBottom w:val="0"/>
      <w:divBdr>
        <w:top w:val="none" w:sz="0" w:space="0" w:color="auto"/>
        <w:left w:val="none" w:sz="0" w:space="0" w:color="auto"/>
        <w:bottom w:val="none" w:sz="0" w:space="0" w:color="auto"/>
        <w:right w:val="none" w:sz="0" w:space="0" w:color="auto"/>
      </w:divBdr>
    </w:div>
    <w:div w:id="1179660942">
      <w:marLeft w:val="480"/>
      <w:marRight w:val="0"/>
      <w:marTop w:val="0"/>
      <w:marBottom w:val="0"/>
      <w:divBdr>
        <w:top w:val="none" w:sz="0" w:space="0" w:color="auto"/>
        <w:left w:val="none" w:sz="0" w:space="0" w:color="auto"/>
        <w:bottom w:val="none" w:sz="0" w:space="0" w:color="auto"/>
        <w:right w:val="none" w:sz="0" w:space="0" w:color="auto"/>
      </w:divBdr>
    </w:div>
    <w:div w:id="1179924554">
      <w:marLeft w:val="480"/>
      <w:marRight w:val="0"/>
      <w:marTop w:val="0"/>
      <w:marBottom w:val="0"/>
      <w:divBdr>
        <w:top w:val="none" w:sz="0" w:space="0" w:color="auto"/>
        <w:left w:val="none" w:sz="0" w:space="0" w:color="auto"/>
        <w:bottom w:val="none" w:sz="0" w:space="0" w:color="auto"/>
        <w:right w:val="none" w:sz="0" w:space="0" w:color="auto"/>
      </w:divBdr>
    </w:div>
    <w:div w:id="1180121097">
      <w:marLeft w:val="480"/>
      <w:marRight w:val="0"/>
      <w:marTop w:val="0"/>
      <w:marBottom w:val="0"/>
      <w:divBdr>
        <w:top w:val="none" w:sz="0" w:space="0" w:color="auto"/>
        <w:left w:val="none" w:sz="0" w:space="0" w:color="auto"/>
        <w:bottom w:val="none" w:sz="0" w:space="0" w:color="auto"/>
        <w:right w:val="none" w:sz="0" w:space="0" w:color="auto"/>
      </w:divBdr>
    </w:div>
    <w:div w:id="1180461618">
      <w:marLeft w:val="480"/>
      <w:marRight w:val="0"/>
      <w:marTop w:val="0"/>
      <w:marBottom w:val="0"/>
      <w:divBdr>
        <w:top w:val="none" w:sz="0" w:space="0" w:color="auto"/>
        <w:left w:val="none" w:sz="0" w:space="0" w:color="auto"/>
        <w:bottom w:val="none" w:sz="0" w:space="0" w:color="auto"/>
        <w:right w:val="none" w:sz="0" w:space="0" w:color="auto"/>
      </w:divBdr>
    </w:div>
    <w:div w:id="1180466730">
      <w:marLeft w:val="480"/>
      <w:marRight w:val="0"/>
      <w:marTop w:val="0"/>
      <w:marBottom w:val="0"/>
      <w:divBdr>
        <w:top w:val="none" w:sz="0" w:space="0" w:color="auto"/>
        <w:left w:val="none" w:sz="0" w:space="0" w:color="auto"/>
        <w:bottom w:val="none" w:sz="0" w:space="0" w:color="auto"/>
        <w:right w:val="none" w:sz="0" w:space="0" w:color="auto"/>
      </w:divBdr>
    </w:div>
    <w:div w:id="1180661505">
      <w:marLeft w:val="480"/>
      <w:marRight w:val="0"/>
      <w:marTop w:val="0"/>
      <w:marBottom w:val="0"/>
      <w:divBdr>
        <w:top w:val="none" w:sz="0" w:space="0" w:color="auto"/>
        <w:left w:val="none" w:sz="0" w:space="0" w:color="auto"/>
        <w:bottom w:val="none" w:sz="0" w:space="0" w:color="auto"/>
        <w:right w:val="none" w:sz="0" w:space="0" w:color="auto"/>
      </w:divBdr>
    </w:div>
    <w:div w:id="1181050620">
      <w:marLeft w:val="480"/>
      <w:marRight w:val="0"/>
      <w:marTop w:val="0"/>
      <w:marBottom w:val="0"/>
      <w:divBdr>
        <w:top w:val="none" w:sz="0" w:space="0" w:color="auto"/>
        <w:left w:val="none" w:sz="0" w:space="0" w:color="auto"/>
        <w:bottom w:val="none" w:sz="0" w:space="0" w:color="auto"/>
        <w:right w:val="none" w:sz="0" w:space="0" w:color="auto"/>
      </w:divBdr>
    </w:div>
    <w:div w:id="1181581012">
      <w:marLeft w:val="480"/>
      <w:marRight w:val="0"/>
      <w:marTop w:val="0"/>
      <w:marBottom w:val="0"/>
      <w:divBdr>
        <w:top w:val="none" w:sz="0" w:space="0" w:color="auto"/>
        <w:left w:val="none" w:sz="0" w:space="0" w:color="auto"/>
        <w:bottom w:val="none" w:sz="0" w:space="0" w:color="auto"/>
        <w:right w:val="none" w:sz="0" w:space="0" w:color="auto"/>
      </w:divBdr>
    </w:div>
    <w:div w:id="1181823818">
      <w:marLeft w:val="480"/>
      <w:marRight w:val="0"/>
      <w:marTop w:val="0"/>
      <w:marBottom w:val="0"/>
      <w:divBdr>
        <w:top w:val="none" w:sz="0" w:space="0" w:color="auto"/>
        <w:left w:val="none" w:sz="0" w:space="0" w:color="auto"/>
        <w:bottom w:val="none" w:sz="0" w:space="0" w:color="auto"/>
        <w:right w:val="none" w:sz="0" w:space="0" w:color="auto"/>
      </w:divBdr>
    </w:div>
    <w:div w:id="1182430816">
      <w:marLeft w:val="480"/>
      <w:marRight w:val="0"/>
      <w:marTop w:val="0"/>
      <w:marBottom w:val="0"/>
      <w:divBdr>
        <w:top w:val="none" w:sz="0" w:space="0" w:color="auto"/>
        <w:left w:val="none" w:sz="0" w:space="0" w:color="auto"/>
        <w:bottom w:val="none" w:sz="0" w:space="0" w:color="auto"/>
        <w:right w:val="none" w:sz="0" w:space="0" w:color="auto"/>
      </w:divBdr>
    </w:div>
    <w:div w:id="1183014418">
      <w:marLeft w:val="480"/>
      <w:marRight w:val="0"/>
      <w:marTop w:val="0"/>
      <w:marBottom w:val="0"/>
      <w:divBdr>
        <w:top w:val="none" w:sz="0" w:space="0" w:color="auto"/>
        <w:left w:val="none" w:sz="0" w:space="0" w:color="auto"/>
        <w:bottom w:val="none" w:sz="0" w:space="0" w:color="auto"/>
        <w:right w:val="none" w:sz="0" w:space="0" w:color="auto"/>
      </w:divBdr>
    </w:div>
    <w:div w:id="1183058572">
      <w:marLeft w:val="480"/>
      <w:marRight w:val="0"/>
      <w:marTop w:val="0"/>
      <w:marBottom w:val="0"/>
      <w:divBdr>
        <w:top w:val="none" w:sz="0" w:space="0" w:color="auto"/>
        <w:left w:val="none" w:sz="0" w:space="0" w:color="auto"/>
        <w:bottom w:val="none" w:sz="0" w:space="0" w:color="auto"/>
        <w:right w:val="none" w:sz="0" w:space="0" w:color="auto"/>
      </w:divBdr>
    </w:div>
    <w:div w:id="1183275804">
      <w:marLeft w:val="480"/>
      <w:marRight w:val="0"/>
      <w:marTop w:val="0"/>
      <w:marBottom w:val="0"/>
      <w:divBdr>
        <w:top w:val="none" w:sz="0" w:space="0" w:color="auto"/>
        <w:left w:val="none" w:sz="0" w:space="0" w:color="auto"/>
        <w:bottom w:val="none" w:sz="0" w:space="0" w:color="auto"/>
        <w:right w:val="none" w:sz="0" w:space="0" w:color="auto"/>
      </w:divBdr>
    </w:div>
    <w:div w:id="1183278780">
      <w:marLeft w:val="480"/>
      <w:marRight w:val="0"/>
      <w:marTop w:val="0"/>
      <w:marBottom w:val="0"/>
      <w:divBdr>
        <w:top w:val="none" w:sz="0" w:space="0" w:color="auto"/>
        <w:left w:val="none" w:sz="0" w:space="0" w:color="auto"/>
        <w:bottom w:val="none" w:sz="0" w:space="0" w:color="auto"/>
        <w:right w:val="none" w:sz="0" w:space="0" w:color="auto"/>
      </w:divBdr>
    </w:div>
    <w:div w:id="1183402322">
      <w:marLeft w:val="480"/>
      <w:marRight w:val="0"/>
      <w:marTop w:val="0"/>
      <w:marBottom w:val="0"/>
      <w:divBdr>
        <w:top w:val="none" w:sz="0" w:space="0" w:color="auto"/>
        <w:left w:val="none" w:sz="0" w:space="0" w:color="auto"/>
        <w:bottom w:val="none" w:sz="0" w:space="0" w:color="auto"/>
        <w:right w:val="none" w:sz="0" w:space="0" w:color="auto"/>
      </w:divBdr>
    </w:div>
    <w:div w:id="1183857602">
      <w:marLeft w:val="480"/>
      <w:marRight w:val="0"/>
      <w:marTop w:val="0"/>
      <w:marBottom w:val="0"/>
      <w:divBdr>
        <w:top w:val="none" w:sz="0" w:space="0" w:color="auto"/>
        <w:left w:val="none" w:sz="0" w:space="0" w:color="auto"/>
        <w:bottom w:val="none" w:sz="0" w:space="0" w:color="auto"/>
        <w:right w:val="none" w:sz="0" w:space="0" w:color="auto"/>
      </w:divBdr>
    </w:div>
    <w:div w:id="1184317562">
      <w:marLeft w:val="480"/>
      <w:marRight w:val="0"/>
      <w:marTop w:val="0"/>
      <w:marBottom w:val="0"/>
      <w:divBdr>
        <w:top w:val="none" w:sz="0" w:space="0" w:color="auto"/>
        <w:left w:val="none" w:sz="0" w:space="0" w:color="auto"/>
        <w:bottom w:val="none" w:sz="0" w:space="0" w:color="auto"/>
        <w:right w:val="none" w:sz="0" w:space="0" w:color="auto"/>
      </w:divBdr>
    </w:div>
    <w:div w:id="1184589820">
      <w:marLeft w:val="480"/>
      <w:marRight w:val="0"/>
      <w:marTop w:val="0"/>
      <w:marBottom w:val="0"/>
      <w:divBdr>
        <w:top w:val="none" w:sz="0" w:space="0" w:color="auto"/>
        <w:left w:val="none" w:sz="0" w:space="0" w:color="auto"/>
        <w:bottom w:val="none" w:sz="0" w:space="0" w:color="auto"/>
        <w:right w:val="none" w:sz="0" w:space="0" w:color="auto"/>
      </w:divBdr>
    </w:div>
    <w:div w:id="1184593348">
      <w:marLeft w:val="480"/>
      <w:marRight w:val="0"/>
      <w:marTop w:val="0"/>
      <w:marBottom w:val="0"/>
      <w:divBdr>
        <w:top w:val="none" w:sz="0" w:space="0" w:color="auto"/>
        <w:left w:val="none" w:sz="0" w:space="0" w:color="auto"/>
        <w:bottom w:val="none" w:sz="0" w:space="0" w:color="auto"/>
        <w:right w:val="none" w:sz="0" w:space="0" w:color="auto"/>
      </w:divBdr>
    </w:div>
    <w:div w:id="1184827946">
      <w:marLeft w:val="480"/>
      <w:marRight w:val="0"/>
      <w:marTop w:val="0"/>
      <w:marBottom w:val="0"/>
      <w:divBdr>
        <w:top w:val="none" w:sz="0" w:space="0" w:color="auto"/>
        <w:left w:val="none" w:sz="0" w:space="0" w:color="auto"/>
        <w:bottom w:val="none" w:sz="0" w:space="0" w:color="auto"/>
        <w:right w:val="none" w:sz="0" w:space="0" w:color="auto"/>
      </w:divBdr>
    </w:div>
    <w:div w:id="1185441526">
      <w:marLeft w:val="480"/>
      <w:marRight w:val="0"/>
      <w:marTop w:val="0"/>
      <w:marBottom w:val="0"/>
      <w:divBdr>
        <w:top w:val="none" w:sz="0" w:space="0" w:color="auto"/>
        <w:left w:val="none" w:sz="0" w:space="0" w:color="auto"/>
        <w:bottom w:val="none" w:sz="0" w:space="0" w:color="auto"/>
        <w:right w:val="none" w:sz="0" w:space="0" w:color="auto"/>
      </w:divBdr>
    </w:div>
    <w:div w:id="1186678964">
      <w:marLeft w:val="480"/>
      <w:marRight w:val="0"/>
      <w:marTop w:val="0"/>
      <w:marBottom w:val="0"/>
      <w:divBdr>
        <w:top w:val="none" w:sz="0" w:space="0" w:color="auto"/>
        <w:left w:val="none" w:sz="0" w:space="0" w:color="auto"/>
        <w:bottom w:val="none" w:sz="0" w:space="0" w:color="auto"/>
        <w:right w:val="none" w:sz="0" w:space="0" w:color="auto"/>
      </w:divBdr>
    </w:div>
    <w:div w:id="1186820682">
      <w:marLeft w:val="480"/>
      <w:marRight w:val="0"/>
      <w:marTop w:val="0"/>
      <w:marBottom w:val="0"/>
      <w:divBdr>
        <w:top w:val="none" w:sz="0" w:space="0" w:color="auto"/>
        <w:left w:val="none" w:sz="0" w:space="0" w:color="auto"/>
        <w:bottom w:val="none" w:sz="0" w:space="0" w:color="auto"/>
        <w:right w:val="none" w:sz="0" w:space="0" w:color="auto"/>
      </w:divBdr>
    </w:div>
    <w:div w:id="1187210756">
      <w:marLeft w:val="480"/>
      <w:marRight w:val="0"/>
      <w:marTop w:val="0"/>
      <w:marBottom w:val="0"/>
      <w:divBdr>
        <w:top w:val="none" w:sz="0" w:space="0" w:color="auto"/>
        <w:left w:val="none" w:sz="0" w:space="0" w:color="auto"/>
        <w:bottom w:val="none" w:sz="0" w:space="0" w:color="auto"/>
        <w:right w:val="none" w:sz="0" w:space="0" w:color="auto"/>
      </w:divBdr>
    </w:div>
    <w:div w:id="1187527667">
      <w:marLeft w:val="480"/>
      <w:marRight w:val="0"/>
      <w:marTop w:val="0"/>
      <w:marBottom w:val="0"/>
      <w:divBdr>
        <w:top w:val="none" w:sz="0" w:space="0" w:color="auto"/>
        <w:left w:val="none" w:sz="0" w:space="0" w:color="auto"/>
        <w:bottom w:val="none" w:sz="0" w:space="0" w:color="auto"/>
        <w:right w:val="none" w:sz="0" w:space="0" w:color="auto"/>
      </w:divBdr>
    </w:div>
    <w:div w:id="1187871464">
      <w:marLeft w:val="480"/>
      <w:marRight w:val="0"/>
      <w:marTop w:val="0"/>
      <w:marBottom w:val="0"/>
      <w:divBdr>
        <w:top w:val="none" w:sz="0" w:space="0" w:color="auto"/>
        <w:left w:val="none" w:sz="0" w:space="0" w:color="auto"/>
        <w:bottom w:val="none" w:sz="0" w:space="0" w:color="auto"/>
        <w:right w:val="none" w:sz="0" w:space="0" w:color="auto"/>
      </w:divBdr>
    </w:div>
    <w:div w:id="1187911618">
      <w:marLeft w:val="480"/>
      <w:marRight w:val="0"/>
      <w:marTop w:val="0"/>
      <w:marBottom w:val="0"/>
      <w:divBdr>
        <w:top w:val="none" w:sz="0" w:space="0" w:color="auto"/>
        <w:left w:val="none" w:sz="0" w:space="0" w:color="auto"/>
        <w:bottom w:val="none" w:sz="0" w:space="0" w:color="auto"/>
        <w:right w:val="none" w:sz="0" w:space="0" w:color="auto"/>
      </w:divBdr>
    </w:div>
    <w:div w:id="1188063972">
      <w:marLeft w:val="480"/>
      <w:marRight w:val="0"/>
      <w:marTop w:val="0"/>
      <w:marBottom w:val="0"/>
      <w:divBdr>
        <w:top w:val="none" w:sz="0" w:space="0" w:color="auto"/>
        <w:left w:val="none" w:sz="0" w:space="0" w:color="auto"/>
        <w:bottom w:val="none" w:sz="0" w:space="0" w:color="auto"/>
        <w:right w:val="none" w:sz="0" w:space="0" w:color="auto"/>
      </w:divBdr>
    </w:div>
    <w:div w:id="1188102726">
      <w:marLeft w:val="480"/>
      <w:marRight w:val="0"/>
      <w:marTop w:val="0"/>
      <w:marBottom w:val="0"/>
      <w:divBdr>
        <w:top w:val="none" w:sz="0" w:space="0" w:color="auto"/>
        <w:left w:val="none" w:sz="0" w:space="0" w:color="auto"/>
        <w:bottom w:val="none" w:sz="0" w:space="0" w:color="auto"/>
        <w:right w:val="none" w:sz="0" w:space="0" w:color="auto"/>
      </w:divBdr>
    </w:div>
    <w:div w:id="1188300703">
      <w:marLeft w:val="480"/>
      <w:marRight w:val="0"/>
      <w:marTop w:val="0"/>
      <w:marBottom w:val="0"/>
      <w:divBdr>
        <w:top w:val="none" w:sz="0" w:space="0" w:color="auto"/>
        <w:left w:val="none" w:sz="0" w:space="0" w:color="auto"/>
        <w:bottom w:val="none" w:sz="0" w:space="0" w:color="auto"/>
        <w:right w:val="none" w:sz="0" w:space="0" w:color="auto"/>
      </w:divBdr>
    </w:div>
    <w:div w:id="1188713392">
      <w:marLeft w:val="480"/>
      <w:marRight w:val="0"/>
      <w:marTop w:val="0"/>
      <w:marBottom w:val="0"/>
      <w:divBdr>
        <w:top w:val="none" w:sz="0" w:space="0" w:color="auto"/>
        <w:left w:val="none" w:sz="0" w:space="0" w:color="auto"/>
        <w:bottom w:val="none" w:sz="0" w:space="0" w:color="auto"/>
        <w:right w:val="none" w:sz="0" w:space="0" w:color="auto"/>
      </w:divBdr>
    </w:div>
    <w:div w:id="1189686085">
      <w:marLeft w:val="480"/>
      <w:marRight w:val="0"/>
      <w:marTop w:val="0"/>
      <w:marBottom w:val="0"/>
      <w:divBdr>
        <w:top w:val="none" w:sz="0" w:space="0" w:color="auto"/>
        <w:left w:val="none" w:sz="0" w:space="0" w:color="auto"/>
        <w:bottom w:val="none" w:sz="0" w:space="0" w:color="auto"/>
        <w:right w:val="none" w:sz="0" w:space="0" w:color="auto"/>
      </w:divBdr>
    </w:div>
    <w:div w:id="1189754748">
      <w:marLeft w:val="480"/>
      <w:marRight w:val="0"/>
      <w:marTop w:val="0"/>
      <w:marBottom w:val="0"/>
      <w:divBdr>
        <w:top w:val="none" w:sz="0" w:space="0" w:color="auto"/>
        <w:left w:val="none" w:sz="0" w:space="0" w:color="auto"/>
        <w:bottom w:val="none" w:sz="0" w:space="0" w:color="auto"/>
        <w:right w:val="none" w:sz="0" w:space="0" w:color="auto"/>
      </w:divBdr>
    </w:div>
    <w:div w:id="1189829989">
      <w:marLeft w:val="480"/>
      <w:marRight w:val="0"/>
      <w:marTop w:val="0"/>
      <w:marBottom w:val="0"/>
      <w:divBdr>
        <w:top w:val="none" w:sz="0" w:space="0" w:color="auto"/>
        <w:left w:val="none" w:sz="0" w:space="0" w:color="auto"/>
        <w:bottom w:val="none" w:sz="0" w:space="0" w:color="auto"/>
        <w:right w:val="none" w:sz="0" w:space="0" w:color="auto"/>
      </w:divBdr>
    </w:div>
    <w:div w:id="1190027389">
      <w:marLeft w:val="480"/>
      <w:marRight w:val="0"/>
      <w:marTop w:val="0"/>
      <w:marBottom w:val="0"/>
      <w:divBdr>
        <w:top w:val="none" w:sz="0" w:space="0" w:color="auto"/>
        <w:left w:val="none" w:sz="0" w:space="0" w:color="auto"/>
        <w:bottom w:val="none" w:sz="0" w:space="0" w:color="auto"/>
        <w:right w:val="none" w:sz="0" w:space="0" w:color="auto"/>
      </w:divBdr>
    </w:div>
    <w:div w:id="1190601616">
      <w:marLeft w:val="480"/>
      <w:marRight w:val="0"/>
      <w:marTop w:val="0"/>
      <w:marBottom w:val="0"/>
      <w:divBdr>
        <w:top w:val="none" w:sz="0" w:space="0" w:color="auto"/>
        <w:left w:val="none" w:sz="0" w:space="0" w:color="auto"/>
        <w:bottom w:val="none" w:sz="0" w:space="0" w:color="auto"/>
        <w:right w:val="none" w:sz="0" w:space="0" w:color="auto"/>
      </w:divBdr>
    </w:div>
    <w:div w:id="1190996551">
      <w:marLeft w:val="480"/>
      <w:marRight w:val="0"/>
      <w:marTop w:val="0"/>
      <w:marBottom w:val="0"/>
      <w:divBdr>
        <w:top w:val="none" w:sz="0" w:space="0" w:color="auto"/>
        <w:left w:val="none" w:sz="0" w:space="0" w:color="auto"/>
        <w:bottom w:val="none" w:sz="0" w:space="0" w:color="auto"/>
        <w:right w:val="none" w:sz="0" w:space="0" w:color="auto"/>
      </w:divBdr>
    </w:div>
    <w:div w:id="1191182438">
      <w:marLeft w:val="480"/>
      <w:marRight w:val="0"/>
      <w:marTop w:val="0"/>
      <w:marBottom w:val="0"/>
      <w:divBdr>
        <w:top w:val="none" w:sz="0" w:space="0" w:color="auto"/>
        <w:left w:val="none" w:sz="0" w:space="0" w:color="auto"/>
        <w:bottom w:val="none" w:sz="0" w:space="0" w:color="auto"/>
        <w:right w:val="none" w:sz="0" w:space="0" w:color="auto"/>
      </w:divBdr>
    </w:div>
    <w:div w:id="1191264640">
      <w:marLeft w:val="480"/>
      <w:marRight w:val="0"/>
      <w:marTop w:val="0"/>
      <w:marBottom w:val="0"/>
      <w:divBdr>
        <w:top w:val="none" w:sz="0" w:space="0" w:color="auto"/>
        <w:left w:val="none" w:sz="0" w:space="0" w:color="auto"/>
        <w:bottom w:val="none" w:sz="0" w:space="0" w:color="auto"/>
        <w:right w:val="none" w:sz="0" w:space="0" w:color="auto"/>
      </w:divBdr>
    </w:div>
    <w:div w:id="1191650789">
      <w:marLeft w:val="480"/>
      <w:marRight w:val="0"/>
      <w:marTop w:val="0"/>
      <w:marBottom w:val="0"/>
      <w:divBdr>
        <w:top w:val="none" w:sz="0" w:space="0" w:color="auto"/>
        <w:left w:val="none" w:sz="0" w:space="0" w:color="auto"/>
        <w:bottom w:val="none" w:sz="0" w:space="0" w:color="auto"/>
        <w:right w:val="none" w:sz="0" w:space="0" w:color="auto"/>
      </w:divBdr>
    </w:div>
    <w:div w:id="1191994413">
      <w:marLeft w:val="480"/>
      <w:marRight w:val="0"/>
      <w:marTop w:val="0"/>
      <w:marBottom w:val="0"/>
      <w:divBdr>
        <w:top w:val="none" w:sz="0" w:space="0" w:color="auto"/>
        <w:left w:val="none" w:sz="0" w:space="0" w:color="auto"/>
        <w:bottom w:val="none" w:sz="0" w:space="0" w:color="auto"/>
        <w:right w:val="none" w:sz="0" w:space="0" w:color="auto"/>
      </w:divBdr>
    </w:div>
    <w:div w:id="1192105281">
      <w:marLeft w:val="480"/>
      <w:marRight w:val="0"/>
      <w:marTop w:val="0"/>
      <w:marBottom w:val="0"/>
      <w:divBdr>
        <w:top w:val="none" w:sz="0" w:space="0" w:color="auto"/>
        <w:left w:val="none" w:sz="0" w:space="0" w:color="auto"/>
        <w:bottom w:val="none" w:sz="0" w:space="0" w:color="auto"/>
        <w:right w:val="none" w:sz="0" w:space="0" w:color="auto"/>
      </w:divBdr>
    </w:div>
    <w:div w:id="1192913738">
      <w:marLeft w:val="480"/>
      <w:marRight w:val="0"/>
      <w:marTop w:val="0"/>
      <w:marBottom w:val="0"/>
      <w:divBdr>
        <w:top w:val="none" w:sz="0" w:space="0" w:color="auto"/>
        <w:left w:val="none" w:sz="0" w:space="0" w:color="auto"/>
        <w:bottom w:val="none" w:sz="0" w:space="0" w:color="auto"/>
        <w:right w:val="none" w:sz="0" w:space="0" w:color="auto"/>
      </w:divBdr>
    </w:div>
    <w:div w:id="1193691532">
      <w:marLeft w:val="480"/>
      <w:marRight w:val="0"/>
      <w:marTop w:val="0"/>
      <w:marBottom w:val="0"/>
      <w:divBdr>
        <w:top w:val="none" w:sz="0" w:space="0" w:color="auto"/>
        <w:left w:val="none" w:sz="0" w:space="0" w:color="auto"/>
        <w:bottom w:val="none" w:sz="0" w:space="0" w:color="auto"/>
        <w:right w:val="none" w:sz="0" w:space="0" w:color="auto"/>
      </w:divBdr>
    </w:div>
    <w:div w:id="1194459142">
      <w:marLeft w:val="480"/>
      <w:marRight w:val="0"/>
      <w:marTop w:val="0"/>
      <w:marBottom w:val="0"/>
      <w:divBdr>
        <w:top w:val="none" w:sz="0" w:space="0" w:color="auto"/>
        <w:left w:val="none" w:sz="0" w:space="0" w:color="auto"/>
        <w:bottom w:val="none" w:sz="0" w:space="0" w:color="auto"/>
        <w:right w:val="none" w:sz="0" w:space="0" w:color="auto"/>
      </w:divBdr>
    </w:div>
    <w:div w:id="1194655906">
      <w:marLeft w:val="480"/>
      <w:marRight w:val="0"/>
      <w:marTop w:val="0"/>
      <w:marBottom w:val="0"/>
      <w:divBdr>
        <w:top w:val="none" w:sz="0" w:space="0" w:color="auto"/>
        <w:left w:val="none" w:sz="0" w:space="0" w:color="auto"/>
        <w:bottom w:val="none" w:sz="0" w:space="0" w:color="auto"/>
        <w:right w:val="none" w:sz="0" w:space="0" w:color="auto"/>
      </w:divBdr>
    </w:div>
    <w:div w:id="1195118056">
      <w:marLeft w:val="480"/>
      <w:marRight w:val="0"/>
      <w:marTop w:val="0"/>
      <w:marBottom w:val="0"/>
      <w:divBdr>
        <w:top w:val="none" w:sz="0" w:space="0" w:color="auto"/>
        <w:left w:val="none" w:sz="0" w:space="0" w:color="auto"/>
        <w:bottom w:val="none" w:sz="0" w:space="0" w:color="auto"/>
        <w:right w:val="none" w:sz="0" w:space="0" w:color="auto"/>
      </w:divBdr>
    </w:div>
    <w:div w:id="1195196616">
      <w:marLeft w:val="480"/>
      <w:marRight w:val="0"/>
      <w:marTop w:val="0"/>
      <w:marBottom w:val="0"/>
      <w:divBdr>
        <w:top w:val="none" w:sz="0" w:space="0" w:color="auto"/>
        <w:left w:val="none" w:sz="0" w:space="0" w:color="auto"/>
        <w:bottom w:val="none" w:sz="0" w:space="0" w:color="auto"/>
        <w:right w:val="none" w:sz="0" w:space="0" w:color="auto"/>
      </w:divBdr>
    </w:div>
    <w:div w:id="1195314674">
      <w:marLeft w:val="480"/>
      <w:marRight w:val="0"/>
      <w:marTop w:val="0"/>
      <w:marBottom w:val="0"/>
      <w:divBdr>
        <w:top w:val="none" w:sz="0" w:space="0" w:color="auto"/>
        <w:left w:val="none" w:sz="0" w:space="0" w:color="auto"/>
        <w:bottom w:val="none" w:sz="0" w:space="0" w:color="auto"/>
        <w:right w:val="none" w:sz="0" w:space="0" w:color="auto"/>
      </w:divBdr>
    </w:div>
    <w:div w:id="1196694686">
      <w:marLeft w:val="480"/>
      <w:marRight w:val="0"/>
      <w:marTop w:val="0"/>
      <w:marBottom w:val="0"/>
      <w:divBdr>
        <w:top w:val="none" w:sz="0" w:space="0" w:color="auto"/>
        <w:left w:val="none" w:sz="0" w:space="0" w:color="auto"/>
        <w:bottom w:val="none" w:sz="0" w:space="0" w:color="auto"/>
        <w:right w:val="none" w:sz="0" w:space="0" w:color="auto"/>
      </w:divBdr>
    </w:div>
    <w:div w:id="1196699647">
      <w:marLeft w:val="480"/>
      <w:marRight w:val="0"/>
      <w:marTop w:val="0"/>
      <w:marBottom w:val="0"/>
      <w:divBdr>
        <w:top w:val="none" w:sz="0" w:space="0" w:color="auto"/>
        <w:left w:val="none" w:sz="0" w:space="0" w:color="auto"/>
        <w:bottom w:val="none" w:sz="0" w:space="0" w:color="auto"/>
        <w:right w:val="none" w:sz="0" w:space="0" w:color="auto"/>
      </w:divBdr>
    </w:div>
    <w:div w:id="1197543354">
      <w:marLeft w:val="480"/>
      <w:marRight w:val="0"/>
      <w:marTop w:val="0"/>
      <w:marBottom w:val="0"/>
      <w:divBdr>
        <w:top w:val="none" w:sz="0" w:space="0" w:color="auto"/>
        <w:left w:val="none" w:sz="0" w:space="0" w:color="auto"/>
        <w:bottom w:val="none" w:sz="0" w:space="0" w:color="auto"/>
        <w:right w:val="none" w:sz="0" w:space="0" w:color="auto"/>
      </w:divBdr>
    </w:div>
    <w:div w:id="1197766722">
      <w:marLeft w:val="480"/>
      <w:marRight w:val="0"/>
      <w:marTop w:val="0"/>
      <w:marBottom w:val="0"/>
      <w:divBdr>
        <w:top w:val="none" w:sz="0" w:space="0" w:color="auto"/>
        <w:left w:val="none" w:sz="0" w:space="0" w:color="auto"/>
        <w:bottom w:val="none" w:sz="0" w:space="0" w:color="auto"/>
        <w:right w:val="none" w:sz="0" w:space="0" w:color="auto"/>
      </w:divBdr>
    </w:div>
    <w:div w:id="1197768039">
      <w:marLeft w:val="480"/>
      <w:marRight w:val="0"/>
      <w:marTop w:val="0"/>
      <w:marBottom w:val="0"/>
      <w:divBdr>
        <w:top w:val="none" w:sz="0" w:space="0" w:color="auto"/>
        <w:left w:val="none" w:sz="0" w:space="0" w:color="auto"/>
        <w:bottom w:val="none" w:sz="0" w:space="0" w:color="auto"/>
        <w:right w:val="none" w:sz="0" w:space="0" w:color="auto"/>
      </w:divBdr>
    </w:div>
    <w:div w:id="1198008381">
      <w:marLeft w:val="480"/>
      <w:marRight w:val="0"/>
      <w:marTop w:val="0"/>
      <w:marBottom w:val="0"/>
      <w:divBdr>
        <w:top w:val="none" w:sz="0" w:space="0" w:color="auto"/>
        <w:left w:val="none" w:sz="0" w:space="0" w:color="auto"/>
        <w:bottom w:val="none" w:sz="0" w:space="0" w:color="auto"/>
        <w:right w:val="none" w:sz="0" w:space="0" w:color="auto"/>
      </w:divBdr>
    </w:div>
    <w:div w:id="1198542165">
      <w:marLeft w:val="480"/>
      <w:marRight w:val="0"/>
      <w:marTop w:val="0"/>
      <w:marBottom w:val="0"/>
      <w:divBdr>
        <w:top w:val="none" w:sz="0" w:space="0" w:color="auto"/>
        <w:left w:val="none" w:sz="0" w:space="0" w:color="auto"/>
        <w:bottom w:val="none" w:sz="0" w:space="0" w:color="auto"/>
        <w:right w:val="none" w:sz="0" w:space="0" w:color="auto"/>
      </w:divBdr>
    </w:div>
    <w:div w:id="1200167265">
      <w:marLeft w:val="480"/>
      <w:marRight w:val="0"/>
      <w:marTop w:val="0"/>
      <w:marBottom w:val="0"/>
      <w:divBdr>
        <w:top w:val="none" w:sz="0" w:space="0" w:color="auto"/>
        <w:left w:val="none" w:sz="0" w:space="0" w:color="auto"/>
        <w:bottom w:val="none" w:sz="0" w:space="0" w:color="auto"/>
        <w:right w:val="none" w:sz="0" w:space="0" w:color="auto"/>
      </w:divBdr>
    </w:div>
    <w:div w:id="1200167664">
      <w:marLeft w:val="480"/>
      <w:marRight w:val="0"/>
      <w:marTop w:val="0"/>
      <w:marBottom w:val="0"/>
      <w:divBdr>
        <w:top w:val="none" w:sz="0" w:space="0" w:color="auto"/>
        <w:left w:val="none" w:sz="0" w:space="0" w:color="auto"/>
        <w:bottom w:val="none" w:sz="0" w:space="0" w:color="auto"/>
        <w:right w:val="none" w:sz="0" w:space="0" w:color="auto"/>
      </w:divBdr>
    </w:div>
    <w:div w:id="1200313706">
      <w:marLeft w:val="480"/>
      <w:marRight w:val="0"/>
      <w:marTop w:val="0"/>
      <w:marBottom w:val="0"/>
      <w:divBdr>
        <w:top w:val="none" w:sz="0" w:space="0" w:color="auto"/>
        <w:left w:val="none" w:sz="0" w:space="0" w:color="auto"/>
        <w:bottom w:val="none" w:sz="0" w:space="0" w:color="auto"/>
        <w:right w:val="none" w:sz="0" w:space="0" w:color="auto"/>
      </w:divBdr>
    </w:div>
    <w:div w:id="1200627635">
      <w:marLeft w:val="480"/>
      <w:marRight w:val="0"/>
      <w:marTop w:val="0"/>
      <w:marBottom w:val="0"/>
      <w:divBdr>
        <w:top w:val="none" w:sz="0" w:space="0" w:color="auto"/>
        <w:left w:val="none" w:sz="0" w:space="0" w:color="auto"/>
        <w:bottom w:val="none" w:sz="0" w:space="0" w:color="auto"/>
        <w:right w:val="none" w:sz="0" w:space="0" w:color="auto"/>
      </w:divBdr>
    </w:div>
    <w:div w:id="1202089955">
      <w:marLeft w:val="480"/>
      <w:marRight w:val="0"/>
      <w:marTop w:val="0"/>
      <w:marBottom w:val="0"/>
      <w:divBdr>
        <w:top w:val="none" w:sz="0" w:space="0" w:color="auto"/>
        <w:left w:val="none" w:sz="0" w:space="0" w:color="auto"/>
        <w:bottom w:val="none" w:sz="0" w:space="0" w:color="auto"/>
        <w:right w:val="none" w:sz="0" w:space="0" w:color="auto"/>
      </w:divBdr>
    </w:div>
    <w:div w:id="1202205355">
      <w:marLeft w:val="480"/>
      <w:marRight w:val="0"/>
      <w:marTop w:val="0"/>
      <w:marBottom w:val="0"/>
      <w:divBdr>
        <w:top w:val="none" w:sz="0" w:space="0" w:color="auto"/>
        <w:left w:val="none" w:sz="0" w:space="0" w:color="auto"/>
        <w:bottom w:val="none" w:sz="0" w:space="0" w:color="auto"/>
        <w:right w:val="none" w:sz="0" w:space="0" w:color="auto"/>
      </w:divBdr>
    </w:div>
    <w:div w:id="1202326132">
      <w:marLeft w:val="480"/>
      <w:marRight w:val="0"/>
      <w:marTop w:val="0"/>
      <w:marBottom w:val="0"/>
      <w:divBdr>
        <w:top w:val="none" w:sz="0" w:space="0" w:color="auto"/>
        <w:left w:val="none" w:sz="0" w:space="0" w:color="auto"/>
        <w:bottom w:val="none" w:sz="0" w:space="0" w:color="auto"/>
        <w:right w:val="none" w:sz="0" w:space="0" w:color="auto"/>
      </w:divBdr>
    </w:div>
    <w:div w:id="1202549024">
      <w:marLeft w:val="480"/>
      <w:marRight w:val="0"/>
      <w:marTop w:val="0"/>
      <w:marBottom w:val="0"/>
      <w:divBdr>
        <w:top w:val="none" w:sz="0" w:space="0" w:color="auto"/>
        <w:left w:val="none" w:sz="0" w:space="0" w:color="auto"/>
        <w:bottom w:val="none" w:sz="0" w:space="0" w:color="auto"/>
        <w:right w:val="none" w:sz="0" w:space="0" w:color="auto"/>
      </w:divBdr>
    </w:div>
    <w:div w:id="1203399418">
      <w:marLeft w:val="480"/>
      <w:marRight w:val="0"/>
      <w:marTop w:val="0"/>
      <w:marBottom w:val="0"/>
      <w:divBdr>
        <w:top w:val="none" w:sz="0" w:space="0" w:color="auto"/>
        <w:left w:val="none" w:sz="0" w:space="0" w:color="auto"/>
        <w:bottom w:val="none" w:sz="0" w:space="0" w:color="auto"/>
        <w:right w:val="none" w:sz="0" w:space="0" w:color="auto"/>
      </w:divBdr>
    </w:div>
    <w:div w:id="1203635686">
      <w:marLeft w:val="480"/>
      <w:marRight w:val="0"/>
      <w:marTop w:val="0"/>
      <w:marBottom w:val="0"/>
      <w:divBdr>
        <w:top w:val="none" w:sz="0" w:space="0" w:color="auto"/>
        <w:left w:val="none" w:sz="0" w:space="0" w:color="auto"/>
        <w:bottom w:val="none" w:sz="0" w:space="0" w:color="auto"/>
        <w:right w:val="none" w:sz="0" w:space="0" w:color="auto"/>
      </w:divBdr>
    </w:div>
    <w:div w:id="1204362803">
      <w:marLeft w:val="480"/>
      <w:marRight w:val="0"/>
      <w:marTop w:val="0"/>
      <w:marBottom w:val="0"/>
      <w:divBdr>
        <w:top w:val="none" w:sz="0" w:space="0" w:color="auto"/>
        <w:left w:val="none" w:sz="0" w:space="0" w:color="auto"/>
        <w:bottom w:val="none" w:sz="0" w:space="0" w:color="auto"/>
        <w:right w:val="none" w:sz="0" w:space="0" w:color="auto"/>
      </w:divBdr>
    </w:div>
    <w:div w:id="1204560097">
      <w:marLeft w:val="480"/>
      <w:marRight w:val="0"/>
      <w:marTop w:val="0"/>
      <w:marBottom w:val="0"/>
      <w:divBdr>
        <w:top w:val="none" w:sz="0" w:space="0" w:color="auto"/>
        <w:left w:val="none" w:sz="0" w:space="0" w:color="auto"/>
        <w:bottom w:val="none" w:sz="0" w:space="0" w:color="auto"/>
        <w:right w:val="none" w:sz="0" w:space="0" w:color="auto"/>
      </w:divBdr>
    </w:div>
    <w:div w:id="1204751356">
      <w:marLeft w:val="480"/>
      <w:marRight w:val="0"/>
      <w:marTop w:val="0"/>
      <w:marBottom w:val="0"/>
      <w:divBdr>
        <w:top w:val="none" w:sz="0" w:space="0" w:color="auto"/>
        <w:left w:val="none" w:sz="0" w:space="0" w:color="auto"/>
        <w:bottom w:val="none" w:sz="0" w:space="0" w:color="auto"/>
        <w:right w:val="none" w:sz="0" w:space="0" w:color="auto"/>
      </w:divBdr>
    </w:div>
    <w:div w:id="1205023336">
      <w:marLeft w:val="480"/>
      <w:marRight w:val="0"/>
      <w:marTop w:val="0"/>
      <w:marBottom w:val="0"/>
      <w:divBdr>
        <w:top w:val="none" w:sz="0" w:space="0" w:color="auto"/>
        <w:left w:val="none" w:sz="0" w:space="0" w:color="auto"/>
        <w:bottom w:val="none" w:sz="0" w:space="0" w:color="auto"/>
        <w:right w:val="none" w:sz="0" w:space="0" w:color="auto"/>
      </w:divBdr>
    </w:div>
    <w:div w:id="1205676078">
      <w:marLeft w:val="480"/>
      <w:marRight w:val="0"/>
      <w:marTop w:val="0"/>
      <w:marBottom w:val="0"/>
      <w:divBdr>
        <w:top w:val="none" w:sz="0" w:space="0" w:color="auto"/>
        <w:left w:val="none" w:sz="0" w:space="0" w:color="auto"/>
        <w:bottom w:val="none" w:sz="0" w:space="0" w:color="auto"/>
        <w:right w:val="none" w:sz="0" w:space="0" w:color="auto"/>
      </w:divBdr>
    </w:div>
    <w:div w:id="1206529830">
      <w:marLeft w:val="480"/>
      <w:marRight w:val="0"/>
      <w:marTop w:val="0"/>
      <w:marBottom w:val="0"/>
      <w:divBdr>
        <w:top w:val="none" w:sz="0" w:space="0" w:color="auto"/>
        <w:left w:val="none" w:sz="0" w:space="0" w:color="auto"/>
        <w:bottom w:val="none" w:sz="0" w:space="0" w:color="auto"/>
        <w:right w:val="none" w:sz="0" w:space="0" w:color="auto"/>
      </w:divBdr>
    </w:div>
    <w:div w:id="1206601725">
      <w:marLeft w:val="480"/>
      <w:marRight w:val="0"/>
      <w:marTop w:val="0"/>
      <w:marBottom w:val="0"/>
      <w:divBdr>
        <w:top w:val="none" w:sz="0" w:space="0" w:color="auto"/>
        <w:left w:val="none" w:sz="0" w:space="0" w:color="auto"/>
        <w:bottom w:val="none" w:sz="0" w:space="0" w:color="auto"/>
        <w:right w:val="none" w:sz="0" w:space="0" w:color="auto"/>
      </w:divBdr>
    </w:div>
    <w:div w:id="1206795004">
      <w:marLeft w:val="480"/>
      <w:marRight w:val="0"/>
      <w:marTop w:val="0"/>
      <w:marBottom w:val="0"/>
      <w:divBdr>
        <w:top w:val="none" w:sz="0" w:space="0" w:color="auto"/>
        <w:left w:val="none" w:sz="0" w:space="0" w:color="auto"/>
        <w:bottom w:val="none" w:sz="0" w:space="0" w:color="auto"/>
        <w:right w:val="none" w:sz="0" w:space="0" w:color="auto"/>
      </w:divBdr>
    </w:div>
    <w:div w:id="1206916372">
      <w:marLeft w:val="480"/>
      <w:marRight w:val="0"/>
      <w:marTop w:val="0"/>
      <w:marBottom w:val="0"/>
      <w:divBdr>
        <w:top w:val="none" w:sz="0" w:space="0" w:color="auto"/>
        <w:left w:val="none" w:sz="0" w:space="0" w:color="auto"/>
        <w:bottom w:val="none" w:sz="0" w:space="0" w:color="auto"/>
        <w:right w:val="none" w:sz="0" w:space="0" w:color="auto"/>
      </w:divBdr>
    </w:div>
    <w:div w:id="1207330899">
      <w:marLeft w:val="480"/>
      <w:marRight w:val="0"/>
      <w:marTop w:val="0"/>
      <w:marBottom w:val="0"/>
      <w:divBdr>
        <w:top w:val="none" w:sz="0" w:space="0" w:color="auto"/>
        <w:left w:val="none" w:sz="0" w:space="0" w:color="auto"/>
        <w:bottom w:val="none" w:sz="0" w:space="0" w:color="auto"/>
        <w:right w:val="none" w:sz="0" w:space="0" w:color="auto"/>
      </w:divBdr>
    </w:div>
    <w:div w:id="1207646484">
      <w:marLeft w:val="480"/>
      <w:marRight w:val="0"/>
      <w:marTop w:val="0"/>
      <w:marBottom w:val="0"/>
      <w:divBdr>
        <w:top w:val="none" w:sz="0" w:space="0" w:color="auto"/>
        <w:left w:val="none" w:sz="0" w:space="0" w:color="auto"/>
        <w:bottom w:val="none" w:sz="0" w:space="0" w:color="auto"/>
        <w:right w:val="none" w:sz="0" w:space="0" w:color="auto"/>
      </w:divBdr>
    </w:div>
    <w:div w:id="1207913643">
      <w:marLeft w:val="480"/>
      <w:marRight w:val="0"/>
      <w:marTop w:val="0"/>
      <w:marBottom w:val="0"/>
      <w:divBdr>
        <w:top w:val="none" w:sz="0" w:space="0" w:color="auto"/>
        <w:left w:val="none" w:sz="0" w:space="0" w:color="auto"/>
        <w:bottom w:val="none" w:sz="0" w:space="0" w:color="auto"/>
        <w:right w:val="none" w:sz="0" w:space="0" w:color="auto"/>
      </w:divBdr>
    </w:div>
    <w:div w:id="1209339998">
      <w:marLeft w:val="480"/>
      <w:marRight w:val="0"/>
      <w:marTop w:val="0"/>
      <w:marBottom w:val="0"/>
      <w:divBdr>
        <w:top w:val="none" w:sz="0" w:space="0" w:color="auto"/>
        <w:left w:val="none" w:sz="0" w:space="0" w:color="auto"/>
        <w:bottom w:val="none" w:sz="0" w:space="0" w:color="auto"/>
        <w:right w:val="none" w:sz="0" w:space="0" w:color="auto"/>
      </w:divBdr>
    </w:div>
    <w:div w:id="1209342770">
      <w:marLeft w:val="480"/>
      <w:marRight w:val="0"/>
      <w:marTop w:val="0"/>
      <w:marBottom w:val="0"/>
      <w:divBdr>
        <w:top w:val="none" w:sz="0" w:space="0" w:color="auto"/>
        <w:left w:val="none" w:sz="0" w:space="0" w:color="auto"/>
        <w:bottom w:val="none" w:sz="0" w:space="0" w:color="auto"/>
        <w:right w:val="none" w:sz="0" w:space="0" w:color="auto"/>
      </w:divBdr>
    </w:div>
    <w:div w:id="1210386770">
      <w:marLeft w:val="480"/>
      <w:marRight w:val="0"/>
      <w:marTop w:val="0"/>
      <w:marBottom w:val="0"/>
      <w:divBdr>
        <w:top w:val="none" w:sz="0" w:space="0" w:color="auto"/>
        <w:left w:val="none" w:sz="0" w:space="0" w:color="auto"/>
        <w:bottom w:val="none" w:sz="0" w:space="0" w:color="auto"/>
        <w:right w:val="none" w:sz="0" w:space="0" w:color="auto"/>
      </w:divBdr>
    </w:div>
    <w:div w:id="1210414723">
      <w:marLeft w:val="480"/>
      <w:marRight w:val="0"/>
      <w:marTop w:val="0"/>
      <w:marBottom w:val="0"/>
      <w:divBdr>
        <w:top w:val="none" w:sz="0" w:space="0" w:color="auto"/>
        <w:left w:val="none" w:sz="0" w:space="0" w:color="auto"/>
        <w:bottom w:val="none" w:sz="0" w:space="0" w:color="auto"/>
        <w:right w:val="none" w:sz="0" w:space="0" w:color="auto"/>
      </w:divBdr>
    </w:div>
    <w:div w:id="1210847569">
      <w:marLeft w:val="480"/>
      <w:marRight w:val="0"/>
      <w:marTop w:val="0"/>
      <w:marBottom w:val="0"/>
      <w:divBdr>
        <w:top w:val="none" w:sz="0" w:space="0" w:color="auto"/>
        <w:left w:val="none" w:sz="0" w:space="0" w:color="auto"/>
        <w:bottom w:val="none" w:sz="0" w:space="0" w:color="auto"/>
        <w:right w:val="none" w:sz="0" w:space="0" w:color="auto"/>
      </w:divBdr>
    </w:div>
    <w:div w:id="1211107969">
      <w:marLeft w:val="480"/>
      <w:marRight w:val="0"/>
      <w:marTop w:val="0"/>
      <w:marBottom w:val="0"/>
      <w:divBdr>
        <w:top w:val="none" w:sz="0" w:space="0" w:color="auto"/>
        <w:left w:val="none" w:sz="0" w:space="0" w:color="auto"/>
        <w:bottom w:val="none" w:sz="0" w:space="0" w:color="auto"/>
        <w:right w:val="none" w:sz="0" w:space="0" w:color="auto"/>
      </w:divBdr>
    </w:div>
    <w:div w:id="1211258853">
      <w:marLeft w:val="480"/>
      <w:marRight w:val="0"/>
      <w:marTop w:val="0"/>
      <w:marBottom w:val="0"/>
      <w:divBdr>
        <w:top w:val="none" w:sz="0" w:space="0" w:color="auto"/>
        <w:left w:val="none" w:sz="0" w:space="0" w:color="auto"/>
        <w:bottom w:val="none" w:sz="0" w:space="0" w:color="auto"/>
        <w:right w:val="none" w:sz="0" w:space="0" w:color="auto"/>
      </w:divBdr>
    </w:div>
    <w:div w:id="1211461611">
      <w:marLeft w:val="480"/>
      <w:marRight w:val="0"/>
      <w:marTop w:val="0"/>
      <w:marBottom w:val="0"/>
      <w:divBdr>
        <w:top w:val="none" w:sz="0" w:space="0" w:color="auto"/>
        <w:left w:val="none" w:sz="0" w:space="0" w:color="auto"/>
        <w:bottom w:val="none" w:sz="0" w:space="0" w:color="auto"/>
        <w:right w:val="none" w:sz="0" w:space="0" w:color="auto"/>
      </w:divBdr>
    </w:div>
    <w:div w:id="1211918918">
      <w:marLeft w:val="480"/>
      <w:marRight w:val="0"/>
      <w:marTop w:val="0"/>
      <w:marBottom w:val="0"/>
      <w:divBdr>
        <w:top w:val="none" w:sz="0" w:space="0" w:color="auto"/>
        <w:left w:val="none" w:sz="0" w:space="0" w:color="auto"/>
        <w:bottom w:val="none" w:sz="0" w:space="0" w:color="auto"/>
        <w:right w:val="none" w:sz="0" w:space="0" w:color="auto"/>
      </w:divBdr>
    </w:div>
    <w:div w:id="1212230115">
      <w:marLeft w:val="480"/>
      <w:marRight w:val="0"/>
      <w:marTop w:val="0"/>
      <w:marBottom w:val="0"/>
      <w:divBdr>
        <w:top w:val="none" w:sz="0" w:space="0" w:color="auto"/>
        <w:left w:val="none" w:sz="0" w:space="0" w:color="auto"/>
        <w:bottom w:val="none" w:sz="0" w:space="0" w:color="auto"/>
        <w:right w:val="none" w:sz="0" w:space="0" w:color="auto"/>
      </w:divBdr>
    </w:div>
    <w:div w:id="1212696204">
      <w:marLeft w:val="480"/>
      <w:marRight w:val="0"/>
      <w:marTop w:val="0"/>
      <w:marBottom w:val="0"/>
      <w:divBdr>
        <w:top w:val="none" w:sz="0" w:space="0" w:color="auto"/>
        <w:left w:val="none" w:sz="0" w:space="0" w:color="auto"/>
        <w:bottom w:val="none" w:sz="0" w:space="0" w:color="auto"/>
        <w:right w:val="none" w:sz="0" w:space="0" w:color="auto"/>
      </w:divBdr>
    </w:div>
    <w:div w:id="1213420037">
      <w:marLeft w:val="480"/>
      <w:marRight w:val="0"/>
      <w:marTop w:val="0"/>
      <w:marBottom w:val="0"/>
      <w:divBdr>
        <w:top w:val="none" w:sz="0" w:space="0" w:color="auto"/>
        <w:left w:val="none" w:sz="0" w:space="0" w:color="auto"/>
        <w:bottom w:val="none" w:sz="0" w:space="0" w:color="auto"/>
        <w:right w:val="none" w:sz="0" w:space="0" w:color="auto"/>
      </w:divBdr>
    </w:div>
    <w:div w:id="1213426062">
      <w:marLeft w:val="480"/>
      <w:marRight w:val="0"/>
      <w:marTop w:val="0"/>
      <w:marBottom w:val="0"/>
      <w:divBdr>
        <w:top w:val="none" w:sz="0" w:space="0" w:color="auto"/>
        <w:left w:val="none" w:sz="0" w:space="0" w:color="auto"/>
        <w:bottom w:val="none" w:sz="0" w:space="0" w:color="auto"/>
        <w:right w:val="none" w:sz="0" w:space="0" w:color="auto"/>
      </w:divBdr>
    </w:div>
    <w:div w:id="1213618250">
      <w:marLeft w:val="480"/>
      <w:marRight w:val="0"/>
      <w:marTop w:val="0"/>
      <w:marBottom w:val="0"/>
      <w:divBdr>
        <w:top w:val="none" w:sz="0" w:space="0" w:color="auto"/>
        <w:left w:val="none" w:sz="0" w:space="0" w:color="auto"/>
        <w:bottom w:val="none" w:sz="0" w:space="0" w:color="auto"/>
        <w:right w:val="none" w:sz="0" w:space="0" w:color="auto"/>
      </w:divBdr>
    </w:div>
    <w:div w:id="1213883651">
      <w:marLeft w:val="480"/>
      <w:marRight w:val="0"/>
      <w:marTop w:val="0"/>
      <w:marBottom w:val="0"/>
      <w:divBdr>
        <w:top w:val="none" w:sz="0" w:space="0" w:color="auto"/>
        <w:left w:val="none" w:sz="0" w:space="0" w:color="auto"/>
        <w:bottom w:val="none" w:sz="0" w:space="0" w:color="auto"/>
        <w:right w:val="none" w:sz="0" w:space="0" w:color="auto"/>
      </w:divBdr>
      <w:divsChild>
        <w:div w:id="8531282">
          <w:marLeft w:val="480"/>
          <w:marRight w:val="0"/>
          <w:marTop w:val="0"/>
          <w:marBottom w:val="0"/>
          <w:divBdr>
            <w:top w:val="none" w:sz="0" w:space="0" w:color="auto"/>
            <w:left w:val="none" w:sz="0" w:space="0" w:color="auto"/>
            <w:bottom w:val="none" w:sz="0" w:space="0" w:color="auto"/>
            <w:right w:val="none" w:sz="0" w:space="0" w:color="auto"/>
          </w:divBdr>
        </w:div>
        <w:div w:id="107938918">
          <w:marLeft w:val="480"/>
          <w:marRight w:val="0"/>
          <w:marTop w:val="0"/>
          <w:marBottom w:val="0"/>
          <w:divBdr>
            <w:top w:val="none" w:sz="0" w:space="0" w:color="auto"/>
            <w:left w:val="none" w:sz="0" w:space="0" w:color="auto"/>
            <w:bottom w:val="none" w:sz="0" w:space="0" w:color="auto"/>
            <w:right w:val="none" w:sz="0" w:space="0" w:color="auto"/>
          </w:divBdr>
        </w:div>
        <w:div w:id="174927466">
          <w:marLeft w:val="480"/>
          <w:marRight w:val="0"/>
          <w:marTop w:val="0"/>
          <w:marBottom w:val="0"/>
          <w:divBdr>
            <w:top w:val="none" w:sz="0" w:space="0" w:color="auto"/>
            <w:left w:val="none" w:sz="0" w:space="0" w:color="auto"/>
            <w:bottom w:val="none" w:sz="0" w:space="0" w:color="auto"/>
            <w:right w:val="none" w:sz="0" w:space="0" w:color="auto"/>
          </w:divBdr>
        </w:div>
        <w:div w:id="299920804">
          <w:marLeft w:val="480"/>
          <w:marRight w:val="0"/>
          <w:marTop w:val="0"/>
          <w:marBottom w:val="0"/>
          <w:divBdr>
            <w:top w:val="none" w:sz="0" w:space="0" w:color="auto"/>
            <w:left w:val="none" w:sz="0" w:space="0" w:color="auto"/>
            <w:bottom w:val="none" w:sz="0" w:space="0" w:color="auto"/>
            <w:right w:val="none" w:sz="0" w:space="0" w:color="auto"/>
          </w:divBdr>
        </w:div>
        <w:div w:id="315425847">
          <w:marLeft w:val="480"/>
          <w:marRight w:val="0"/>
          <w:marTop w:val="0"/>
          <w:marBottom w:val="0"/>
          <w:divBdr>
            <w:top w:val="none" w:sz="0" w:space="0" w:color="auto"/>
            <w:left w:val="none" w:sz="0" w:space="0" w:color="auto"/>
            <w:bottom w:val="none" w:sz="0" w:space="0" w:color="auto"/>
            <w:right w:val="none" w:sz="0" w:space="0" w:color="auto"/>
          </w:divBdr>
        </w:div>
        <w:div w:id="711808193">
          <w:marLeft w:val="480"/>
          <w:marRight w:val="0"/>
          <w:marTop w:val="0"/>
          <w:marBottom w:val="0"/>
          <w:divBdr>
            <w:top w:val="none" w:sz="0" w:space="0" w:color="auto"/>
            <w:left w:val="none" w:sz="0" w:space="0" w:color="auto"/>
            <w:bottom w:val="none" w:sz="0" w:space="0" w:color="auto"/>
            <w:right w:val="none" w:sz="0" w:space="0" w:color="auto"/>
          </w:divBdr>
        </w:div>
        <w:div w:id="955715571">
          <w:marLeft w:val="480"/>
          <w:marRight w:val="0"/>
          <w:marTop w:val="0"/>
          <w:marBottom w:val="0"/>
          <w:divBdr>
            <w:top w:val="none" w:sz="0" w:space="0" w:color="auto"/>
            <w:left w:val="none" w:sz="0" w:space="0" w:color="auto"/>
            <w:bottom w:val="none" w:sz="0" w:space="0" w:color="auto"/>
            <w:right w:val="none" w:sz="0" w:space="0" w:color="auto"/>
          </w:divBdr>
        </w:div>
        <w:div w:id="973633379">
          <w:marLeft w:val="480"/>
          <w:marRight w:val="0"/>
          <w:marTop w:val="0"/>
          <w:marBottom w:val="0"/>
          <w:divBdr>
            <w:top w:val="none" w:sz="0" w:space="0" w:color="auto"/>
            <w:left w:val="none" w:sz="0" w:space="0" w:color="auto"/>
            <w:bottom w:val="none" w:sz="0" w:space="0" w:color="auto"/>
            <w:right w:val="none" w:sz="0" w:space="0" w:color="auto"/>
          </w:divBdr>
        </w:div>
        <w:div w:id="975380157">
          <w:marLeft w:val="480"/>
          <w:marRight w:val="0"/>
          <w:marTop w:val="0"/>
          <w:marBottom w:val="0"/>
          <w:divBdr>
            <w:top w:val="none" w:sz="0" w:space="0" w:color="auto"/>
            <w:left w:val="none" w:sz="0" w:space="0" w:color="auto"/>
            <w:bottom w:val="none" w:sz="0" w:space="0" w:color="auto"/>
            <w:right w:val="none" w:sz="0" w:space="0" w:color="auto"/>
          </w:divBdr>
        </w:div>
        <w:div w:id="992291212">
          <w:marLeft w:val="480"/>
          <w:marRight w:val="0"/>
          <w:marTop w:val="0"/>
          <w:marBottom w:val="0"/>
          <w:divBdr>
            <w:top w:val="none" w:sz="0" w:space="0" w:color="auto"/>
            <w:left w:val="none" w:sz="0" w:space="0" w:color="auto"/>
            <w:bottom w:val="none" w:sz="0" w:space="0" w:color="auto"/>
            <w:right w:val="none" w:sz="0" w:space="0" w:color="auto"/>
          </w:divBdr>
        </w:div>
        <w:div w:id="995380083">
          <w:marLeft w:val="480"/>
          <w:marRight w:val="0"/>
          <w:marTop w:val="0"/>
          <w:marBottom w:val="0"/>
          <w:divBdr>
            <w:top w:val="none" w:sz="0" w:space="0" w:color="auto"/>
            <w:left w:val="none" w:sz="0" w:space="0" w:color="auto"/>
            <w:bottom w:val="none" w:sz="0" w:space="0" w:color="auto"/>
            <w:right w:val="none" w:sz="0" w:space="0" w:color="auto"/>
          </w:divBdr>
        </w:div>
        <w:div w:id="1042246101">
          <w:marLeft w:val="480"/>
          <w:marRight w:val="0"/>
          <w:marTop w:val="0"/>
          <w:marBottom w:val="0"/>
          <w:divBdr>
            <w:top w:val="none" w:sz="0" w:space="0" w:color="auto"/>
            <w:left w:val="none" w:sz="0" w:space="0" w:color="auto"/>
            <w:bottom w:val="none" w:sz="0" w:space="0" w:color="auto"/>
            <w:right w:val="none" w:sz="0" w:space="0" w:color="auto"/>
          </w:divBdr>
        </w:div>
        <w:div w:id="1335650433">
          <w:marLeft w:val="480"/>
          <w:marRight w:val="0"/>
          <w:marTop w:val="0"/>
          <w:marBottom w:val="0"/>
          <w:divBdr>
            <w:top w:val="none" w:sz="0" w:space="0" w:color="auto"/>
            <w:left w:val="none" w:sz="0" w:space="0" w:color="auto"/>
            <w:bottom w:val="none" w:sz="0" w:space="0" w:color="auto"/>
            <w:right w:val="none" w:sz="0" w:space="0" w:color="auto"/>
          </w:divBdr>
        </w:div>
        <w:div w:id="1406609968">
          <w:marLeft w:val="480"/>
          <w:marRight w:val="0"/>
          <w:marTop w:val="0"/>
          <w:marBottom w:val="0"/>
          <w:divBdr>
            <w:top w:val="none" w:sz="0" w:space="0" w:color="auto"/>
            <w:left w:val="none" w:sz="0" w:space="0" w:color="auto"/>
            <w:bottom w:val="none" w:sz="0" w:space="0" w:color="auto"/>
            <w:right w:val="none" w:sz="0" w:space="0" w:color="auto"/>
          </w:divBdr>
        </w:div>
        <w:div w:id="1668091557">
          <w:marLeft w:val="480"/>
          <w:marRight w:val="0"/>
          <w:marTop w:val="0"/>
          <w:marBottom w:val="0"/>
          <w:divBdr>
            <w:top w:val="none" w:sz="0" w:space="0" w:color="auto"/>
            <w:left w:val="none" w:sz="0" w:space="0" w:color="auto"/>
            <w:bottom w:val="none" w:sz="0" w:space="0" w:color="auto"/>
            <w:right w:val="none" w:sz="0" w:space="0" w:color="auto"/>
          </w:divBdr>
        </w:div>
        <w:div w:id="1808283828">
          <w:marLeft w:val="480"/>
          <w:marRight w:val="0"/>
          <w:marTop w:val="0"/>
          <w:marBottom w:val="0"/>
          <w:divBdr>
            <w:top w:val="none" w:sz="0" w:space="0" w:color="auto"/>
            <w:left w:val="none" w:sz="0" w:space="0" w:color="auto"/>
            <w:bottom w:val="none" w:sz="0" w:space="0" w:color="auto"/>
            <w:right w:val="none" w:sz="0" w:space="0" w:color="auto"/>
          </w:divBdr>
        </w:div>
        <w:div w:id="2088190453">
          <w:marLeft w:val="480"/>
          <w:marRight w:val="0"/>
          <w:marTop w:val="0"/>
          <w:marBottom w:val="0"/>
          <w:divBdr>
            <w:top w:val="none" w:sz="0" w:space="0" w:color="auto"/>
            <w:left w:val="none" w:sz="0" w:space="0" w:color="auto"/>
            <w:bottom w:val="none" w:sz="0" w:space="0" w:color="auto"/>
            <w:right w:val="none" w:sz="0" w:space="0" w:color="auto"/>
          </w:divBdr>
        </w:div>
        <w:div w:id="2132623727">
          <w:marLeft w:val="480"/>
          <w:marRight w:val="0"/>
          <w:marTop w:val="0"/>
          <w:marBottom w:val="0"/>
          <w:divBdr>
            <w:top w:val="none" w:sz="0" w:space="0" w:color="auto"/>
            <w:left w:val="none" w:sz="0" w:space="0" w:color="auto"/>
            <w:bottom w:val="none" w:sz="0" w:space="0" w:color="auto"/>
            <w:right w:val="none" w:sz="0" w:space="0" w:color="auto"/>
          </w:divBdr>
        </w:div>
      </w:divsChild>
    </w:div>
    <w:div w:id="1213999045">
      <w:marLeft w:val="480"/>
      <w:marRight w:val="0"/>
      <w:marTop w:val="0"/>
      <w:marBottom w:val="0"/>
      <w:divBdr>
        <w:top w:val="none" w:sz="0" w:space="0" w:color="auto"/>
        <w:left w:val="none" w:sz="0" w:space="0" w:color="auto"/>
        <w:bottom w:val="none" w:sz="0" w:space="0" w:color="auto"/>
        <w:right w:val="none" w:sz="0" w:space="0" w:color="auto"/>
      </w:divBdr>
    </w:div>
    <w:div w:id="1214581838">
      <w:marLeft w:val="480"/>
      <w:marRight w:val="0"/>
      <w:marTop w:val="0"/>
      <w:marBottom w:val="0"/>
      <w:divBdr>
        <w:top w:val="none" w:sz="0" w:space="0" w:color="auto"/>
        <w:left w:val="none" w:sz="0" w:space="0" w:color="auto"/>
        <w:bottom w:val="none" w:sz="0" w:space="0" w:color="auto"/>
        <w:right w:val="none" w:sz="0" w:space="0" w:color="auto"/>
      </w:divBdr>
    </w:div>
    <w:div w:id="1214586110">
      <w:marLeft w:val="480"/>
      <w:marRight w:val="0"/>
      <w:marTop w:val="0"/>
      <w:marBottom w:val="0"/>
      <w:divBdr>
        <w:top w:val="none" w:sz="0" w:space="0" w:color="auto"/>
        <w:left w:val="none" w:sz="0" w:space="0" w:color="auto"/>
        <w:bottom w:val="none" w:sz="0" w:space="0" w:color="auto"/>
        <w:right w:val="none" w:sz="0" w:space="0" w:color="auto"/>
      </w:divBdr>
    </w:div>
    <w:div w:id="1214659356">
      <w:marLeft w:val="480"/>
      <w:marRight w:val="0"/>
      <w:marTop w:val="0"/>
      <w:marBottom w:val="0"/>
      <w:divBdr>
        <w:top w:val="none" w:sz="0" w:space="0" w:color="auto"/>
        <w:left w:val="none" w:sz="0" w:space="0" w:color="auto"/>
        <w:bottom w:val="none" w:sz="0" w:space="0" w:color="auto"/>
        <w:right w:val="none" w:sz="0" w:space="0" w:color="auto"/>
      </w:divBdr>
    </w:div>
    <w:div w:id="1215045829">
      <w:marLeft w:val="480"/>
      <w:marRight w:val="0"/>
      <w:marTop w:val="0"/>
      <w:marBottom w:val="0"/>
      <w:divBdr>
        <w:top w:val="none" w:sz="0" w:space="0" w:color="auto"/>
        <w:left w:val="none" w:sz="0" w:space="0" w:color="auto"/>
        <w:bottom w:val="none" w:sz="0" w:space="0" w:color="auto"/>
        <w:right w:val="none" w:sz="0" w:space="0" w:color="auto"/>
      </w:divBdr>
    </w:div>
    <w:div w:id="1215120120">
      <w:marLeft w:val="480"/>
      <w:marRight w:val="0"/>
      <w:marTop w:val="0"/>
      <w:marBottom w:val="0"/>
      <w:divBdr>
        <w:top w:val="none" w:sz="0" w:space="0" w:color="auto"/>
        <w:left w:val="none" w:sz="0" w:space="0" w:color="auto"/>
        <w:bottom w:val="none" w:sz="0" w:space="0" w:color="auto"/>
        <w:right w:val="none" w:sz="0" w:space="0" w:color="auto"/>
      </w:divBdr>
    </w:div>
    <w:div w:id="1215652994">
      <w:marLeft w:val="480"/>
      <w:marRight w:val="0"/>
      <w:marTop w:val="0"/>
      <w:marBottom w:val="0"/>
      <w:divBdr>
        <w:top w:val="none" w:sz="0" w:space="0" w:color="auto"/>
        <w:left w:val="none" w:sz="0" w:space="0" w:color="auto"/>
        <w:bottom w:val="none" w:sz="0" w:space="0" w:color="auto"/>
        <w:right w:val="none" w:sz="0" w:space="0" w:color="auto"/>
      </w:divBdr>
    </w:div>
    <w:div w:id="1215964937">
      <w:marLeft w:val="480"/>
      <w:marRight w:val="0"/>
      <w:marTop w:val="0"/>
      <w:marBottom w:val="0"/>
      <w:divBdr>
        <w:top w:val="none" w:sz="0" w:space="0" w:color="auto"/>
        <w:left w:val="none" w:sz="0" w:space="0" w:color="auto"/>
        <w:bottom w:val="none" w:sz="0" w:space="0" w:color="auto"/>
        <w:right w:val="none" w:sz="0" w:space="0" w:color="auto"/>
      </w:divBdr>
    </w:div>
    <w:div w:id="1217472976">
      <w:marLeft w:val="480"/>
      <w:marRight w:val="0"/>
      <w:marTop w:val="0"/>
      <w:marBottom w:val="0"/>
      <w:divBdr>
        <w:top w:val="none" w:sz="0" w:space="0" w:color="auto"/>
        <w:left w:val="none" w:sz="0" w:space="0" w:color="auto"/>
        <w:bottom w:val="none" w:sz="0" w:space="0" w:color="auto"/>
        <w:right w:val="none" w:sz="0" w:space="0" w:color="auto"/>
      </w:divBdr>
    </w:div>
    <w:div w:id="1217932579">
      <w:marLeft w:val="480"/>
      <w:marRight w:val="0"/>
      <w:marTop w:val="0"/>
      <w:marBottom w:val="0"/>
      <w:divBdr>
        <w:top w:val="none" w:sz="0" w:space="0" w:color="auto"/>
        <w:left w:val="none" w:sz="0" w:space="0" w:color="auto"/>
        <w:bottom w:val="none" w:sz="0" w:space="0" w:color="auto"/>
        <w:right w:val="none" w:sz="0" w:space="0" w:color="auto"/>
      </w:divBdr>
    </w:div>
    <w:div w:id="1218198503">
      <w:marLeft w:val="480"/>
      <w:marRight w:val="0"/>
      <w:marTop w:val="0"/>
      <w:marBottom w:val="0"/>
      <w:divBdr>
        <w:top w:val="none" w:sz="0" w:space="0" w:color="auto"/>
        <w:left w:val="none" w:sz="0" w:space="0" w:color="auto"/>
        <w:bottom w:val="none" w:sz="0" w:space="0" w:color="auto"/>
        <w:right w:val="none" w:sz="0" w:space="0" w:color="auto"/>
      </w:divBdr>
    </w:div>
    <w:div w:id="1219173734">
      <w:marLeft w:val="480"/>
      <w:marRight w:val="0"/>
      <w:marTop w:val="0"/>
      <w:marBottom w:val="0"/>
      <w:divBdr>
        <w:top w:val="none" w:sz="0" w:space="0" w:color="auto"/>
        <w:left w:val="none" w:sz="0" w:space="0" w:color="auto"/>
        <w:bottom w:val="none" w:sz="0" w:space="0" w:color="auto"/>
        <w:right w:val="none" w:sz="0" w:space="0" w:color="auto"/>
      </w:divBdr>
    </w:div>
    <w:div w:id="1219316820">
      <w:marLeft w:val="480"/>
      <w:marRight w:val="0"/>
      <w:marTop w:val="0"/>
      <w:marBottom w:val="0"/>
      <w:divBdr>
        <w:top w:val="none" w:sz="0" w:space="0" w:color="auto"/>
        <w:left w:val="none" w:sz="0" w:space="0" w:color="auto"/>
        <w:bottom w:val="none" w:sz="0" w:space="0" w:color="auto"/>
        <w:right w:val="none" w:sz="0" w:space="0" w:color="auto"/>
      </w:divBdr>
    </w:div>
    <w:div w:id="1219395576">
      <w:marLeft w:val="480"/>
      <w:marRight w:val="0"/>
      <w:marTop w:val="0"/>
      <w:marBottom w:val="0"/>
      <w:divBdr>
        <w:top w:val="none" w:sz="0" w:space="0" w:color="auto"/>
        <w:left w:val="none" w:sz="0" w:space="0" w:color="auto"/>
        <w:bottom w:val="none" w:sz="0" w:space="0" w:color="auto"/>
        <w:right w:val="none" w:sz="0" w:space="0" w:color="auto"/>
      </w:divBdr>
    </w:div>
    <w:div w:id="1219591574">
      <w:marLeft w:val="480"/>
      <w:marRight w:val="0"/>
      <w:marTop w:val="0"/>
      <w:marBottom w:val="0"/>
      <w:divBdr>
        <w:top w:val="none" w:sz="0" w:space="0" w:color="auto"/>
        <w:left w:val="none" w:sz="0" w:space="0" w:color="auto"/>
        <w:bottom w:val="none" w:sz="0" w:space="0" w:color="auto"/>
        <w:right w:val="none" w:sz="0" w:space="0" w:color="auto"/>
      </w:divBdr>
    </w:div>
    <w:div w:id="1219626833">
      <w:marLeft w:val="480"/>
      <w:marRight w:val="0"/>
      <w:marTop w:val="0"/>
      <w:marBottom w:val="0"/>
      <w:divBdr>
        <w:top w:val="none" w:sz="0" w:space="0" w:color="auto"/>
        <w:left w:val="none" w:sz="0" w:space="0" w:color="auto"/>
        <w:bottom w:val="none" w:sz="0" w:space="0" w:color="auto"/>
        <w:right w:val="none" w:sz="0" w:space="0" w:color="auto"/>
      </w:divBdr>
    </w:div>
    <w:div w:id="1219899477">
      <w:marLeft w:val="480"/>
      <w:marRight w:val="0"/>
      <w:marTop w:val="0"/>
      <w:marBottom w:val="0"/>
      <w:divBdr>
        <w:top w:val="none" w:sz="0" w:space="0" w:color="auto"/>
        <w:left w:val="none" w:sz="0" w:space="0" w:color="auto"/>
        <w:bottom w:val="none" w:sz="0" w:space="0" w:color="auto"/>
        <w:right w:val="none" w:sz="0" w:space="0" w:color="auto"/>
      </w:divBdr>
    </w:div>
    <w:div w:id="1220092490">
      <w:marLeft w:val="480"/>
      <w:marRight w:val="0"/>
      <w:marTop w:val="0"/>
      <w:marBottom w:val="0"/>
      <w:divBdr>
        <w:top w:val="none" w:sz="0" w:space="0" w:color="auto"/>
        <w:left w:val="none" w:sz="0" w:space="0" w:color="auto"/>
        <w:bottom w:val="none" w:sz="0" w:space="0" w:color="auto"/>
        <w:right w:val="none" w:sz="0" w:space="0" w:color="auto"/>
      </w:divBdr>
    </w:div>
    <w:div w:id="1220284382">
      <w:marLeft w:val="480"/>
      <w:marRight w:val="0"/>
      <w:marTop w:val="0"/>
      <w:marBottom w:val="0"/>
      <w:divBdr>
        <w:top w:val="none" w:sz="0" w:space="0" w:color="auto"/>
        <w:left w:val="none" w:sz="0" w:space="0" w:color="auto"/>
        <w:bottom w:val="none" w:sz="0" w:space="0" w:color="auto"/>
        <w:right w:val="none" w:sz="0" w:space="0" w:color="auto"/>
      </w:divBdr>
    </w:div>
    <w:div w:id="1220357839">
      <w:marLeft w:val="480"/>
      <w:marRight w:val="0"/>
      <w:marTop w:val="0"/>
      <w:marBottom w:val="0"/>
      <w:divBdr>
        <w:top w:val="none" w:sz="0" w:space="0" w:color="auto"/>
        <w:left w:val="none" w:sz="0" w:space="0" w:color="auto"/>
        <w:bottom w:val="none" w:sz="0" w:space="0" w:color="auto"/>
        <w:right w:val="none" w:sz="0" w:space="0" w:color="auto"/>
      </w:divBdr>
    </w:div>
    <w:div w:id="1220701520">
      <w:marLeft w:val="480"/>
      <w:marRight w:val="0"/>
      <w:marTop w:val="0"/>
      <w:marBottom w:val="0"/>
      <w:divBdr>
        <w:top w:val="none" w:sz="0" w:space="0" w:color="auto"/>
        <w:left w:val="none" w:sz="0" w:space="0" w:color="auto"/>
        <w:bottom w:val="none" w:sz="0" w:space="0" w:color="auto"/>
        <w:right w:val="none" w:sz="0" w:space="0" w:color="auto"/>
      </w:divBdr>
    </w:div>
    <w:div w:id="1220743997">
      <w:marLeft w:val="480"/>
      <w:marRight w:val="0"/>
      <w:marTop w:val="0"/>
      <w:marBottom w:val="0"/>
      <w:divBdr>
        <w:top w:val="none" w:sz="0" w:space="0" w:color="auto"/>
        <w:left w:val="none" w:sz="0" w:space="0" w:color="auto"/>
        <w:bottom w:val="none" w:sz="0" w:space="0" w:color="auto"/>
        <w:right w:val="none" w:sz="0" w:space="0" w:color="auto"/>
      </w:divBdr>
    </w:div>
    <w:div w:id="1221135751">
      <w:marLeft w:val="480"/>
      <w:marRight w:val="0"/>
      <w:marTop w:val="0"/>
      <w:marBottom w:val="0"/>
      <w:divBdr>
        <w:top w:val="none" w:sz="0" w:space="0" w:color="auto"/>
        <w:left w:val="none" w:sz="0" w:space="0" w:color="auto"/>
        <w:bottom w:val="none" w:sz="0" w:space="0" w:color="auto"/>
        <w:right w:val="none" w:sz="0" w:space="0" w:color="auto"/>
      </w:divBdr>
    </w:div>
    <w:div w:id="1221209243">
      <w:marLeft w:val="480"/>
      <w:marRight w:val="0"/>
      <w:marTop w:val="0"/>
      <w:marBottom w:val="0"/>
      <w:divBdr>
        <w:top w:val="none" w:sz="0" w:space="0" w:color="auto"/>
        <w:left w:val="none" w:sz="0" w:space="0" w:color="auto"/>
        <w:bottom w:val="none" w:sz="0" w:space="0" w:color="auto"/>
        <w:right w:val="none" w:sz="0" w:space="0" w:color="auto"/>
      </w:divBdr>
    </w:div>
    <w:div w:id="1222016180">
      <w:marLeft w:val="480"/>
      <w:marRight w:val="0"/>
      <w:marTop w:val="0"/>
      <w:marBottom w:val="0"/>
      <w:divBdr>
        <w:top w:val="none" w:sz="0" w:space="0" w:color="auto"/>
        <w:left w:val="none" w:sz="0" w:space="0" w:color="auto"/>
        <w:bottom w:val="none" w:sz="0" w:space="0" w:color="auto"/>
        <w:right w:val="none" w:sz="0" w:space="0" w:color="auto"/>
      </w:divBdr>
    </w:div>
    <w:div w:id="1222400941">
      <w:marLeft w:val="480"/>
      <w:marRight w:val="0"/>
      <w:marTop w:val="0"/>
      <w:marBottom w:val="0"/>
      <w:divBdr>
        <w:top w:val="none" w:sz="0" w:space="0" w:color="auto"/>
        <w:left w:val="none" w:sz="0" w:space="0" w:color="auto"/>
        <w:bottom w:val="none" w:sz="0" w:space="0" w:color="auto"/>
        <w:right w:val="none" w:sz="0" w:space="0" w:color="auto"/>
      </w:divBdr>
    </w:div>
    <w:div w:id="1222448112">
      <w:marLeft w:val="480"/>
      <w:marRight w:val="0"/>
      <w:marTop w:val="0"/>
      <w:marBottom w:val="0"/>
      <w:divBdr>
        <w:top w:val="none" w:sz="0" w:space="0" w:color="auto"/>
        <w:left w:val="none" w:sz="0" w:space="0" w:color="auto"/>
        <w:bottom w:val="none" w:sz="0" w:space="0" w:color="auto"/>
        <w:right w:val="none" w:sz="0" w:space="0" w:color="auto"/>
      </w:divBdr>
    </w:div>
    <w:div w:id="1222866895">
      <w:marLeft w:val="480"/>
      <w:marRight w:val="0"/>
      <w:marTop w:val="0"/>
      <w:marBottom w:val="0"/>
      <w:divBdr>
        <w:top w:val="none" w:sz="0" w:space="0" w:color="auto"/>
        <w:left w:val="none" w:sz="0" w:space="0" w:color="auto"/>
        <w:bottom w:val="none" w:sz="0" w:space="0" w:color="auto"/>
        <w:right w:val="none" w:sz="0" w:space="0" w:color="auto"/>
      </w:divBdr>
    </w:div>
    <w:div w:id="1222981033">
      <w:marLeft w:val="480"/>
      <w:marRight w:val="0"/>
      <w:marTop w:val="0"/>
      <w:marBottom w:val="0"/>
      <w:divBdr>
        <w:top w:val="none" w:sz="0" w:space="0" w:color="auto"/>
        <w:left w:val="none" w:sz="0" w:space="0" w:color="auto"/>
        <w:bottom w:val="none" w:sz="0" w:space="0" w:color="auto"/>
        <w:right w:val="none" w:sz="0" w:space="0" w:color="auto"/>
      </w:divBdr>
    </w:div>
    <w:div w:id="1224102567">
      <w:marLeft w:val="480"/>
      <w:marRight w:val="0"/>
      <w:marTop w:val="0"/>
      <w:marBottom w:val="0"/>
      <w:divBdr>
        <w:top w:val="none" w:sz="0" w:space="0" w:color="auto"/>
        <w:left w:val="none" w:sz="0" w:space="0" w:color="auto"/>
        <w:bottom w:val="none" w:sz="0" w:space="0" w:color="auto"/>
        <w:right w:val="none" w:sz="0" w:space="0" w:color="auto"/>
      </w:divBdr>
    </w:div>
    <w:div w:id="1224170823">
      <w:marLeft w:val="480"/>
      <w:marRight w:val="0"/>
      <w:marTop w:val="0"/>
      <w:marBottom w:val="0"/>
      <w:divBdr>
        <w:top w:val="none" w:sz="0" w:space="0" w:color="auto"/>
        <w:left w:val="none" w:sz="0" w:space="0" w:color="auto"/>
        <w:bottom w:val="none" w:sz="0" w:space="0" w:color="auto"/>
        <w:right w:val="none" w:sz="0" w:space="0" w:color="auto"/>
      </w:divBdr>
    </w:div>
    <w:div w:id="1224488851">
      <w:marLeft w:val="480"/>
      <w:marRight w:val="0"/>
      <w:marTop w:val="0"/>
      <w:marBottom w:val="0"/>
      <w:divBdr>
        <w:top w:val="none" w:sz="0" w:space="0" w:color="auto"/>
        <w:left w:val="none" w:sz="0" w:space="0" w:color="auto"/>
        <w:bottom w:val="none" w:sz="0" w:space="0" w:color="auto"/>
        <w:right w:val="none" w:sz="0" w:space="0" w:color="auto"/>
      </w:divBdr>
    </w:div>
    <w:div w:id="1224833123">
      <w:marLeft w:val="480"/>
      <w:marRight w:val="0"/>
      <w:marTop w:val="0"/>
      <w:marBottom w:val="0"/>
      <w:divBdr>
        <w:top w:val="none" w:sz="0" w:space="0" w:color="auto"/>
        <w:left w:val="none" w:sz="0" w:space="0" w:color="auto"/>
        <w:bottom w:val="none" w:sz="0" w:space="0" w:color="auto"/>
        <w:right w:val="none" w:sz="0" w:space="0" w:color="auto"/>
      </w:divBdr>
    </w:div>
    <w:div w:id="1224953143">
      <w:marLeft w:val="480"/>
      <w:marRight w:val="0"/>
      <w:marTop w:val="0"/>
      <w:marBottom w:val="0"/>
      <w:divBdr>
        <w:top w:val="none" w:sz="0" w:space="0" w:color="auto"/>
        <w:left w:val="none" w:sz="0" w:space="0" w:color="auto"/>
        <w:bottom w:val="none" w:sz="0" w:space="0" w:color="auto"/>
        <w:right w:val="none" w:sz="0" w:space="0" w:color="auto"/>
      </w:divBdr>
    </w:div>
    <w:div w:id="1225261907">
      <w:marLeft w:val="480"/>
      <w:marRight w:val="0"/>
      <w:marTop w:val="0"/>
      <w:marBottom w:val="0"/>
      <w:divBdr>
        <w:top w:val="none" w:sz="0" w:space="0" w:color="auto"/>
        <w:left w:val="none" w:sz="0" w:space="0" w:color="auto"/>
        <w:bottom w:val="none" w:sz="0" w:space="0" w:color="auto"/>
        <w:right w:val="none" w:sz="0" w:space="0" w:color="auto"/>
      </w:divBdr>
    </w:div>
    <w:div w:id="1225945460">
      <w:marLeft w:val="480"/>
      <w:marRight w:val="0"/>
      <w:marTop w:val="0"/>
      <w:marBottom w:val="0"/>
      <w:divBdr>
        <w:top w:val="none" w:sz="0" w:space="0" w:color="auto"/>
        <w:left w:val="none" w:sz="0" w:space="0" w:color="auto"/>
        <w:bottom w:val="none" w:sz="0" w:space="0" w:color="auto"/>
        <w:right w:val="none" w:sz="0" w:space="0" w:color="auto"/>
      </w:divBdr>
    </w:div>
    <w:div w:id="1227716184">
      <w:marLeft w:val="480"/>
      <w:marRight w:val="0"/>
      <w:marTop w:val="0"/>
      <w:marBottom w:val="0"/>
      <w:divBdr>
        <w:top w:val="none" w:sz="0" w:space="0" w:color="auto"/>
        <w:left w:val="none" w:sz="0" w:space="0" w:color="auto"/>
        <w:bottom w:val="none" w:sz="0" w:space="0" w:color="auto"/>
        <w:right w:val="none" w:sz="0" w:space="0" w:color="auto"/>
      </w:divBdr>
    </w:div>
    <w:div w:id="1227759975">
      <w:marLeft w:val="480"/>
      <w:marRight w:val="0"/>
      <w:marTop w:val="0"/>
      <w:marBottom w:val="0"/>
      <w:divBdr>
        <w:top w:val="none" w:sz="0" w:space="0" w:color="auto"/>
        <w:left w:val="none" w:sz="0" w:space="0" w:color="auto"/>
        <w:bottom w:val="none" w:sz="0" w:space="0" w:color="auto"/>
        <w:right w:val="none" w:sz="0" w:space="0" w:color="auto"/>
      </w:divBdr>
    </w:div>
    <w:div w:id="1228683523">
      <w:marLeft w:val="480"/>
      <w:marRight w:val="0"/>
      <w:marTop w:val="0"/>
      <w:marBottom w:val="0"/>
      <w:divBdr>
        <w:top w:val="none" w:sz="0" w:space="0" w:color="auto"/>
        <w:left w:val="none" w:sz="0" w:space="0" w:color="auto"/>
        <w:bottom w:val="none" w:sz="0" w:space="0" w:color="auto"/>
        <w:right w:val="none" w:sz="0" w:space="0" w:color="auto"/>
      </w:divBdr>
    </w:div>
    <w:div w:id="1228767204">
      <w:marLeft w:val="480"/>
      <w:marRight w:val="0"/>
      <w:marTop w:val="0"/>
      <w:marBottom w:val="0"/>
      <w:divBdr>
        <w:top w:val="none" w:sz="0" w:space="0" w:color="auto"/>
        <w:left w:val="none" w:sz="0" w:space="0" w:color="auto"/>
        <w:bottom w:val="none" w:sz="0" w:space="0" w:color="auto"/>
        <w:right w:val="none" w:sz="0" w:space="0" w:color="auto"/>
      </w:divBdr>
    </w:div>
    <w:div w:id="1229456571">
      <w:marLeft w:val="480"/>
      <w:marRight w:val="0"/>
      <w:marTop w:val="0"/>
      <w:marBottom w:val="0"/>
      <w:divBdr>
        <w:top w:val="none" w:sz="0" w:space="0" w:color="auto"/>
        <w:left w:val="none" w:sz="0" w:space="0" w:color="auto"/>
        <w:bottom w:val="none" w:sz="0" w:space="0" w:color="auto"/>
        <w:right w:val="none" w:sz="0" w:space="0" w:color="auto"/>
      </w:divBdr>
    </w:div>
    <w:div w:id="1229993905">
      <w:marLeft w:val="480"/>
      <w:marRight w:val="0"/>
      <w:marTop w:val="0"/>
      <w:marBottom w:val="0"/>
      <w:divBdr>
        <w:top w:val="none" w:sz="0" w:space="0" w:color="auto"/>
        <w:left w:val="none" w:sz="0" w:space="0" w:color="auto"/>
        <w:bottom w:val="none" w:sz="0" w:space="0" w:color="auto"/>
        <w:right w:val="none" w:sz="0" w:space="0" w:color="auto"/>
      </w:divBdr>
    </w:div>
    <w:div w:id="1230309075">
      <w:marLeft w:val="480"/>
      <w:marRight w:val="0"/>
      <w:marTop w:val="0"/>
      <w:marBottom w:val="0"/>
      <w:divBdr>
        <w:top w:val="none" w:sz="0" w:space="0" w:color="auto"/>
        <w:left w:val="none" w:sz="0" w:space="0" w:color="auto"/>
        <w:bottom w:val="none" w:sz="0" w:space="0" w:color="auto"/>
        <w:right w:val="none" w:sz="0" w:space="0" w:color="auto"/>
      </w:divBdr>
    </w:div>
    <w:div w:id="1230459994">
      <w:marLeft w:val="480"/>
      <w:marRight w:val="0"/>
      <w:marTop w:val="0"/>
      <w:marBottom w:val="0"/>
      <w:divBdr>
        <w:top w:val="none" w:sz="0" w:space="0" w:color="auto"/>
        <w:left w:val="none" w:sz="0" w:space="0" w:color="auto"/>
        <w:bottom w:val="none" w:sz="0" w:space="0" w:color="auto"/>
        <w:right w:val="none" w:sz="0" w:space="0" w:color="auto"/>
      </w:divBdr>
    </w:div>
    <w:div w:id="1230917505">
      <w:marLeft w:val="480"/>
      <w:marRight w:val="0"/>
      <w:marTop w:val="0"/>
      <w:marBottom w:val="0"/>
      <w:divBdr>
        <w:top w:val="none" w:sz="0" w:space="0" w:color="auto"/>
        <w:left w:val="none" w:sz="0" w:space="0" w:color="auto"/>
        <w:bottom w:val="none" w:sz="0" w:space="0" w:color="auto"/>
        <w:right w:val="none" w:sz="0" w:space="0" w:color="auto"/>
      </w:divBdr>
    </w:div>
    <w:div w:id="1231690516">
      <w:marLeft w:val="480"/>
      <w:marRight w:val="0"/>
      <w:marTop w:val="0"/>
      <w:marBottom w:val="0"/>
      <w:divBdr>
        <w:top w:val="none" w:sz="0" w:space="0" w:color="auto"/>
        <w:left w:val="none" w:sz="0" w:space="0" w:color="auto"/>
        <w:bottom w:val="none" w:sz="0" w:space="0" w:color="auto"/>
        <w:right w:val="none" w:sz="0" w:space="0" w:color="auto"/>
      </w:divBdr>
    </w:div>
    <w:div w:id="1231691423">
      <w:marLeft w:val="480"/>
      <w:marRight w:val="0"/>
      <w:marTop w:val="0"/>
      <w:marBottom w:val="0"/>
      <w:divBdr>
        <w:top w:val="none" w:sz="0" w:space="0" w:color="auto"/>
        <w:left w:val="none" w:sz="0" w:space="0" w:color="auto"/>
        <w:bottom w:val="none" w:sz="0" w:space="0" w:color="auto"/>
        <w:right w:val="none" w:sz="0" w:space="0" w:color="auto"/>
      </w:divBdr>
    </w:div>
    <w:div w:id="1232039522">
      <w:marLeft w:val="480"/>
      <w:marRight w:val="0"/>
      <w:marTop w:val="0"/>
      <w:marBottom w:val="0"/>
      <w:divBdr>
        <w:top w:val="none" w:sz="0" w:space="0" w:color="auto"/>
        <w:left w:val="none" w:sz="0" w:space="0" w:color="auto"/>
        <w:bottom w:val="none" w:sz="0" w:space="0" w:color="auto"/>
        <w:right w:val="none" w:sz="0" w:space="0" w:color="auto"/>
      </w:divBdr>
    </w:div>
    <w:div w:id="1232230445">
      <w:marLeft w:val="480"/>
      <w:marRight w:val="0"/>
      <w:marTop w:val="0"/>
      <w:marBottom w:val="0"/>
      <w:divBdr>
        <w:top w:val="none" w:sz="0" w:space="0" w:color="auto"/>
        <w:left w:val="none" w:sz="0" w:space="0" w:color="auto"/>
        <w:bottom w:val="none" w:sz="0" w:space="0" w:color="auto"/>
        <w:right w:val="none" w:sz="0" w:space="0" w:color="auto"/>
      </w:divBdr>
    </w:div>
    <w:div w:id="1232276437">
      <w:marLeft w:val="480"/>
      <w:marRight w:val="0"/>
      <w:marTop w:val="0"/>
      <w:marBottom w:val="0"/>
      <w:divBdr>
        <w:top w:val="none" w:sz="0" w:space="0" w:color="auto"/>
        <w:left w:val="none" w:sz="0" w:space="0" w:color="auto"/>
        <w:bottom w:val="none" w:sz="0" w:space="0" w:color="auto"/>
        <w:right w:val="none" w:sz="0" w:space="0" w:color="auto"/>
      </w:divBdr>
    </w:div>
    <w:div w:id="1232547514">
      <w:marLeft w:val="480"/>
      <w:marRight w:val="0"/>
      <w:marTop w:val="0"/>
      <w:marBottom w:val="0"/>
      <w:divBdr>
        <w:top w:val="none" w:sz="0" w:space="0" w:color="auto"/>
        <w:left w:val="none" w:sz="0" w:space="0" w:color="auto"/>
        <w:bottom w:val="none" w:sz="0" w:space="0" w:color="auto"/>
        <w:right w:val="none" w:sz="0" w:space="0" w:color="auto"/>
      </w:divBdr>
    </w:div>
    <w:div w:id="1233544332">
      <w:marLeft w:val="480"/>
      <w:marRight w:val="0"/>
      <w:marTop w:val="0"/>
      <w:marBottom w:val="0"/>
      <w:divBdr>
        <w:top w:val="none" w:sz="0" w:space="0" w:color="auto"/>
        <w:left w:val="none" w:sz="0" w:space="0" w:color="auto"/>
        <w:bottom w:val="none" w:sz="0" w:space="0" w:color="auto"/>
        <w:right w:val="none" w:sz="0" w:space="0" w:color="auto"/>
      </w:divBdr>
    </w:div>
    <w:div w:id="1233782531">
      <w:marLeft w:val="480"/>
      <w:marRight w:val="0"/>
      <w:marTop w:val="0"/>
      <w:marBottom w:val="0"/>
      <w:divBdr>
        <w:top w:val="none" w:sz="0" w:space="0" w:color="auto"/>
        <w:left w:val="none" w:sz="0" w:space="0" w:color="auto"/>
        <w:bottom w:val="none" w:sz="0" w:space="0" w:color="auto"/>
        <w:right w:val="none" w:sz="0" w:space="0" w:color="auto"/>
      </w:divBdr>
    </w:div>
    <w:div w:id="1233813335">
      <w:marLeft w:val="480"/>
      <w:marRight w:val="0"/>
      <w:marTop w:val="0"/>
      <w:marBottom w:val="0"/>
      <w:divBdr>
        <w:top w:val="none" w:sz="0" w:space="0" w:color="auto"/>
        <w:left w:val="none" w:sz="0" w:space="0" w:color="auto"/>
        <w:bottom w:val="none" w:sz="0" w:space="0" w:color="auto"/>
        <w:right w:val="none" w:sz="0" w:space="0" w:color="auto"/>
      </w:divBdr>
    </w:div>
    <w:div w:id="1234239802">
      <w:marLeft w:val="480"/>
      <w:marRight w:val="0"/>
      <w:marTop w:val="0"/>
      <w:marBottom w:val="0"/>
      <w:divBdr>
        <w:top w:val="none" w:sz="0" w:space="0" w:color="auto"/>
        <w:left w:val="none" w:sz="0" w:space="0" w:color="auto"/>
        <w:bottom w:val="none" w:sz="0" w:space="0" w:color="auto"/>
        <w:right w:val="none" w:sz="0" w:space="0" w:color="auto"/>
      </w:divBdr>
    </w:div>
    <w:div w:id="1234242290">
      <w:marLeft w:val="480"/>
      <w:marRight w:val="0"/>
      <w:marTop w:val="0"/>
      <w:marBottom w:val="0"/>
      <w:divBdr>
        <w:top w:val="none" w:sz="0" w:space="0" w:color="auto"/>
        <w:left w:val="none" w:sz="0" w:space="0" w:color="auto"/>
        <w:bottom w:val="none" w:sz="0" w:space="0" w:color="auto"/>
        <w:right w:val="none" w:sz="0" w:space="0" w:color="auto"/>
      </w:divBdr>
    </w:div>
    <w:div w:id="1234587511">
      <w:marLeft w:val="480"/>
      <w:marRight w:val="0"/>
      <w:marTop w:val="0"/>
      <w:marBottom w:val="0"/>
      <w:divBdr>
        <w:top w:val="none" w:sz="0" w:space="0" w:color="auto"/>
        <w:left w:val="none" w:sz="0" w:space="0" w:color="auto"/>
        <w:bottom w:val="none" w:sz="0" w:space="0" w:color="auto"/>
        <w:right w:val="none" w:sz="0" w:space="0" w:color="auto"/>
      </w:divBdr>
    </w:div>
    <w:div w:id="1234705222">
      <w:marLeft w:val="480"/>
      <w:marRight w:val="0"/>
      <w:marTop w:val="0"/>
      <w:marBottom w:val="0"/>
      <w:divBdr>
        <w:top w:val="none" w:sz="0" w:space="0" w:color="auto"/>
        <w:left w:val="none" w:sz="0" w:space="0" w:color="auto"/>
        <w:bottom w:val="none" w:sz="0" w:space="0" w:color="auto"/>
        <w:right w:val="none" w:sz="0" w:space="0" w:color="auto"/>
      </w:divBdr>
    </w:div>
    <w:div w:id="1234850366">
      <w:marLeft w:val="480"/>
      <w:marRight w:val="0"/>
      <w:marTop w:val="0"/>
      <w:marBottom w:val="0"/>
      <w:divBdr>
        <w:top w:val="none" w:sz="0" w:space="0" w:color="auto"/>
        <w:left w:val="none" w:sz="0" w:space="0" w:color="auto"/>
        <w:bottom w:val="none" w:sz="0" w:space="0" w:color="auto"/>
        <w:right w:val="none" w:sz="0" w:space="0" w:color="auto"/>
      </w:divBdr>
    </w:div>
    <w:div w:id="1235552086">
      <w:marLeft w:val="480"/>
      <w:marRight w:val="0"/>
      <w:marTop w:val="0"/>
      <w:marBottom w:val="0"/>
      <w:divBdr>
        <w:top w:val="none" w:sz="0" w:space="0" w:color="auto"/>
        <w:left w:val="none" w:sz="0" w:space="0" w:color="auto"/>
        <w:bottom w:val="none" w:sz="0" w:space="0" w:color="auto"/>
        <w:right w:val="none" w:sz="0" w:space="0" w:color="auto"/>
      </w:divBdr>
    </w:div>
    <w:div w:id="1235890325">
      <w:marLeft w:val="480"/>
      <w:marRight w:val="0"/>
      <w:marTop w:val="0"/>
      <w:marBottom w:val="0"/>
      <w:divBdr>
        <w:top w:val="none" w:sz="0" w:space="0" w:color="auto"/>
        <w:left w:val="none" w:sz="0" w:space="0" w:color="auto"/>
        <w:bottom w:val="none" w:sz="0" w:space="0" w:color="auto"/>
        <w:right w:val="none" w:sz="0" w:space="0" w:color="auto"/>
      </w:divBdr>
    </w:div>
    <w:div w:id="1236361206">
      <w:marLeft w:val="480"/>
      <w:marRight w:val="0"/>
      <w:marTop w:val="0"/>
      <w:marBottom w:val="0"/>
      <w:divBdr>
        <w:top w:val="none" w:sz="0" w:space="0" w:color="auto"/>
        <w:left w:val="none" w:sz="0" w:space="0" w:color="auto"/>
        <w:bottom w:val="none" w:sz="0" w:space="0" w:color="auto"/>
        <w:right w:val="none" w:sz="0" w:space="0" w:color="auto"/>
      </w:divBdr>
    </w:div>
    <w:div w:id="1237400602">
      <w:marLeft w:val="480"/>
      <w:marRight w:val="0"/>
      <w:marTop w:val="0"/>
      <w:marBottom w:val="0"/>
      <w:divBdr>
        <w:top w:val="none" w:sz="0" w:space="0" w:color="auto"/>
        <w:left w:val="none" w:sz="0" w:space="0" w:color="auto"/>
        <w:bottom w:val="none" w:sz="0" w:space="0" w:color="auto"/>
        <w:right w:val="none" w:sz="0" w:space="0" w:color="auto"/>
      </w:divBdr>
    </w:div>
    <w:div w:id="1237403571">
      <w:marLeft w:val="480"/>
      <w:marRight w:val="0"/>
      <w:marTop w:val="0"/>
      <w:marBottom w:val="0"/>
      <w:divBdr>
        <w:top w:val="none" w:sz="0" w:space="0" w:color="auto"/>
        <w:left w:val="none" w:sz="0" w:space="0" w:color="auto"/>
        <w:bottom w:val="none" w:sz="0" w:space="0" w:color="auto"/>
        <w:right w:val="none" w:sz="0" w:space="0" w:color="auto"/>
      </w:divBdr>
    </w:div>
    <w:div w:id="1238058483">
      <w:marLeft w:val="480"/>
      <w:marRight w:val="0"/>
      <w:marTop w:val="0"/>
      <w:marBottom w:val="0"/>
      <w:divBdr>
        <w:top w:val="none" w:sz="0" w:space="0" w:color="auto"/>
        <w:left w:val="none" w:sz="0" w:space="0" w:color="auto"/>
        <w:bottom w:val="none" w:sz="0" w:space="0" w:color="auto"/>
        <w:right w:val="none" w:sz="0" w:space="0" w:color="auto"/>
      </w:divBdr>
    </w:div>
    <w:div w:id="1238518677">
      <w:marLeft w:val="480"/>
      <w:marRight w:val="0"/>
      <w:marTop w:val="0"/>
      <w:marBottom w:val="0"/>
      <w:divBdr>
        <w:top w:val="none" w:sz="0" w:space="0" w:color="auto"/>
        <w:left w:val="none" w:sz="0" w:space="0" w:color="auto"/>
        <w:bottom w:val="none" w:sz="0" w:space="0" w:color="auto"/>
        <w:right w:val="none" w:sz="0" w:space="0" w:color="auto"/>
      </w:divBdr>
    </w:div>
    <w:div w:id="1239169277">
      <w:marLeft w:val="480"/>
      <w:marRight w:val="0"/>
      <w:marTop w:val="0"/>
      <w:marBottom w:val="0"/>
      <w:divBdr>
        <w:top w:val="none" w:sz="0" w:space="0" w:color="auto"/>
        <w:left w:val="none" w:sz="0" w:space="0" w:color="auto"/>
        <w:bottom w:val="none" w:sz="0" w:space="0" w:color="auto"/>
        <w:right w:val="none" w:sz="0" w:space="0" w:color="auto"/>
      </w:divBdr>
    </w:div>
    <w:div w:id="1239289905">
      <w:marLeft w:val="480"/>
      <w:marRight w:val="0"/>
      <w:marTop w:val="0"/>
      <w:marBottom w:val="0"/>
      <w:divBdr>
        <w:top w:val="none" w:sz="0" w:space="0" w:color="auto"/>
        <w:left w:val="none" w:sz="0" w:space="0" w:color="auto"/>
        <w:bottom w:val="none" w:sz="0" w:space="0" w:color="auto"/>
        <w:right w:val="none" w:sz="0" w:space="0" w:color="auto"/>
      </w:divBdr>
    </w:div>
    <w:div w:id="1239362004">
      <w:marLeft w:val="480"/>
      <w:marRight w:val="0"/>
      <w:marTop w:val="0"/>
      <w:marBottom w:val="0"/>
      <w:divBdr>
        <w:top w:val="none" w:sz="0" w:space="0" w:color="auto"/>
        <w:left w:val="none" w:sz="0" w:space="0" w:color="auto"/>
        <w:bottom w:val="none" w:sz="0" w:space="0" w:color="auto"/>
        <w:right w:val="none" w:sz="0" w:space="0" w:color="auto"/>
      </w:divBdr>
    </w:div>
    <w:div w:id="1239755407">
      <w:marLeft w:val="480"/>
      <w:marRight w:val="0"/>
      <w:marTop w:val="0"/>
      <w:marBottom w:val="0"/>
      <w:divBdr>
        <w:top w:val="none" w:sz="0" w:space="0" w:color="auto"/>
        <w:left w:val="none" w:sz="0" w:space="0" w:color="auto"/>
        <w:bottom w:val="none" w:sz="0" w:space="0" w:color="auto"/>
        <w:right w:val="none" w:sz="0" w:space="0" w:color="auto"/>
      </w:divBdr>
    </w:div>
    <w:div w:id="1240287141">
      <w:marLeft w:val="480"/>
      <w:marRight w:val="0"/>
      <w:marTop w:val="0"/>
      <w:marBottom w:val="0"/>
      <w:divBdr>
        <w:top w:val="none" w:sz="0" w:space="0" w:color="auto"/>
        <w:left w:val="none" w:sz="0" w:space="0" w:color="auto"/>
        <w:bottom w:val="none" w:sz="0" w:space="0" w:color="auto"/>
        <w:right w:val="none" w:sz="0" w:space="0" w:color="auto"/>
      </w:divBdr>
    </w:div>
    <w:div w:id="1240795846">
      <w:marLeft w:val="480"/>
      <w:marRight w:val="0"/>
      <w:marTop w:val="0"/>
      <w:marBottom w:val="0"/>
      <w:divBdr>
        <w:top w:val="none" w:sz="0" w:space="0" w:color="auto"/>
        <w:left w:val="none" w:sz="0" w:space="0" w:color="auto"/>
        <w:bottom w:val="none" w:sz="0" w:space="0" w:color="auto"/>
        <w:right w:val="none" w:sz="0" w:space="0" w:color="auto"/>
      </w:divBdr>
    </w:div>
    <w:div w:id="1240865699">
      <w:marLeft w:val="480"/>
      <w:marRight w:val="0"/>
      <w:marTop w:val="0"/>
      <w:marBottom w:val="0"/>
      <w:divBdr>
        <w:top w:val="none" w:sz="0" w:space="0" w:color="auto"/>
        <w:left w:val="none" w:sz="0" w:space="0" w:color="auto"/>
        <w:bottom w:val="none" w:sz="0" w:space="0" w:color="auto"/>
        <w:right w:val="none" w:sz="0" w:space="0" w:color="auto"/>
      </w:divBdr>
    </w:div>
    <w:div w:id="1241135315">
      <w:marLeft w:val="480"/>
      <w:marRight w:val="0"/>
      <w:marTop w:val="0"/>
      <w:marBottom w:val="0"/>
      <w:divBdr>
        <w:top w:val="none" w:sz="0" w:space="0" w:color="auto"/>
        <w:left w:val="none" w:sz="0" w:space="0" w:color="auto"/>
        <w:bottom w:val="none" w:sz="0" w:space="0" w:color="auto"/>
        <w:right w:val="none" w:sz="0" w:space="0" w:color="auto"/>
      </w:divBdr>
    </w:div>
    <w:div w:id="1242641635">
      <w:marLeft w:val="480"/>
      <w:marRight w:val="0"/>
      <w:marTop w:val="0"/>
      <w:marBottom w:val="0"/>
      <w:divBdr>
        <w:top w:val="none" w:sz="0" w:space="0" w:color="auto"/>
        <w:left w:val="none" w:sz="0" w:space="0" w:color="auto"/>
        <w:bottom w:val="none" w:sz="0" w:space="0" w:color="auto"/>
        <w:right w:val="none" w:sz="0" w:space="0" w:color="auto"/>
      </w:divBdr>
    </w:div>
    <w:div w:id="1242908000">
      <w:marLeft w:val="480"/>
      <w:marRight w:val="0"/>
      <w:marTop w:val="0"/>
      <w:marBottom w:val="0"/>
      <w:divBdr>
        <w:top w:val="none" w:sz="0" w:space="0" w:color="auto"/>
        <w:left w:val="none" w:sz="0" w:space="0" w:color="auto"/>
        <w:bottom w:val="none" w:sz="0" w:space="0" w:color="auto"/>
        <w:right w:val="none" w:sz="0" w:space="0" w:color="auto"/>
      </w:divBdr>
    </w:div>
    <w:div w:id="1243684581">
      <w:marLeft w:val="480"/>
      <w:marRight w:val="0"/>
      <w:marTop w:val="0"/>
      <w:marBottom w:val="0"/>
      <w:divBdr>
        <w:top w:val="none" w:sz="0" w:space="0" w:color="auto"/>
        <w:left w:val="none" w:sz="0" w:space="0" w:color="auto"/>
        <w:bottom w:val="none" w:sz="0" w:space="0" w:color="auto"/>
        <w:right w:val="none" w:sz="0" w:space="0" w:color="auto"/>
      </w:divBdr>
    </w:div>
    <w:div w:id="1243687537">
      <w:marLeft w:val="480"/>
      <w:marRight w:val="0"/>
      <w:marTop w:val="0"/>
      <w:marBottom w:val="0"/>
      <w:divBdr>
        <w:top w:val="none" w:sz="0" w:space="0" w:color="auto"/>
        <w:left w:val="none" w:sz="0" w:space="0" w:color="auto"/>
        <w:bottom w:val="none" w:sz="0" w:space="0" w:color="auto"/>
        <w:right w:val="none" w:sz="0" w:space="0" w:color="auto"/>
      </w:divBdr>
    </w:div>
    <w:div w:id="1243949923">
      <w:marLeft w:val="480"/>
      <w:marRight w:val="0"/>
      <w:marTop w:val="0"/>
      <w:marBottom w:val="0"/>
      <w:divBdr>
        <w:top w:val="none" w:sz="0" w:space="0" w:color="auto"/>
        <w:left w:val="none" w:sz="0" w:space="0" w:color="auto"/>
        <w:bottom w:val="none" w:sz="0" w:space="0" w:color="auto"/>
        <w:right w:val="none" w:sz="0" w:space="0" w:color="auto"/>
      </w:divBdr>
    </w:div>
    <w:div w:id="1244292527">
      <w:marLeft w:val="480"/>
      <w:marRight w:val="0"/>
      <w:marTop w:val="0"/>
      <w:marBottom w:val="0"/>
      <w:divBdr>
        <w:top w:val="none" w:sz="0" w:space="0" w:color="auto"/>
        <w:left w:val="none" w:sz="0" w:space="0" w:color="auto"/>
        <w:bottom w:val="none" w:sz="0" w:space="0" w:color="auto"/>
        <w:right w:val="none" w:sz="0" w:space="0" w:color="auto"/>
      </w:divBdr>
    </w:div>
    <w:div w:id="1244609783">
      <w:marLeft w:val="480"/>
      <w:marRight w:val="0"/>
      <w:marTop w:val="0"/>
      <w:marBottom w:val="0"/>
      <w:divBdr>
        <w:top w:val="none" w:sz="0" w:space="0" w:color="auto"/>
        <w:left w:val="none" w:sz="0" w:space="0" w:color="auto"/>
        <w:bottom w:val="none" w:sz="0" w:space="0" w:color="auto"/>
        <w:right w:val="none" w:sz="0" w:space="0" w:color="auto"/>
      </w:divBdr>
    </w:div>
    <w:div w:id="1244803759">
      <w:marLeft w:val="480"/>
      <w:marRight w:val="0"/>
      <w:marTop w:val="0"/>
      <w:marBottom w:val="0"/>
      <w:divBdr>
        <w:top w:val="none" w:sz="0" w:space="0" w:color="auto"/>
        <w:left w:val="none" w:sz="0" w:space="0" w:color="auto"/>
        <w:bottom w:val="none" w:sz="0" w:space="0" w:color="auto"/>
        <w:right w:val="none" w:sz="0" w:space="0" w:color="auto"/>
      </w:divBdr>
    </w:div>
    <w:div w:id="1244877167">
      <w:marLeft w:val="480"/>
      <w:marRight w:val="0"/>
      <w:marTop w:val="0"/>
      <w:marBottom w:val="0"/>
      <w:divBdr>
        <w:top w:val="none" w:sz="0" w:space="0" w:color="auto"/>
        <w:left w:val="none" w:sz="0" w:space="0" w:color="auto"/>
        <w:bottom w:val="none" w:sz="0" w:space="0" w:color="auto"/>
        <w:right w:val="none" w:sz="0" w:space="0" w:color="auto"/>
      </w:divBdr>
    </w:div>
    <w:div w:id="1244991424">
      <w:marLeft w:val="480"/>
      <w:marRight w:val="0"/>
      <w:marTop w:val="0"/>
      <w:marBottom w:val="0"/>
      <w:divBdr>
        <w:top w:val="none" w:sz="0" w:space="0" w:color="auto"/>
        <w:left w:val="none" w:sz="0" w:space="0" w:color="auto"/>
        <w:bottom w:val="none" w:sz="0" w:space="0" w:color="auto"/>
        <w:right w:val="none" w:sz="0" w:space="0" w:color="auto"/>
      </w:divBdr>
    </w:div>
    <w:div w:id="1245216470">
      <w:marLeft w:val="480"/>
      <w:marRight w:val="0"/>
      <w:marTop w:val="0"/>
      <w:marBottom w:val="0"/>
      <w:divBdr>
        <w:top w:val="none" w:sz="0" w:space="0" w:color="auto"/>
        <w:left w:val="none" w:sz="0" w:space="0" w:color="auto"/>
        <w:bottom w:val="none" w:sz="0" w:space="0" w:color="auto"/>
        <w:right w:val="none" w:sz="0" w:space="0" w:color="auto"/>
      </w:divBdr>
    </w:div>
    <w:div w:id="1245261607">
      <w:marLeft w:val="480"/>
      <w:marRight w:val="0"/>
      <w:marTop w:val="0"/>
      <w:marBottom w:val="0"/>
      <w:divBdr>
        <w:top w:val="none" w:sz="0" w:space="0" w:color="auto"/>
        <w:left w:val="none" w:sz="0" w:space="0" w:color="auto"/>
        <w:bottom w:val="none" w:sz="0" w:space="0" w:color="auto"/>
        <w:right w:val="none" w:sz="0" w:space="0" w:color="auto"/>
      </w:divBdr>
    </w:div>
    <w:div w:id="1245332745">
      <w:marLeft w:val="480"/>
      <w:marRight w:val="0"/>
      <w:marTop w:val="0"/>
      <w:marBottom w:val="0"/>
      <w:divBdr>
        <w:top w:val="none" w:sz="0" w:space="0" w:color="auto"/>
        <w:left w:val="none" w:sz="0" w:space="0" w:color="auto"/>
        <w:bottom w:val="none" w:sz="0" w:space="0" w:color="auto"/>
        <w:right w:val="none" w:sz="0" w:space="0" w:color="auto"/>
      </w:divBdr>
    </w:div>
    <w:div w:id="1246186000">
      <w:marLeft w:val="480"/>
      <w:marRight w:val="0"/>
      <w:marTop w:val="0"/>
      <w:marBottom w:val="0"/>
      <w:divBdr>
        <w:top w:val="none" w:sz="0" w:space="0" w:color="auto"/>
        <w:left w:val="none" w:sz="0" w:space="0" w:color="auto"/>
        <w:bottom w:val="none" w:sz="0" w:space="0" w:color="auto"/>
        <w:right w:val="none" w:sz="0" w:space="0" w:color="auto"/>
      </w:divBdr>
    </w:div>
    <w:div w:id="1247424442">
      <w:marLeft w:val="480"/>
      <w:marRight w:val="0"/>
      <w:marTop w:val="0"/>
      <w:marBottom w:val="0"/>
      <w:divBdr>
        <w:top w:val="none" w:sz="0" w:space="0" w:color="auto"/>
        <w:left w:val="none" w:sz="0" w:space="0" w:color="auto"/>
        <w:bottom w:val="none" w:sz="0" w:space="0" w:color="auto"/>
        <w:right w:val="none" w:sz="0" w:space="0" w:color="auto"/>
      </w:divBdr>
    </w:div>
    <w:div w:id="1247694045">
      <w:marLeft w:val="480"/>
      <w:marRight w:val="0"/>
      <w:marTop w:val="0"/>
      <w:marBottom w:val="0"/>
      <w:divBdr>
        <w:top w:val="none" w:sz="0" w:space="0" w:color="auto"/>
        <w:left w:val="none" w:sz="0" w:space="0" w:color="auto"/>
        <w:bottom w:val="none" w:sz="0" w:space="0" w:color="auto"/>
        <w:right w:val="none" w:sz="0" w:space="0" w:color="auto"/>
      </w:divBdr>
    </w:div>
    <w:div w:id="1248155094">
      <w:marLeft w:val="480"/>
      <w:marRight w:val="0"/>
      <w:marTop w:val="0"/>
      <w:marBottom w:val="0"/>
      <w:divBdr>
        <w:top w:val="none" w:sz="0" w:space="0" w:color="auto"/>
        <w:left w:val="none" w:sz="0" w:space="0" w:color="auto"/>
        <w:bottom w:val="none" w:sz="0" w:space="0" w:color="auto"/>
        <w:right w:val="none" w:sz="0" w:space="0" w:color="auto"/>
      </w:divBdr>
    </w:div>
    <w:div w:id="1248462368">
      <w:marLeft w:val="480"/>
      <w:marRight w:val="0"/>
      <w:marTop w:val="0"/>
      <w:marBottom w:val="0"/>
      <w:divBdr>
        <w:top w:val="none" w:sz="0" w:space="0" w:color="auto"/>
        <w:left w:val="none" w:sz="0" w:space="0" w:color="auto"/>
        <w:bottom w:val="none" w:sz="0" w:space="0" w:color="auto"/>
        <w:right w:val="none" w:sz="0" w:space="0" w:color="auto"/>
      </w:divBdr>
    </w:div>
    <w:div w:id="1248542078">
      <w:marLeft w:val="480"/>
      <w:marRight w:val="0"/>
      <w:marTop w:val="0"/>
      <w:marBottom w:val="0"/>
      <w:divBdr>
        <w:top w:val="none" w:sz="0" w:space="0" w:color="auto"/>
        <w:left w:val="none" w:sz="0" w:space="0" w:color="auto"/>
        <w:bottom w:val="none" w:sz="0" w:space="0" w:color="auto"/>
        <w:right w:val="none" w:sz="0" w:space="0" w:color="auto"/>
      </w:divBdr>
    </w:div>
    <w:div w:id="1248805810">
      <w:marLeft w:val="480"/>
      <w:marRight w:val="0"/>
      <w:marTop w:val="0"/>
      <w:marBottom w:val="0"/>
      <w:divBdr>
        <w:top w:val="none" w:sz="0" w:space="0" w:color="auto"/>
        <w:left w:val="none" w:sz="0" w:space="0" w:color="auto"/>
        <w:bottom w:val="none" w:sz="0" w:space="0" w:color="auto"/>
        <w:right w:val="none" w:sz="0" w:space="0" w:color="auto"/>
      </w:divBdr>
    </w:div>
    <w:div w:id="1248927891">
      <w:marLeft w:val="480"/>
      <w:marRight w:val="0"/>
      <w:marTop w:val="0"/>
      <w:marBottom w:val="0"/>
      <w:divBdr>
        <w:top w:val="none" w:sz="0" w:space="0" w:color="auto"/>
        <w:left w:val="none" w:sz="0" w:space="0" w:color="auto"/>
        <w:bottom w:val="none" w:sz="0" w:space="0" w:color="auto"/>
        <w:right w:val="none" w:sz="0" w:space="0" w:color="auto"/>
      </w:divBdr>
    </w:div>
    <w:div w:id="1249120126">
      <w:marLeft w:val="480"/>
      <w:marRight w:val="0"/>
      <w:marTop w:val="0"/>
      <w:marBottom w:val="0"/>
      <w:divBdr>
        <w:top w:val="none" w:sz="0" w:space="0" w:color="auto"/>
        <w:left w:val="none" w:sz="0" w:space="0" w:color="auto"/>
        <w:bottom w:val="none" w:sz="0" w:space="0" w:color="auto"/>
        <w:right w:val="none" w:sz="0" w:space="0" w:color="auto"/>
      </w:divBdr>
    </w:div>
    <w:div w:id="1249923913">
      <w:marLeft w:val="480"/>
      <w:marRight w:val="0"/>
      <w:marTop w:val="0"/>
      <w:marBottom w:val="0"/>
      <w:divBdr>
        <w:top w:val="none" w:sz="0" w:space="0" w:color="auto"/>
        <w:left w:val="none" w:sz="0" w:space="0" w:color="auto"/>
        <w:bottom w:val="none" w:sz="0" w:space="0" w:color="auto"/>
        <w:right w:val="none" w:sz="0" w:space="0" w:color="auto"/>
      </w:divBdr>
    </w:div>
    <w:div w:id="1250459198">
      <w:marLeft w:val="480"/>
      <w:marRight w:val="0"/>
      <w:marTop w:val="0"/>
      <w:marBottom w:val="0"/>
      <w:divBdr>
        <w:top w:val="none" w:sz="0" w:space="0" w:color="auto"/>
        <w:left w:val="none" w:sz="0" w:space="0" w:color="auto"/>
        <w:bottom w:val="none" w:sz="0" w:space="0" w:color="auto"/>
        <w:right w:val="none" w:sz="0" w:space="0" w:color="auto"/>
      </w:divBdr>
    </w:div>
    <w:div w:id="1250650290">
      <w:marLeft w:val="480"/>
      <w:marRight w:val="0"/>
      <w:marTop w:val="0"/>
      <w:marBottom w:val="0"/>
      <w:divBdr>
        <w:top w:val="none" w:sz="0" w:space="0" w:color="auto"/>
        <w:left w:val="none" w:sz="0" w:space="0" w:color="auto"/>
        <w:bottom w:val="none" w:sz="0" w:space="0" w:color="auto"/>
        <w:right w:val="none" w:sz="0" w:space="0" w:color="auto"/>
      </w:divBdr>
    </w:div>
    <w:div w:id="1250844842">
      <w:marLeft w:val="480"/>
      <w:marRight w:val="0"/>
      <w:marTop w:val="0"/>
      <w:marBottom w:val="0"/>
      <w:divBdr>
        <w:top w:val="none" w:sz="0" w:space="0" w:color="auto"/>
        <w:left w:val="none" w:sz="0" w:space="0" w:color="auto"/>
        <w:bottom w:val="none" w:sz="0" w:space="0" w:color="auto"/>
        <w:right w:val="none" w:sz="0" w:space="0" w:color="auto"/>
      </w:divBdr>
    </w:div>
    <w:div w:id="1251083967">
      <w:marLeft w:val="480"/>
      <w:marRight w:val="0"/>
      <w:marTop w:val="0"/>
      <w:marBottom w:val="0"/>
      <w:divBdr>
        <w:top w:val="none" w:sz="0" w:space="0" w:color="auto"/>
        <w:left w:val="none" w:sz="0" w:space="0" w:color="auto"/>
        <w:bottom w:val="none" w:sz="0" w:space="0" w:color="auto"/>
        <w:right w:val="none" w:sz="0" w:space="0" w:color="auto"/>
      </w:divBdr>
    </w:div>
    <w:div w:id="1251230599">
      <w:marLeft w:val="480"/>
      <w:marRight w:val="0"/>
      <w:marTop w:val="0"/>
      <w:marBottom w:val="0"/>
      <w:divBdr>
        <w:top w:val="none" w:sz="0" w:space="0" w:color="auto"/>
        <w:left w:val="none" w:sz="0" w:space="0" w:color="auto"/>
        <w:bottom w:val="none" w:sz="0" w:space="0" w:color="auto"/>
        <w:right w:val="none" w:sz="0" w:space="0" w:color="auto"/>
      </w:divBdr>
    </w:div>
    <w:div w:id="1252541830">
      <w:marLeft w:val="480"/>
      <w:marRight w:val="0"/>
      <w:marTop w:val="0"/>
      <w:marBottom w:val="0"/>
      <w:divBdr>
        <w:top w:val="none" w:sz="0" w:space="0" w:color="auto"/>
        <w:left w:val="none" w:sz="0" w:space="0" w:color="auto"/>
        <w:bottom w:val="none" w:sz="0" w:space="0" w:color="auto"/>
        <w:right w:val="none" w:sz="0" w:space="0" w:color="auto"/>
      </w:divBdr>
    </w:div>
    <w:div w:id="1252667266">
      <w:marLeft w:val="480"/>
      <w:marRight w:val="0"/>
      <w:marTop w:val="0"/>
      <w:marBottom w:val="0"/>
      <w:divBdr>
        <w:top w:val="none" w:sz="0" w:space="0" w:color="auto"/>
        <w:left w:val="none" w:sz="0" w:space="0" w:color="auto"/>
        <w:bottom w:val="none" w:sz="0" w:space="0" w:color="auto"/>
        <w:right w:val="none" w:sz="0" w:space="0" w:color="auto"/>
      </w:divBdr>
    </w:div>
    <w:div w:id="1253125566">
      <w:marLeft w:val="480"/>
      <w:marRight w:val="0"/>
      <w:marTop w:val="0"/>
      <w:marBottom w:val="0"/>
      <w:divBdr>
        <w:top w:val="none" w:sz="0" w:space="0" w:color="auto"/>
        <w:left w:val="none" w:sz="0" w:space="0" w:color="auto"/>
        <w:bottom w:val="none" w:sz="0" w:space="0" w:color="auto"/>
        <w:right w:val="none" w:sz="0" w:space="0" w:color="auto"/>
      </w:divBdr>
    </w:div>
    <w:div w:id="1253470746">
      <w:marLeft w:val="480"/>
      <w:marRight w:val="0"/>
      <w:marTop w:val="0"/>
      <w:marBottom w:val="0"/>
      <w:divBdr>
        <w:top w:val="none" w:sz="0" w:space="0" w:color="auto"/>
        <w:left w:val="none" w:sz="0" w:space="0" w:color="auto"/>
        <w:bottom w:val="none" w:sz="0" w:space="0" w:color="auto"/>
        <w:right w:val="none" w:sz="0" w:space="0" w:color="auto"/>
      </w:divBdr>
    </w:div>
    <w:div w:id="1253860870">
      <w:marLeft w:val="480"/>
      <w:marRight w:val="0"/>
      <w:marTop w:val="0"/>
      <w:marBottom w:val="0"/>
      <w:divBdr>
        <w:top w:val="none" w:sz="0" w:space="0" w:color="auto"/>
        <w:left w:val="none" w:sz="0" w:space="0" w:color="auto"/>
        <w:bottom w:val="none" w:sz="0" w:space="0" w:color="auto"/>
        <w:right w:val="none" w:sz="0" w:space="0" w:color="auto"/>
      </w:divBdr>
    </w:div>
    <w:div w:id="1253902728">
      <w:marLeft w:val="480"/>
      <w:marRight w:val="0"/>
      <w:marTop w:val="0"/>
      <w:marBottom w:val="0"/>
      <w:divBdr>
        <w:top w:val="none" w:sz="0" w:space="0" w:color="auto"/>
        <w:left w:val="none" w:sz="0" w:space="0" w:color="auto"/>
        <w:bottom w:val="none" w:sz="0" w:space="0" w:color="auto"/>
        <w:right w:val="none" w:sz="0" w:space="0" w:color="auto"/>
      </w:divBdr>
    </w:div>
    <w:div w:id="1254431666">
      <w:marLeft w:val="480"/>
      <w:marRight w:val="0"/>
      <w:marTop w:val="0"/>
      <w:marBottom w:val="0"/>
      <w:divBdr>
        <w:top w:val="none" w:sz="0" w:space="0" w:color="auto"/>
        <w:left w:val="none" w:sz="0" w:space="0" w:color="auto"/>
        <w:bottom w:val="none" w:sz="0" w:space="0" w:color="auto"/>
        <w:right w:val="none" w:sz="0" w:space="0" w:color="auto"/>
      </w:divBdr>
    </w:div>
    <w:div w:id="1254971551">
      <w:marLeft w:val="480"/>
      <w:marRight w:val="0"/>
      <w:marTop w:val="0"/>
      <w:marBottom w:val="0"/>
      <w:divBdr>
        <w:top w:val="none" w:sz="0" w:space="0" w:color="auto"/>
        <w:left w:val="none" w:sz="0" w:space="0" w:color="auto"/>
        <w:bottom w:val="none" w:sz="0" w:space="0" w:color="auto"/>
        <w:right w:val="none" w:sz="0" w:space="0" w:color="auto"/>
      </w:divBdr>
    </w:div>
    <w:div w:id="1255239664">
      <w:marLeft w:val="480"/>
      <w:marRight w:val="0"/>
      <w:marTop w:val="0"/>
      <w:marBottom w:val="0"/>
      <w:divBdr>
        <w:top w:val="none" w:sz="0" w:space="0" w:color="auto"/>
        <w:left w:val="none" w:sz="0" w:space="0" w:color="auto"/>
        <w:bottom w:val="none" w:sz="0" w:space="0" w:color="auto"/>
        <w:right w:val="none" w:sz="0" w:space="0" w:color="auto"/>
      </w:divBdr>
    </w:div>
    <w:div w:id="1255552487">
      <w:marLeft w:val="480"/>
      <w:marRight w:val="0"/>
      <w:marTop w:val="0"/>
      <w:marBottom w:val="0"/>
      <w:divBdr>
        <w:top w:val="none" w:sz="0" w:space="0" w:color="auto"/>
        <w:left w:val="none" w:sz="0" w:space="0" w:color="auto"/>
        <w:bottom w:val="none" w:sz="0" w:space="0" w:color="auto"/>
        <w:right w:val="none" w:sz="0" w:space="0" w:color="auto"/>
      </w:divBdr>
    </w:div>
    <w:div w:id="1256090019">
      <w:marLeft w:val="480"/>
      <w:marRight w:val="0"/>
      <w:marTop w:val="0"/>
      <w:marBottom w:val="0"/>
      <w:divBdr>
        <w:top w:val="none" w:sz="0" w:space="0" w:color="auto"/>
        <w:left w:val="none" w:sz="0" w:space="0" w:color="auto"/>
        <w:bottom w:val="none" w:sz="0" w:space="0" w:color="auto"/>
        <w:right w:val="none" w:sz="0" w:space="0" w:color="auto"/>
      </w:divBdr>
    </w:div>
    <w:div w:id="1256481883">
      <w:marLeft w:val="480"/>
      <w:marRight w:val="0"/>
      <w:marTop w:val="0"/>
      <w:marBottom w:val="0"/>
      <w:divBdr>
        <w:top w:val="none" w:sz="0" w:space="0" w:color="auto"/>
        <w:left w:val="none" w:sz="0" w:space="0" w:color="auto"/>
        <w:bottom w:val="none" w:sz="0" w:space="0" w:color="auto"/>
        <w:right w:val="none" w:sz="0" w:space="0" w:color="auto"/>
      </w:divBdr>
    </w:div>
    <w:div w:id="1256940874">
      <w:marLeft w:val="480"/>
      <w:marRight w:val="0"/>
      <w:marTop w:val="0"/>
      <w:marBottom w:val="0"/>
      <w:divBdr>
        <w:top w:val="none" w:sz="0" w:space="0" w:color="auto"/>
        <w:left w:val="none" w:sz="0" w:space="0" w:color="auto"/>
        <w:bottom w:val="none" w:sz="0" w:space="0" w:color="auto"/>
        <w:right w:val="none" w:sz="0" w:space="0" w:color="auto"/>
      </w:divBdr>
    </w:div>
    <w:div w:id="1257983526">
      <w:marLeft w:val="480"/>
      <w:marRight w:val="0"/>
      <w:marTop w:val="0"/>
      <w:marBottom w:val="0"/>
      <w:divBdr>
        <w:top w:val="none" w:sz="0" w:space="0" w:color="auto"/>
        <w:left w:val="none" w:sz="0" w:space="0" w:color="auto"/>
        <w:bottom w:val="none" w:sz="0" w:space="0" w:color="auto"/>
        <w:right w:val="none" w:sz="0" w:space="0" w:color="auto"/>
      </w:divBdr>
    </w:div>
    <w:div w:id="1258102587">
      <w:marLeft w:val="480"/>
      <w:marRight w:val="0"/>
      <w:marTop w:val="0"/>
      <w:marBottom w:val="0"/>
      <w:divBdr>
        <w:top w:val="none" w:sz="0" w:space="0" w:color="auto"/>
        <w:left w:val="none" w:sz="0" w:space="0" w:color="auto"/>
        <w:bottom w:val="none" w:sz="0" w:space="0" w:color="auto"/>
        <w:right w:val="none" w:sz="0" w:space="0" w:color="auto"/>
      </w:divBdr>
    </w:div>
    <w:div w:id="1258713258">
      <w:marLeft w:val="480"/>
      <w:marRight w:val="0"/>
      <w:marTop w:val="0"/>
      <w:marBottom w:val="0"/>
      <w:divBdr>
        <w:top w:val="none" w:sz="0" w:space="0" w:color="auto"/>
        <w:left w:val="none" w:sz="0" w:space="0" w:color="auto"/>
        <w:bottom w:val="none" w:sz="0" w:space="0" w:color="auto"/>
        <w:right w:val="none" w:sz="0" w:space="0" w:color="auto"/>
      </w:divBdr>
    </w:div>
    <w:div w:id="1259564792">
      <w:marLeft w:val="480"/>
      <w:marRight w:val="0"/>
      <w:marTop w:val="0"/>
      <w:marBottom w:val="0"/>
      <w:divBdr>
        <w:top w:val="none" w:sz="0" w:space="0" w:color="auto"/>
        <w:left w:val="none" w:sz="0" w:space="0" w:color="auto"/>
        <w:bottom w:val="none" w:sz="0" w:space="0" w:color="auto"/>
        <w:right w:val="none" w:sz="0" w:space="0" w:color="auto"/>
      </w:divBdr>
    </w:div>
    <w:div w:id="1259944857">
      <w:marLeft w:val="480"/>
      <w:marRight w:val="0"/>
      <w:marTop w:val="0"/>
      <w:marBottom w:val="0"/>
      <w:divBdr>
        <w:top w:val="none" w:sz="0" w:space="0" w:color="auto"/>
        <w:left w:val="none" w:sz="0" w:space="0" w:color="auto"/>
        <w:bottom w:val="none" w:sz="0" w:space="0" w:color="auto"/>
        <w:right w:val="none" w:sz="0" w:space="0" w:color="auto"/>
      </w:divBdr>
    </w:div>
    <w:div w:id="1260018611">
      <w:marLeft w:val="480"/>
      <w:marRight w:val="0"/>
      <w:marTop w:val="0"/>
      <w:marBottom w:val="0"/>
      <w:divBdr>
        <w:top w:val="none" w:sz="0" w:space="0" w:color="auto"/>
        <w:left w:val="none" w:sz="0" w:space="0" w:color="auto"/>
        <w:bottom w:val="none" w:sz="0" w:space="0" w:color="auto"/>
        <w:right w:val="none" w:sz="0" w:space="0" w:color="auto"/>
      </w:divBdr>
    </w:div>
    <w:div w:id="1260092706">
      <w:marLeft w:val="480"/>
      <w:marRight w:val="0"/>
      <w:marTop w:val="0"/>
      <w:marBottom w:val="0"/>
      <w:divBdr>
        <w:top w:val="none" w:sz="0" w:space="0" w:color="auto"/>
        <w:left w:val="none" w:sz="0" w:space="0" w:color="auto"/>
        <w:bottom w:val="none" w:sz="0" w:space="0" w:color="auto"/>
        <w:right w:val="none" w:sz="0" w:space="0" w:color="auto"/>
      </w:divBdr>
    </w:div>
    <w:div w:id="1260791221">
      <w:marLeft w:val="480"/>
      <w:marRight w:val="0"/>
      <w:marTop w:val="0"/>
      <w:marBottom w:val="0"/>
      <w:divBdr>
        <w:top w:val="none" w:sz="0" w:space="0" w:color="auto"/>
        <w:left w:val="none" w:sz="0" w:space="0" w:color="auto"/>
        <w:bottom w:val="none" w:sz="0" w:space="0" w:color="auto"/>
        <w:right w:val="none" w:sz="0" w:space="0" w:color="auto"/>
      </w:divBdr>
    </w:div>
    <w:div w:id="1260913666">
      <w:marLeft w:val="480"/>
      <w:marRight w:val="0"/>
      <w:marTop w:val="0"/>
      <w:marBottom w:val="0"/>
      <w:divBdr>
        <w:top w:val="none" w:sz="0" w:space="0" w:color="auto"/>
        <w:left w:val="none" w:sz="0" w:space="0" w:color="auto"/>
        <w:bottom w:val="none" w:sz="0" w:space="0" w:color="auto"/>
        <w:right w:val="none" w:sz="0" w:space="0" w:color="auto"/>
      </w:divBdr>
    </w:div>
    <w:div w:id="1262101357">
      <w:marLeft w:val="480"/>
      <w:marRight w:val="0"/>
      <w:marTop w:val="0"/>
      <w:marBottom w:val="0"/>
      <w:divBdr>
        <w:top w:val="none" w:sz="0" w:space="0" w:color="auto"/>
        <w:left w:val="none" w:sz="0" w:space="0" w:color="auto"/>
        <w:bottom w:val="none" w:sz="0" w:space="0" w:color="auto"/>
        <w:right w:val="none" w:sz="0" w:space="0" w:color="auto"/>
      </w:divBdr>
    </w:div>
    <w:div w:id="1262253632">
      <w:marLeft w:val="480"/>
      <w:marRight w:val="0"/>
      <w:marTop w:val="0"/>
      <w:marBottom w:val="0"/>
      <w:divBdr>
        <w:top w:val="none" w:sz="0" w:space="0" w:color="auto"/>
        <w:left w:val="none" w:sz="0" w:space="0" w:color="auto"/>
        <w:bottom w:val="none" w:sz="0" w:space="0" w:color="auto"/>
        <w:right w:val="none" w:sz="0" w:space="0" w:color="auto"/>
      </w:divBdr>
    </w:div>
    <w:div w:id="1262682343">
      <w:marLeft w:val="480"/>
      <w:marRight w:val="0"/>
      <w:marTop w:val="0"/>
      <w:marBottom w:val="0"/>
      <w:divBdr>
        <w:top w:val="none" w:sz="0" w:space="0" w:color="auto"/>
        <w:left w:val="none" w:sz="0" w:space="0" w:color="auto"/>
        <w:bottom w:val="none" w:sz="0" w:space="0" w:color="auto"/>
        <w:right w:val="none" w:sz="0" w:space="0" w:color="auto"/>
      </w:divBdr>
    </w:div>
    <w:div w:id="1262687315">
      <w:marLeft w:val="480"/>
      <w:marRight w:val="0"/>
      <w:marTop w:val="0"/>
      <w:marBottom w:val="0"/>
      <w:divBdr>
        <w:top w:val="none" w:sz="0" w:space="0" w:color="auto"/>
        <w:left w:val="none" w:sz="0" w:space="0" w:color="auto"/>
        <w:bottom w:val="none" w:sz="0" w:space="0" w:color="auto"/>
        <w:right w:val="none" w:sz="0" w:space="0" w:color="auto"/>
      </w:divBdr>
    </w:div>
    <w:div w:id="1263341597">
      <w:marLeft w:val="480"/>
      <w:marRight w:val="0"/>
      <w:marTop w:val="0"/>
      <w:marBottom w:val="0"/>
      <w:divBdr>
        <w:top w:val="none" w:sz="0" w:space="0" w:color="auto"/>
        <w:left w:val="none" w:sz="0" w:space="0" w:color="auto"/>
        <w:bottom w:val="none" w:sz="0" w:space="0" w:color="auto"/>
        <w:right w:val="none" w:sz="0" w:space="0" w:color="auto"/>
      </w:divBdr>
    </w:div>
    <w:div w:id="1263492786">
      <w:marLeft w:val="480"/>
      <w:marRight w:val="0"/>
      <w:marTop w:val="0"/>
      <w:marBottom w:val="0"/>
      <w:divBdr>
        <w:top w:val="none" w:sz="0" w:space="0" w:color="auto"/>
        <w:left w:val="none" w:sz="0" w:space="0" w:color="auto"/>
        <w:bottom w:val="none" w:sz="0" w:space="0" w:color="auto"/>
        <w:right w:val="none" w:sz="0" w:space="0" w:color="auto"/>
      </w:divBdr>
    </w:div>
    <w:div w:id="1264456574">
      <w:marLeft w:val="480"/>
      <w:marRight w:val="0"/>
      <w:marTop w:val="0"/>
      <w:marBottom w:val="0"/>
      <w:divBdr>
        <w:top w:val="none" w:sz="0" w:space="0" w:color="auto"/>
        <w:left w:val="none" w:sz="0" w:space="0" w:color="auto"/>
        <w:bottom w:val="none" w:sz="0" w:space="0" w:color="auto"/>
        <w:right w:val="none" w:sz="0" w:space="0" w:color="auto"/>
      </w:divBdr>
    </w:div>
    <w:div w:id="1265266484">
      <w:marLeft w:val="480"/>
      <w:marRight w:val="0"/>
      <w:marTop w:val="0"/>
      <w:marBottom w:val="0"/>
      <w:divBdr>
        <w:top w:val="none" w:sz="0" w:space="0" w:color="auto"/>
        <w:left w:val="none" w:sz="0" w:space="0" w:color="auto"/>
        <w:bottom w:val="none" w:sz="0" w:space="0" w:color="auto"/>
        <w:right w:val="none" w:sz="0" w:space="0" w:color="auto"/>
      </w:divBdr>
    </w:div>
    <w:div w:id="1265531129">
      <w:marLeft w:val="480"/>
      <w:marRight w:val="0"/>
      <w:marTop w:val="0"/>
      <w:marBottom w:val="0"/>
      <w:divBdr>
        <w:top w:val="none" w:sz="0" w:space="0" w:color="auto"/>
        <w:left w:val="none" w:sz="0" w:space="0" w:color="auto"/>
        <w:bottom w:val="none" w:sz="0" w:space="0" w:color="auto"/>
        <w:right w:val="none" w:sz="0" w:space="0" w:color="auto"/>
      </w:divBdr>
    </w:div>
    <w:div w:id="1265841890">
      <w:marLeft w:val="480"/>
      <w:marRight w:val="0"/>
      <w:marTop w:val="0"/>
      <w:marBottom w:val="0"/>
      <w:divBdr>
        <w:top w:val="none" w:sz="0" w:space="0" w:color="auto"/>
        <w:left w:val="none" w:sz="0" w:space="0" w:color="auto"/>
        <w:bottom w:val="none" w:sz="0" w:space="0" w:color="auto"/>
        <w:right w:val="none" w:sz="0" w:space="0" w:color="auto"/>
      </w:divBdr>
    </w:div>
    <w:div w:id="1265960491">
      <w:marLeft w:val="480"/>
      <w:marRight w:val="0"/>
      <w:marTop w:val="0"/>
      <w:marBottom w:val="0"/>
      <w:divBdr>
        <w:top w:val="none" w:sz="0" w:space="0" w:color="auto"/>
        <w:left w:val="none" w:sz="0" w:space="0" w:color="auto"/>
        <w:bottom w:val="none" w:sz="0" w:space="0" w:color="auto"/>
        <w:right w:val="none" w:sz="0" w:space="0" w:color="auto"/>
      </w:divBdr>
    </w:div>
    <w:div w:id="1266110430">
      <w:marLeft w:val="480"/>
      <w:marRight w:val="0"/>
      <w:marTop w:val="0"/>
      <w:marBottom w:val="0"/>
      <w:divBdr>
        <w:top w:val="none" w:sz="0" w:space="0" w:color="auto"/>
        <w:left w:val="none" w:sz="0" w:space="0" w:color="auto"/>
        <w:bottom w:val="none" w:sz="0" w:space="0" w:color="auto"/>
        <w:right w:val="none" w:sz="0" w:space="0" w:color="auto"/>
      </w:divBdr>
    </w:div>
    <w:div w:id="1266309630">
      <w:marLeft w:val="480"/>
      <w:marRight w:val="0"/>
      <w:marTop w:val="0"/>
      <w:marBottom w:val="0"/>
      <w:divBdr>
        <w:top w:val="none" w:sz="0" w:space="0" w:color="auto"/>
        <w:left w:val="none" w:sz="0" w:space="0" w:color="auto"/>
        <w:bottom w:val="none" w:sz="0" w:space="0" w:color="auto"/>
        <w:right w:val="none" w:sz="0" w:space="0" w:color="auto"/>
      </w:divBdr>
    </w:div>
    <w:div w:id="1266885380">
      <w:marLeft w:val="480"/>
      <w:marRight w:val="0"/>
      <w:marTop w:val="0"/>
      <w:marBottom w:val="0"/>
      <w:divBdr>
        <w:top w:val="none" w:sz="0" w:space="0" w:color="auto"/>
        <w:left w:val="none" w:sz="0" w:space="0" w:color="auto"/>
        <w:bottom w:val="none" w:sz="0" w:space="0" w:color="auto"/>
        <w:right w:val="none" w:sz="0" w:space="0" w:color="auto"/>
      </w:divBdr>
    </w:div>
    <w:div w:id="1267152555">
      <w:marLeft w:val="480"/>
      <w:marRight w:val="0"/>
      <w:marTop w:val="0"/>
      <w:marBottom w:val="0"/>
      <w:divBdr>
        <w:top w:val="none" w:sz="0" w:space="0" w:color="auto"/>
        <w:left w:val="none" w:sz="0" w:space="0" w:color="auto"/>
        <w:bottom w:val="none" w:sz="0" w:space="0" w:color="auto"/>
        <w:right w:val="none" w:sz="0" w:space="0" w:color="auto"/>
      </w:divBdr>
    </w:div>
    <w:div w:id="1267497788">
      <w:marLeft w:val="480"/>
      <w:marRight w:val="0"/>
      <w:marTop w:val="0"/>
      <w:marBottom w:val="0"/>
      <w:divBdr>
        <w:top w:val="none" w:sz="0" w:space="0" w:color="auto"/>
        <w:left w:val="none" w:sz="0" w:space="0" w:color="auto"/>
        <w:bottom w:val="none" w:sz="0" w:space="0" w:color="auto"/>
        <w:right w:val="none" w:sz="0" w:space="0" w:color="auto"/>
      </w:divBdr>
    </w:div>
    <w:div w:id="1268584668">
      <w:marLeft w:val="480"/>
      <w:marRight w:val="0"/>
      <w:marTop w:val="0"/>
      <w:marBottom w:val="0"/>
      <w:divBdr>
        <w:top w:val="none" w:sz="0" w:space="0" w:color="auto"/>
        <w:left w:val="none" w:sz="0" w:space="0" w:color="auto"/>
        <w:bottom w:val="none" w:sz="0" w:space="0" w:color="auto"/>
        <w:right w:val="none" w:sz="0" w:space="0" w:color="auto"/>
      </w:divBdr>
    </w:div>
    <w:div w:id="1269317092">
      <w:marLeft w:val="480"/>
      <w:marRight w:val="0"/>
      <w:marTop w:val="0"/>
      <w:marBottom w:val="0"/>
      <w:divBdr>
        <w:top w:val="none" w:sz="0" w:space="0" w:color="auto"/>
        <w:left w:val="none" w:sz="0" w:space="0" w:color="auto"/>
        <w:bottom w:val="none" w:sz="0" w:space="0" w:color="auto"/>
        <w:right w:val="none" w:sz="0" w:space="0" w:color="auto"/>
      </w:divBdr>
    </w:div>
    <w:div w:id="1269434907">
      <w:marLeft w:val="480"/>
      <w:marRight w:val="0"/>
      <w:marTop w:val="0"/>
      <w:marBottom w:val="0"/>
      <w:divBdr>
        <w:top w:val="none" w:sz="0" w:space="0" w:color="auto"/>
        <w:left w:val="none" w:sz="0" w:space="0" w:color="auto"/>
        <w:bottom w:val="none" w:sz="0" w:space="0" w:color="auto"/>
        <w:right w:val="none" w:sz="0" w:space="0" w:color="auto"/>
      </w:divBdr>
    </w:div>
    <w:div w:id="1269584998">
      <w:marLeft w:val="480"/>
      <w:marRight w:val="0"/>
      <w:marTop w:val="0"/>
      <w:marBottom w:val="0"/>
      <w:divBdr>
        <w:top w:val="none" w:sz="0" w:space="0" w:color="auto"/>
        <w:left w:val="none" w:sz="0" w:space="0" w:color="auto"/>
        <w:bottom w:val="none" w:sz="0" w:space="0" w:color="auto"/>
        <w:right w:val="none" w:sz="0" w:space="0" w:color="auto"/>
      </w:divBdr>
    </w:div>
    <w:div w:id="1269891246">
      <w:marLeft w:val="480"/>
      <w:marRight w:val="0"/>
      <w:marTop w:val="0"/>
      <w:marBottom w:val="0"/>
      <w:divBdr>
        <w:top w:val="none" w:sz="0" w:space="0" w:color="auto"/>
        <w:left w:val="none" w:sz="0" w:space="0" w:color="auto"/>
        <w:bottom w:val="none" w:sz="0" w:space="0" w:color="auto"/>
        <w:right w:val="none" w:sz="0" w:space="0" w:color="auto"/>
      </w:divBdr>
    </w:div>
    <w:div w:id="1269965997">
      <w:marLeft w:val="480"/>
      <w:marRight w:val="0"/>
      <w:marTop w:val="0"/>
      <w:marBottom w:val="0"/>
      <w:divBdr>
        <w:top w:val="none" w:sz="0" w:space="0" w:color="auto"/>
        <w:left w:val="none" w:sz="0" w:space="0" w:color="auto"/>
        <w:bottom w:val="none" w:sz="0" w:space="0" w:color="auto"/>
        <w:right w:val="none" w:sz="0" w:space="0" w:color="auto"/>
      </w:divBdr>
    </w:div>
    <w:div w:id="1269972276">
      <w:marLeft w:val="480"/>
      <w:marRight w:val="0"/>
      <w:marTop w:val="0"/>
      <w:marBottom w:val="0"/>
      <w:divBdr>
        <w:top w:val="none" w:sz="0" w:space="0" w:color="auto"/>
        <w:left w:val="none" w:sz="0" w:space="0" w:color="auto"/>
        <w:bottom w:val="none" w:sz="0" w:space="0" w:color="auto"/>
        <w:right w:val="none" w:sz="0" w:space="0" w:color="auto"/>
      </w:divBdr>
    </w:div>
    <w:div w:id="1270048459">
      <w:marLeft w:val="480"/>
      <w:marRight w:val="0"/>
      <w:marTop w:val="0"/>
      <w:marBottom w:val="0"/>
      <w:divBdr>
        <w:top w:val="none" w:sz="0" w:space="0" w:color="auto"/>
        <w:left w:val="none" w:sz="0" w:space="0" w:color="auto"/>
        <w:bottom w:val="none" w:sz="0" w:space="0" w:color="auto"/>
        <w:right w:val="none" w:sz="0" w:space="0" w:color="auto"/>
      </w:divBdr>
    </w:div>
    <w:div w:id="1270358443">
      <w:marLeft w:val="480"/>
      <w:marRight w:val="0"/>
      <w:marTop w:val="0"/>
      <w:marBottom w:val="0"/>
      <w:divBdr>
        <w:top w:val="none" w:sz="0" w:space="0" w:color="auto"/>
        <w:left w:val="none" w:sz="0" w:space="0" w:color="auto"/>
        <w:bottom w:val="none" w:sz="0" w:space="0" w:color="auto"/>
        <w:right w:val="none" w:sz="0" w:space="0" w:color="auto"/>
      </w:divBdr>
    </w:div>
    <w:div w:id="1270771933">
      <w:marLeft w:val="480"/>
      <w:marRight w:val="0"/>
      <w:marTop w:val="0"/>
      <w:marBottom w:val="0"/>
      <w:divBdr>
        <w:top w:val="none" w:sz="0" w:space="0" w:color="auto"/>
        <w:left w:val="none" w:sz="0" w:space="0" w:color="auto"/>
        <w:bottom w:val="none" w:sz="0" w:space="0" w:color="auto"/>
        <w:right w:val="none" w:sz="0" w:space="0" w:color="auto"/>
      </w:divBdr>
    </w:div>
    <w:div w:id="1271082814">
      <w:marLeft w:val="480"/>
      <w:marRight w:val="0"/>
      <w:marTop w:val="0"/>
      <w:marBottom w:val="0"/>
      <w:divBdr>
        <w:top w:val="none" w:sz="0" w:space="0" w:color="auto"/>
        <w:left w:val="none" w:sz="0" w:space="0" w:color="auto"/>
        <w:bottom w:val="none" w:sz="0" w:space="0" w:color="auto"/>
        <w:right w:val="none" w:sz="0" w:space="0" w:color="auto"/>
      </w:divBdr>
    </w:div>
    <w:div w:id="1271084846">
      <w:marLeft w:val="480"/>
      <w:marRight w:val="0"/>
      <w:marTop w:val="0"/>
      <w:marBottom w:val="0"/>
      <w:divBdr>
        <w:top w:val="none" w:sz="0" w:space="0" w:color="auto"/>
        <w:left w:val="none" w:sz="0" w:space="0" w:color="auto"/>
        <w:bottom w:val="none" w:sz="0" w:space="0" w:color="auto"/>
        <w:right w:val="none" w:sz="0" w:space="0" w:color="auto"/>
      </w:divBdr>
    </w:div>
    <w:div w:id="1271354236">
      <w:marLeft w:val="480"/>
      <w:marRight w:val="0"/>
      <w:marTop w:val="0"/>
      <w:marBottom w:val="0"/>
      <w:divBdr>
        <w:top w:val="none" w:sz="0" w:space="0" w:color="auto"/>
        <w:left w:val="none" w:sz="0" w:space="0" w:color="auto"/>
        <w:bottom w:val="none" w:sz="0" w:space="0" w:color="auto"/>
        <w:right w:val="none" w:sz="0" w:space="0" w:color="auto"/>
      </w:divBdr>
    </w:div>
    <w:div w:id="1271860389">
      <w:marLeft w:val="480"/>
      <w:marRight w:val="0"/>
      <w:marTop w:val="0"/>
      <w:marBottom w:val="0"/>
      <w:divBdr>
        <w:top w:val="none" w:sz="0" w:space="0" w:color="auto"/>
        <w:left w:val="none" w:sz="0" w:space="0" w:color="auto"/>
        <w:bottom w:val="none" w:sz="0" w:space="0" w:color="auto"/>
        <w:right w:val="none" w:sz="0" w:space="0" w:color="auto"/>
      </w:divBdr>
    </w:div>
    <w:div w:id="1272317157">
      <w:marLeft w:val="480"/>
      <w:marRight w:val="0"/>
      <w:marTop w:val="0"/>
      <w:marBottom w:val="0"/>
      <w:divBdr>
        <w:top w:val="none" w:sz="0" w:space="0" w:color="auto"/>
        <w:left w:val="none" w:sz="0" w:space="0" w:color="auto"/>
        <w:bottom w:val="none" w:sz="0" w:space="0" w:color="auto"/>
        <w:right w:val="none" w:sz="0" w:space="0" w:color="auto"/>
      </w:divBdr>
    </w:div>
    <w:div w:id="1272544265">
      <w:marLeft w:val="480"/>
      <w:marRight w:val="0"/>
      <w:marTop w:val="0"/>
      <w:marBottom w:val="0"/>
      <w:divBdr>
        <w:top w:val="none" w:sz="0" w:space="0" w:color="auto"/>
        <w:left w:val="none" w:sz="0" w:space="0" w:color="auto"/>
        <w:bottom w:val="none" w:sz="0" w:space="0" w:color="auto"/>
        <w:right w:val="none" w:sz="0" w:space="0" w:color="auto"/>
      </w:divBdr>
    </w:div>
    <w:div w:id="1272667723">
      <w:marLeft w:val="480"/>
      <w:marRight w:val="0"/>
      <w:marTop w:val="0"/>
      <w:marBottom w:val="0"/>
      <w:divBdr>
        <w:top w:val="none" w:sz="0" w:space="0" w:color="auto"/>
        <w:left w:val="none" w:sz="0" w:space="0" w:color="auto"/>
        <w:bottom w:val="none" w:sz="0" w:space="0" w:color="auto"/>
        <w:right w:val="none" w:sz="0" w:space="0" w:color="auto"/>
      </w:divBdr>
    </w:div>
    <w:div w:id="1272781410">
      <w:marLeft w:val="480"/>
      <w:marRight w:val="0"/>
      <w:marTop w:val="0"/>
      <w:marBottom w:val="0"/>
      <w:divBdr>
        <w:top w:val="none" w:sz="0" w:space="0" w:color="auto"/>
        <w:left w:val="none" w:sz="0" w:space="0" w:color="auto"/>
        <w:bottom w:val="none" w:sz="0" w:space="0" w:color="auto"/>
        <w:right w:val="none" w:sz="0" w:space="0" w:color="auto"/>
      </w:divBdr>
    </w:div>
    <w:div w:id="1273392732">
      <w:marLeft w:val="480"/>
      <w:marRight w:val="0"/>
      <w:marTop w:val="0"/>
      <w:marBottom w:val="0"/>
      <w:divBdr>
        <w:top w:val="none" w:sz="0" w:space="0" w:color="auto"/>
        <w:left w:val="none" w:sz="0" w:space="0" w:color="auto"/>
        <w:bottom w:val="none" w:sz="0" w:space="0" w:color="auto"/>
        <w:right w:val="none" w:sz="0" w:space="0" w:color="auto"/>
      </w:divBdr>
    </w:div>
    <w:div w:id="1273703497">
      <w:marLeft w:val="480"/>
      <w:marRight w:val="0"/>
      <w:marTop w:val="0"/>
      <w:marBottom w:val="0"/>
      <w:divBdr>
        <w:top w:val="none" w:sz="0" w:space="0" w:color="auto"/>
        <w:left w:val="none" w:sz="0" w:space="0" w:color="auto"/>
        <w:bottom w:val="none" w:sz="0" w:space="0" w:color="auto"/>
        <w:right w:val="none" w:sz="0" w:space="0" w:color="auto"/>
      </w:divBdr>
    </w:div>
    <w:div w:id="1274173764">
      <w:marLeft w:val="480"/>
      <w:marRight w:val="0"/>
      <w:marTop w:val="0"/>
      <w:marBottom w:val="0"/>
      <w:divBdr>
        <w:top w:val="none" w:sz="0" w:space="0" w:color="auto"/>
        <w:left w:val="none" w:sz="0" w:space="0" w:color="auto"/>
        <w:bottom w:val="none" w:sz="0" w:space="0" w:color="auto"/>
        <w:right w:val="none" w:sz="0" w:space="0" w:color="auto"/>
      </w:divBdr>
    </w:div>
    <w:div w:id="1274285983">
      <w:marLeft w:val="480"/>
      <w:marRight w:val="0"/>
      <w:marTop w:val="0"/>
      <w:marBottom w:val="0"/>
      <w:divBdr>
        <w:top w:val="none" w:sz="0" w:space="0" w:color="auto"/>
        <w:left w:val="none" w:sz="0" w:space="0" w:color="auto"/>
        <w:bottom w:val="none" w:sz="0" w:space="0" w:color="auto"/>
        <w:right w:val="none" w:sz="0" w:space="0" w:color="auto"/>
      </w:divBdr>
    </w:div>
    <w:div w:id="1274749539">
      <w:marLeft w:val="480"/>
      <w:marRight w:val="0"/>
      <w:marTop w:val="0"/>
      <w:marBottom w:val="0"/>
      <w:divBdr>
        <w:top w:val="none" w:sz="0" w:space="0" w:color="auto"/>
        <w:left w:val="none" w:sz="0" w:space="0" w:color="auto"/>
        <w:bottom w:val="none" w:sz="0" w:space="0" w:color="auto"/>
        <w:right w:val="none" w:sz="0" w:space="0" w:color="auto"/>
      </w:divBdr>
    </w:div>
    <w:div w:id="1274943752">
      <w:marLeft w:val="480"/>
      <w:marRight w:val="0"/>
      <w:marTop w:val="0"/>
      <w:marBottom w:val="0"/>
      <w:divBdr>
        <w:top w:val="none" w:sz="0" w:space="0" w:color="auto"/>
        <w:left w:val="none" w:sz="0" w:space="0" w:color="auto"/>
        <w:bottom w:val="none" w:sz="0" w:space="0" w:color="auto"/>
        <w:right w:val="none" w:sz="0" w:space="0" w:color="auto"/>
      </w:divBdr>
    </w:div>
    <w:div w:id="1275671296">
      <w:marLeft w:val="480"/>
      <w:marRight w:val="0"/>
      <w:marTop w:val="0"/>
      <w:marBottom w:val="0"/>
      <w:divBdr>
        <w:top w:val="none" w:sz="0" w:space="0" w:color="auto"/>
        <w:left w:val="none" w:sz="0" w:space="0" w:color="auto"/>
        <w:bottom w:val="none" w:sz="0" w:space="0" w:color="auto"/>
        <w:right w:val="none" w:sz="0" w:space="0" w:color="auto"/>
      </w:divBdr>
    </w:div>
    <w:div w:id="1275942436">
      <w:marLeft w:val="480"/>
      <w:marRight w:val="0"/>
      <w:marTop w:val="0"/>
      <w:marBottom w:val="0"/>
      <w:divBdr>
        <w:top w:val="none" w:sz="0" w:space="0" w:color="auto"/>
        <w:left w:val="none" w:sz="0" w:space="0" w:color="auto"/>
        <w:bottom w:val="none" w:sz="0" w:space="0" w:color="auto"/>
        <w:right w:val="none" w:sz="0" w:space="0" w:color="auto"/>
      </w:divBdr>
    </w:div>
    <w:div w:id="1276517883">
      <w:marLeft w:val="480"/>
      <w:marRight w:val="0"/>
      <w:marTop w:val="0"/>
      <w:marBottom w:val="0"/>
      <w:divBdr>
        <w:top w:val="none" w:sz="0" w:space="0" w:color="auto"/>
        <w:left w:val="none" w:sz="0" w:space="0" w:color="auto"/>
        <w:bottom w:val="none" w:sz="0" w:space="0" w:color="auto"/>
        <w:right w:val="none" w:sz="0" w:space="0" w:color="auto"/>
      </w:divBdr>
    </w:div>
    <w:div w:id="1277441812">
      <w:marLeft w:val="480"/>
      <w:marRight w:val="0"/>
      <w:marTop w:val="0"/>
      <w:marBottom w:val="0"/>
      <w:divBdr>
        <w:top w:val="none" w:sz="0" w:space="0" w:color="auto"/>
        <w:left w:val="none" w:sz="0" w:space="0" w:color="auto"/>
        <w:bottom w:val="none" w:sz="0" w:space="0" w:color="auto"/>
        <w:right w:val="none" w:sz="0" w:space="0" w:color="auto"/>
      </w:divBdr>
    </w:div>
    <w:div w:id="1278296285">
      <w:marLeft w:val="480"/>
      <w:marRight w:val="0"/>
      <w:marTop w:val="0"/>
      <w:marBottom w:val="0"/>
      <w:divBdr>
        <w:top w:val="none" w:sz="0" w:space="0" w:color="auto"/>
        <w:left w:val="none" w:sz="0" w:space="0" w:color="auto"/>
        <w:bottom w:val="none" w:sz="0" w:space="0" w:color="auto"/>
        <w:right w:val="none" w:sz="0" w:space="0" w:color="auto"/>
      </w:divBdr>
    </w:div>
    <w:div w:id="1278558948">
      <w:marLeft w:val="480"/>
      <w:marRight w:val="0"/>
      <w:marTop w:val="0"/>
      <w:marBottom w:val="0"/>
      <w:divBdr>
        <w:top w:val="none" w:sz="0" w:space="0" w:color="auto"/>
        <w:left w:val="none" w:sz="0" w:space="0" w:color="auto"/>
        <w:bottom w:val="none" w:sz="0" w:space="0" w:color="auto"/>
        <w:right w:val="none" w:sz="0" w:space="0" w:color="auto"/>
      </w:divBdr>
    </w:div>
    <w:div w:id="1279489445">
      <w:marLeft w:val="480"/>
      <w:marRight w:val="0"/>
      <w:marTop w:val="0"/>
      <w:marBottom w:val="0"/>
      <w:divBdr>
        <w:top w:val="none" w:sz="0" w:space="0" w:color="auto"/>
        <w:left w:val="none" w:sz="0" w:space="0" w:color="auto"/>
        <w:bottom w:val="none" w:sz="0" w:space="0" w:color="auto"/>
        <w:right w:val="none" w:sz="0" w:space="0" w:color="auto"/>
      </w:divBdr>
    </w:div>
    <w:div w:id="1279752595">
      <w:marLeft w:val="480"/>
      <w:marRight w:val="0"/>
      <w:marTop w:val="0"/>
      <w:marBottom w:val="0"/>
      <w:divBdr>
        <w:top w:val="none" w:sz="0" w:space="0" w:color="auto"/>
        <w:left w:val="none" w:sz="0" w:space="0" w:color="auto"/>
        <w:bottom w:val="none" w:sz="0" w:space="0" w:color="auto"/>
        <w:right w:val="none" w:sz="0" w:space="0" w:color="auto"/>
      </w:divBdr>
    </w:div>
    <w:div w:id="1280062982">
      <w:marLeft w:val="480"/>
      <w:marRight w:val="0"/>
      <w:marTop w:val="0"/>
      <w:marBottom w:val="0"/>
      <w:divBdr>
        <w:top w:val="none" w:sz="0" w:space="0" w:color="auto"/>
        <w:left w:val="none" w:sz="0" w:space="0" w:color="auto"/>
        <w:bottom w:val="none" w:sz="0" w:space="0" w:color="auto"/>
        <w:right w:val="none" w:sz="0" w:space="0" w:color="auto"/>
      </w:divBdr>
    </w:div>
    <w:div w:id="1281573755">
      <w:marLeft w:val="480"/>
      <w:marRight w:val="0"/>
      <w:marTop w:val="0"/>
      <w:marBottom w:val="0"/>
      <w:divBdr>
        <w:top w:val="none" w:sz="0" w:space="0" w:color="auto"/>
        <w:left w:val="none" w:sz="0" w:space="0" w:color="auto"/>
        <w:bottom w:val="none" w:sz="0" w:space="0" w:color="auto"/>
        <w:right w:val="none" w:sz="0" w:space="0" w:color="auto"/>
      </w:divBdr>
    </w:div>
    <w:div w:id="1281759148">
      <w:marLeft w:val="480"/>
      <w:marRight w:val="0"/>
      <w:marTop w:val="0"/>
      <w:marBottom w:val="0"/>
      <w:divBdr>
        <w:top w:val="none" w:sz="0" w:space="0" w:color="auto"/>
        <w:left w:val="none" w:sz="0" w:space="0" w:color="auto"/>
        <w:bottom w:val="none" w:sz="0" w:space="0" w:color="auto"/>
        <w:right w:val="none" w:sz="0" w:space="0" w:color="auto"/>
      </w:divBdr>
    </w:div>
    <w:div w:id="1281959010">
      <w:marLeft w:val="480"/>
      <w:marRight w:val="0"/>
      <w:marTop w:val="0"/>
      <w:marBottom w:val="0"/>
      <w:divBdr>
        <w:top w:val="none" w:sz="0" w:space="0" w:color="auto"/>
        <w:left w:val="none" w:sz="0" w:space="0" w:color="auto"/>
        <w:bottom w:val="none" w:sz="0" w:space="0" w:color="auto"/>
        <w:right w:val="none" w:sz="0" w:space="0" w:color="auto"/>
      </w:divBdr>
    </w:div>
    <w:div w:id="1282372545">
      <w:marLeft w:val="480"/>
      <w:marRight w:val="0"/>
      <w:marTop w:val="0"/>
      <w:marBottom w:val="0"/>
      <w:divBdr>
        <w:top w:val="none" w:sz="0" w:space="0" w:color="auto"/>
        <w:left w:val="none" w:sz="0" w:space="0" w:color="auto"/>
        <w:bottom w:val="none" w:sz="0" w:space="0" w:color="auto"/>
        <w:right w:val="none" w:sz="0" w:space="0" w:color="auto"/>
      </w:divBdr>
    </w:div>
    <w:div w:id="1282802564">
      <w:marLeft w:val="480"/>
      <w:marRight w:val="0"/>
      <w:marTop w:val="0"/>
      <w:marBottom w:val="0"/>
      <w:divBdr>
        <w:top w:val="none" w:sz="0" w:space="0" w:color="auto"/>
        <w:left w:val="none" w:sz="0" w:space="0" w:color="auto"/>
        <w:bottom w:val="none" w:sz="0" w:space="0" w:color="auto"/>
        <w:right w:val="none" w:sz="0" w:space="0" w:color="auto"/>
      </w:divBdr>
    </w:div>
    <w:div w:id="1282959424">
      <w:marLeft w:val="480"/>
      <w:marRight w:val="0"/>
      <w:marTop w:val="0"/>
      <w:marBottom w:val="0"/>
      <w:divBdr>
        <w:top w:val="none" w:sz="0" w:space="0" w:color="auto"/>
        <w:left w:val="none" w:sz="0" w:space="0" w:color="auto"/>
        <w:bottom w:val="none" w:sz="0" w:space="0" w:color="auto"/>
        <w:right w:val="none" w:sz="0" w:space="0" w:color="auto"/>
      </w:divBdr>
    </w:div>
    <w:div w:id="1283417263">
      <w:marLeft w:val="480"/>
      <w:marRight w:val="0"/>
      <w:marTop w:val="0"/>
      <w:marBottom w:val="0"/>
      <w:divBdr>
        <w:top w:val="none" w:sz="0" w:space="0" w:color="auto"/>
        <w:left w:val="none" w:sz="0" w:space="0" w:color="auto"/>
        <w:bottom w:val="none" w:sz="0" w:space="0" w:color="auto"/>
        <w:right w:val="none" w:sz="0" w:space="0" w:color="auto"/>
      </w:divBdr>
    </w:div>
    <w:div w:id="1284657865">
      <w:marLeft w:val="480"/>
      <w:marRight w:val="0"/>
      <w:marTop w:val="0"/>
      <w:marBottom w:val="0"/>
      <w:divBdr>
        <w:top w:val="none" w:sz="0" w:space="0" w:color="auto"/>
        <w:left w:val="none" w:sz="0" w:space="0" w:color="auto"/>
        <w:bottom w:val="none" w:sz="0" w:space="0" w:color="auto"/>
        <w:right w:val="none" w:sz="0" w:space="0" w:color="auto"/>
      </w:divBdr>
    </w:div>
    <w:div w:id="1284658145">
      <w:marLeft w:val="480"/>
      <w:marRight w:val="0"/>
      <w:marTop w:val="0"/>
      <w:marBottom w:val="0"/>
      <w:divBdr>
        <w:top w:val="none" w:sz="0" w:space="0" w:color="auto"/>
        <w:left w:val="none" w:sz="0" w:space="0" w:color="auto"/>
        <w:bottom w:val="none" w:sz="0" w:space="0" w:color="auto"/>
        <w:right w:val="none" w:sz="0" w:space="0" w:color="auto"/>
      </w:divBdr>
    </w:div>
    <w:div w:id="1284729681">
      <w:marLeft w:val="480"/>
      <w:marRight w:val="0"/>
      <w:marTop w:val="0"/>
      <w:marBottom w:val="0"/>
      <w:divBdr>
        <w:top w:val="none" w:sz="0" w:space="0" w:color="auto"/>
        <w:left w:val="none" w:sz="0" w:space="0" w:color="auto"/>
        <w:bottom w:val="none" w:sz="0" w:space="0" w:color="auto"/>
        <w:right w:val="none" w:sz="0" w:space="0" w:color="auto"/>
      </w:divBdr>
    </w:div>
    <w:div w:id="1284733590">
      <w:marLeft w:val="480"/>
      <w:marRight w:val="0"/>
      <w:marTop w:val="0"/>
      <w:marBottom w:val="0"/>
      <w:divBdr>
        <w:top w:val="none" w:sz="0" w:space="0" w:color="auto"/>
        <w:left w:val="none" w:sz="0" w:space="0" w:color="auto"/>
        <w:bottom w:val="none" w:sz="0" w:space="0" w:color="auto"/>
        <w:right w:val="none" w:sz="0" w:space="0" w:color="auto"/>
      </w:divBdr>
    </w:div>
    <w:div w:id="1285380304">
      <w:marLeft w:val="480"/>
      <w:marRight w:val="0"/>
      <w:marTop w:val="0"/>
      <w:marBottom w:val="0"/>
      <w:divBdr>
        <w:top w:val="none" w:sz="0" w:space="0" w:color="auto"/>
        <w:left w:val="none" w:sz="0" w:space="0" w:color="auto"/>
        <w:bottom w:val="none" w:sz="0" w:space="0" w:color="auto"/>
        <w:right w:val="none" w:sz="0" w:space="0" w:color="auto"/>
      </w:divBdr>
    </w:div>
    <w:div w:id="1285503692">
      <w:marLeft w:val="480"/>
      <w:marRight w:val="0"/>
      <w:marTop w:val="0"/>
      <w:marBottom w:val="0"/>
      <w:divBdr>
        <w:top w:val="none" w:sz="0" w:space="0" w:color="auto"/>
        <w:left w:val="none" w:sz="0" w:space="0" w:color="auto"/>
        <w:bottom w:val="none" w:sz="0" w:space="0" w:color="auto"/>
        <w:right w:val="none" w:sz="0" w:space="0" w:color="auto"/>
      </w:divBdr>
    </w:div>
    <w:div w:id="1287008598">
      <w:marLeft w:val="480"/>
      <w:marRight w:val="0"/>
      <w:marTop w:val="0"/>
      <w:marBottom w:val="0"/>
      <w:divBdr>
        <w:top w:val="none" w:sz="0" w:space="0" w:color="auto"/>
        <w:left w:val="none" w:sz="0" w:space="0" w:color="auto"/>
        <w:bottom w:val="none" w:sz="0" w:space="0" w:color="auto"/>
        <w:right w:val="none" w:sz="0" w:space="0" w:color="auto"/>
      </w:divBdr>
    </w:div>
    <w:div w:id="1287078413">
      <w:marLeft w:val="480"/>
      <w:marRight w:val="0"/>
      <w:marTop w:val="0"/>
      <w:marBottom w:val="0"/>
      <w:divBdr>
        <w:top w:val="none" w:sz="0" w:space="0" w:color="auto"/>
        <w:left w:val="none" w:sz="0" w:space="0" w:color="auto"/>
        <w:bottom w:val="none" w:sz="0" w:space="0" w:color="auto"/>
        <w:right w:val="none" w:sz="0" w:space="0" w:color="auto"/>
      </w:divBdr>
    </w:div>
    <w:div w:id="1287354038">
      <w:marLeft w:val="480"/>
      <w:marRight w:val="0"/>
      <w:marTop w:val="0"/>
      <w:marBottom w:val="0"/>
      <w:divBdr>
        <w:top w:val="none" w:sz="0" w:space="0" w:color="auto"/>
        <w:left w:val="none" w:sz="0" w:space="0" w:color="auto"/>
        <w:bottom w:val="none" w:sz="0" w:space="0" w:color="auto"/>
        <w:right w:val="none" w:sz="0" w:space="0" w:color="auto"/>
      </w:divBdr>
    </w:div>
    <w:div w:id="1288508385">
      <w:marLeft w:val="480"/>
      <w:marRight w:val="0"/>
      <w:marTop w:val="0"/>
      <w:marBottom w:val="0"/>
      <w:divBdr>
        <w:top w:val="none" w:sz="0" w:space="0" w:color="auto"/>
        <w:left w:val="none" w:sz="0" w:space="0" w:color="auto"/>
        <w:bottom w:val="none" w:sz="0" w:space="0" w:color="auto"/>
        <w:right w:val="none" w:sz="0" w:space="0" w:color="auto"/>
      </w:divBdr>
    </w:div>
    <w:div w:id="1288732321">
      <w:marLeft w:val="480"/>
      <w:marRight w:val="0"/>
      <w:marTop w:val="0"/>
      <w:marBottom w:val="0"/>
      <w:divBdr>
        <w:top w:val="none" w:sz="0" w:space="0" w:color="auto"/>
        <w:left w:val="none" w:sz="0" w:space="0" w:color="auto"/>
        <w:bottom w:val="none" w:sz="0" w:space="0" w:color="auto"/>
        <w:right w:val="none" w:sz="0" w:space="0" w:color="auto"/>
      </w:divBdr>
    </w:div>
    <w:div w:id="1288781596">
      <w:marLeft w:val="480"/>
      <w:marRight w:val="0"/>
      <w:marTop w:val="0"/>
      <w:marBottom w:val="0"/>
      <w:divBdr>
        <w:top w:val="none" w:sz="0" w:space="0" w:color="auto"/>
        <w:left w:val="none" w:sz="0" w:space="0" w:color="auto"/>
        <w:bottom w:val="none" w:sz="0" w:space="0" w:color="auto"/>
        <w:right w:val="none" w:sz="0" w:space="0" w:color="auto"/>
      </w:divBdr>
    </w:div>
    <w:div w:id="1289046857">
      <w:marLeft w:val="480"/>
      <w:marRight w:val="0"/>
      <w:marTop w:val="0"/>
      <w:marBottom w:val="0"/>
      <w:divBdr>
        <w:top w:val="none" w:sz="0" w:space="0" w:color="auto"/>
        <w:left w:val="none" w:sz="0" w:space="0" w:color="auto"/>
        <w:bottom w:val="none" w:sz="0" w:space="0" w:color="auto"/>
        <w:right w:val="none" w:sz="0" w:space="0" w:color="auto"/>
      </w:divBdr>
    </w:div>
    <w:div w:id="1290016961">
      <w:marLeft w:val="480"/>
      <w:marRight w:val="0"/>
      <w:marTop w:val="0"/>
      <w:marBottom w:val="0"/>
      <w:divBdr>
        <w:top w:val="none" w:sz="0" w:space="0" w:color="auto"/>
        <w:left w:val="none" w:sz="0" w:space="0" w:color="auto"/>
        <w:bottom w:val="none" w:sz="0" w:space="0" w:color="auto"/>
        <w:right w:val="none" w:sz="0" w:space="0" w:color="auto"/>
      </w:divBdr>
    </w:div>
    <w:div w:id="1290283168">
      <w:marLeft w:val="480"/>
      <w:marRight w:val="0"/>
      <w:marTop w:val="0"/>
      <w:marBottom w:val="0"/>
      <w:divBdr>
        <w:top w:val="none" w:sz="0" w:space="0" w:color="auto"/>
        <w:left w:val="none" w:sz="0" w:space="0" w:color="auto"/>
        <w:bottom w:val="none" w:sz="0" w:space="0" w:color="auto"/>
        <w:right w:val="none" w:sz="0" w:space="0" w:color="auto"/>
      </w:divBdr>
    </w:div>
    <w:div w:id="1291203715">
      <w:marLeft w:val="480"/>
      <w:marRight w:val="0"/>
      <w:marTop w:val="0"/>
      <w:marBottom w:val="0"/>
      <w:divBdr>
        <w:top w:val="none" w:sz="0" w:space="0" w:color="auto"/>
        <w:left w:val="none" w:sz="0" w:space="0" w:color="auto"/>
        <w:bottom w:val="none" w:sz="0" w:space="0" w:color="auto"/>
        <w:right w:val="none" w:sz="0" w:space="0" w:color="auto"/>
      </w:divBdr>
    </w:div>
    <w:div w:id="1291208838">
      <w:marLeft w:val="480"/>
      <w:marRight w:val="0"/>
      <w:marTop w:val="0"/>
      <w:marBottom w:val="0"/>
      <w:divBdr>
        <w:top w:val="none" w:sz="0" w:space="0" w:color="auto"/>
        <w:left w:val="none" w:sz="0" w:space="0" w:color="auto"/>
        <w:bottom w:val="none" w:sz="0" w:space="0" w:color="auto"/>
        <w:right w:val="none" w:sz="0" w:space="0" w:color="auto"/>
      </w:divBdr>
    </w:div>
    <w:div w:id="1291324346">
      <w:marLeft w:val="480"/>
      <w:marRight w:val="0"/>
      <w:marTop w:val="0"/>
      <w:marBottom w:val="0"/>
      <w:divBdr>
        <w:top w:val="none" w:sz="0" w:space="0" w:color="auto"/>
        <w:left w:val="none" w:sz="0" w:space="0" w:color="auto"/>
        <w:bottom w:val="none" w:sz="0" w:space="0" w:color="auto"/>
        <w:right w:val="none" w:sz="0" w:space="0" w:color="auto"/>
      </w:divBdr>
    </w:div>
    <w:div w:id="1291353962">
      <w:marLeft w:val="480"/>
      <w:marRight w:val="0"/>
      <w:marTop w:val="0"/>
      <w:marBottom w:val="0"/>
      <w:divBdr>
        <w:top w:val="none" w:sz="0" w:space="0" w:color="auto"/>
        <w:left w:val="none" w:sz="0" w:space="0" w:color="auto"/>
        <w:bottom w:val="none" w:sz="0" w:space="0" w:color="auto"/>
        <w:right w:val="none" w:sz="0" w:space="0" w:color="auto"/>
      </w:divBdr>
    </w:div>
    <w:div w:id="1291521225">
      <w:marLeft w:val="480"/>
      <w:marRight w:val="0"/>
      <w:marTop w:val="0"/>
      <w:marBottom w:val="0"/>
      <w:divBdr>
        <w:top w:val="none" w:sz="0" w:space="0" w:color="auto"/>
        <w:left w:val="none" w:sz="0" w:space="0" w:color="auto"/>
        <w:bottom w:val="none" w:sz="0" w:space="0" w:color="auto"/>
        <w:right w:val="none" w:sz="0" w:space="0" w:color="auto"/>
      </w:divBdr>
    </w:div>
    <w:div w:id="1291594813">
      <w:marLeft w:val="480"/>
      <w:marRight w:val="0"/>
      <w:marTop w:val="0"/>
      <w:marBottom w:val="0"/>
      <w:divBdr>
        <w:top w:val="none" w:sz="0" w:space="0" w:color="auto"/>
        <w:left w:val="none" w:sz="0" w:space="0" w:color="auto"/>
        <w:bottom w:val="none" w:sz="0" w:space="0" w:color="auto"/>
        <w:right w:val="none" w:sz="0" w:space="0" w:color="auto"/>
      </w:divBdr>
    </w:div>
    <w:div w:id="1292203789">
      <w:marLeft w:val="480"/>
      <w:marRight w:val="0"/>
      <w:marTop w:val="0"/>
      <w:marBottom w:val="0"/>
      <w:divBdr>
        <w:top w:val="none" w:sz="0" w:space="0" w:color="auto"/>
        <w:left w:val="none" w:sz="0" w:space="0" w:color="auto"/>
        <w:bottom w:val="none" w:sz="0" w:space="0" w:color="auto"/>
        <w:right w:val="none" w:sz="0" w:space="0" w:color="auto"/>
      </w:divBdr>
    </w:div>
    <w:div w:id="1292518407">
      <w:marLeft w:val="480"/>
      <w:marRight w:val="0"/>
      <w:marTop w:val="0"/>
      <w:marBottom w:val="0"/>
      <w:divBdr>
        <w:top w:val="none" w:sz="0" w:space="0" w:color="auto"/>
        <w:left w:val="none" w:sz="0" w:space="0" w:color="auto"/>
        <w:bottom w:val="none" w:sz="0" w:space="0" w:color="auto"/>
        <w:right w:val="none" w:sz="0" w:space="0" w:color="auto"/>
      </w:divBdr>
    </w:div>
    <w:div w:id="1293513037">
      <w:marLeft w:val="480"/>
      <w:marRight w:val="0"/>
      <w:marTop w:val="0"/>
      <w:marBottom w:val="0"/>
      <w:divBdr>
        <w:top w:val="none" w:sz="0" w:space="0" w:color="auto"/>
        <w:left w:val="none" w:sz="0" w:space="0" w:color="auto"/>
        <w:bottom w:val="none" w:sz="0" w:space="0" w:color="auto"/>
        <w:right w:val="none" w:sz="0" w:space="0" w:color="auto"/>
      </w:divBdr>
    </w:div>
    <w:div w:id="1293561388">
      <w:marLeft w:val="480"/>
      <w:marRight w:val="0"/>
      <w:marTop w:val="0"/>
      <w:marBottom w:val="0"/>
      <w:divBdr>
        <w:top w:val="none" w:sz="0" w:space="0" w:color="auto"/>
        <w:left w:val="none" w:sz="0" w:space="0" w:color="auto"/>
        <w:bottom w:val="none" w:sz="0" w:space="0" w:color="auto"/>
        <w:right w:val="none" w:sz="0" w:space="0" w:color="auto"/>
      </w:divBdr>
    </w:div>
    <w:div w:id="1293709572">
      <w:marLeft w:val="480"/>
      <w:marRight w:val="0"/>
      <w:marTop w:val="0"/>
      <w:marBottom w:val="0"/>
      <w:divBdr>
        <w:top w:val="none" w:sz="0" w:space="0" w:color="auto"/>
        <w:left w:val="none" w:sz="0" w:space="0" w:color="auto"/>
        <w:bottom w:val="none" w:sz="0" w:space="0" w:color="auto"/>
        <w:right w:val="none" w:sz="0" w:space="0" w:color="auto"/>
      </w:divBdr>
    </w:div>
    <w:div w:id="1293751612">
      <w:marLeft w:val="480"/>
      <w:marRight w:val="0"/>
      <w:marTop w:val="0"/>
      <w:marBottom w:val="0"/>
      <w:divBdr>
        <w:top w:val="none" w:sz="0" w:space="0" w:color="auto"/>
        <w:left w:val="none" w:sz="0" w:space="0" w:color="auto"/>
        <w:bottom w:val="none" w:sz="0" w:space="0" w:color="auto"/>
        <w:right w:val="none" w:sz="0" w:space="0" w:color="auto"/>
      </w:divBdr>
    </w:div>
    <w:div w:id="1293948977">
      <w:marLeft w:val="480"/>
      <w:marRight w:val="0"/>
      <w:marTop w:val="0"/>
      <w:marBottom w:val="0"/>
      <w:divBdr>
        <w:top w:val="none" w:sz="0" w:space="0" w:color="auto"/>
        <w:left w:val="none" w:sz="0" w:space="0" w:color="auto"/>
        <w:bottom w:val="none" w:sz="0" w:space="0" w:color="auto"/>
        <w:right w:val="none" w:sz="0" w:space="0" w:color="auto"/>
      </w:divBdr>
    </w:div>
    <w:div w:id="1294169489">
      <w:marLeft w:val="480"/>
      <w:marRight w:val="0"/>
      <w:marTop w:val="0"/>
      <w:marBottom w:val="0"/>
      <w:divBdr>
        <w:top w:val="none" w:sz="0" w:space="0" w:color="auto"/>
        <w:left w:val="none" w:sz="0" w:space="0" w:color="auto"/>
        <w:bottom w:val="none" w:sz="0" w:space="0" w:color="auto"/>
        <w:right w:val="none" w:sz="0" w:space="0" w:color="auto"/>
      </w:divBdr>
    </w:div>
    <w:div w:id="1294755118">
      <w:marLeft w:val="480"/>
      <w:marRight w:val="0"/>
      <w:marTop w:val="0"/>
      <w:marBottom w:val="0"/>
      <w:divBdr>
        <w:top w:val="none" w:sz="0" w:space="0" w:color="auto"/>
        <w:left w:val="none" w:sz="0" w:space="0" w:color="auto"/>
        <w:bottom w:val="none" w:sz="0" w:space="0" w:color="auto"/>
        <w:right w:val="none" w:sz="0" w:space="0" w:color="auto"/>
      </w:divBdr>
    </w:div>
    <w:div w:id="1295406765">
      <w:marLeft w:val="480"/>
      <w:marRight w:val="0"/>
      <w:marTop w:val="0"/>
      <w:marBottom w:val="0"/>
      <w:divBdr>
        <w:top w:val="none" w:sz="0" w:space="0" w:color="auto"/>
        <w:left w:val="none" w:sz="0" w:space="0" w:color="auto"/>
        <w:bottom w:val="none" w:sz="0" w:space="0" w:color="auto"/>
        <w:right w:val="none" w:sz="0" w:space="0" w:color="auto"/>
      </w:divBdr>
    </w:div>
    <w:div w:id="1295792222">
      <w:marLeft w:val="480"/>
      <w:marRight w:val="0"/>
      <w:marTop w:val="0"/>
      <w:marBottom w:val="0"/>
      <w:divBdr>
        <w:top w:val="none" w:sz="0" w:space="0" w:color="auto"/>
        <w:left w:val="none" w:sz="0" w:space="0" w:color="auto"/>
        <w:bottom w:val="none" w:sz="0" w:space="0" w:color="auto"/>
        <w:right w:val="none" w:sz="0" w:space="0" w:color="auto"/>
      </w:divBdr>
    </w:div>
    <w:div w:id="1295865074">
      <w:marLeft w:val="480"/>
      <w:marRight w:val="0"/>
      <w:marTop w:val="0"/>
      <w:marBottom w:val="0"/>
      <w:divBdr>
        <w:top w:val="none" w:sz="0" w:space="0" w:color="auto"/>
        <w:left w:val="none" w:sz="0" w:space="0" w:color="auto"/>
        <w:bottom w:val="none" w:sz="0" w:space="0" w:color="auto"/>
        <w:right w:val="none" w:sz="0" w:space="0" w:color="auto"/>
      </w:divBdr>
    </w:div>
    <w:div w:id="1296716123">
      <w:marLeft w:val="480"/>
      <w:marRight w:val="0"/>
      <w:marTop w:val="0"/>
      <w:marBottom w:val="0"/>
      <w:divBdr>
        <w:top w:val="none" w:sz="0" w:space="0" w:color="auto"/>
        <w:left w:val="none" w:sz="0" w:space="0" w:color="auto"/>
        <w:bottom w:val="none" w:sz="0" w:space="0" w:color="auto"/>
        <w:right w:val="none" w:sz="0" w:space="0" w:color="auto"/>
      </w:divBdr>
    </w:div>
    <w:div w:id="1297222368">
      <w:marLeft w:val="480"/>
      <w:marRight w:val="0"/>
      <w:marTop w:val="0"/>
      <w:marBottom w:val="0"/>
      <w:divBdr>
        <w:top w:val="none" w:sz="0" w:space="0" w:color="auto"/>
        <w:left w:val="none" w:sz="0" w:space="0" w:color="auto"/>
        <w:bottom w:val="none" w:sz="0" w:space="0" w:color="auto"/>
        <w:right w:val="none" w:sz="0" w:space="0" w:color="auto"/>
      </w:divBdr>
    </w:div>
    <w:div w:id="1297418092">
      <w:marLeft w:val="480"/>
      <w:marRight w:val="0"/>
      <w:marTop w:val="0"/>
      <w:marBottom w:val="0"/>
      <w:divBdr>
        <w:top w:val="none" w:sz="0" w:space="0" w:color="auto"/>
        <w:left w:val="none" w:sz="0" w:space="0" w:color="auto"/>
        <w:bottom w:val="none" w:sz="0" w:space="0" w:color="auto"/>
        <w:right w:val="none" w:sz="0" w:space="0" w:color="auto"/>
      </w:divBdr>
    </w:div>
    <w:div w:id="1297645111">
      <w:marLeft w:val="480"/>
      <w:marRight w:val="0"/>
      <w:marTop w:val="0"/>
      <w:marBottom w:val="0"/>
      <w:divBdr>
        <w:top w:val="none" w:sz="0" w:space="0" w:color="auto"/>
        <w:left w:val="none" w:sz="0" w:space="0" w:color="auto"/>
        <w:bottom w:val="none" w:sz="0" w:space="0" w:color="auto"/>
        <w:right w:val="none" w:sz="0" w:space="0" w:color="auto"/>
      </w:divBdr>
    </w:div>
    <w:div w:id="1298411006">
      <w:marLeft w:val="480"/>
      <w:marRight w:val="0"/>
      <w:marTop w:val="0"/>
      <w:marBottom w:val="0"/>
      <w:divBdr>
        <w:top w:val="none" w:sz="0" w:space="0" w:color="auto"/>
        <w:left w:val="none" w:sz="0" w:space="0" w:color="auto"/>
        <w:bottom w:val="none" w:sz="0" w:space="0" w:color="auto"/>
        <w:right w:val="none" w:sz="0" w:space="0" w:color="auto"/>
      </w:divBdr>
    </w:div>
    <w:div w:id="1298492872">
      <w:marLeft w:val="480"/>
      <w:marRight w:val="0"/>
      <w:marTop w:val="0"/>
      <w:marBottom w:val="0"/>
      <w:divBdr>
        <w:top w:val="none" w:sz="0" w:space="0" w:color="auto"/>
        <w:left w:val="none" w:sz="0" w:space="0" w:color="auto"/>
        <w:bottom w:val="none" w:sz="0" w:space="0" w:color="auto"/>
        <w:right w:val="none" w:sz="0" w:space="0" w:color="auto"/>
      </w:divBdr>
    </w:div>
    <w:div w:id="1299724229">
      <w:marLeft w:val="480"/>
      <w:marRight w:val="0"/>
      <w:marTop w:val="0"/>
      <w:marBottom w:val="0"/>
      <w:divBdr>
        <w:top w:val="none" w:sz="0" w:space="0" w:color="auto"/>
        <w:left w:val="none" w:sz="0" w:space="0" w:color="auto"/>
        <w:bottom w:val="none" w:sz="0" w:space="0" w:color="auto"/>
        <w:right w:val="none" w:sz="0" w:space="0" w:color="auto"/>
      </w:divBdr>
    </w:div>
    <w:div w:id="1300064515">
      <w:marLeft w:val="480"/>
      <w:marRight w:val="0"/>
      <w:marTop w:val="0"/>
      <w:marBottom w:val="0"/>
      <w:divBdr>
        <w:top w:val="none" w:sz="0" w:space="0" w:color="auto"/>
        <w:left w:val="none" w:sz="0" w:space="0" w:color="auto"/>
        <w:bottom w:val="none" w:sz="0" w:space="0" w:color="auto"/>
        <w:right w:val="none" w:sz="0" w:space="0" w:color="auto"/>
      </w:divBdr>
    </w:div>
    <w:div w:id="1300843211">
      <w:marLeft w:val="480"/>
      <w:marRight w:val="0"/>
      <w:marTop w:val="0"/>
      <w:marBottom w:val="0"/>
      <w:divBdr>
        <w:top w:val="none" w:sz="0" w:space="0" w:color="auto"/>
        <w:left w:val="none" w:sz="0" w:space="0" w:color="auto"/>
        <w:bottom w:val="none" w:sz="0" w:space="0" w:color="auto"/>
        <w:right w:val="none" w:sz="0" w:space="0" w:color="auto"/>
      </w:divBdr>
    </w:div>
    <w:div w:id="1300843803">
      <w:marLeft w:val="480"/>
      <w:marRight w:val="0"/>
      <w:marTop w:val="0"/>
      <w:marBottom w:val="0"/>
      <w:divBdr>
        <w:top w:val="none" w:sz="0" w:space="0" w:color="auto"/>
        <w:left w:val="none" w:sz="0" w:space="0" w:color="auto"/>
        <w:bottom w:val="none" w:sz="0" w:space="0" w:color="auto"/>
        <w:right w:val="none" w:sz="0" w:space="0" w:color="auto"/>
      </w:divBdr>
    </w:div>
    <w:div w:id="1301302778">
      <w:marLeft w:val="480"/>
      <w:marRight w:val="0"/>
      <w:marTop w:val="0"/>
      <w:marBottom w:val="0"/>
      <w:divBdr>
        <w:top w:val="none" w:sz="0" w:space="0" w:color="auto"/>
        <w:left w:val="none" w:sz="0" w:space="0" w:color="auto"/>
        <w:bottom w:val="none" w:sz="0" w:space="0" w:color="auto"/>
        <w:right w:val="none" w:sz="0" w:space="0" w:color="auto"/>
      </w:divBdr>
    </w:div>
    <w:div w:id="1301769419">
      <w:marLeft w:val="480"/>
      <w:marRight w:val="0"/>
      <w:marTop w:val="0"/>
      <w:marBottom w:val="0"/>
      <w:divBdr>
        <w:top w:val="none" w:sz="0" w:space="0" w:color="auto"/>
        <w:left w:val="none" w:sz="0" w:space="0" w:color="auto"/>
        <w:bottom w:val="none" w:sz="0" w:space="0" w:color="auto"/>
        <w:right w:val="none" w:sz="0" w:space="0" w:color="auto"/>
      </w:divBdr>
    </w:div>
    <w:div w:id="1302685656">
      <w:marLeft w:val="480"/>
      <w:marRight w:val="0"/>
      <w:marTop w:val="0"/>
      <w:marBottom w:val="0"/>
      <w:divBdr>
        <w:top w:val="none" w:sz="0" w:space="0" w:color="auto"/>
        <w:left w:val="none" w:sz="0" w:space="0" w:color="auto"/>
        <w:bottom w:val="none" w:sz="0" w:space="0" w:color="auto"/>
        <w:right w:val="none" w:sz="0" w:space="0" w:color="auto"/>
      </w:divBdr>
    </w:div>
    <w:div w:id="1302731203">
      <w:marLeft w:val="480"/>
      <w:marRight w:val="0"/>
      <w:marTop w:val="0"/>
      <w:marBottom w:val="0"/>
      <w:divBdr>
        <w:top w:val="none" w:sz="0" w:space="0" w:color="auto"/>
        <w:left w:val="none" w:sz="0" w:space="0" w:color="auto"/>
        <w:bottom w:val="none" w:sz="0" w:space="0" w:color="auto"/>
        <w:right w:val="none" w:sz="0" w:space="0" w:color="auto"/>
      </w:divBdr>
    </w:div>
    <w:div w:id="1303344606">
      <w:marLeft w:val="480"/>
      <w:marRight w:val="0"/>
      <w:marTop w:val="0"/>
      <w:marBottom w:val="0"/>
      <w:divBdr>
        <w:top w:val="none" w:sz="0" w:space="0" w:color="auto"/>
        <w:left w:val="none" w:sz="0" w:space="0" w:color="auto"/>
        <w:bottom w:val="none" w:sz="0" w:space="0" w:color="auto"/>
        <w:right w:val="none" w:sz="0" w:space="0" w:color="auto"/>
      </w:divBdr>
    </w:div>
    <w:div w:id="1304502872">
      <w:marLeft w:val="480"/>
      <w:marRight w:val="0"/>
      <w:marTop w:val="0"/>
      <w:marBottom w:val="0"/>
      <w:divBdr>
        <w:top w:val="none" w:sz="0" w:space="0" w:color="auto"/>
        <w:left w:val="none" w:sz="0" w:space="0" w:color="auto"/>
        <w:bottom w:val="none" w:sz="0" w:space="0" w:color="auto"/>
        <w:right w:val="none" w:sz="0" w:space="0" w:color="auto"/>
      </w:divBdr>
    </w:div>
    <w:div w:id="1304577784">
      <w:marLeft w:val="480"/>
      <w:marRight w:val="0"/>
      <w:marTop w:val="0"/>
      <w:marBottom w:val="0"/>
      <w:divBdr>
        <w:top w:val="none" w:sz="0" w:space="0" w:color="auto"/>
        <w:left w:val="none" w:sz="0" w:space="0" w:color="auto"/>
        <w:bottom w:val="none" w:sz="0" w:space="0" w:color="auto"/>
        <w:right w:val="none" w:sz="0" w:space="0" w:color="auto"/>
      </w:divBdr>
    </w:div>
    <w:div w:id="1304771620">
      <w:marLeft w:val="480"/>
      <w:marRight w:val="0"/>
      <w:marTop w:val="0"/>
      <w:marBottom w:val="0"/>
      <w:divBdr>
        <w:top w:val="none" w:sz="0" w:space="0" w:color="auto"/>
        <w:left w:val="none" w:sz="0" w:space="0" w:color="auto"/>
        <w:bottom w:val="none" w:sz="0" w:space="0" w:color="auto"/>
        <w:right w:val="none" w:sz="0" w:space="0" w:color="auto"/>
      </w:divBdr>
    </w:div>
    <w:div w:id="1305312394">
      <w:marLeft w:val="480"/>
      <w:marRight w:val="0"/>
      <w:marTop w:val="0"/>
      <w:marBottom w:val="0"/>
      <w:divBdr>
        <w:top w:val="none" w:sz="0" w:space="0" w:color="auto"/>
        <w:left w:val="none" w:sz="0" w:space="0" w:color="auto"/>
        <w:bottom w:val="none" w:sz="0" w:space="0" w:color="auto"/>
        <w:right w:val="none" w:sz="0" w:space="0" w:color="auto"/>
      </w:divBdr>
    </w:div>
    <w:div w:id="1305431090">
      <w:marLeft w:val="480"/>
      <w:marRight w:val="0"/>
      <w:marTop w:val="0"/>
      <w:marBottom w:val="0"/>
      <w:divBdr>
        <w:top w:val="none" w:sz="0" w:space="0" w:color="auto"/>
        <w:left w:val="none" w:sz="0" w:space="0" w:color="auto"/>
        <w:bottom w:val="none" w:sz="0" w:space="0" w:color="auto"/>
        <w:right w:val="none" w:sz="0" w:space="0" w:color="auto"/>
      </w:divBdr>
    </w:div>
    <w:div w:id="1305502885">
      <w:marLeft w:val="480"/>
      <w:marRight w:val="0"/>
      <w:marTop w:val="0"/>
      <w:marBottom w:val="0"/>
      <w:divBdr>
        <w:top w:val="none" w:sz="0" w:space="0" w:color="auto"/>
        <w:left w:val="none" w:sz="0" w:space="0" w:color="auto"/>
        <w:bottom w:val="none" w:sz="0" w:space="0" w:color="auto"/>
        <w:right w:val="none" w:sz="0" w:space="0" w:color="auto"/>
      </w:divBdr>
    </w:div>
    <w:div w:id="1306158411">
      <w:marLeft w:val="480"/>
      <w:marRight w:val="0"/>
      <w:marTop w:val="0"/>
      <w:marBottom w:val="0"/>
      <w:divBdr>
        <w:top w:val="none" w:sz="0" w:space="0" w:color="auto"/>
        <w:left w:val="none" w:sz="0" w:space="0" w:color="auto"/>
        <w:bottom w:val="none" w:sz="0" w:space="0" w:color="auto"/>
        <w:right w:val="none" w:sz="0" w:space="0" w:color="auto"/>
      </w:divBdr>
    </w:div>
    <w:div w:id="1306347964">
      <w:marLeft w:val="480"/>
      <w:marRight w:val="0"/>
      <w:marTop w:val="0"/>
      <w:marBottom w:val="0"/>
      <w:divBdr>
        <w:top w:val="none" w:sz="0" w:space="0" w:color="auto"/>
        <w:left w:val="none" w:sz="0" w:space="0" w:color="auto"/>
        <w:bottom w:val="none" w:sz="0" w:space="0" w:color="auto"/>
        <w:right w:val="none" w:sz="0" w:space="0" w:color="auto"/>
      </w:divBdr>
    </w:div>
    <w:div w:id="1306350739">
      <w:marLeft w:val="480"/>
      <w:marRight w:val="0"/>
      <w:marTop w:val="0"/>
      <w:marBottom w:val="0"/>
      <w:divBdr>
        <w:top w:val="none" w:sz="0" w:space="0" w:color="auto"/>
        <w:left w:val="none" w:sz="0" w:space="0" w:color="auto"/>
        <w:bottom w:val="none" w:sz="0" w:space="0" w:color="auto"/>
        <w:right w:val="none" w:sz="0" w:space="0" w:color="auto"/>
      </w:divBdr>
    </w:div>
    <w:div w:id="1306424978">
      <w:marLeft w:val="480"/>
      <w:marRight w:val="0"/>
      <w:marTop w:val="0"/>
      <w:marBottom w:val="0"/>
      <w:divBdr>
        <w:top w:val="none" w:sz="0" w:space="0" w:color="auto"/>
        <w:left w:val="none" w:sz="0" w:space="0" w:color="auto"/>
        <w:bottom w:val="none" w:sz="0" w:space="0" w:color="auto"/>
        <w:right w:val="none" w:sz="0" w:space="0" w:color="auto"/>
      </w:divBdr>
    </w:div>
    <w:div w:id="1306469410">
      <w:marLeft w:val="480"/>
      <w:marRight w:val="0"/>
      <w:marTop w:val="0"/>
      <w:marBottom w:val="0"/>
      <w:divBdr>
        <w:top w:val="none" w:sz="0" w:space="0" w:color="auto"/>
        <w:left w:val="none" w:sz="0" w:space="0" w:color="auto"/>
        <w:bottom w:val="none" w:sz="0" w:space="0" w:color="auto"/>
        <w:right w:val="none" w:sz="0" w:space="0" w:color="auto"/>
      </w:divBdr>
    </w:div>
    <w:div w:id="1306547460">
      <w:marLeft w:val="480"/>
      <w:marRight w:val="0"/>
      <w:marTop w:val="0"/>
      <w:marBottom w:val="0"/>
      <w:divBdr>
        <w:top w:val="none" w:sz="0" w:space="0" w:color="auto"/>
        <w:left w:val="none" w:sz="0" w:space="0" w:color="auto"/>
        <w:bottom w:val="none" w:sz="0" w:space="0" w:color="auto"/>
        <w:right w:val="none" w:sz="0" w:space="0" w:color="auto"/>
      </w:divBdr>
    </w:div>
    <w:div w:id="1306813723">
      <w:marLeft w:val="480"/>
      <w:marRight w:val="0"/>
      <w:marTop w:val="0"/>
      <w:marBottom w:val="0"/>
      <w:divBdr>
        <w:top w:val="none" w:sz="0" w:space="0" w:color="auto"/>
        <w:left w:val="none" w:sz="0" w:space="0" w:color="auto"/>
        <w:bottom w:val="none" w:sz="0" w:space="0" w:color="auto"/>
        <w:right w:val="none" w:sz="0" w:space="0" w:color="auto"/>
      </w:divBdr>
    </w:div>
    <w:div w:id="1307314679">
      <w:marLeft w:val="480"/>
      <w:marRight w:val="0"/>
      <w:marTop w:val="0"/>
      <w:marBottom w:val="0"/>
      <w:divBdr>
        <w:top w:val="none" w:sz="0" w:space="0" w:color="auto"/>
        <w:left w:val="none" w:sz="0" w:space="0" w:color="auto"/>
        <w:bottom w:val="none" w:sz="0" w:space="0" w:color="auto"/>
        <w:right w:val="none" w:sz="0" w:space="0" w:color="auto"/>
      </w:divBdr>
    </w:div>
    <w:div w:id="1307591543">
      <w:marLeft w:val="480"/>
      <w:marRight w:val="0"/>
      <w:marTop w:val="0"/>
      <w:marBottom w:val="0"/>
      <w:divBdr>
        <w:top w:val="none" w:sz="0" w:space="0" w:color="auto"/>
        <w:left w:val="none" w:sz="0" w:space="0" w:color="auto"/>
        <w:bottom w:val="none" w:sz="0" w:space="0" w:color="auto"/>
        <w:right w:val="none" w:sz="0" w:space="0" w:color="auto"/>
      </w:divBdr>
    </w:div>
    <w:div w:id="1307779691">
      <w:marLeft w:val="480"/>
      <w:marRight w:val="0"/>
      <w:marTop w:val="0"/>
      <w:marBottom w:val="0"/>
      <w:divBdr>
        <w:top w:val="none" w:sz="0" w:space="0" w:color="auto"/>
        <w:left w:val="none" w:sz="0" w:space="0" w:color="auto"/>
        <w:bottom w:val="none" w:sz="0" w:space="0" w:color="auto"/>
        <w:right w:val="none" w:sz="0" w:space="0" w:color="auto"/>
      </w:divBdr>
    </w:div>
    <w:div w:id="1307973522">
      <w:marLeft w:val="480"/>
      <w:marRight w:val="0"/>
      <w:marTop w:val="0"/>
      <w:marBottom w:val="0"/>
      <w:divBdr>
        <w:top w:val="none" w:sz="0" w:space="0" w:color="auto"/>
        <w:left w:val="none" w:sz="0" w:space="0" w:color="auto"/>
        <w:bottom w:val="none" w:sz="0" w:space="0" w:color="auto"/>
        <w:right w:val="none" w:sz="0" w:space="0" w:color="auto"/>
      </w:divBdr>
    </w:div>
    <w:div w:id="1308126412">
      <w:marLeft w:val="480"/>
      <w:marRight w:val="0"/>
      <w:marTop w:val="0"/>
      <w:marBottom w:val="0"/>
      <w:divBdr>
        <w:top w:val="none" w:sz="0" w:space="0" w:color="auto"/>
        <w:left w:val="none" w:sz="0" w:space="0" w:color="auto"/>
        <w:bottom w:val="none" w:sz="0" w:space="0" w:color="auto"/>
        <w:right w:val="none" w:sz="0" w:space="0" w:color="auto"/>
      </w:divBdr>
    </w:div>
    <w:div w:id="1308171560">
      <w:marLeft w:val="480"/>
      <w:marRight w:val="0"/>
      <w:marTop w:val="0"/>
      <w:marBottom w:val="0"/>
      <w:divBdr>
        <w:top w:val="none" w:sz="0" w:space="0" w:color="auto"/>
        <w:left w:val="none" w:sz="0" w:space="0" w:color="auto"/>
        <w:bottom w:val="none" w:sz="0" w:space="0" w:color="auto"/>
        <w:right w:val="none" w:sz="0" w:space="0" w:color="auto"/>
      </w:divBdr>
    </w:div>
    <w:div w:id="1308432652">
      <w:marLeft w:val="480"/>
      <w:marRight w:val="0"/>
      <w:marTop w:val="0"/>
      <w:marBottom w:val="0"/>
      <w:divBdr>
        <w:top w:val="none" w:sz="0" w:space="0" w:color="auto"/>
        <w:left w:val="none" w:sz="0" w:space="0" w:color="auto"/>
        <w:bottom w:val="none" w:sz="0" w:space="0" w:color="auto"/>
        <w:right w:val="none" w:sz="0" w:space="0" w:color="auto"/>
      </w:divBdr>
    </w:div>
    <w:div w:id="1308433841">
      <w:marLeft w:val="480"/>
      <w:marRight w:val="0"/>
      <w:marTop w:val="0"/>
      <w:marBottom w:val="0"/>
      <w:divBdr>
        <w:top w:val="none" w:sz="0" w:space="0" w:color="auto"/>
        <w:left w:val="none" w:sz="0" w:space="0" w:color="auto"/>
        <w:bottom w:val="none" w:sz="0" w:space="0" w:color="auto"/>
        <w:right w:val="none" w:sz="0" w:space="0" w:color="auto"/>
      </w:divBdr>
    </w:div>
    <w:div w:id="1308630787">
      <w:marLeft w:val="480"/>
      <w:marRight w:val="0"/>
      <w:marTop w:val="0"/>
      <w:marBottom w:val="0"/>
      <w:divBdr>
        <w:top w:val="none" w:sz="0" w:space="0" w:color="auto"/>
        <w:left w:val="none" w:sz="0" w:space="0" w:color="auto"/>
        <w:bottom w:val="none" w:sz="0" w:space="0" w:color="auto"/>
        <w:right w:val="none" w:sz="0" w:space="0" w:color="auto"/>
      </w:divBdr>
    </w:div>
    <w:div w:id="1308824284">
      <w:marLeft w:val="480"/>
      <w:marRight w:val="0"/>
      <w:marTop w:val="0"/>
      <w:marBottom w:val="0"/>
      <w:divBdr>
        <w:top w:val="none" w:sz="0" w:space="0" w:color="auto"/>
        <w:left w:val="none" w:sz="0" w:space="0" w:color="auto"/>
        <w:bottom w:val="none" w:sz="0" w:space="0" w:color="auto"/>
        <w:right w:val="none" w:sz="0" w:space="0" w:color="auto"/>
      </w:divBdr>
    </w:div>
    <w:div w:id="1308969606">
      <w:marLeft w:val="480"/>
      <w:marRight w:val="0"/>
      <w:marTop w:val="0"/>
      <w:marBottom w:val="0"/>
      <w:divBdr>
        <w:top w:val="none" w:sz="0" w:space="0" w:color="auto"/>
        <w:left w:val="none" w:sz="0" w:space="0" w:color="auto"/>
        <w:bottom w:val="none" w:sz="0" w:space="0" w:color="auto"/>
        <w:right w:val="none" w:sz="0" w:space="0" w:color="auto"/>
      </w:divBdr>
    </w:div>
    <w:div w:id="1309558717">
      <w:marLeft w:val="480"/>
      <w:marRight w:val="0"/>
      <w:marTop w:val="0"/>
      <w:marBottom w:val="0"/>
      <w:divBdr>
        <w:top w:val="none" w:sz="0" w:space="0" w:color="auto"/>
        <w:left w:val="none" w:sz="0" w:space="0" w:color="auto"/>
        <w:bottom w:val="none" w:sz="0" w:space="0" w:color="auto"/>
        <w:right w:val="none" w:sz="0" w:space="0" w:color="auto"/>
      </w:divBdr>
    </w:div>
    <w:div w:id="1309624860">
      <w:marLeft w:val="480"/>
      <w:marRight w:val="0"/>
      <w:marTop w:val="0"/>
      <w:marBottom w:val="0"/>
      <w:divBdr>
        <w:top w:val="none" w:sz="0" w:space="0" w:color="auto"/>
        <w:left w:val="none" w:sz="0" w:space="0" w:color="auto"/>
        <w:bottom w:val="none" w:sz="0" w:space="0" w:color="auto"/>
        <w:right w:val="none" w:sz="0" w:space="0" w:color="auto"/>
      </w:divBdr>
    </w:div>
    <w:div w:id="1309625490">
      <w:marLeft w:val="480"/>
      <w:marRight w:val="0"/>
      <w:marTop w:val="0"/>
      <w:marBottom w:val="0"/>
      <w:divBdr>
        <w:top w:val="none" w:sz="0" w:space="0" w:color="auto"/>
        <w:left w:val="none" w:sz="0" w:space="0" w:color="auto"/>
        <w:bottom w:val="none" w:sz="0" w:space="0" w:color="auto"/>
        <w:right w:val="none" w:sz="0" w:space="0" w:color="auto"/>
      </w:divBdr>
    </w:div>
    <w:div w:id="1310211554">
      <w:marLeft w:val="480"/>
      <w:marRight w:val="0"/>
      <w:marTop w:val="0"/>
      <w:marBottom w:val="0"/>
      <w:divBdr>
        <w:top w:val="none" w:sz="0" w:space="0" w:color="auto"/>
        <w:left w:val="none" w:sz="0" w:space="0" w:color="auto"/>
        <w:bottom w:val="none" w:sz="0" w:space="0" w:color="auto"/>
        <w:right w:val="none" w:sz="0" w:space="0" w:color="auto"/>
      </w:divBdr>
    </w:div>
    <w:div w:id="1310329711">
      <w:marLeft w:val="480"/>
      <w:marRight w:val="0"/>
      <w:marTop w:val="0"/>
      <w:marBottom w:val="0"/>
      <w:divBdr>
        <w:top w:val="none" w:sz="0" w:space="0" w:color="auto"/>
        <w:left w:val="none" w:sz="0" w:space="0" w:color="auto"/>
        <w:bottom w:val="none" w:sz="0" w:space="0" w:color="auto"/>
        <w:right w:val="none" w:sz="0" w:space="0" w:color="auto"/>
      </w:divBdr>
    </w:div>
    <w:div w:id="1310357396">
      <w:marLeft w:val="480"/>
      <w:marRight w:val="0"/>
      <w:marTop w:val="0"/>
      <w:marBottom w:val="0"/>
      <w:divBdr>
        <w:top w:val="none" w:sz="0" w:space="0" w:color="auto"/>
        <w:left w:val="none" w:sz="0" w:space="0" w:color="auto"/>
        <w:bottom w:val="none" w:sz="0" w:space="0" w:color="auto"/>
        <w:right w:val="none" w:sz="0" w:space="0" w:color="auto"/>
      </w:divBdr>
    </w:div>
    <w:div w:id="1310482523">
      <w:marLeft w:val="480"/>
      <w:marRight w:val="0"/>
      <w:marTop w:val="0"/>
      <w:marBottom w:val="0"/>
      <w:divBdr>
        <w:top w:val="none" w:sz="0" w:space="0" w:color="auto"/>
        <w:left w:val="none" w:sz="0" w:space="0" w:color="auto"/>
        <w:bottom w:val="none" w:sz="0" w:space="0" w:color="auto"/>
        <w:right w:val="none" w:sz="0" w:space="0" w:color="auto"/>
      </w:divBdr>
    </w:div>
    <w:div w:id="1311246636">
      <w:marLeft w:val="480"/>
      <w:marRight w:val="0"/>
      <w:marTop w:val="0"/>
      <w:marBottom w:val="0"/>
      <w:divBdr>
        <w:top w:val="none" w:sz="0" w:space="0" w:color="auto"/>
        <w:left w:val="none" w:sz="0" w:space="0" w:color="auto"/>
        <w:bottom w:val="none" w:sz="0" w:space="0" w:color="auto"/>
        <w:right w:val="none" w:sz="0" w:space="0" w:color="auto"/>
      </w:divBdr>
    </w:div>
    <w:div w:id="1311444909">
      <w:marLeft w:val="480"/>
      <w:marRight w:val="0"/>
      <w:marTop w:val="0"/>
      <w:marBottom w:val="0"/>
      <w:divBdr>
        <w:top w:val="none" w:sz="0" w:space="0" w:color="auto"/>
        <w:left w:val="none" w:sz="0" w:space="0" w:color="auto"/>
        <w:bottom w:val="none" w:sz="0" w:space="0" w:color="auto"/>
        <w:right w:val="none" w:sz="0" w:space="0" w:color="auto"/>
      </w:divBdr>
    </w:div>
    <w:div w:id="1311790613">
      <w:marLeft w:val="480"/>
      <w:marRight w:val="0"/>
      <w:marTop w:val="0"/>
      <w:marBottom w:val="0"/>
      <w:divBdr>
        <w:top w:val="none" w:sz="0" w:space="0" w:color="auto"/>
        <w:left w:val="none" w:sz="0" w:space="0" w:color="auto"/>
        <w:bottom w:val="none" w:sz="0" w:space="0" w:color="auto"/>
        <w:right w:val="none" w:sz="0" w:space="0" w:color="auto"/>
      </w:divBdr>
    </w:div>
    <w:div w:id="1312321253">
      <w:marLeft w:val="480"/>
      <w:marRight w:val="0"/>
      <w:marTop w:val="0"/>
      <w:marBottom w:val="0"/>
      <w:divBdr>
        <w:top w:val="none" w:sz="0" w:space="0" w:color="auto"/>
        <w:left w:val="none" w:sz="0" w:space="0" w:color="auto"/>
        <w:bottom w:val="none" w:sz="0" w:space="0" w:color="auto"/>
        <w:right w:val="none" w:sz="0" w:space="0" w:color="auto"/>
      </w:divBdr>
    </w:div>
    <w:div w:id="1312367301">
      <w:marLeft w:val="480"/>
      <w:marRight w:val="0"/>
      <w:marTop w:val="0"/>
      <w:marBottom w:val="0"/>
      <w:divBdr>
        <w:top w:val="none" w:sz="0" w:space="0" w:color="auto"/>
        <w:left w:val="none" w:sz="0" w:space="0" w:color="auto"/>
        <w:bottom w:val="none" w:sz="0" w:space="0" w:color="auto"/>
        <w:right w:val="none" w:sz="0" w:space="0" w:color="auto"/>
      </w:divBdr>
    </w:div>
    <w:div w:id="1312558693">
      <w:marLeft w:val="480"/>
      <w:marRight w:val="0"/>
      <w:marTop w:val="0"/>
      <w:marBottom w:val="0"/>
      <w:divBdr>
        <w:top w:val="none" w:sz="0" w:space="0" w:color="auto"/>
        <w:left w:val="none" w:sz="0" w:space="0" w:color="auto"/>
        <w:bottom w:val="none" w:sz="0" w:space="0" w:color="auto"/>
        <w:right w:val="none" w:sz="0" w:space="0" w:color="auto"/>
      </w:divBdr>
    </w:div>
    <w:div w:id="1312564188">
      <w:marLeft w:val="480"/>
      <w:marRight w:val="0"/>
      <w:marTop w:val="0"/>
      <w:marBottom w:val="0"/>
      <w:divBdr>
        <w:top w:val="none" w:sz="0" w:space="0" w:color="auto"/>
        <w:left w:val="none" w:sz="0" w:space="0" w:color="auto"/>
        <w:bottom w:val="none" w:sz="0" w:space="0" w:color="auto"/>
        <w:right w:val="none" w:sz="0" w:space="0" w:color="auto"/>
      </w:divBdr>
    </w:div>
    <w:div w:id="1312908140">
      <w:marLeft w:val="480"/>
      <w:marRight w:val="0"/>
      <w:marTop w:val="0"/>
      <w:marBottom w:val="0"/>
      <w:divBdr>
        <w:top w:val="none" w:sz="0" w:space="0" w:color="auto"/>
        <w:left w:val="none" w:sz="0" w:space="0" w:color="auto"/>
        <w:bottom w:val="none" w:sz="0" w:space="0" w:color="auto"/>
        <w:right w:val="none" w:sz="0" w:space="0" w:color="auto"/>
      </w:divBdr>
    </w:div>
    <w:div w:id="1313676012">
      <w:marLeft w:val="480"/>
      <w:marRight w:val="0"/>
      <w:marTop w:val="0"/>
      <w:marBottom w:val="0"/>
      <w:divBdr>
        <w:top w:val="none" w:sz="0" w:space="0" w:color="auto"/>
        <w:left w:val="none" w:sz="0" w:space="0" w:color="auto"/>
        <w:bottom w:val="none" w:sz="0" w:space="0" w:color="auto"/>
        <w:right w:val="none" w:sz="0" w:space="0" w:color="auto"/>
      </w:divBdr>
    </w:div>
    <w:div w:id="1313677581">
      <w:marLeft w:val="480"/>
      <w:marRight w:val="0"/>
      <w:marTop w:val="0"/>
      <w:marBottom w:val="0"/>
      <w:divBdr>
        <w:top w:val="none" w:sz="0" w:space="0" w:color="auto"/>
        <w:left w:val="none" w:sz="0" w:space="0" w:color="auto"/>
        <w:bottom w:val="none" w:sz="0" w:space="0" w:color="auto"/>
        <w:right w:val="none" w:sz="0" w:space="0" w:color="auto"/>
      </w:divBdr>
    </w:div>
    <w:div w:id="1313867585">
      <w:marLeft w:val="480"/>
      <w:marRight w:val="0"/>
      <w:marTop w:val="0"/>
      <w:marBottom w:val="0"/>
      <w:divBdr>
        <w:top w:val="none" w:sz="0" w:space="0" w:color="auto"/>
        <w:left w:val="none" w:sz="0" w:space="0" w:color="auto"/>
        <w:bottom w:val="none" w:sz="0" w:space="0" w:color="auto"/>
        <w:right w:val="none" w:sz="0" w:space="0" w:color="auto"/>
      </w:divBdr>
    </w:div>
    <w:div w:id="1314136511">
      <w:marLeft w:val="480"/>
      <w:marRight w:val="0"/>
      <w:marTop w:val="0"/>
      <w:marBottom w:val="0"/>
      <w:divBdr>
        <w:top w:val="none" w:sz="0" w:space="0" w:color="auto"/>
        <w:left w:val="none" w:sz="0" w:space="0" w:color="auto"/>
        <w:bottom w:val="none" w:sz="0" w:space="0" w:color="auto"/>
        <w:right w:val="none" w:sz="0" w:space="0" w:color="auto"/>
      </w:divBdr>
    </w:div>
    <w:div w:id="1314141218">
      <w:marLeft w:val="480"/>
      <w:marRight w:val="0"/>
      <w:marTop w:val="0"/>
      <w:marBottom w:val="0"/>
      <w:divBdr>
        <w:top w:val="none" w:sz="0" w:space="0" w:color="auto"/>
        <w:left w:val="none" w:sz="0" w:space="0" w:color="auto"/>
        <w:bottom w:val="none" w:sz="0" w:space="0" w:color="auto"/>
        <w:right w:val="none" w:sz="0" w:space="0" w:color="auto"/>
      </w:divBdr>
    </w:div>
    <w:div w:id="1314144845">
      <w:marLeft w:val="480"/>
      <w:marRight w:val="0"/>
      <w:marTop w:val="0"/>
      <w:marBottom w:val="0"/>
      <w:divBdr>
        <w:top w:val="none" w:sz="0" w:space="0" w:color="auto"/>
        <w:left w:val="none" w:sz="0" w:space="0" w:color="auto"/>
        <w:bottom w:val="none" w:sz="0" w:space="0" w:color="auto"/>
        <w:right w:val="none" w:sz="0" w:space="0" w:color="auto"/>
      </w:divBdr>
    </w:div>
    <w:div w:id="1314214092">
      <w:marLeft w:val="480"/>
      <w:marRight w:val="0"/>
      <w:marTop w:val="0"/>
      <w:marBottom w:val="0"/>
      <w:divBdr>
        <w:top w:val="none" w:sz="0" w:space="0" w:color="auto"/>
        <w:left w:val="none" w:sz="0" w:space="0" w:color="auto"/>
        <w:bottom w:val="none" w:sz="0" w:space="0" w:color="auto"/>
        <w:right w:val="none" w:sz="0" w:space="0" w:color="auto"/>
      </w:divBdr>
    </w:div>
    <w:div w:id="1314601231">
      <w:marLeft w:val="480"/>
      <w:marRight w:val="0"/>
      <w:marTop w:val="0"/>
      <w:marBottom w:val="0"/>
      <w:divBdr>
        <w:top w:val="none" w:sz="0" w:space="0" w:color="auto"/>
        <w:left w:val="none" w:sz="0" w:space="0" w:color="auto"/>
        <w:bottom w:val="none" w:sz="0" w:space="0" w:color="auto"/>
        <w:right w:val="none" w:sz="0" w:space="0" w:color="auto"/>
      </w:divBdr>
    </w:div>
    <w:div w:id="1314870523">
      <w:marLeft w:val="480"/>
      <w:marRight w:val="0"/>
      <w:marTop w:val="0"/>
      <w:marBottom w:val="0"/>
      <w:divBdr>
        <w:top w:val="none" w:sz="0" w:space="0" w:color="auto"/>
        <w:left w:val="none" w:sz="0" w:space="0" w:color="auto"/>
        <w:bottom w:val="none" w:sz="0" w:space="0" w:color="auto"/>
        <w:right w:val="none" w:sz="0" w:space="0" w:color="auto"/>
      </w:divBdr>
    </w:div>
    <w:div w:id="1315449651">
      <w:marLeft w:val="480"/>
      <w:marRight w:val="0"/>
      <w:marTop w:val="0"/>
      <w:marBottom w:val="0"/>
      <w:divBdr>
        <w:top w:val="none" w:sz="0" w:space="0" w:color="auto"/>
        <w:left w:val="none" w:sz="0" w:space="0" w:color="auto"/>
        <w:bottom w:val="none" w:sz="0" w:space="0" w:color="auto"/>
        <w:right w:val="none" w:sz="0" w:space="0" w:color="auto"/>
      </w:divBdr>
    </w:div>
    <w:div w:id="1315529887">
      <w:marLeft w:val="480"/>
      <w:marRight w:val="0"/>
      <w:marTop w:val="0"/>
      <w:marBottom w:val="0"/>
      <w:divBdr>
        <w:top w:val="none" w:sz="0" w:space="0" w:color="auto"/>
        <w:left w:val="none" w:sz="0" w:space="0" w:color="auto"/>
        <w:bottom w:val="none" w:sz="0" w:space="0" w:color="auto"/>
        <w:right w:val="none" w:sz="0" w:space="0" w:color="auto"/>
      </w:divBdr>
    </w:div>
    <w:div w:id="1315796821">
      <w:marLeft w:val="480"/>
      <w:marRight w:val="0"/>
      <w:marTop w:val="0"/>
      <w:marBottom w:val="0"/>
      <w:divBdr>
        <w:top w:val="none" w:sz="0" w:space="0" w:color="auto"/>
        <w:left w:val="none" w:sz="0" w:space="0" w:color="auto"/>
        <w:bottom w:val="none" w:sz="0" w:space="0" w:color="auto"/>
        <w:right w:val="none" w:sz="0" w:space="0" w:color="auto"/>
      </w:divBdr>
    </w:div>
    <w:div w:id="1315798406">
      <w:marLeft w:val="480"/>
      <w:marRight w:val="0"/>
      <w:marTop w:val="0"/>
      <w:marBottom w:val="0"/>
      <w:divBdr>
        <w:top w:val="none" w:sz="0" w:space="0" w:color="auto"/>
        <w:left w:val="none" w:sz="0" w:space="0" w:color="auto"/>
        <w:bottom w:val="none" w:sz="0" w:space="0" w:color="auto"/>
        <w:right w:val="none" w:sz="0" w:space="0" w:color="auto"/>
      </w:divBdr>
    </w:div>
    <w:div w:id="1316102799">
      <w:marLeft w:val="480"/>
      <w:marRight w:val="0"/>
      <w:marTop w:val="0"/>
      <w:marBottom w:val="0"/>
      <w:divBdr>
        <w:top w:val="none" w:sz="0" w:space="0" w:color="auto"/>
        <w:left w:val="none" w:sz="0" w:space="0" w:color="auto"/>
        <w:bottom w:val="none" w:sz="0" w:space="0" w:color="auto"/>
        <w:right w:val="none" w:sz="0" w:space="0" w:color="auto"/>
      </w:divBdr>
    </w:div>
    <w:div w:id="1316109231">
      <w:marLeft w:val="480"/>
      <w:marRight w:val="0"/>
      <w:marTop w:val="0"/>
      <w:marBottom w:val="0"/>
      <w:divBdr>
        <w:top w:val="none" w:sz="0" w:space="0" w:color="auto"/>
        <w:left w:val="none" w:sz="0" w:space="0" w:color="auto"/>
        <w:bottom w:val="none" w:sz="0" w:space="0" w:color="auto"/>
        <w:right w:val="none" w:sz="0" w:space="0" w:color="auto"/>
      </w:divBdr>
    </w:div>
    <w:div w:id="1316450078">
      <w:marLeft w:val="480"/>
      <w:marRight w:val="0"/>
      <w:marTop w:val="0"/>
      <w:marBottom w:val="0"/>
      <w:divBdr>
        <w:top w:val="none" w:sz="0" w:space="0" w:color="auto"/>
        <w:left w:val="none" w:sz="0" w:space="0" w:color="auto"/>
        <w:bottom w:val="none" w:sz="0" w:space="0" w:color="auto"/>
        <w:right w:val="none" w:sz="0" w:space="0" w:color="auto"/>
      </w:divBdr>
    </w:div>
    <w:div w:id="1316764947">
      <w:marLeft w:val="480"/>
      <w:marRight w:val="0"/>
      <w:marTop w:val="0"/>
      <w:marBottom w:val="0"/>
      <w:divBdr>
        <w:top w:val="none" w:sz="0" w:space="0" w:color="auto"/>
        <w:left w:val="none" w:sz="0" w:space="0" w:color="auto"/>
        <w:bottom w:val="none" w:sz="0" w:space="0" w:color="auto"/>
        <w:right w:val="none" w:sz="0" w:space="0" w:color="auto"/>
      </w:divBdr>
    </w:div>
    <w:div w:id="1317416138">
      <w:marLeft w:val="480"/>
      <w:marRight w:val="0"/>
      <w:marTop w:val="0"/>
      <w:marBottom w:val="0"/>
      <w:divBdr>
        <w:top w:val="none" w:sz="0" w:space="0" w:color="auto"/>
        <w:left w:val="none" w:sz="0" w:space="0" w:color="auto"/>
        <w:bottom w:val="none" w:sz="0" w:space="0" w:color="auto"/>
        <w:right w:val="none" w:sz="0" w:space="0" w:color="auto"/>
      </w:divBdr>
    </w:div>
    <w:div w:id="1318728650">
      <w:marLeft w:val="480"/>
      <w:marRight w:val="0"/>
      <w:marTop w:val="0"/>
      <w:marBottom w:val="0"/>
      <w:divBdr>
        <w:top w:val="none" w:sz="0" w:space="0" w:color="auto"/>
        <w:left w:val="none" w:sz="0" w:space="0" w:color="auto"/>
        <w:bottom w:val="none" w:sz="0" w:space="0" w:color="auto"/>
        <w:right w:val="none" w:sz="0" w:space="0" w:color="auto"/>
      </w:divBdr>
    </w:div>
    <w:div w:id="1318873489">
      <w:marLeft w:val="480"/>
      <w:marRight w:val="0"/>
      <w:marTop w:val="0"/>
      <w:marBottom w:val="0"/>
      <w:divBdr>
        <w:top w:val="none" w:sz="0" w:space="0" w:color="auto"/>
        <w:left w:val="none" w:sz="0" w:space="0" w:color="auto"/>
        <w:bottom w:val="none" w:sz="0" w:space="0" w:color="auto"/>
        <w:right w:val="none" w:sz="0" w:space="0" w:color="auto"/>
      </w:divBdr>
    </w:div>
    <w:div w:id="1318923042">
      <w:marLeft w:val="480"/>
      <w:marRight w:val="0"/>
      <w:marTop w:val="0"/>
      <w:marBottom w:val="0"/>
      <w:divBdr>
        <w:top w:val="none" w:sz="0" w:space="0" w:color="auto"/>
        <w:left w:val="none" w:sz="0" w:space="0" w:color="auto"/>
        <w:bottom w:val="none" w:sz="0" w:space="0" w:color="auto"/>
        <w:right w:val="none" w:sz="0" w:space="0" w:color="auto"/>
      </w:divBdr>
    </w:div>
    <w:div w:id="1318925751">
      <w:marLeft w:val="480"/>
      <w:marRight w:val="0"/>
      <w:marTop w:val="0"/>
      <w:marBottom w:val="0"/>
      <w:divBdr>
        <w:top w:val="none" w:sz="0" w:space="0" w:color="auto"/>
        <w:left w:val="none" w:sz="0" w:space="0" w:color="auto"/>
        <w:bottom w:val="none" w:sz="0" w:space="0" w:color="auto"/>
        <w:right w:val="none" w:sz="0" w:space="0" w:color="auto"/>
      </w:divBdr>
    </w:div>
    <w:div w:id="1319261715">
      <w:marLeft w:val="480"/>
      <w:marRight w:val="0"/>
      <w:marTop w:val="0"/>
      <w:marBottom w:val="0"/>
      <w:divBdr>
        <w:top w:val="none" w:sz="0" w:space="0" w:color="auto"/>
        <w:left w:val="none" w:sz="0" w:space="0" w:color="auto"/>
        <w:bottom w:val="none" w:sz="0" w:space="0" w:color="auto"/>
        <w:right w:val="none" w:sz="0" w:space="0" w:color="auto"/>
      </w:divBdr>
    </w:div>
    <w:div w:id="1319916213">
      <w:marLeft w:val="480"/>
      <w:marRight w:val="0"/>
      <w:marTop w:val="0"/>
      <w:marBottom w:val="0"/>
      <w:divBdr>
        <w:top w:val="none" w:sz="0" w:space="0" w:color="auto"/>
        <w:left w:val="none" w:sz="0" w:space="0" w:color="auto"/>
        <w:bottom w:val="none" w:sz="0" w:space="0" w:color="auto"/>
        <w:right w:val="none" w:sz="0" w:space="0" w:color="auto"/>
      </w:divBdr>
    </w:div>
    <w:div w:id="1320424954">
      <w:marLeft w:val="480"/>
      <w:marRight w:val="0"/>
      <w:marTop w:val="0"/>
      <w:marBottom w:val="0"/>
      <w:divBdr>
        <w:top w:val="none" w:sz="0" w:space="0" w:color="auto"/>
        <w:left w:val="none" w:sz="0" w:space="0" w:color="auto"/>
        <w:bottom w:val="none" w:sz="0" w:space="0" w:color="auto"/>
        <w:right w:val="none" w:sz="0" w:space="0" w:color="auto"/>
      </w:divBdr>
    </w:div>
    <w:div w:id="1320428305">
      <w:marLeft w:val="480"/>
      <w:marRight w:val="0"/>
      <w:marTop w:val="0"/>
      <w:marBottom w:val="0"/>
      <w:divBdr>
        <w:top w:val="none" w:sz="0" w:space="0" w:color="auto"/>
        <w:left w:val="none" w:sz="0" w:space="0" w:color="auto"/>
        <w:bottom w:val="none" w:sz="0" w:space="0" w:color="auto"/>
        <w:right w:val="none" w:sz="0" w:space="0" w:color="auto"/>
      </w:divBdr>
    </w:div>
    <w:div w:id="1321034177">
      <w:marLeft w:val="480"/>
      <w:marRight w:val="0"/>
      <w:marTop w:val="0"/>
      <w:marBottom w:val="0"/>
      <w:divBdr>
        <w:top w:val="none" w:sz="0" w:space="0" w:color="auto"/>
        <w:left w:val="none" w:sz="0" w:space="0" w:color="auto"/>
        <w:bottom w:val="none" w:sz="0" w:space="0" w:color="auto"/>
        <w:right w:val="none" w:sz="0" w:space="0" w:color="auto"/>
      </w:divBdr>
    </w:div>
    <w:div w:id="1321229947">
      <w:marLeft w:val="480"/>
      <w:marRight w:val="0"/>
      <w:marTop w:val="0"/>
      <w:marBottom w:val="0"/>
      <w:divBdr>
        <w:top w:val="none" w:sz="0" w:space="0" w:color="auto"/>
        <w:left w:val="none" w:sz="0" w:space="0" w:color="auto"/>
        <w:bottom w:val="none" w:sz="0" w:space="0" w:color="auto"/>
        <w:right w:val="none" w:sz="0" w:space="0" w:color="auto"/>
      </w:divBdr>
    </w:div>
    <w:div w:id="1321420275">
      <w:marLeft w:val="480"/>
      <w:marRight w:val="0"/>
      <w:marTop w:val="0"/>
      <w:marBottom w:val="0"/>
      <w:divBdr>
        <w:top w:val="none" w:sz="0" w:space="0" w:color="auto"/>
        <w:left w:val="none" w:sz="0" w:space="0" w:color="auto"/>
        <w:bottom w:val="none" w:sz="0" w:space="0" w:color="auto"/>
        <w:right w:val="none" w:sz="0" w:space="0" w:color="auto"/>
      </w:divBdr>
    </w:div>
    <w:div w:id="1321959235">
      <w:marLeft w:val="480"/>
      <w:marRight w:val="0"/>
      <w:marTop w:val="0"/>
      <w:marBottom w:val="0"/>
      <w:divBdr>
        <w:top w:val="none" w:sz="0" w:space="0" w:color="auto"/>
        <w:left w:val="none" w:sz="0" w:space="0" w:color="auto"/>
        <w:bottom w:val="none" w:sz="0" w:space="0" w:color="auto"/>
        <w:right w:val="none" w:sz="0" w:space="0" w:color="auto"/>
      </w:divBdr>
    </w:div>
    <w:div w:id="1322150060">
      <w:marLeft w:val="480"/>
      <w:marRight w:val="0"/>
      <w:marTop w:val="0"/>
      <w:marBottom w:val="0"/>
      <w:divBdr>
        <w:top w:val="none" w:sz="0" w:space="0" w:color="auto"/>
        <w:left w:val="none" w:sz="0" w:space="0" w:color="auto"/>
        <w:bottom w:val="none" w:sz="0" w:space="0" w:color="auto"/>
        <w:right w:val="none" w:sz="0" w:space="0" w:color="auto"/>
      </w:divBdr>
    </w:div>
    <w:div w:id="1322268126">
      <w:marLeft w:val="480"/>
      <w:marRight w:val="0"/>
      <w:marTop w:val="0"/>
      <w:marBottom w:val="0"/>
      <w:divBdr>
        <w:top w:val="none" w:sz="0" w:space="0" w:color="auto"/>
        <w:left w:val="none" w:sz="0" w:space="0" w:color="auto"/>
        <w:bottom w:val="none" w:sz="0" w:space="0" w:color="auto"/>
        <w:right w:val="none" w:sz="0" w:space="0" w:color="auto"/>
      </w:divBdr>
    </w:div>
    <w:div w:id="1322545861">
      <w:marLeft w:val="480"/>
      <w:marRight w:val="0"/>
      <w:marTop w:val="0"/>
      <w:marBottom w:val="0"/>
      <w:divBdr>
        <w:top w:val="none" w:sz="0" w:space="0" w:color="auto"/>
        <w:left w:val="none" w:sz="0" w:space="0" w:color="auto"/>
        <w:bottom w:val="none" w:sz="0" w:space="0" w:color="auto"/>
        <w:right w:val="none" w:sz="0" w:space="0" w:color="auto"/>
      </w:divBdr>
    </w:div>
    <w:div w:id="1323505184">
      <w:marLeft w:val="480"/>
      <w:marRight w:val="0"/>
      <w:marTop w:val="0"/>
      <w:marBottom w:val="0"/>
      <w:divBdr>
        <w:top w:val="none" w:sz="0" w:space="0" w:color="auto"/>
        <w:left w:val="none" w:sz="0" w:space="0" w:color="auto"/>
        <w:bottom w:val="none" w:sz="0" w:space="0" w:color="auto"/>
        <w:right w:val="none" w:sz="0" w:space="0" w:color="auto"/>
      </w:divBdr>
    </w:div>
    <w:div w:id="1323580275">
      <w:marLeft w:val="480"/>
      <w:marRight w:val="0"/>
      <w:marTop w:val="0"/>
      <w:marBottom w:val="0"/>
      <w:divBdr>
        <w:top w:val="none" w:sz="0" w:space="0" w:color="auto"/>
        <w:left w:val="none" w:sz="0" w:space="0" w:color="auto"/>
        <w:bottom w:val="none" w:sz="0" w:space="0" w:color="auto"/>
        <w:right w:val="none" w:sz="0" w:space="0" w:color="auto"/>
      </w:divBdr>
    </w:div>
    <w:div w:id="1323702762">
      <w:marLeft w:val="480"/>
      <w:marRight w:val="0"/>
      <w:marTop w:val="0"/>
      <w:marBottom w:val="0"/>
      <w:divBdr>
        <w:top w:val="none" w:sz="0" w:space="0" w:color="auto"/>
        <w:left w:val="none" w:sz="0" w:space="0" w:color="auto"/>
        <w:bottom w:val="none" w:sz="0" w:space="0" w:color="auto"/>
        <w:right w:val="none" w:sz="0" w:space="0" w:color="auto"/>
      </w:divBdr>
    </w:div>
    <w:div w:id="1324317687">
      <w:marLeft w:val="480"/>
      <w:marRight w:val="0"/>
      <w:marTop w:val="0"/>
      <w:marBottom w:val="0"/>
      <w:divBdr>
        <w:top w:val="none" w:sz="0" w:space="0" w:color="auto"/>
        <w:left w:val="none" w:sz="0" w:space="0" w:color="auto"/>
        <w:bottom w:val="none" w:sz="0" w:space="0" w:color="auto"/>
        <w:right w:val="none" w:sz="0" w:space="0" w:color="auto"/>
      </w:divBdr>
    </w:div>
    <w:div w:id="1324433603">
      <w:marLeft w:val="480"/>
      <w:marRight w:val="0"/>
      <w:marTop w:val="0"/>
      <w:marBottom w:val="0"/>
      <w:divBdr>
        <w:top w:val="none" w:sz="0" w:space="0" w:color="auto"/>
        <w:left w:val="none" w:sz="0" w:space="0" w:color="auto"/>
        <w:bottom w:val="none" w:sz="0" w:space="0" w:color="auto"/>
        <w:right w:val="none" w:sz="0" w:space="0" w:color="auto"/>
      </w:divBdr>
    </w:div>
    <w:div w:id="1324550267">
      <w:marLeft w:val="480"/>
      <w:marRight w:val="0"/>
      <w:marTop w:val="0"/>
      <w:marBottom w:val="0"/>
      <w:divBdr>
        <w:top w:val="none" w:sz="0" w:space="0" w:color="auto"/>
        <w:left w:val="none" w:sz="0" w:space="0" w:color="auto"/>
        <w:bottom w:val="none" w:sz="0" w:space="0" w:color="auto"/>
        <w:right w:val="none" w:sz="0" w:space="0" w:color="auto"/>
      </w:divBdr>
    </w:div>
    <w:div w:id="1324553724">
      <w:marLeft w:val="480"/>
      <w:marRight w:val="0"/>
      <w:marTop w:val="0"/>
      <w:marBottom w:val="0"/>
      <w:divBdr>
        <w:top w:val="none" w:sz="0" w:space="0" w:color="auto"/>
        <w:left w:val="none" w:sz="0" w:space="0" w:color="auto"/>
        <w:bottom w:val="none" w:sz="0" w:space="0" w:color="auto"/>
        <w:right w:val="none" w:sz="0" w:space="0" w:color="auto"/>
      </w:divBdr>
    </w:div>
    <w:div w:id="1324622734">
      <w:marLeft w:val="480"/>
      <w:marRight w:val="0"/>
      <w:marTop w:val="0"/>
      <w:marBottom w:val="0"/>
      <w:divBdr>
        <w:top w:val="none" w:sz="0" w:space="0" w:color="auto"/>
        <w:left w:val="none" w:sz="0" w:space="0" w:color="auto"/>
        <w:bottom w:val="none" w:sz="0" w:space="0" w:color="auto"/>
        <w:right w:val="none" w:sz="0" w:space="0" w:color="auto"/>
      </w:divBdr>
    </w:div>
    <w:div w:id="1324747394">
      <w:marLeft w:val="480"/>
      <w:marRight w:val="0"/>
      <w:marTop w:val="0"/>
      <w:marBottom w:val="0"/>
      <w:divBdr>
        <w:top w:val="none" w:sz="0" w:space="0" w:color="auto"/>
        <w:left w:val="none" w:sz="0" w:space="0" w:color="auto"/>
        <w:bottom w:val="none" w:sz="0" w:space="0" w:color="auto"/>
        <w:right w:val="none" w:sz="0" w:space="0" w:color="auto"/>
      </w:divBdr>
    </w:div>
    <w:div w:id="1324818031">
      <w:marLeft w:val="480"/>
      <w:marRight w:val="0"/>
      <w:marTop w:val="0"/>
      <w:marBottom w:val="0"/>
      <w:divBdr>
        <w:top w:val="none" w:sz="0" w:space="0" w:color="auto"/>
        <w:left w:val="none" w:sz="0" w:space="0" w:color="auto"/>
        <w:bottom w:val="none" w:sz="0" w:space="0" w:color="auto"/>
        <w:right w:val="none" w:sz="0" w:space="0" w:color="auto"/>
      </w:divBdr>
    </w:div>
    <w:div w:id="1325205232">
      <w:marLeft w:val="480"/>
      <w:marRight w:val="0"/>
      <w:marTop w:val="0"/>
      <w:marBottom w:val="0"/>
      <w:divBdr>
        <w:top w:val="none" w:sz="0" w:space="0" w:color="auto"/>
        <w:left w:val="none" w:sz="0" w:space="0" w:color="auto"/>
        <w:bottom w:val="none" w:sz="0" w:space="0" w:color="auto"/>
        <w:right w:val="none" w:sz="0" w:space="0" w:color="auto"/>
      </w:divBdr>
    </w:div>
    <w:div w:id="1325475218">
      <w:marLeft w:val="480"/>
      <w:marRight w:val="0"/>
      <w:marTop w:val="0"/>
      <w:marBottom w:val="0"/>
      <w:divBdr>
        <w:top w:val="none" w:sz="0" w:space="0" w:color="auto"/>
        <w:left w:val="none" w:sz="0" w:space="0" w:color="auto"/>
        <w:bottom w:val="none" w:sz="0" w:space="0" w:color="auto"/>
        <w:right w:val="none" w:sz="0" w:space="0" w:color="auto"/>
      </w:divBdr>
    </w:div>
    <w:div w:id="1325742507">
      <w:marLeft w:val="480"/>
      <w:marRight w:val="0"/>
      <w:marTop w:val="0"/>
      <w:marBottom w:val="0"/>
      <w:divBdr>
        <w:top w:val="none" w:sz="0" w:space="0" w:color="auto"/>
        <w:left w:val="none" w:sz="0" w:space="0" w:color="auto"/>
        <w:bottom w:val="none" w:sz="0" w:space="0" w:color="auto"/>
        <w:right w:val="none" w:sz="0" w:space="0" w:color="auto"/>
      </w:divBdr>
    </w:div>
    <w:div w:id="1325889918">
      <w:marLeft w:val="480"/>
      <w:marRight w:val="0"/>
      <w:marTop w:val="0"/>
      <w:marBottom w:val="0"/>
      <w:divBdr>
        <w:top w:val="none" w:sz="0" w:space="0" w:color="auto"/>
        <w:left w:val="none" w:sz="0" w:space="0" w:color="auto"/>
        <w:bottom w:val="none" w:sz="0" w:space="0" w:color="auto"/>
        <w:right w:val="none" w:sz="0" w:space="0" w:color="auto"/>
      </w:divBdr>
    </w:div>
    <w:div w:id="1326013649">
      <w:marLeft w:val="480"/>
      <w:marRight w:val="0"/>
      <w:marTop w:val="0"/>
      <w:marBottom w:val="0"/>
      <w:divBdr>
        <w:top w:val="none" w:sz="0" w:space="0" w:color="auto"/>
        <w:left w:val="none" w:sz="0" w:space="0" w:color="auto"/>
        <w:bottom w:val="none" w:sz="0" w:space="0" w:color="auto"/>
        <w:right w:val="none" w:sz="0" w:space="0" w:color="auto"/>
      </w:divBdr>
    </w:div>
    <w:div w:id="1326084432">
      <w:marLeft w:val="480"/>
      <w:marRight w:val="0"/>
      <w:marTop w:val="0"/>
      <w:marBottom w:val="0"/>
      <w:divBdr>
        <w:top w:val="none" w:sz="0" w:space="0" w:color="auto"/>
        <w:left w:val="none" w:sz="0" w:space="0" w:color="auto"/>
        <w:bottom w:val="none" w:sz="0" w:space="0" w:color="auto"/>
        <w:right w:val="none" w:sz="0" w:space="0" w:color="auto"/>
      </w:divBdr>
    </w:div>
    <w:div w:id="1326205879">
      <w:marLeft w:val="480"/>
      <w:marRight w:val="0"/>
      <w:marTop w:val="0"/>
      <w:marBottom w:val="0"/>
      <w:divBdr>
        <w:top w:val="none" w:sz="0" w:space="0" w:color="auto"/>
        <w:left w:val="none" w:sz="0" w:space="0" w:color="auto"/>
        <w:bottom w:val="none" w:sz="0" w:space="0" w:color="auto"/>
        <w:right w:val="none" w:sz="0" w:space="0" w:color="auto"/>
      </w:divBdr>
    </w:div>
    <w:div w:id="1327057322">
      <w:marLeft w:val="480"/>
      <w:marRight w:val="0"/>
      <w:marTop w:val="0"/>
      <w:marBottom w:val="0"/>
      <w:divBdr>
        <w:top w:val="none" w:sz="0" w:space="0" w:color="auto"/>
        <w:left w:val="none" w:sz="0" w:space="0" w:color="auto"/>
        <w:bottom w:val="none" w:sz="0" w:space="0" w:color="auto"/>
        <w:right w:val="none" w:sz="0" w:space="0" w:color="auto"/>
      </w:divBdr>
    </w:div>
    <w:div w:id="1327323607">
      <w:marLeft w:val="480"/>
      <w:marRight w:val="0"/>
      <w:marTop w:val="0"/>
      <w:marBottom w:val="0"/>
      <w:divBdr>
        <w:top w:val="none" w:sz="0" w:space="0" w:color="auto"/>
        <w:left w:val="none" w:sz="0" w:space="0" w:color="auto"/>
        <w:bottom w:val="none" w:sz="0" w:space="0" w:color="auto"/>
        <w:right w:val="none" w:sz="0" w:space="0" w:color="auto"/>
      </w:divBdr>
    </w:div>
    <w:div w:id="1327706956">
      <w:marLeft w:val="480"/>
      <w:marRight w:val="0"/>
      <w:marTop w:val="0"/>
      <w:marBottom w:val="0"/>
      <w:divBdr>
        <w:top w:val="none" w:sz="0" w:space="0" w:color="auto"/>
        <w:left w:val="none" w:sz="0" w:space="0" w:color="auto"/>
        <w:bottom w:val="none" w:sz="0" w:space="0" w:color="auto"/>
        <w:right w:val="none" w:sz="0" w:space="0" w:color="auto"/>
      </w:divBdr>
    </w:div>
    <w:div w:id="1327899435">
      <w:marLeft w:val="480"/>
      <w:marRight w:val="0"/>
      <w:marTop w:val="0"/>
      <w:marBottom w:val="0"/>
      <w:divBdr>
        <w:top w:val="none" w:sz="0" w:space="0" w:color="auto"/>
        <w:left w:val="none" w:sz="0" w:space="0" w:color="auto"/>
        <w:bottom w:val="none" w:sz="0" w:space="0" w:color="auto"/>
        <w:right w:val="none" w:sz="0" w:space="0" w:color="auto"/>
      </w:divBdr>
    </w:div>
    <w:div w:id="1328361771">
      <w:marLeft w:val="480"/>
      <w:marRight w:val="0"/>
      <w:marTop w:val="0"/>
      <w:marBottom w:val="0"/>
      <w:divBdr>
        <w:top w:val="none" w:sz="0" w:space="0" w:color="auto"/>
        <w:left w:val="none" w:sz="0" w:space="0" w:color="auto"/>
        <w:bottom w:val="none" w:sz="0" w:space="0" w:color="auto"/>
        <w:right w:val="none" w:sz="0" w:space="0" w:color="auto"/>
      </w:divBdr>
    </w:div>
    <w:div w:id="1329749421">
      <w:marLeft w:val="480"/>
      <w:marRight w:val="0"/>
      <w:marTop w:val="0"/>
      <w:marBottom w:val="0"/>
      <w:divBdr>
        <w:top w:val="none" w:sz="0" w:space="0" w:color="auto"/>
        <w:left w:val="none" w:sz="0" w:space="0" w:color="auto"/>
        <w:bottom w:val="none" w:sz="0" w:space="0" w:color="auto"/>
        <w:right w:val="none" w:sz="0" w:space="0" w:color="auto"/>
      </w:divBdr>
    </w:div>
    <w:div w:id="1330207401">
      <w:marLeft w:val="480"/>
      <w:marRight w:val="0"/>
      <w:marTop w:val="0"/>
      <w:marBottom w:val="0"/>
      <w:divBdr>
        <w:top w:val="none" w:sz="0" w:space="0" w:color="auto"/>
        <w:left w:val="none" w:sz="0" w:space="0" w:color="auto"/>
        <w:bottom w:val="none" w:sz="0" w:space="0" w:color="auto"/>
        <w:right w:val="none" w:sz="0" w:space="0" w:color="auto"/>
      </w:divBdr>
    </w:div>
    <w:div w:id="1330864297">
      <w:marLeft w:val="480"/>
      <w:marRight w:val="0"/>
      <w:marTop w:val="0"/>
      <w:marBottom w:val="0"/>
      <w:divBdr>
        <w:top w:val="none" w:sz="0" w:space="0" w:color="auto"/>
        <w:left w:val="none" w:sz="0" w:space="0" w:color="auto"/>
        <w:bottom w:val="none" w:sz="0" w:space="0" w:color="auto"/>
        <w:right w:val="none" w:sz="0" w:space="0" w:color="auto"/>
      </w:divBdr>
    </w:div>
    <w:div w:id="1331133456">
      <w:marLeft w:val="480"/>
      <w:marRight w:val="0"/>
      <w:marTop w:val="0"/>
      <w:marBottom w:val="0"/>
      <w:divBdr>
        <w:top w:val="none" w:sz="0" w:space="0" w:color="auto"/>
        <w:left w:val="none" w:sz="0" w:space="0" w:color="auto"/>
        <w:bottom w:val="none" w:sz="0" w:space="0" w:color="auto"/>
        <w:right w:val="none" w:sz="0" w:space="0" w:color="auto"/>
      </w:divBdr>
    </w:div>
    <w:div w:id="1331328241">
      <w:marLeft w:val="480"/>
      <w:marRight w:val="0"/>
      <w:marTop w:val="0"/>
      <w:marBottom w:val="0"/>
      <w:divBdr>
        <w:top w:val="none" w:sz="0" w:space="0" w:color="auto"/>
        <w:left w:val="none" w:sz="0" w:space="0" w:color="auto"/>
        <w:bottom w:val="none" w:sz="0" w:space="0" w:color="auto"/>
        <w:right w:val="none" w:sz="0" w:space="0" w:color="auto"/>
      </w:divBdr>
    </w:div>
    <w:div w:id="1331367982">
      <w:marLeft w:val="480"/>
      <w:marRight w:val="0"/>
      <w:marTop w:val="0"/>
      <w:marBottom w:val="0"/>
      <w:divBdr>
        <w:top w:val="none" w:sz="0" w:space="0" w:color="auto"/>
        <w:left w:val="none" w:sz="0" w:space="0" w:color="auto"/>
        <w:bottom w:val="none" w:sz="0" w:space="0" w:color="auto"/>
        <w:right w:val="none" w:sz="0" w:space="0" w:color="auto"/>
      </w:divBdr>
    </w:div>
    <w:div w:id="1331372519">
      <w:marLeft w:val="480"/>
      <w:marRight w:val="0"/>
      <w:marTop w:val="0"/>
      <w:marBottom w:val="0"/>
      <w:divBdr>
        <w:top w:val="none" w:sz="0" w:space="0" w:color="auto"/>
        <w:left w:val="none" w:sz="0" w:space="0" w:color="auto"/>
        <w:bottom w:val="none" w:sz="0" w:space="0" w:color="auto"/>
        <w:right w:val="none" w:sz="0" w:space="0" w:color="auto"/>
      </w:divBdr>
    </w:div>
    <w:div w:id="1331830700">
      <w:marLeft w:val="480"/>
      <w:marRight w:val="0"/>
      <w:marTop w:val="0"/>
      <w:marBottom w:val="0"/>
      <w:divBdr>
        <w:top w:val="none" w:sz="0" w:space="0" w:color="auto"/>
        <w:left w:val="none" w:sz="0" w:space="0" w:color="auto"/>
        <w:bottom w:val="none" w:sz="0" w:space="0" w:color="auto"/>
        <w:right w:val="none" w:sz="0" w:space="0" w:color="auto"/>
      </w:divBdr>
    </w:div>
    <w:div w:id="1332101332">
      <w:marLeft w:val="480"/>
      <w:marRight w:val="0"/>
      <w:marTop w:val="0"/>
      <w:marBottom w:val="0"/>
      <w:divBdr>
        <w:top w:val="none" w:sz="0" w:space="0" w:color="auto"/>
        <w:left w:val="none" w:sz="0" w:space="0" w:color="auto"/>
        <w:bottom w:val="none" w:sz="0" w:space="0" w:color="auto"/>
        <w:right w:val="none" w:sz="0" w:space="0" w:color="auto"/>
      </w:divBdr>
    </w:div>
    <w:div w:id="1332370750">
      <w:marLeft w:val="480"/>
      <w:marRight w:val="0"/>
      <w:marTop w:val="0"/>
      <w:marBottom w:val="0"/>
      <w:divBdr>
        <w:top w:val="none" w:sz="0" w:space="0" w:color="auto"/>
        <w:left w:val="none" w:sz="0" w:space="0" w:color="auto"/>
        <w:bottom w:val="none" w:sz="0" w:space="0" w:color="auto"/>
        <w:right w:val="none" w:sz="0" w:space="0" w:color="auto"/>
      </w:divBdr>
    </w:div>
    <w:div w:id="1333332509">
      <w:marLeft w:val="480"/>
      <w:marRight w:val="0"/>
      <w:marTop w:val="0"/>
      <w:marBottom w:val="0"/>
      <w:divBdr>
        <w:top w:val="none" w:sz="0" w:space="0" w:color="auto"/>
        <w:left w:val="none" w:sz="0" w:space="0" w:color="auto"/>
        <w:bottom w:val="none" w:sz="0" w:space="0" w:color="auto"/>
        <w:right w:val="none" w:sz="0" w:space="0" w:color="auto"/>
      </w:divBdr>
    </w:div>
    <w:div w:id="1333490430">
      <w:marLeft w:val="480"/>
      <w:marRight w:val="0"/>
      <w:marTop w:val="0"/>
      <w:marBottom w:val="0"/>
      <w:divBdr>
        <w:top w:val="none" w:sz="0" w:space="0" w:color="auto"/>
        <w:left w:val="none" w:sz="0" w:space="0" w:color="auto"/>
        <w:bottom w:val="none" w:sz="0" w:space="0" w:color="auto"/>
        <w:right w:val="none" w:sz="0" w:space="0" w:color="auto"/>
      </w:divBdr>
    </w:div>
    <w:div w:id="1333558681">
      <w:marLeft w:val="480"/>
      <w:marRight w:val="0"/>
      <w:marTop w:val="0"/>
      <w:marBottom w:val="0"/>
      <w:divBdr>
        <w:top w:val="none" w:sz="0" w:space="0" w:color="auto"/>
        <w:left w:val="none" w:sz="0" w:space="0" w:color="auto"/>
        <w:bottom w:val="none" w:sz="0" w:space="0" w:color="auto"/>
        <w:right w:val="none" w:sz="0" w:space="0" w:color="auto"/>
      </w:divBdr>
    </w:div>
    <w:div w:id="1333677354">
      <w:marLeft w:val="480"/>
      <w:marRight w:val="0"/>
      <w:marTop w:val="0"/>
      <w:marBottom w:val="0"/>
      <w:divBdr>
        <w:top w:val="none" w:sz="0" w:space="0" w:color="auto"/>
        <w:left w:val="none" w:sz="0" w:space="0" w:color="auto"/>
        <w:bottom w:val="none" w:sz="0" w:space="0" w:color="auto"/>
        <w:right w:val="none" w:sz="0" w:space="0" w:color="auto"/>
      </w:divBdr>
    </w:div>
    <w:div w:id="1334184249">
      <w:marLeft w:val="480"/>
      <w:marRight w:val="0"/>
      <w:marTop w:val="0"/>
      <w:marBottom w:val="0"/>
      <w:divBdr>
        <w:top w:val="none" w:sz="0" w:space="0" w:color="auto"/>
        <w:left w:val="none" w:sz="0" w:space="0" w:color="auto"/>
        <w:bottom w:val="none" w:sz="0" w:space="0" w:color="auto"/>
        <w:right w:val="none" w:sz="0" w:space="0" w:color="auto"/>
      </w:divBdr>
    </w:div>
    <w:div w:id="1334534115">
      <w:marLeft w:val="480"/>
      <w:marRight w:val="0"/>
      <w:marTop w:val="0"/>
      <w:marBottom w:val="0"/>
      <w:divBdr>
        <w:top w:val="none" w:sz="0" w:space="0" w:color="auto"/>
        <w:left w:val="none" w:sz="0" w:space="0" w:color="auto"/>
        <w:bottom w:val="none" w:sz="0" w:space="0" w:color="auto"/>
        <w:right w:val="none" w:sz="0" w:space="0" w:color="auto"/>
      </w:divBdr>
    </w:div>
    <w:div w:id="1335298250">
      <w:marLeft w:val="480"/>
      <w:marRight w:val="0"/>
      <w:marTop w:val="0"/>
      <w:marBottom w:val="0"/>
      <w:divBdr>
        <w:top w:val="none" w:sz="0" w:space="0" w:color="auto"/>
        <w:left w:val="none" w:sz="0" w:space="0" w:color="auto"/>
        <w:bottom w:val="none" w:sz="0" w:space="0" w:color="auto"/>
        <w:right w:val="none" w:sz="0" w:space="0" w:color="auto"/>
      </w:divBdr>
    </w:div>
    <w:div w:id="1336568910">
      <w:marLeft w:val="480"/>
      <w:marRight w:val="0"/>
      <w:marTop w:val="0"/>
      <w:marBottom w:val="0"/>
      <w:divBdr>
        <w:top w:val="none" w:sz="0" w:space="0" w:color="auto"/>
        <w:left w:val="none" w:sz="0" w:space="0" w:color="auto"/>
        <w:bottom w:val="none" w:sz="0" w:space="0" w:color="auto"/>
        <w:right w:val="none" w:sz="0" w:space="0" w:color="auto"/>
      </w:divBdr>
    </w:div>
    <w:div w:id="1337150823">
      <w:marLeft w:val="480"/>
      <w:marRight w:val="0"/>
      <w:marTop w:val="0"/>
      <w:marBottom w:val="0"/>
      <w:divBdr>
        <w:top w:val="none" w:sz="0" w:space="0" w:color="auto"/>
        <w:left w:val="none" w:sz="0" w:space="0" w:color="auto"/>
        <w:bottom w:val="none" w:sz="0" w:space="0" w:color="auto"/>
        <w:right w:val="none" w:sz="0" w:space="0" w:color="auto"/>
      </w:divBdr>
    </w:div>
    <w:div w:id="1337265532">
      <w:marLeft w:val="480"/>
      <w:marRight w:val="0"/>
      <w:marTop w:val="0"/>
      <w:marBottom w:val="0"/>
      <w:divBdr>
        <w:top w:val="none" w:sz="0" w:space="0" w:color="auto"/>
        <w:left w:val="none" w:sz="0" w:space="0" w:color="auto"/>
        <w:bottom w:val="none" w:sz="0" w:space="0" w:color="auto"/>
        <w:right w:val="none" w:sz="0" w:space="0" w:color="auto"/>
      </w:divBdr>
    </w:div>
    <w:div w:id="1337339316">
      <w:marLeft w:val="480"/>
      <w:marRight w:val="0"/>
      <w:marTop w:val="0"/>
      <w:marBottom w:val="0"/>
      <w:divBdr>
        <w:top w:val="none" w:sz="0" w:space="0" w:color="auto"/>
        <w:left w:val="none" w:sz="0" w:space="0" w:color="auto"/>
        <w:bottom w:val="none" w:sz="0" w:space="0" w:color="auto"/>
        <w:right w:val="none" w:sz="0" w:space="0" w:color="auto"/>
      </w:divBdr>
    </w:div>
    <w:div w:id="1338195944">
      <w:marLeft w:val="480"/>
      <w:marRight w:val="0"/>
      <w:marTop w:val="0"/>
      <w:marBottom w:val="0"/>
      <w:divBdr>
        <w:top w:val="none" w:sz="0" w:space="0" w:color="auto"/>
        <w:left w:val="none" w:sz="0" w:space="0" w:color="auto"/>
        <w:bottom w:val="none" w:sz="0" w:space="0" w:color="auto"/>
        <w:right w:val="none" w:sz="0" w:space="0" w:color="auto"/>
      </w:divBdr>
    </w:div>
    <w:div w:id="1338315041">
      <w:marLeft w:val="480"/>
      <w:marRight w:val="0"/>
      <w:marTop w:val="0"/>
      <w:marBottom w:val="0"/>
      <w:divBdr>
        <w:top w:val="none" w:sz="0" w:space="0" w:color="auto"/>
        <w:left w:val="none" w:sz="0" w:space="0" w:color="auto"/>
        <w:bottom w:val="none" w:sz="0" w:space="0" w:color="auto"/>
        <w:right w:val="none" w:sz="0" w:space="0" w:color="auto"/>
      </w:divBdr>
    </w:div>
    <w:div w:id="1338538258">
      <w:marLeft w:val="480"/>
      <w:marRight w:val="0"/>
      <w:marTop w:val="0"/>
      <w:marBottom w:val="0"/>
      <w:divBdr>
        <w:top w:val="none" w:sz="0" w:space="0" w:color="auto"/>
        <w:left w:val="none" w:sz="0" w:space="0" w:color="auto"/>
        <w:bottom w:val="none" w:sz="0" w:space="0" w:color="auto"/>
        <w:right w:val="none" w:sz="0" w:space="0" w:color="auto"/>
      </w:divBdr>
    </w:div>
    <w:div w:id="1339426313">
      <w:marLeft w:val="480"/>
      <w:marRight w:val="0"/>
      <w:marTop w:val="0"/>
      <w:marBottom w:val="0"/>
      <w:divBdr>
        <w:top w:val="none" w:sz="0" w:space="0" w:color="auto"/>
        <w:left w:val="none" w:sz="0" w:space="0" w:color="auto"/>
        <w:bottom w:val="none" w:sz="0" w:space="0" w:color="auto"/>
        <w:right w:val="none" w:sz="0" w:space="0" w:color="auto"/>
      </w:divBdr>
    </w:div>
    <w:div w:id="1339772367">
      <w:marLeft w:val="480"/>
      <w:marRight w:val="0"/>
      <w:marTop w:val="0"/>
      <w:marBottom w:val="0"/>
      <w:divBdr>
        <w:top w:val="none" w:sz="0" w:space="0" w:color="auto"/>
        <w:left w:val="none" w:sz="0" w:space="0" w:color="auto"/>
        <w:bottom w:val="none" w:sz="0" w:space="0" w:color="auto"/>
        <w:right w:val="none" w:sz="0" w:space="0" w:color="auto"/>
      </w:divBdr>
    </w:div>
    <w:div w:id="1339774715">
      <w:marLeft w:val="480"/>
      <w:marRight w:val="0"/>
      <w:marTop w:val="0"/>
      <w:marBottom w:val="0"/>
      <w:divBdr>
        <w:top w:val="none" w:sz="0" w:space="0" w:color="auto"/>
        <w:left w:val="none" w:sz="0" w:space="0" w:color="auto"/>
        <w:bottom w:val="none" w:sz="0" w:space="0" w:color="auto"/>
        <w:right w:val="none" w:sz="0" w:space="0" w:color="auto"/>
      </w:divBdr>
    </w:div>
    <w:div w:id="1340228735">
      <w:marLeft w:val="480"/>
      <w:marRight w:val="0"/>
      <w:marTop w:val="0"/>
      <w:marBottom w:val="0"/>
      <w:divBdr>
        <w:top w:val="none" w:sz="0" w:space="0" w:color="auto"/>
        <w:left w:val="none" w:sz="0" w:space="0" w:color="auto"/>
        <w:bottom w:val="none" w:sz="0" w:space="0" w:color="auto"/>
        <w:right w:val="none" w:sz="0" w:space="0" w:color="auto"/>
      </w:divBdr>
    </w:div>
    <w:div w:id="1340541748">
      <w:marLeft w:val="480"/>
      <w:marRight w:val="0"/>
      <w:marTop w:val="0"/>
      <w:marBottom w:val="0"/>
      <w:divBdr>
        <w:top w:val="none" w:sz="0" w:space="0" w:color="auto"/>
        <w:left w:val="none" w:sz="0" w:space="0" w:color="auto"/>
        <w:bottom w:val="none" w:sz="0" w:space="0" w:color="auto"/>
        <w:right w:val="none" w:sz="0" w:space="0" w:color="auto"/>
      </w:divBdr>
    </w:div>
    <w:div w:id="1340691239">
      <w:marLeft w:val="480"/>
      <w:marRight w:val="0"/>
      <w:marTop w:val="0"/>
      <w:marBottom w:val="0"/>
      <w:divBdr>
        <w:top w:val="none" w:sz="0" w:space="0" w:color="auto"/>
        <w:left w:val="none" w:sz="0" w:space="0" w:color="auto"/>
        <w:bottom w:val="none" w:sz="0" w:space="0" w:color="auto"/>
        <w:right w:val="none" w:sz="0" w:space="0" w:color="auto"/>
      </w:divBdr>
    </w:div>
    <w:div w:id="1340809502">
      <w:marLeft w:val="480"/>
      <w:marRight w:val="0"/>
      <w:marTop w:val="0"/>
      <w:marBottom w:val="0"/>
      <w:divBdr>
        <w:top w:val="none" w:sz="0" w:space="0" w:color="auto"/>
        <w:left w:val="none" w:sz="0" w:space="0" w:color="auto"/>
        <w:bottom w:val="none" w:sz="0" w:space="0" w:color="auto"/>
        <w:right w:val="none" w:sz="0" w:space="0" w:color="auto"/>
      </w:divBdr>
    </w:div>
    <w:div w:id="1340884181">
      <w:marLeft w:val="480"/>
      <w:marRight w:val="0"/>
      <w:marTop w:val="0"/>
      <w:marBottom w:val="0"/>
      <w:divBdr>
        <w:top w:val="none" w:sz="0" w:space="0" w:color="auto"/>
        <w:left w:val="none" w:sz="0" w:space="0" w:color="auto"/>
        <w:bottom w:val="none" w:sz="0" w:space="0" w:color="auto"/>
        <w:right w:val="none" w:sz="0" w:space="0" w:color="auto"/>
      </w:divBdr>
    </w:div>
    <w:div w:id="1340891803">
      <w:marLeft w:val="480"/>
      <w:marRight w:val="0"/>
      <w:marTop w:val="0"/>
      <w:marBottom w:val="0"/>
      <w:divBdr>
        <w:top w:val="none" w:sz="0" w:space="0" w:color="auto"/>
        <w:left w:val="none" w:sz="0" w:space="0" w:color="auto"/>
        <w:bottom w:val="none" w:sz="0" w:space="0" w:color="auto"/>
        <w:right w:val="none" w:sz="0" w:space="0" w:color="auto"/>
      </w:divBdr>
    </w:div>
    <w:div w:id="1341930263">
      <w:marLeft w:val="480"/>
      <w:marRight w:val="0"/>
      <w:marTop w:val="0"/>
      <w:marBottom w:val="0"/>
      <w:divBdr>
        <w:top w:val="none" w:sz="0" w:space="0" w:color="auto"/>
        <w:left w:val="none" w:sz="0" w:space="0" w:color="auto"/>
        <w:bottom w:val="none" w:sz="0" w:space="0" w:color="auto"/>
        <w:right w:val="none" w:sz="0" w:space="0" w:color="auto"/>
      </w:divBdr>
    </w:div>
    <w:div w:id="1341933957">
      <w:marLeft w:val="480"/>
      <w:marRight w:val="0"/>
      <w:marTop w:val="0"/>
      <w:marBottom w:val="0"/>
      <w:divBdr>
        <w:top w:val="none" w:sz="0" w:space="0" w:color="auto"/>
        <w:left w:val="none" w:sz="0" w:space="0" w:color="auto"/>
        <w:bottom w:val="none" w:sz="0" w:space="0" w:color="auto"/>
        <w:right w:val="none" w:sz="0" w:space="0" w:color="auto"/>
      </w:divBdr>
    </w:div>
    <w:div w:id="1342005818">
      <w:marLeft w:val="480"/>
      <w:marRight w:val="0"/>
      <w:marTop w:val="0"/>
      <w:marBottom w:val="0"/>
      <w:divBdr>
        <w:top w:val="none" w:sz="0" w:space="0" w:color="auto"/>
        <w:left w:val="none" w:sz="0" w:space="0" w:color="auto"/>
        <w:bottom w:val="none" w:sz="0" w:space="0" w:color="auto"/>
        <w:right w:val="none" w:sz="0" w:space="0" w:color="auto"/>
      </w:divBdr>
    </w:div>
    <w:div w:id="1342507454">
      <w:marLeft w:val="480"/>
      <w:marRight w:val="0"/>
      <w:marTop w:val="0"/>
      <w:marBottom w:val="0"/>
      <w:divBdr>
        <w:top w:val="none" w:sz="0" w:space="0" w:color="auto"/>
        <w:left w:val="none" w:sz="0" w:space="0" w:color="auto"/>
        <w:bottom w:val="none" w:sz="0" w:space="0" w:color="auto"/>
        <w:right w:val="none" w:sz="0" w:space="0" w:color="auto"/>
      </w:divBdr>
    </w:div>
    <w:div w:id="1342705937">
      <w:marLeft w:val="480"/>
      <w:marRight w:val="0"/>
      <w:marTop w:val="0"/>
      <w:marBottom w:val="0"/>
      <w:divBdr>
        <w:top w:val="none" w:sz="0" w:space="0" w:color="auto"/>
        <w:left w:val="none" w:sz="0" w:space="0" w:color="auto"/>
        <w:bottom w:val="none" w:sz="0" w:space="0" w:color="auto"/>
        <w:right w:val="none" w:sz="0" w:space="0" w:color="auto"/>
      </w:divBdr>
    </w:div>
    <w:div w:id="1343361029">
      <w:marLeft w:val="480"/>
      <w:marRight w:val="0"/>
      <w:marTop w:val="0"/>
      <w:marBottom w:val="0"/>
      <w:divBdr>
        <w:top w:val="none" w:sz="0" w:space="0" w:color="auto"/>
        <w:left w:val="none" w:sz="0" w:space="0" w:color="auto"/>
        <w:bottom w:val="none" w:sz="0" w:space="0" w:color="auto"/>
        <w:right w:val="none" w:sz="0" w:space="0" w:color="auto"/>
      </w:divBdr>
    </w:div>
    <w:div w:id="1343555714">
      <w:marLeft w:val="480"/>
      <w:marRight w:val="0"/>
      <w:marTop w:val="0"/>
      <w:marBottom w:val="0"/>
      <w:divBdr>
        <w:top w:val="none" w:sz="0" w:space="0" w:color="auto"/>
        <w:left w:val="none" w:sz="0" w:space="0" w:color="auto"/>
        <w:bottom w:val="none" w:sz="0" w:space="0" w:color="auto"/>
        <w:right w:val="none" w:sz="0" w:space="0" w:color="auto"/>
      </w:divBdr>
    </w:div>
    <w:div w:id="1343774524">
      <w:marLeft w:val="480"/>
      <w:marRight w:val="0"/>
      <w:marTop w:val="0"/>
      <w:marBottom w:val="0"/>
      <w:divBdr>
        <w:top w:val="none" w:sz="0" w:space="0" w:color="auto"/>
        <w:left w:val="none" w:sz="0" w:space="0" w:color="auto"/>
        <w:bottom w:val="none" w:sz="0" w:space="0" w:color="auto"/>
        <w:right w:val="none" w:sz="0" w:space="0" w:color="auto"/>
      </w:divBdr>
    </w:div>
    <w:div w:id="1344164165">
      <w:marLeft w:val="480"/>
      <w:marRight w:val="0"/>
      <w:marTop w:val="0"/>
      <w:marBottom w:val="0"/>
      <w:divBdr>
        <w:top w:val="none" w:sz="0" w:space="0" w:color="auto"/>
        <w:left w:val="none" w:sz="0" w:space="0" w:color="auto"/>
        <w:bottom w:val="none" w:sz="0" w:space="0" w:color="auto"/>
        <w:right w:val="none" w:sz="0" w:space="0" w:color="auto"/>
      </w:divBdr>
    </w:div>
    <w:div w:id="1344164296">
      <w:marLeft w:val="480"/>
      <w:marRight w:val="0"/>
      <w:marTop w:val="0"/>
      <w:marBottom w:val="0"/>
      <w:divBdr>
        <w:top w:val="none" w:sz="0" w:space="0" w:color="auto"/>
        <w:left w:val="none" w:sz="0" w:space="0" w:color="auto"/>
        <w:bottom w:val="none" w:sz="0" w:space="0" w:color="auto"/>
        <w:right w:val="none" w:sz="0" w:space="0" w:color="auto"/>
      </w:divBdr>
    </w:div>
    <w:div w:id="1346202751">
      <w:marLeft w:val="480"/>
      <w:marRight w:val="0"/>
      <w:marTop w:val="0"/>
      <w:marBottom w:val="0"/>
      <w:divBdr>
        <w:top w:val="none" w:sz="0" w:space="0" w:color="auto"/>
        <w:left w:val="none" w:sz="0" w:space="0" w:color="auto"/>
        <w:bottom w:val="none" w:sz="0" w:space="0" w:color="auto"/>
        <w:right w:val="none" w:sz="0" w:space="0" w:color="auto"/>
      </w:divBdr>
    </w:div>
    <w:div w:id="1346327448">
      <w:marLeft w:val="480"/>
      <w:marRight w:val="0"/>
      <w:marTop w:val="0"/>
      <w:marBottom w:val="0"/>
      <w:divBdr>
        <w:top w:val="none" w:sz="0" w:space="0" w:color="auto"/>
        <w:left w:val="none" w:sz="0" w:space="0" w:color="auto"/>
        <w:bottom w:val="none" w:sz="0" w:space="0" w:color="auto"/>
        <w:right w:val="none" w:sz="0" w:space="0" w:color="auto"/>
      </w:divBdr>
    </w:div>
    <w:div w:id="1346328550">
      <w:marLeft w:val="480"/>
      <w:marRight w:val="0"/>
      <w:marTop w:val="0"/>
      <w:marBottom w:val="0"/>
      <w:divBdr>
        <w:top w:val="none" w:sz="0" w:space="0" w:color="auto"/>
        <w:left w:val="none" w:sz="0" w:space="0" w:color="auto"/>
        <w:bottom w:val="none" w:sz="0" w:space="0" w:color="auto"/>
        <w:right w:val="none" w:sz="0" w:space="0" w:color="auto"/>
      </w:divBdr>
    </w:div>
    <w:div w:id="1346639041">
      <w:marLeft w:val="480"/>
      <w:marRight w:val="0"/>
      <w:marTop w:val="0"/>
      <w:marBottom w:val="0"/>
      <w:divBdr>
        <w:top w:val="none" w:sz="0" w:space="0" w:color="auto"/>
        <w:left w:val="none" w:sz="0" w:space="0" w:color="auto"/>
        <w:bottom w:val="none" w:sz="0" w:space="0" w:color="auto"/>
        <w:right w:val="none" w:sz="0" w:space="0" w:color="auto"/>
      </w:divBdr>
    </w:div>
    <w:div w:id="1346715415">
      <w:marLeft w:val="480"/>
      <w:marRight w:val="0"/>
      <w:marTop w:val="0"/>
      <w:marBottom w:val="0"/>
      <w:divBdr>
        <w:top w:val="none" w:sz="0" w:space="0" w:color="auto"/>
        <w:left w:val="none" w:sz="0" w:space="0" w:color="auto"/>
        <w:bottom w:val="none" w:sz="0" w:space="0" w:color="auto"/>
        <w:right w:val="none" w:sz="0" w:space="0" w:color="auto"/>
      </w:divBdr>
    </w:div>
    <w:div w:id="1347439346">
      <w:marLeft w:val="480"/>
      <w:marRight w:val="0"/>
      <w:marTop w:val="0"/>
      <w:marBottom w:val="0"/>
      <w:divBdr>
        <w:top w:val="none" w:sz="0" w:space="0" w:color="auto"/>
        <w:left w:val="none" w:sz="0" w:space="0" w:color="auto"/>
        <w:bottom w:val="none" w:sz="0" w:space="0" w:color="auto"/>
        <w:right w:val="none" w:sz="0" w:space="0" w:color="auto"/>
      </w:divBdr>
    </w:div>
    <w:div w:id="1348095730">
      <w:marLeft w:val="480"/>
      <w:marRight w:val="0"/>
      <w:marTop w:val="0"/>
      <w:marBottom w:val="0"/>
      <w:divBdr>
        <w:top w:val="none" w:sz="0" w:space="0" w:color="auto"/>
        <w:left w:val="none" w:sz="0" w:space="0" w:color="auto"/>
        <w:bottom w:val="none" w:sz="0" w:space="0" w:color="auto"/>
        <w:right w:val="none" w:sz="0" w:space="0" w:color="auto"/>
      </w:divBdr>
    </w:div>
    <w:div w:id="1348752697">
      <w:marLeft w:val="480"/>
      <w:marRight w:val="0"/>
      <w:marTop w:val="0"/>
      <w:marBottom w:val="0"/>
      <w:divBdr>
        <w:top w:val="none" w:sz="0" w:space="0" w:color="auto"/>
        <w:left w:val="none" w:sz="0" w:space="0" w:color="auto"/>
        <w:bottom w:val="none" w:sz="0" w:space="0" w:color="auto"/>
        <w:right w:val="none" w:sz="0" w:space="0" w:color="auto"/>
      </w:divBdr>
    </w:div>
    <w:div w:id="1349018434">
      <w:marLeft w:val="480"/>
      <w:marRight w:val="0"/>
      <w:marTop w:val="0"/>
      <w:marBottom w:val="0"/>
      <w:divBdr>
        <w:top w:val="none" w:sz="0" w:space="0" w:color="auto"/>
        <w:left w:val="none" w:sz="0" w:space="0" w:color="auto"/>
        <w:bottom w:val="none" w:sz="0" w:space="0" w:color="auto"/>
        <w:right w:val="none" w:sz="0" w:space="0" w:color="auto"/>
      </w:divBdr>
    </w:div>
    <w:div w:id="1349065745">
      <w:marLeft w:val="480"/>
      <w:marRight w:val="0"/>
      <w:marTop w:val="0"/>
      <w:marBottom w:val="0"/>
      <w:divBdr>
        <w:top w:val="none" w:sz="0" w:space="0" w:color="auto"/>
        <w:left w:val="none" w:sz="0" w:space="0" w:color="auto"/>
        <w:bottom w:val="none" w:sz="0" w:space="0" w:color="auto"/>
        <w:right w:val="none" w:sz="0" w:space="0" w:color="auto"/>
      </w:divBdr>
    </w:div>
    <w:div w:id="1349136870">
      <w:marLeft w:val="480"/>
      <w:marRight w:val="0"/>
      <w:marTop w:val="0"/>
      <w:marBottom w:val="0"/>
      <w:divBdr>
        <w:top w:val="none" w:sz="0" w:space="0" w:color="auto"/>
        <w:left w:val="none" w:sz="0" w:space="0" w:color="auto"/>
        <w:bottom w:val="none" w:sz="0" w:space="0" w:color="auto"/>
        <w:right w:val="none" w:sz="0" w:space="0" w:color="auto"/>
      </w:divBdr>
    </w:div>
    <w:div w:id="1349478464">
      <w:marLeft w:val="480"/>
      <w:marRight w:val="0"/>
      <w:marTop w:val="0"/>
      <w:marBottom w:val="0"/>
      <w:divBdr>
        <w:top w:val="none" w:sz="0" w:space="0" w:color="auto"/>
        <w:left w:val="none" w:sz="0" w:space="0" w:color="auto"/>
        <w:bottom w:val="none" w:sz="0" w:space="0" w:color="auto"/>
        <w:right w:val="none" w:sz="0" w:space="0" w:color="auto"/>
      </w:divBdr>
    </w:div>
    <w:div w:id="1349605087">
      <w:marLeft w:val="480"/>
      <w:marRight w:val="0"/>
      <w:marTop w:val="0"/>
      <w:marBottom w:val="0"/>
      <w:divBdr>
        <w:top w:val="none" w:sz="0" w:space="0" w:color="auto"/>
        <w:left w:val="none" w:sz="0" w:space="0" w:color="auto"/>
        <w:bottom w:val="none" w:sz="0" w:space="0" w:color="auto"/>
        <w:right w:val="none" w:sz="0" w:space="0" w:color="auto"/>
      </w:divBdr>
    </w:div>
    <w:div w:id="1349717643">
      <w:marLeft w:val="480"/>
      <w:marRight w:val="0"/>
      <w:marTop w:val="0"/>
      <w:marBottom w:val="0"/>
      <w:divBdr>
        <w:top w:val="none" w:sz="0" w:space="0" w:color="auto"/>
        <w:left w:val="none" w:sz="0" w:space="0" w:color="auto"/>
        <w:bottom w:val="none" w:sz="0" w:space="0" w:color="auto"/>
        <w:right w:val="none" w:sz="0" w:space="0" w:color="auto"/>
      </w:divBdr>
    </w:div>
    <w:div w:id="1349864857">
      <w:marLeft w:val="480"/>
      <w:marRight w:val="0"/>
      <w:marTop w:val="0"/>
      <w:marBottom w:val="0"/>
      <w:divBdr>
        <w:top w:val="none" w:sz="0" w:space="0" w:color="auto"/>
        <w:left w:val="none" w:sz="0" w:space="0" w:color="auto"/>
        <w:bottom w:val="none" w:sz="0" w:space="0" w:color="auto"/>
        <w:right w:val="none" w:sz="0" w:space="0" w:color="auto"/>
      </w:divBdr>
    </w:div>
    <w:div w:id="1349939785">
      <w:marLeft w:val="480"/>
      <w:marRight w:val="0"/>
      <w:marTop w:val="0"/>
      <w:marBottom w:val="0"/>
      <w:divBdr>
        <w:top w:val="none" w:sz="0" w:space="0" w:color="auto"/>
        <w:left w:val="none" w:sz="0" w:space="0" w:color="auto"/>
        <w:bottom w:val="none" w:sz="0" w:space="0" w:color="auto"/>
        <w:right w:val="none" w:sz="0" w:space="0" w:color="auto"/>
      </w:divBdr>
    </w:div>
    <w:div w:id="1350184513">
      <w:marLeft w:val="480"/>
      <w:marRight w:val="0"/>
      <w:marTop w:val="0"/>
      <w:marBottom w:val="0"/>
      <w:divBdr>
        <w:top w:val="none" w:sz="0" w:space="0" w:color="auto"/>
        <w:left w:val="none" w:sz="0" w:space="0" w:color="auto"/>
        <w:bottom w:val="none" w:sz="0" w:space="0" w:color="auto"/>
        <w:right w:val="none" w:sz="0" w:space="0" w:color="auto"/>
      </w:divBdr>
    </w:div>
    <w:div w:id="1350334620">
      <w:marLeft w:val="480"/>
      <w:marRight w:val="0"/>
      <w:marTop w:val="0"/>
      <w:marBottom w:val="0"/>
      <w:divBdr>
        <w:top w:val="none" w:sz="0" w:space="0" w:color="auto"/>
        <w:left w:val="none" w:sz="0" w:space="0" w:color="auto"/>
        <w:bottom w:val="none" w:sz="0" w:space="0" w:color="auto"/>
        <w:right w:val="none" w:sz="0" w:space="0" w:color="auto"/>
      </w:divBdr>
    </w:div>
    <w:div w:id="1350445860">
      <w:marLeft w:val="480"/>
      <w:marRight w:val="0"/>
      <w:marTop w:val="0"/>
      <w:marBottom w:val="0"/>
      <w:divBdr>
        <w:top w:val="none" w:sz="0" w:space="0" w:color="auto"/>
        <w:left w:val="none" w:sz="0" w:space="0" w:color="auto"/>
        <w:bottom w:val="none" w:sz="0" w:space="0" w:color="auto"/>
        <w:right w:val="none" w:sz="0" w:space="0" w:color="auto"/>
      </w:divBdr>
    </w:div>
    <w:div w:id="1350521160">
      <w:marLeft w:val="480"/>
      <w:marRight w:val="0"/>
      <w:marTop w:val="0"/>
      <w:marBottom w:val="0"/>
      <w:divBdr>
        <w:top w:val="none" w:sz="0" w:space="0" w:color="auto"/>
        <w:left w:val="none" w:sz="0" w:space="0" w:color="auto"/>
        <w:bottom w:val="none" w:sz="0" w:space="0" w:color="auto"/>
        <w:right w:val="none" w:sz="0" w:space="0" w:color="auto"/>
      </w:divBdr>
    </w:div>
    <w:div w:id="1350793725">
      <w:marLeft w:val="480"/>
      <w:marRight w:val="0"/>
      <w:marTop w:val="0"/>
      <w:marBottom w:val="0"/>
      <w:divBdr>
        <w:top w:val="none" w:sz="0" w:space="0" w:color="auto"/>
        <w:left w:val="none" w:sz="0" w:space="0" w:color="auto"/>
        <w:bottom w:val="none" w:sz="0" w:space="0" w:color="auto"/>
        <w:right w:val="none" w:sz="0" w:space="0" w:color="auto"/>
      </w:divBdr>
    </w:div>
    <w:div w:id="1351369350">
      <w:marLeft w:val="480"/>
      <w:marRight w:val="0"/>
      <w:marTop w:val="0"/>
      <w:marBottom w:val="0"/>
      <w:divBdr>
        <w:top w:val="none" w:sz="0" w:space="0" w:color="auto"/>
        <w:left w:val="none" w:sz="0" w:space="0" w:color="auto"/>
        <w:bottom w:val="none" w:sz="0" w:space="0" w:color="auto"/>
        <w:right w:val="none" w:sz="0" w:space="0" w:color="auto"/>
      </w:divBdr>
    </w:div>
    <w:div w:id="1351369778">
      <w:marLeft w:val="480"/>
      <w:marRight w:val="0"/>
      <w:marTop w:val="0"/>
      <w:marBottom w:val="0"/>
      <w:divBdr>
        <w:top w:val="none" w:sz="0" w:space="0" w:color="auto"/>
        <w:left w:val="none" w:sz="0" w:space="0" w:color="auto"/>
        <w:bottom w:val="none" w:sz="0" w:space="0" w:color="auto"/>
        <w:right w:val="none" w:sz="0" w:space="0" w:color="auto"/>
      </w:divBdr>
    </w:div>
    <w:div w:id="1351446752">
      <w:marLeft w:val="480"/>
      <w:marRight w:val="0"/>
      <w:marTop w:val="0"/>
      <w:marBottom w:val="0"/>
      <w:divBdr>
        <w:top w:val="none" w:sz="0" w:space="0" w:color="auto"/>
        <w:left w:val="none" w:sz="0" w:space="0" w:color="auto"/>
        <w:bottom w:val="none" w:sz="0" w:space="0" w:color="auto"/>
        <w:right w:val="none" w:sz="0" w:space="0" w:color="auto"/>
      </w:divBdr>
    </w:div>
    <w:div w:id="1351839378">
      <w:marLeft w:val="480"/>
      <w:marRight w:val="0"/>
      <w:marTop w:val="0"/>
      <w:marBottom w:val="0"/>
      <w:divBdr>
        <w:top w:val="none" w:sz="0" w:space="0" w:color="auto"/>
        <w:left w:val="none" w:sz="0" w:space="0" w:color="auto"/>
        <w:bottom w:val="none" w:sz="0" w:space="0" w:color="auto"/>
        <w:right w:val="none" w:sz="0" w:space="0" w:color="auto"/>
      </w:divBdr>
    </w:div>
    <w:div w:id="1352612424">
      <w:marLeft w:val="480"/>
      <w:marRight w:val="0"/>
      <w:marTop w:val="0"/>
      <w:marBottom w:val="0"/>
      <w:divBdr>
        <w:top w:val="none" w:sz="0" w:space="0" w:color="auto"/>
        <w:left w:val="none" w:sz="0" w:space="0" w:color="auto"/>
        <w:bottom w:val="none" w:sz="0" w:space="0" w:color="auto"/>
        <w:right w:val="none" w:sz="0" w:space="0" w:color="auto"/>
      </w:divBdr>
    </w:div>
    <w:div w:id="1352688118">
      <w:marLeft w:val="480"/>
      <w:marRight w:val="0"/>
      <w:marTop w:val="0"/>
      <w:marBottom w:val="0"/>
      <w:divBdr>
        <w:top w:val="none" w:sz="0" w:space="0" w:color="auto"/>
        <w:left w:val="none" w:sz="0" w:space="0" w:color="auto"/>
        <w:bottom w:val="none" w:sz="0" w:space="0" w:color="auto"/>
        <w:right w:val="none" w:sz="0" w:space="0" w:color="auto"/>
      </w:divBdr>
    </w:div>
    <w:div w:id="1353461171">
      <w:marLeft w:val="480"/>
      <w:marRight w:val="0"/>
      <w:marTop w:val="0"/>
      <w:marBottom w:val="0"/>
      <w:divBdr>
        <w:top w:val="none" w:sz="0" w:space="0" w:color="auto"/>
        <w:left w:val="none" w:sz="0" w:space="0" w:color="auto"/>
        <w:bottom w:val="none" w:sz="0" w:space="0" w:color="auto"/>
        <w:right w:val="none" w:sz="0" w:space="0" w:color="auto"/>
      </w:divBdr>
    </w:div>
    <w:div w:id="1353844129">
      <w:marLeft w:val="480"/>
      <w:marRight w:val="0"/>
      <w:marTop w:val="0"/>
      <w:marBottom w:val="0"/>
      <w:divBdr>
        <w:top w:val="none" w:sz="0" w:space="0" w:color="auto"/>
        <w:left w:val="none" w:sz="0" w:space="0" w:color="auto"/>
        <w:bottom w:val="none" w:sz="0" w:space="0" w:color="auto"/>
        <w:right w:val="none" w:sz="0" w:space="0" w:color="auto"/>
      </w:divBdr>
    </w:div>
    <w:div w:id="1354069714">
      <w:marLeft w:val="480"/>
      <w:marRight w:val="0"/>
      <w:marTop w:val="0"/>
      <w:marBottom w:val="0"/>
      <w:divBdr>
        <w:top w:val="none" w:sz="0" w:space="0" w:color="auto"/>
        <w:left w:val="none" w:sz="0" w:space="0" w:color="auto"/>
        <w:bottom w:val="none" w:sz="0" w:space="0" w:color="auto"/>
        <w:right w:val="none" w:sz="0" w:space="0" w:color="auto"/>
      </w:divBdr>
    </w:div>
    <w:div w:id="1354070582">
      <w:marLeft w:val="480"/>
      <w:marRight w:val="0"/>
      <w:marTop w:val="0"/>
      <w:marBottom w:val="0"/>
      <w:divBdr>
        <w:top w:val="none" w:sz="0" w:space="0" w:color="auto"/>
        <w:left w:val="none" w:sz="0" w:space="0" w:color="auto"/>
        <w:bottom w:val="none" w:sz="0" w:space="0" w:color="auto"/>
        <w:right w:val="none" w:sz="0" w:space="0" w:color="auto"/>
      </w:divBdr>
    </w:div>
    <w:div w:id="1354576180">
      <w:marLeft w:val="480"/>
      <w:marRight w:val="0"/>
      <w:marTop w:val="0"/>
      <w:marBottom w:val="0"/>
      <w:divBdr>
        <w:top w:val="none" w:sz="0" w:space="0" w:color="auto"/>
        <w:left w:val="none" w:sz="0" w:space="0" w:color="auto"/>
        <w:bottom w:val="none" w:sz="0" w:space="0" w:color="auto"/>
        <w:right w:val="none" w:sz="0" w:space="0" w:color="auto"/>
      </w:divBdr>
    </w:div>
    <w:div w:id="1354845247">
      <w:marLeft w:val="480"/>
      <w:marRight w:val="0"/>
      <w:marTop w:val="0"/>
      <w:marBottom w:val="0"/>
      <w:divBdr>
        <w:top w:val="none" w:sz="0" w:space="0" w:color="auto"/>
        <w:left w:val="none" w:sz="0" w:space="0" w:color="auto"/>
        <w:bottom w:val="none" w:sz="0" w:space="0" w:color="auto"/>
        <w:right w:val="none" w:sz="0" w:space="0" w:color="auto"/>
      </w:divBdr>
    </w:div>
    <w:div w:id="1355039675">
      <w:marLeft w:val="480"/>
      <w:marRight w:val="0"/>
      <w:marTop w:val="0"/>
      <w:marBottom w:val="0"/>
      <w:divBdr>
        <w:top w:val="none" w:sz="0" w:space="0" w:color="auto"/>
        <w:left w:val="none" w:sz="0" w:space="0" w:color="auto"/>
        <w:bottom w:val="none" w:sz="0" w:space="0" w:color="auto"/>
        <w:right w:val="none" w:sz="0" w:space="0" w:color="auto"/>
      </w:divBdr>
    </w:div>
    <w:div w:id="1355040766">
      <w:marLeft w:val="480"/>
      <w:marRight w:val="0"/>
      <w:marTop w:val="0"/>
      <w:marBottom w:val="0"/>
      <w:divBdr>
        <w:top w:val="none" w:sz="0" w:space="0" w:color="auto"/>
        <w:left w:val="none" w:sz="0" w:space="0" w:color="auto"/>
        <w:bottom w:val="none" w:sz="0" w:space="0" w:color="auto"/>
        <w:right w:val="none" w:sz="0" w:space="0" w:color="auto"/>
      </w:divBdr>
    </w:div>
    <w:div w:id="1355693253">
      <w:marLeft w:val="480"/>
      <w:marRight w:val="0"/>
      <w:marTop w:val="0"/>
      <w:marBottom w:val="0"/>
      <w:divBdr>
        <w:top w:val="none" w:sz="0" w:space="0" w:color="auto"/>
        <w:left w:val="none" w:sz="0" w:space="0" w:color="auto"/>
        <w:bottom w:val="none" w:sz="0" w:space="0" w:color="auto"/>
        <w:right w:val="none" w:sz="0" w:space="0" w:color="auto"/>
      </w:divBdr>
    </w:div>
    <w:div w:id="1356149579">
      <w:marLeft w:val="480"/>
      <w:marRight w:val="0"/>
      <w:marTop w:val="0"/>
      <w:marBottom w:val="0"/>
      <w:divBdr>
        <w:top w:val="none" w:sz="0" w:space="0" w:color="auto"/>
        <w:left w:val="none" w:sz="0" w:space="0" w:color="auto"/>
        <w:bottom w:val="none" w:sz="0" w:space="0" w:color="auto"/>
        <w:right w:val="none" w:sz="0" w:space="0" w:color="auto"/>
      </w:divBdr>
    </w:div>
    <w:div w:id="1356151945">
      <w:marLeft w:val="480"/>
      <w:marRight w:val="0"/>
      <w:marTop w:val="0"/>
      <w:marBottom w:val="0"/>
      <w:divBdr>
        <w:top w:val="none" w:sz="0" w:space="0" w:color="auto"/>
        <w:left w:val="none" w:sz="0" w:space="0" w:color="auto"/>
        <w:bottom w:val="none" w:sz="0" w:space="0" w:color="auto"/>
        <w:right w:val="none" w:sz="0" w:space="0" w:color="auto"/>
      </w:divBdr>
    </w:div>
    <w:div w:id="1357075900">
      <w:marLeft w:val="480"/>
      <w:marRight w:val="0"/>
      <w:marTop w:val="0"/>
      <w:marBottom w:val="0"/>
      <w:divBdr>
        <w:top w:val="none" w:sz="0" w:space="0" w:color="auto"/>
        <w:left w:val="none" w:sz="0" w:space="0" w:color="auto"/>
        <w:bottom w:val="none" w:sz="0" w:space="0" w:color="auto"/>
        <w:right w:val="none" w:sz="0" w:space="0" w:color="auto"/>
      </w:divBdr>
    </w:div>
    <w:div w:id="1357535903">
      <w:marLeft w:val="480"/>
      <w:marRight w:val="0"/>
      <w:marTop w:val="0"/>
      <w:marBottom w:val="0"/>
      <w:divBdr>
        <w:top w:val="none" w:sz="0" w:space="0" w:color="auto"/>
        <w:left w:val="none" w:sz="0" w:space="0" w:color="auto"/>
        <w:bottom w:val="none" w:sz="0" w:space="0" w:color="auto"/>
        <w:right w:val="none" w:sz="0" w:space="0" w:color="auto"/>
      </w:divBdr>
    </w:div>
    <w:div w:id="1357541539">
      <w:marLeft w:val="480"/>
      <w:marRight w:val="0"/>
      <w:marTop w:val="0"/>
      <w:marBottom w:val="0"/>
      <w:divBdr>
        <w:top w:val="none" w:sz="0" w:space="0" w:color="auto"/>
        <w:left w:val="none" w:sz="0" w:space="0" w:color="auto"/>
        <w:bottom w:val="none" w:sz="0" w:space="0" w:color="auto"/>
        <w:right w:val="none" w:sz="0" w:space="0" w:color="auto"/>
      </w:divBdr>
    </w:div>
    <w:div w:id="1357736395">
      <w:marLeft w:val="480"/>
      <w:marRight w:val="0"/>
      <w:marTop w:val="0"/>
      <w:marBottom w:val="0"/>
      <w:divBdr>
        <w:top w:val="none" w:sz="0" w:space="0" w:color="auto"/>
        <w:left w:val="none" w:sz="0" w:space="0" w:color="auto"/>
        <w:bottom w:val="none" w:sz="0" w:space="0" w:color="auto"/>
        <w:right w:val="none" w:sz="0" w:space="0" w:color="auto"/>
      </w:divBdr>
    </w:div>
    <w:div w:id="1357778512">
      <w:marLeft w:val="480"/>
      <w:marRight w:val="0"/>
      <w:marTop w:val="0"/>
      <w:marBottom w:val="0"/>
      <w:divBdr>
        <w:top w:val="none" w:sz="0" w:space="0" w:color="auto"/>
        <w:left w:val="none" w:sz="0" w:space="0" w:color="auto"/>
        <w:bottom w:val="none" w:sz="0" w:space="0" w:color="auto"/>
        <w:right w:val="none" w:sz="0" w:space="0" w:color="auto"/>
      </w:divBdr>
    </w:div>
    <w:div w:id="1358002151">
      <w:marLeft w:val="480"/>
      <w:marRight w:val="0"/>
      <w:marTop w:val="0"/>
      <w:marBottom w:val="0"/>
      <w:divBdr>
        <w:top w:val="none" w:sz="0" w:space="0" w:color="auto"/>
        <w:left w:val="none" w:sz="0" w:space="0" w:color="auto"/>
        <w:bottom w:val="none" w:sz="0" w:space="0" w:color="auto"/>
        <w:right w:val="none" w:sz="0" w:space="0" w:color="auto"/>
      </w:divBdr>
    </w:div>
    <w:div w:id="1359240370">
      <w:marLeft w:val="480"/>
      <w:marRight w:val="0"/>
      <w:marTop w:val="0"/>
      <w:marBottom w:val="0"/>
      <w:divBdr>
        <w:top w:val="none" w:sz="0" w:space="0" w:color="auto"/>
        <w:left w:val="none" w:sz="0" w:space="0" w:color="auto"/>
        <w:bottom w:val="none" w:sz="0" w:space="0" w:color="auto"/>
        <w:right w:val="none" w:sz="0" w:space="0" w:color="auto"/>
      </w:divBdr>
    </w:div>
    <w:div w:id="1359503393">
      <w:marLeft w:val="480"/>
      <w:marRight w:val="0"/>
      <w:marTop w:val="0"/>
      <w:marBottom w:val="0"/>
      <w:divBdr>
        <w:top w:val="none" w:sz="0" w:space="0" w:color="auto"/>
        <w:left w:val="none" w:sz="0" w:space="0" w:color="auto"/>
        <w:bottom w:val="none" w:sz="0" w:space="0" w:color="auto"/>
        <w:right w:val="none" w:sz="0" w:space="0" w:color="auto"/>
      </w:divBdr>
    </w:div>
    <w:div w:id="1359702896">
      <w:marLeft w:val="480"/>
      <w:marRight w:val="0"/>
      <w:marTop w:val="0"/>
      <w:marBottom w:val="0"/>
      <w:divBdr>
        <w:top w:val="none" w:sz="0" w:space="0" w:color="auto"/>
        <w:left w:val="none" w:sz="0" w:space="0" w:color="auto"/>
        <w:bottom w:val="none" w:sz="0" w:space="0" w:color="auto"/>
        <w:right w:val="none" w:sz="0" w:space="0" w:color="auto"/>
      </w:divBdr>
    </w:div>
    <w:div w:id="1359894990">
      <w:marLeft w:val="480"/>
      <w:marRight w:val="0"/>
      <w:marTop w:val="0"/>
      <w:marBottom w:val="0"/>
      <w:divBdr>
        <w:top w:val="none" w:sz="0" w:space="0" w:color="auto"/>
        <w:left w:val="none" w:sz="0" w:space="0" w:color="auto"/>
        <w:bottom w:val="none" w:sz="0" w:space="0" w:color="auto"/>
        <w:right w:val="none" w:sz="0" w:space="0" w:color="auto"/>
      </w:divBdr>
    </w:div>
    <w:div w:id="1360278028">
      <w:marLeft w:val="480"/>
      <w:marRight w:val="0"/>
      <w:marTop w:val="0"/>
      <w:marBottom w:val="0"/>
      <w:divBdr>
        <w:top w:val="none" w:sz="0" w:space="0" w:color="auto"/>
        <w:left w:val="none" w:sz="0" w:space="0" w:color="auto"/>
        <w:bottom w:val="none" w:sz="0" w:space="0" w:color="auto"/>
        <w:right w:val="none" w:sz="0" w:space="0" w:color="auto"/>
      </w:divBdr>
    </w:div>
    <w:div w:id="1360617878">
      <w:marLeft w:val="480"/>
      <w:marRight w:val="0"/>
      <w:marTop w:val="0"/>
      <w:marBottom w:val="0"/>
      <w:divBdr>
        <w:top w:val="none" w:sz="0" w:space="0" w:color="auto"/>
        <w:left w:val="none" w:sz="0" w:space="0" w:color="auto"/>
        <w:bottom w:val="none" w:sz="0" w:space="0" w:color="auto"/>
        <w:right w:val="none" w:sz="0" w:space="0" w:color="auto"/>
      </w:divBdr>
    </w:div>
    <w:div w:id="1360929715">
      <w:marLeft w:val="480"/>
      <w:marRight w:val="0"/>
      <w:marTop w:val="0"/>
      <w:marBottom w:val="0"/>
      <w:divBdr>
        <w:top w:val="none" w:sz="0" w:space="0" w:color="auto"/>
        <w:left w:val="none" w:sz="0" w:space="0" w:color="auto"/>
        <w:bottom w:val="none" w:sz="0" w:space="0" w:color="auto"/>
        <w:right w:val="none" w:sz="0" w:space="0" w:color="auto"/>
      </w:divBdr>
    </w:div>
    <w:div w:id="1360930751">
      <w:marLeft w:val="480"/>
      <w:marRight w:val="0"/>
      <w:marTop w:val="0"/>
      <w:marBottom w:val="0"/>
      <w:divBdr>
        <w:top w:val="none" w:sz="0" w:space="0" w:color="auto"/>
        <w:left w:val="none" w:sz="0" w:space="0" w:color="auto"/>
        <w:bottom w:val="none" w:sz="0" w:space="0" w:color="auto"/>
        <w:right w:val="none" w:sz="0" w:space="0" w:color="auto"/>
      </w:divBdr>
    </w:div>
    <w:div w:id="1360938391">
      <w:marLeft w:val="480"/>
      <w:marRight w:val="0"/>
      <w:marTop w:val="0"/>
      <w:marBottom w:val="0"/>
      <w:divBdr>
        <w:top w:val="none" w:sz="0" w:space="0" w:color="auto"/>
        <w:left w:val="none" w:sz="0" w:space="0" w:color="auto"/>
        <w:bottom w:val="none" w:sz="0" w:space="0" w:color="auto"/>
        <w:right w:val="none" w:sz="0" w:space="0" w:color="auto"/>
      </w:divBdr>
    </w:div>
    <w:div w:id="1361935801">
      <w:marLeft w:val="480"/>
      <w:marRight w:val="0"/>
      <w:marTop w:val="0"/>
      <w:marBottom w:val="0"/>
      <w:divBdr>
        <w:top w:val="none" w:sz="0" w:space="0" w:color="auto"/>
        <w:left w:val="none" w:sz="0" w:space="0" w:color="auto"/>
        <w:bottom w:val="none" w:sz="0" w:space="0" w:color="auto"/>
        <w:right w:val="none" w:sz="0" w:space="0" w:color="auto"/>
      </w:divBdr>
    </w:div>
    <w:div w:id="1362587405">
      <w:marLeft w:val="480"/>
      <w:marRight w:val="0"/>
      <w:marTop w:val="0"/>
      <w:marBottom w:val="0"/>
      <w:divBdr>
        <w:top w:val="none" w:sz="0" w:space="0" w:color="auto"/>
        <w:left w:val="none" w:sz="0" w:space="0" w:color="auto"/>
        <w:bottom w:val="none" w:sz="0" w:space="0" w:color="auto"/>
        <w:right w:val="none" w:sz="0" w:space="0" w:color="auto"/>
      </w:divBdr>
    </w:div>
    <w:div w:id="1362627914">
      <w:marLeft w:val="480"/>
      <w:marRight w:val="0"/>
      <w:marTop w:val="0"/>
      <w:marBottom w:val="0"/>
      <w:divBdr>
        <w:top w:val="none" w:sz="0" w:space="0" w:color="auto"/>
        <w:left w:val="none" w:sz="0" w:space="0" w:color="auto"/>
        <w:bottom w:val="none" w:sz="0" w:space="0" w:color="auto"/>
        <w:right w:val="none" w:sz="0" w:space="0" w:color="auto"/>
      </w:divBdr>
    </w:div>
    <w:div w:id="1363281655">
      <w:marLeft w:val="480"/>
      <w:marRight w:val="0"/>
      <w:marTop w:val="0"/>
      <w:marBottom w:val="0"/>
      <w:divBdr>
        <w:top w:val="none" w:sz="0" w:space="0" w:color="auto"/>
        <w:left w:val="none" w:sz="0" w:space="0" w:color="auto"/>
        <w:bottom w:val="none" w:sz="0" w:space="0" w:color="auto"/>
        <w:right w:val="none" w:sz="0" w:space="0" w:color="auto"/>
      </w:divBdr>
    </w:div>
    <w:div w:id="1365785021">
      <w:marLeft w:val="480"/>
      <w:marRight w:val="0"/>
      <w:marTop w:val="0"/>
      <w:marBottom w:val="0"/>
      <w:divBdr>
        <w:top w:val="none" w:sz="0" w:space="0" w:color="auto"/>
        <w:left w:val="none" w:sz="0" w:space="0" w:color="auto"/>
        <w:bottom w:val="none" w:sz="0" w:space="0" w:color="auto"/>
        <w:right w:val="none" w:sz="0" w:space="0" w:color="auto"/>
      </w:divBdr>
    </w:div>
    <w:div w:id="1367020282">
      <w:marLeft w:val="480"/>
      <w:marRight w:val="0"/>
      <w:marTop w:val="0"/>
      <w:marBottom w:val="0"/>
      <w:divBdr>
        <w:top w:val="none" w:sz="0" w:space="0" w:color="auto"/>
        <w:left w:val="none" w:sz="0" w:space="0" w:color="auto"/>
        <w:bottom w:val="none" w:sz="0" w:space="0" w:color="auto"/>
        <w:right w:val="none" w:sz="0" w:space="0" w:color="auto"/>
      </w:divBdr>
    </w:div>
    <w:div w:id="1367563462">
      <w:marLeft w:val="480"/>
      <w:marRight w:val="0"/>
      <w:marTop w:val="0"/>
      <w:marBottom w:val="0"/>
      <w:divBdr>
        <w:top w:val="none" w:sz="0" w:space="0" w:color="auto"/>
        <w:left w:val="none" w:sz="0" w:space="0" w:color="auto"/>
        <w:bottom w:val="none" w:sz="0" w:space="0" w:color="auto"/>
        <w:right w:val="none" w:sz="0" w:space="0" w:color="auto"/>
      </w:divBdr>
    </w:div>
    <w:div w:id="1367606502">
      <w:marLeft w:val="480"/>
      <w:marRight w:val="0"/>
      <w:marTop w:val="0"/>
      <w:marBottom w:val="0"/>
      <w:divBdr>
        <w:top w:val="none" w:sz="0" w:space="0" w:color="auto"/>
        <w:left w:val="none" w:sz="0" w:space="0" w:color="auto"/>
        <w:bottom w:val="none" w:sz="0" w:space="0" w:color="auto"/>
        <w:right w:val="none" w:sz="0" w:space="0" w:color="auto"/>
      </w:divBdr>
    </w:div>
    <w:div w:id="1368143805">
      <w:marLeft w:val="480"/>
      <w:marRight w:val="0"/>
      <w:marTop w:val="0"/>
      <w:marBottom w:val="0"/>
      <w:divBdr>
        <w:top w:val="none" w:sz="0" w:space="0" w:color="auto"/>
        <w:left w:val="none" w:sz="0" w:space="0" w:color="auto"/>
        <w:bottom w:val="none" w:sz="0" w:space="0" w:color="auto"/>
        <w:right w:val="none" w:sz="0" w:space="0" w:color="auto"/>
      </w:divBdr>
    </w:div>
    <w:div w:id="1368945178">
      <w:marLeft w:val="480"/>
      <w:marRight w:val="0"/>
      <w:marTop w:val="0"/>
      <w:marBottom w:val="0"/>
      <w:divBdr>
        <w:top w:val="none" w:sz="0" w:space="0" w:color="auto"/>
        <w:left w:val="none" w:sz="0" w:space="0" w:color="auto"/>
        <w:bottom w:val="none" w:sz="0" w:space="0" w:color="auto"/>
        <w:right w:val="none" w:sz="0" w:space="0" w:color="auto"/>
      </w:divBdr>
    </w:div>
    <w:div w:id="1368945898">
      <w:marLeft w:val="480"/>
      <w:marRight w:val="0"/>
      <w:marTop w:val="0"/>
      <w:marBottom w:val="0"/>
      <w:divBdr>
        <w:top w:val="none" w:sz="0" w:space="0" w:color="auto"/>
        <w:left w:val="none" w:sz="0" w:space="0" w:color="auto"/>
        <w:bottom w:val="none" w:sz="0" w:space="0" w:color="auto"/>
        <w:right w:val="none" w:sz="0" w:space="0" w:color="auto"/>
      </w:divBdr>
    </w:div>
    <w:div w:id="1369178510">
      <w:marLeft w:val="480"/>
      <w:marRight w:val="0"/>
      <w:marTop w:val="0"/>
      <w:marBottom w:val="0"/>
      <w:divBdr>
        <w:top w:val="none" w:sz="0" w:space="0" w:color="auto"/>
        <w:left w:val="none" w:sz="0" w:space="0" w:color="auto"/>
        <w:bottom w:val="none" w:sz="0" w:space="0" w:color="auto"/>
        <w:right w:val="none" w:sz="0" w:space="0" w:color="auto"/>
      </w:divBdr>
    </w:div>
    <w:div w:id="1369334149">
      <w:marLeft w:val="480"/>
      <w:marRight w:val="0"/>
      <w:marTop w:val="0"/>
      <w:marBottom w:val="0"/>
      <w:divBdr>
        <w:top w:val="none" w:sz="0" w:space="0" w:color="auto"/>
        <w:left w:val="none" w:sz="0" w:space="0" w:color="auto"/>
        <w:bottom w:val="none" w:sz="0" w:space="0" w:color="auto"/>
        <w:right w:val="none" w:sz="0" w:space="0" w:color="auto"/>
      </w:divBdr>
    </w:div>
    <w:div w:id="1370573342">
      <w:marLeft w:val="480"/>
      <w:marRight w:val="0"/>
      <w:marTop w:val="0"/>
      <w:marBottom w:val="0"/>
      <w:divBdr>
        <w:top w:val="none" w:sz="0" w:space="0" w:color="auto"/>
        <w:left w:val="none" w:sz="0" w:space="0" w:color="auto"/>
        <w:bottom w:val="none" w:sz="0" w:space="0" w:color="auto"/>
        <w:right w:val="none" w:sz="0" w:space="0" w:color="auto"/>
      </w:divBdr>
    </w:div>
    <w:div w:id="1371148845">
      <w:marLeft w:val="480"/>
      <w:marRight w:val="0"/>
      <w:marTop w:val="0"/>
      <w:marBottom w:val="0"/>
      <w:divBdr>
        <w:top w:val="none" w:sz="0" w:space="0" w:color="auto"/>
        <w:left w:val="none" w:sz="0" w:space="0" w:color="auto"/>
        <w:bottom w:val="none" w:sz="0" w:space="0" w:color="auto"/>
        <w:right w:val="none" w:sz="0" w:space="0" w:color="auto"/>
      </w:divBdr>
    </w:div>
    <w:div w:id="1371761026">
      <w:marLeft w:val="480"/>
      <w:marRight w:val="0"/>
      <w:marTop w:val="0"/>
      <w:marBottom w:val="0"/>
      <w:divBdr>
        <w:top w:val="none" w:sz="0" w:space="0" w:color="auto"/>
        <w:left w:val="none" w:sz="0" w:space="0" w:color="auto"/>
        <w:bottom w:val="none" w:sz="0" w:space="0" w:color="auto"/>
        <w:right w:val="none" w:sz="0" w:space="0" w:color="auto"/>
      </w:divBdr>
    </w:div>
    <w:div w:id="1371879532">
      <w:marLeft w:val="480"/>
      <w:marRight w:val="0"/>
      <w:marTop w:val="0"/>
      <w:marBottom w:val="0"/>
      <w:divBdr>
        <w:top w:val="none" w:sz="0" w:space="0" w:color="auto"/>
        <w:left w:val="none" w:sz="0" w:space="0" w:color="auto"/>
        <w:bottom w:val="none" w:sz="0" w:space="0" w:color="auto"/>
        <w:right w:val="none" w:sz="0" w:space="0" w:color="auto"/>
      </w:divBdr>
    </w:div>
    <w:div w:id="1372345675">
      <w:marLeft w:val="480"/>
      <w:marRight w:val="0"/>
      <w:marTop w:val="0"/>
      <w:marBottom w:val="0"/>
      <w:divBdr>
        <w:top w:val="none" w:sz="0" w:space="0" w:color="auto"/>
        <w:left w:val="none" w:sz="0" w:space="0" w:color="auto"/>
        <w:bottom w:val="none" w:sz="0" w:space="0" w:color="auto"/>
        <w:right w:val="none" w:sz="0" w:space="0" w:color="auto"/>
      </w:divBdr>
    </w:div>
    <w:div w:id="1372732822">
      <w:marLeft w:val="480"/>
      <w:marRight w:val="0"/>
      <w:marTop w:val="0"/>
      <w:marBottom w:val="0"/>
      <w:divBdr>
        <w:top w:val="none" w:sz="0" w:space="0" w:color="auto"/>
        <w:left w:val="none" w:sz="0" w:space="0" w:color="auto"/>
        <w:bottom w:val="none" w:sz="0" w:space="0" w:color="auto"/>
        <w:right w:val="none" w:sz="0" w:space="0" w:color="auto"/>
      </w:divBdr>
    </w:div>
    <w:div w:id="1373118756">
      <w:marLeft w:val="480"/>
      <w:marRight w:val="0"/>
      <w:marTop w:val="0"/>
      <w:marBottom w:val="0"/>
      <w:divBdr>
        <w:top w:val="none" w:sz="0" w:space="0" w:color="auto"/>
        <w:left w:val="none" w:sz="0" w:space="0" w:color="auto"/>
        <w:bottom w:val="none" w:sz="0" w:space="0" w:color="auto"/>
        <w:right w:val="none" w:sz="0" w:space="0" w:color="auto"/>
      </w:divBdr>
    </w:div>
    <w:div w:id="1373194443">
      <w:marLeft w:val="480"/>
      <w:marRight w:val="0"/>
      <w:marTop w:val="0"/>
      <w:marBottom w:val="0"/>
      <w:divBdr>
        <w:top w:val="none" w:sz="0" w:space="0" w:color="auto"/>
        <w:left w:val="none" w:sz="0" w:space="0" w:color="auto"/>
        <w:bottom w:val="none" w:sz="0" w:space="0" w:color="auto"/>
        <w:right w:val="none" w:sz="0" w:space="0" w:color="auto"/>
      </w:divBdr>
    </w:div>
    <w:div w:id="1373194664">
      <w:marLeft w:val="480"/>
      <w:marRight w:val="0"/>
      <w:marTop w:val="0"/>
      <w:marBottom w:val="0"/>
      <w:divBdr>
        <w:top w:val="none" w:sz="0" w:space="0" w:color="auto"/>
        <w:left w:val="none" w:sz="0" w:space="0" w:color="auto"/>
        <w:bottom w:val="none" w:sz="0" w:space="0" w:color="auto"/>
        <w:right w:val="none" w:sz="0" w:space="0" w:color="auto"/>
      </w:divBdr>
    </w:div>
    <w:div w:id="1374691841">
      <w:marLeft w:val="480"/>
      <w:marRight w:val="0"/>
      <w:marTop w:val="0"/>
      <w:marBottom w:val="0"/>
      <w:divBdr>
        <w:top w:val="none" w:sz="0" w:space="0" w:color="auto"/>
        <w:left w:val="none" w:sz="0" w:space="0" w:color="auto"/>
        <w:bottom w:val="none" w:sz="0" w:space="0" w:color="auto"/>
        <w:right w:val="none" w:sz="0" w:space="0" w:color="auto"/>
      </w:divBdr>
    </w:div>
    <w:div w:id="1374815979">
      <w:marLeft w:val="480"/>
      <w:marRight w:val="0"/>
      <w:marTop w:val="0"/>
      <w:marBottom w:val="0"/>
      <w:divBdr>
        <w:top w:val="none" w:sz="0" w:space="0" w:color="auto"/>
        <w:left w:val="none" w:sz="0" w:space="0" w:color="auto"/>
        <w:bottom w:val="none" w:sz="0" w:space="0" w:color="auto"/>
        <w:right w:val="none" w:sz="0" w:space="0" w:color="auto"/>
      </w:divBdr>
    </w:div>
    <w:div w:id="1375034148">
      <w:marLeft w:val="480"/>
      <w:marRight w:val="0"/>
      <w:marTop w:val="0"/>
      <w:marBottom w:val="0"/>
      <w:divBdr>
        <w:top w:val="none" w:sz="0" w:space="0" w:color="auto"/>
        <w:left w:val="none" w:sz="0" w:space="0" w:color="auto"/>
        <w:bottom w:val="none" w:sz="0" w:space="0" w:color="auto"/>
        <w:right w:val="none" w:sz="0" w:space="0" w:color="auto"/>
      </w:divBdr>
    </w:div>
    <w:div w:id="1375930626">
      <w:marLeft w:val="480"/>
      <w:marRight w:val="0"/>
      <w:marTop w:val="0"/>
      <w:marBottom w:val="0"/>
      <w:divBdr>
        <w:top w:val="none" w:sz="0" w:space="0" w:color="auto"/>
        <w:left w:val="none" w:sz="0" w:space="0" w:color="auto"/>
        <w:bottom w:val="none" w:sz="0" w:space="0" w:color="auto"/>
        <w:right w:val="none" w:sz="0" w:space="0" w:color="auto"/>
      </w:divBdr>
    </w:div>
    <w:div w:id="1376193888">
      <w:marLeft w:val="480"/>
      <w:marRight w:val="0"/>
      <w:marTop w:val="0"/>
      <w:marBottom w:val="0"/>
      <w:divBdr>
        <w:top w:val="none" w:sz="0" w:space="0" w:color="auto"/>
        <w:left w:val="none" w:sz="0" w:space="0" w:color="auto"/>
        <w:bottom w:val="none" w:sz="0" w:space="0" w:color="auto"/>
        <w:right w:val="none" w:sz="0" w:space="0" w:color="auto"/>
      </w:divBdr>
    </w:div>
    <w:div w:id="1376194349">
      <w:marLeft w:val="480"/>
      <w:marRight w:val="0"/>
      <w:marTop w:val="0"/>
      <w:marBottom w:val="0"/>
      <w:divBdr>
        <w:top w:val="none" w:sz="0" w:space="0" w:color="auto"/>
        <w:left w:val="none" w:sz="0" w:space="0" w:color="auto"/>
        <w:bottom w:val="none" w:sz="0" w:space="0" w:color="auto"/>
        <w:right w:val="none" w:sz="0" w:space="0" w:color="auto"/>
      </w:divBdr>
    </w:div>
    <w:div w:id="1376855657">
      <w:marLeft w:val="480"/>
      <w:marRight w:val="0"/>
      <w:marTop w:val="0"/>
      <w:marBottom w:val="0"/>
      <w:divBdr>
        <w:top w:val="none" w:sz="0" w:space="0" w:color="auto"/>
        <w:left w:val="none" w:sz="0" w:space="0" w:color="auto"/>
        <w:bottom w:val="none" w:sz="0" w:space="0" w:color="auto"/>
        <w:right w:val="none" w:sz="0" w:space="0" w:color="auto"/>
      </w:divBdr>
    </w:div>
    <w:div w:id="1377194144">
      <w:marLeft w:val="480"/>
      <w:marRight w:val="0"/>
      <w:marTop w:val="0"/>
      <w:marBottom w:val="0"/>
      <w:divBdr>
        <w:top w:val="none" w:sz="0" w:space="0" w:color="auto"/>
        <w:left w:val="none" w:sz="0" w:space="0" w:color="auto"/>
        <w:bottom w:val="none" w:sz="0" w:space="0" w:color="auto"/>
        <w:right w:val="none" w:sz="0" w:space="0" w:color="auto"/>
      </w:divBdr>
    </w:div>
    <w:div w:id="1377243308">
      <w:marLeft w:val="480"/>
      <w:marRight w:val="0"/>
      <w:marTop w:val="0"/>
      <w:marBottom w:val="0"/>
      <w:divBdr>
        <w:top w:val="none" w:sz="0" w:space="0" w:color="auto"/>
        <w:left w:val="none" w:sz="0" w:space="0" w:color="auto"/>
        <w:bottom w:val="none" w:sz="0" w:space="0" w:color="auto"/>
        <w:right w:val="none" w:sz="0" w:space="0" w:color="auto"/>
      </w:divBdr>
    </w:div>
    <w:div w:id="1377587320">
      <w:marLeft w:val="480"/>
      <w:marRight w:val="0"/>
      <w:marTop w:val="0"/>
      <w:marBottom w:val="0"/>
      <w:divBdr>
        <w:top w:val="none" w:sz="0" w:space="0" w:color="auto"/>
        <w:left w:val="none" w:sz="0" w:space="0" w:color="auto"/>
        <w:bottom w:val="none" w:sz="0" w:space="0" w:color="auto"/>
        <w:right w:val="none" w:sz="0" w:space="0" w:color="auto"/>
      </w:divBdr>
    </w:div>
    <w:div w:id="1377779228">
      <w:marLeft w:val="480"/>
      <w:marRight w:val="0"/>
      <w:marTop w:val="0"/>
      <w:marBottom w:val="0"/>
      <w:divBdr>
        <w:top w:val="none" w:sz="0" w:space="0" w:color="auto"/>
        <w:left w:val="none" w:sz="0" w:space="0" w:color="auto"/>
        <w:bottom w:val="none" w:sz="0" w:space="0" w:color="auto"/>
        <w:right w:val="none" w:sz="0" w:space="0" w:color="auto"/>
      </w:divBdr>
    </w:div>
    <w:div w:id="1377849175">
      <w:marLeft w:val="480"/>
      <w:marRight w:val="0"/>
      <w:marTop w:val="0"/>
      <w:marBottom w:val="0"/>
      <w:divBdr>
        <w:top w:val="none" w:sz="0" w:space="0" w:color="auto"/>
        <w:left w:val="none" w:sz="0" w:space="0" w:color="auto"/>
        <w:bottom w:val="none" w:sz="0" w:space="0" w:color="auto"/>
        <w:right w:val="none" w:sz="0" w:space="0" w:color="auto"/>
      </w:divBdr>
    </w:div>
    <w:div w:id="1378160449">
      <w:marLeft w:val="480"/>
      <w:marRight w:val="0"/>
      <w:marTop w:val="0"/>
      <w:marBottom w:val="0"/>
      <w:divBdr>
        <w:top w:val="none" w:sz="0" w:space="0" w:color="auto"/>
        <w:left w:val="none" w:sz="0" w:space="0" w:color="auto"/>
        <w:bottom w:val="none" w:sz="0" w:space="0" w:color="auto"/>
        <w:right w:val="none" w:sz="0" w:space="0" w:color="auto"/>
      </w:divBdr>
    </w:div>
    <w:div w:id="1378314510">
      <w:marLeft w:val="480"/>
      <w:marRight w:val="0"/>
      <w:marTop w:val="0"/>
      <w:marBottom w:val="0"/>
      <w:divBdr>
        <w:top w:val="none" w:sz="0" w:space="0" w:color="auto"/>
        <w:left w:val="none" w:sz="0" w:space="0" w:color="auto"/>
        <w:bottom w:val="none" w:sz="0" w:space="0" w:color="auto"/>
        <w:right w:val="none" w:sz="0" w:space="0" w:color="auto"/>
      </w:divBdr>
    </w:div>
    <w:div w:id="1378815248">
      <w:marLeft w:val="480"/>
      <w:marRight w:val="0"/>
      <w:marTop w:val="0"/>
      <w:marBottom w:val="0"/>
      <w:divBdr>
        <w:top w:val="none" w:sz="0" w:space="0" w:color="auto"/>
        <w:left w:val="none" w:sz="0" w:space="0" w:color="auto"/>
        <w:bottom w:val="none" w:sz="0" w:space="0" w:color="auto"/>
        <w:right w:val="none" w:sz="0" w:space="0" w:color="auto"/>
      </w:divBdr>
    </w:div>
    <w:div w:id="1379234614">
      <w:marLeft w:val="480"/>
      <w:marRight w:val="0"/>
      <w:marTop w:val="0"/>
      <w:marBottom w:val="0"/>
      <w:divBdr>
        <w:top w:val="none" w:sz="0" w:space="0" w:color="auto"/>
        <w:left w:val="none" w:sz="0" w:space="0" w:color="auto"/>
        <w:bottom w:val="none" w:sz="0" w:space="0" w:color="auto"/>
        <w:right w:val="none" w:sz="0" w:space="0" w:color="auto"/>
      </w:divBdr>
    </w:div>
    <w:div w:id="1379474454">
      <w:marLeft w:val="480"/>
      <w:marRight w:val="0"/>
      <w:marTop w:val="0"/>
      <w:marBottom w:val="0"/>
      <w:divBdr>
        <w:top w:val="none" w:sz="0" w:space="0" w:color="auto"/>
        <w:left w:val="none" w:sz="0" w:space="0" w:color="auto"/>
        <w:bottom w:val="none" w:sz="0" w:space="0" w:color="auto"/>
        <w:right w:val="none" w:sz="0" w:space="0" w:color="auto"/>
      </w:divBdr>
    </w:div>
    <w:div w:id="1379744252">
      <w:marLeft w:val="480"/>
      <w:marRight w:val="0"/>
      <w:marTop w:val="0"/>
      <w:marBottom w:val="0"/>
      <w:divBdr>
        <w:top w:val="none" w:sz="0" w:space="0" w:color="auto"/>
        <w:left w:val="none" w:sz="0" w:space="0" w:color="auto"/>
        <w:bottom w:val="none" w:sz="0" w:space="0" w:color="auto"/>
        <w:right w:val="none" w:sz="0" w:space="0" w:color="auto"/>
      </w:divBdr>
    </w:div>
    <w:div w:id="1380789095">
      <w:marLeft w:val="480"/>
      <w:marRight w:val="0"/>
      <w:marTop w:val="0"/>
      <w:marBottom w:val="0"/>
      <w:divBdr>
        <w:top w:val="none" w:sz="0" w:space="0" w:color="auto"/>
        <w:left w:val="none" w:sz="0" w:space="0" w:color="auto"/>
        <w:bottom w:val="none" w:sz="0" w:space="0" w:color="auto"/>
        <w:right w:val="none" w:sz="0" w:space="0" w:color="auto"/>
      </w:divBdr>
    </w:div>
    <w:div w:id="1381054473">
      <w:marLeft w:val="480"/>
      <w:marRight w:val="0"/>
      <w:marTop w:val="0"/>
      <w:marBottom w:val="0"/>
      <w:divBdr>
        <w:top w:val="none" w:sz="0" w:space="0" w:color="auto"/>
        <w:left w:val="none" w:sz="0" w:space="0" w:color="auto"/>
        <w:bottom w:val="none" w:sz="0" w:space="0" w:color="auto"/>
        <w:right w:val="none" w:sz="0" w:space="0" w:color="auto"/>
      </w:divBdr>
    </w:div>
    <w:div w:id="1381244186">
      <w:marLeft w:val="480"/>
      <w:marRight w:val="0"/>
      <w:marTop w:val="0"/>
      <w:marBottom w:val="0"/>
      <w:divBdr>
        <w:top w:val="none" w:sz="0" w:space="0" w:color="auto"/>
        <w:left w:val="none" w:sz="0" w:space="0" w:color="auto"/>
        <w:bottom w:val="none" w:sz="0" w:space="0" w:color="auto"/>
        <w:right w:val="none" w:sz="0" w:space="0" w:color="auto"/>
      </w:divBdr>
    </w:div>
    <w:div w:id="1381830111">
      <w:marLeft w:val="480"/>
      <w:marRight w:val="0"/>
      <w:marTop w:val="0"/>
      <w:marBottom w:val="0"/>
      <w:divBdr>
        <w:top w:val="none" w:sz="0" w:space="0" w:color="auto"/>
        <w:left w:val="none" w:sz="0" w:space="0" w:color="auto"/>
        <w:bottom w:val="none" w:sz="0" w:space="0" w:color="auto"/>
        <w:right w:val="none" w:sz="0" w:space="0" w:color="auto"/>
      </w:divBdr>
    </w:div>
    <w:div w:id="1382172471">
      <w:marLeft w:val="480"/>
      <w:marRight w:val="0"/>
      <w:marTop w:val="0"/>
      <w:marBottom w:val="0"/>
      <w:divBdr>
        <w:top w:val="none" w:sz="0" w:space="0" w:color="auto"/>
        <w:left w:val="none" w:sz="0" w:space="0" w:color="auto"/>
        <w:bottom w:val="none" w:sz="0" w:space="0" w:color="auto"/>
        <w:right w:val="none" w:sz="0" w:space="0" w:color="auto"/>
      </w:divBdr>
    </w:div>
    <w:div w:id="1382361576">
      <w:marLeft w:val="480"/>
      <w:marRight w:val="0"/>
      <w:marTop w:val="0"/>
      <w:marBottom w:val="0"/>
      <w:divBdr>
        <w:top w:val="none" w:sz="0" w:space="0" w:color="auto"/>
        <w:left w:val="none" w:sz="0" w:space="0" w:color="auto"/>
        <w:bottom w:val="none" w:sz="0" w:space="0" w:color="auto"/>
        <w:right w:val="none" w:sz="0" w:space="0" w:color="auto"/>
      </w:divBdr>
    </w:div>
    <w:div w:id="1382829738">
      <w:marLeft w:val="480"/>
      <w:marRight w:val="0"/>
      <w:marTop w:val="0"/>
      <w:marBottom w:val="0"/>
      <w:divBdr>
        <w:top w:val="none" w:sz="0" w:space="0" w:color="auto"/>
        <w:left w:val="none" w:sz="0" w:space="0" w:color="auto"/>
        <w:bottom w:val="none" w:sz="0" w:space="0" w:color="auto"/>
        <w:right w:val="none" w:sz="0" w:space="0" w:color="auto"/>
      </w:divBdr>
    </w:div>
    <w:div w:id="1383214367">
      <w:marLeft w:val="480"/>
      <w:marRight w:val="0"/>
      <w:marTop w:val="0"/>
      <w:marBottom w:val="0"/>
      <w:divBdr>
        <w:top w:val="none" w:sz="0" w:space="0" w:color="auto"/>
        <w:left w:val="none" w:sz="0" w:space="0" w:color="auto"/>
        <w:bottom w:val="none" w:sz="0" w:space="0" w:color="auto"/>
        <w:right w:val="none" w:sz="0" w:space="0" w:color="auto"/>
      </w:divBdr>
    </w:div>
    <w:div w:id="1383822653">
      <w:marLeft w:val="480"/>
      <w:marRight w:val="0"/>
      <w:marTop w:val="0"/>
      <w:marBottom w:val="0"/>
      <w:divBdr>
        <w:top w:val="none" w:sz="0" w:space="0" w:color="auto"/>
        <w:left w:val="none" w:sz="0" w:space="0" w:color="auto"/>
        <w:bottom w:val="none" w:sz="0" w:space="0" w:color="auto"/>
        <w:right w:val="none" w:sz="0" w:space="0" w:color="auto"/>
      </w:divBdr>
    </w:div>
    <w:div w:id="1384254491">
      <w:marLeft w:val="480"/>
      <w:marRight w:val="0"/>
      <w:marTop w:val="0"/>
      <w:marBottom w:val="0"/>
      <w:divBdr>
        <w:top w:val="none" w:sz="0" w:space="0" w:color="auto"/>
        <w:left w:val="none" w:sz="0" w:space="0" w:color="auto"/>
        <w:bottom w:val="none" w:sz="0" w:space="0" w:color="auto"/>
        <w:right w:val="none" w:sz="0" w:space="0" w:color="auto"/>
      </w:divBdr>
    </w:div>
    <w:div w:id="1384478729">
      <w:marLeft w:val="480"/>
      <w:marRight w:val="0"/>
      <w:marTop w:val="0"/>
      <w:marBottom w:val="0"/>
      <w:divBdr>
        <w:top w:val="none" w:sz="0" w:space="0" w:color="auto"/>
        <w:left w:val="none" w:sz="0" w:space="0" w:color="auto"/>
        <w:bottom w:val="none" w:sz="0" w:space="0" w:color="auto"/>
        <w:right w:val="none" w:sz="0" w:space="0" w:color="auto"/>
      </w:divBdr>
    </w:div>
    <w:div w:id="1385375858">
      <w:marLeft w:val="480"/>
      <w:marRight w:val="0"/>
      <w:marTop w:val="0"/>
      <w:marBottom w:val="0"/>
      <w:divBdr>
        <w:top w:val="none" w:sz="0" w:space="0" w:color="auto"/>
        <w:left w:val="none" w:sz="0" w:space="0" w:color="auto"/>
        <w:bottom w:val="none" w:sz="0" w:space="0" w:color="auto"/>
        <w:right w:val="none" w:sz="0" w:space="0" w:color="auto"/>
      </w:divBdr>
    </w:div>
    <w:div w:id="1385566034">
      <w:marLeft w:val="480"/>
      <w:marRight w:val="0"/>
      <w:marTop w:val="0"/>
      <w:marBottom w:val="0"/>
      <w:divBdr>
        <w:top w:val="none" w:sz="0" w:space="0" w:color="auto"/>
        <w:left w:val="none" w:sz="0" w:space="0" w:color="auto"/>
        <w:bottom w:val="none" w:sz="0" w:space="0" w:color="auto"/>
        <w:right w:val="none" w:sz="0" w:space="0" w:color="auto"/>
      </w:divBdr>
    </w:div>
    <w:div w:id="1385719629">
      <w:marLeft w:val="480"/>
      <w:marRight w:val="0"/>
      <w:marTop w:val="0"/>
      <w:marBottom w:val="0"/>
      <w:divBdr>
        <w:top w:val="none" w:sz="0" w:space="0" w:color="auto"/>
        <w:left w:val="none" w:sz="0" w:space="0" w:color="auto"/>
        <w:bottom w:val="none" w:sz="0" w:space="0" w:color="auto"/>
        <w:right w:val="none" w:sz="0" w:space="0" w:color="auto"/>
      </w:divBdr>
    </w:div>
    <w:div w:id="1385908808">
      <w:marLeft w:val="480"/>
      <w:marRight w:val="0"/>
      <w:marTop w:val="0"/>
      <w:marBottom w:val="0"/>
      <w:divBdr>
        <w:top w:val="none" w:sz="0" w:space="0" w:color="auto"/>
        <w:left w:val="none" w:sz="0" w:space="0" w:color="auto"/>
        <w:bottom w:val="none" w:sz="0" w:space="0" w:color="auto"/>
        <w:right w:val="none" w:sz="0" w:space="0" w:color="auto"/>
      </w:divBdr>
    </w:div>
    <w:div w:id="1386299850">
      <w:marLeft w:val="480"/>
      <w:marRight w:val="0"/>
      <w:marTop w:val="0"/>
      <w:marBottom w:val="0"/>
      <w:divBdr>
        <w:top w:val="none" w:sz="0" w:space="0" w:color="auto"/>
        <w:left w:val="none" w:sz="0" w:space="0" w:color="auto"/>
        <w:bottom w:val="none" w:sz="0" w:space="0" w:color="auto"/>
        <w:right w:val="none" w:sz="0" w:space="0" w:color="auto"/>
      </w:divBdr>
    </w:div>
    <w:div w:id="1387070183">
      <w:marLeft w:val="480"/>
      <w:marRight w:val="0"/>
      <w:marTop w:val="0"/>
      <w:marBottom w:val="0"/>
      <w:divBdr>
        <w:top w:val="none" w:sz="0" w:space="0" w:color="auto"/>
        <w:left w:val="none" w:sz="0" w:space="0" w:color="auto"/>
        <w:bottom w:val="none" w:sz="0" w:space="0" w:color="auto"/>
        <w:right w:val="none" w:sz="0" w:space="0" w:color="auto"/>
      </w:divBdr>
    </w:div>
    <w:div w:id="1387489710">
      <w:marLeft w:val="480"/>
      <w:marRight w:val="0"/>
      <w:marTop w:val="0"/>
      <w:marBottom w:val="0"/>
      <w:divBdr>
        <w:top w:val="none" w:sz="0" w:space="0" w:color="auto"/>
        <w:left w:val="none" w:sz="0" w:space="0" w:color="auto"/>
        <w:bottom w:val="none" w:sz="0" w:space="0" w:color="auto"/>
        <w:right w:val="none" w:sz="0" w:space="0" w:color="auto"/>
      </w:divBdr>
    </w:div>
    <w:div w:id="1388449929">
      <w:marLeft w:val="480"/>
      <w:marRight w:val="0"/>
      <w:marTop w:val="0"/>
      <w:marBottom w:val="0"/>
      <w:divBdr>
        <w:top w:val="none" w:sz="0" w:space="0" w:color="auto"/>
        <w:left w:val="none" w:sz="0" w:space="0" w:color="auto"/>
        <w:bottom w:val="none" w:sz="0" w:space="0" w:color="auto"/>
        <w:right w:val="none" w:sz="0" w:space="0" w:color="auto"/>
      </w:divBdr>
    </w:div>
    <w:div w:id="1388451836">
      <w:marLeft w:val="480"/>
      <w:marRight w:val="0"/>
      <w:marTop w:val="0"/>
      <w:marBottom w:val="0"/>
      <w:divBdr>
        <w:top w:val="none" w:sz="0" w:space="0" w:color="auto"/>
        <w:left w:val="none" w:sz="0" w:space="0" w:color="auto"/>
        <w:bottom w:val="none" w:sz="0" w:space="0" w:color="auto"/>
        <w:right w:val="none" w:sz="0" w:space="0" w:color="auto"/>
      </w:divBdr>
    </w:div>
    <w:div w:id="1388454249">
      <w:marLeft w:val="480"/>
      <w:marRight w:val="0"/>
      <w:marTop w:val="0"/>
      <w:marBottom w:val="0"/>
      <w:divBdr>
        <w:top w:val="none" w:sz="0" w:space="0" w:color="auto"/>
        <w:left w:val="none" w:sz="0" w:space="0" w:color="auto"/>
        <w:bottom w:val="none" w:sz="0" w:space="0" w:color="auto"/>
        <w:right w:val="none" w:sz="0" w:space="0" w:color="auto"/>
      </w:divBdr>
    </w:div>
    <w:div w:id="1389500067">
      <w:marLeft w:val="480"/>
      <w:marRight w:val="0"/>
      <w:marTop w:val="0"/>
      <w:marBottom w:val="0"/>
      <w:divBdr>
        <w:top w:val="none" w:sz="0" w:space="0" w:color="auto"/>
        <w:left w:val="none" w:sz="0" w:space="0" w:color="auto"/>
        <w:bottom w:val="none" w:sz="0" w:space="0" w:color="auto"/>
        <w:right w:val="none" w:sz="0" w:space="0" w:color="auto"/>
      </w:divBdr>
    </w:div>
    <w:div w:id="1389836755">
      <w:marLeft w:val="480"/>
      <w:marRight w:val="0"/>
      <w:marTop w:val="0"/>
      <w:marBottom w:val="0"/>
      <w:divBdr>
        <w:top w:val="none" w:sz="0" w:space="0" w:color="auto"/>
        <w:left w:val="none" w:sz="0" w:space="0" w:color="auto"/>
        <w:bottom w:val="none" w:sz="0" w:space="0" w:color="auto"/>
        <w:right w:val="none" w:sz="0" w:space="0" w:color="auto"/>
      </w:divBdr>
    </w:div>
    <w:div w:id="1390348006">
      <w:marLeft w:val="480"/>
      <w:marRight w:val="0"/>
      <w:marTop w:val="0"/>
      <w:marBottom w:val="0"/>
      <w:divBdr>
        <w:top w:val="none" w:sz="0" w:space="0" w:color="auto"/>
        <w:left w:val="none" w:sz="0" w:space="0" w:color="auto"/>
        <w:bottom w:val="none" w:sz="0" w:space="0" w:color="auto"/>
        <w:right w:val="none" w:sz="0" w:space="0" w:color="auto"/>
      </w:divBdr>
    </w:div>
    <w:div w:id="1390374308">
      <w:marLeft w:val="480"/>
      <w:marRight w:val="0"/>
      <w:marTop w:val="0"/>
      <w:marBottom w:val="0"/>
      <w:divBdr>
        <w:top w:val="none" w:sz="0" w:space="0" w:color="auto"/>
        <w:left w:val="none" w:sz="0" w:space="0" w:color="auto"/>
        <w:bottom w:val="none" w:sz="0" w:space="0" w:color="auto"/>
        <w:right w:val="none" w:sz="0" w:space="0" w:color="auto"/>
      </w:divBdr>
    </w:div>
    <w:div w:id="1391034089">
      <w:marLeft w:val="480"/>
      <w:marRight w:val="0"/>
      <w:marTop w:val="0"/>
      <w:marBottom w:val="0"/>
      <w:divBdr>
        <w:top w:val="none" w:sz="0" w:space="0" w:color="auto"/>
        <w:left w:val="none" w:sz="0" w:space="0" w:color="auto"/>
        <w:bottom w:val="none" w:sz="0" w:space="0" w:color="auto"/>
        <w:right w:val="none" w:sz="0" w:space="0" w:color="auto"/>
      </w:divBdr>
    </w:div>
    <w:div w:id="1391613057">
      <w:marLeft w:val="480"/>
      <w:marRight w:val="0"/>
      <w:marTop w:val="0"/>
      <w:marBottom w:val="0"/>
      <w:divBdr>
        <w:top w:val="none" w:sz="0" w:space="0" w:color="auto"/>
        <w:left w:val="none" w:sz="0" w:space="0" w:color="auto"/>
        <w:bottom w:val="none" w:sz="0" w:space="0" w:color="auto"/>
        <w:right w:val="none" w:sz="0" w:space="0" w:color="auto"/>
      </w:divBdr>
    </w:div>
    <w:div w:id="1392192079">
      <w:marLeft w:val="480"/>
      <w:marRight w:val="0"/>
      <w:marTop w:val="0"/>
      <w:marBottom w:val="0"/>
      <w:divBdr>
        <w:top w:val="none" w:sz="0" w:space="0" w:color="auto"/>
        <w:left w:val="none" w:sz="0" w:space="0" w:color="auto"/>
        <w:bottom w:val="none" w:sz="0" w:space="0" w:color="auto"/>
        <w:right w:val="none" w:sz="0" w:space="0" w:color="auto"/>
      </w:divBdr>
    </w:div>
    <w:div w:id="1392269566">
      <w:marLeft w:val="480"/>
      <w:marRight w:val="0"/>
      <w:marTop w:val="0"/>
      <w:marBottom w:val="0"/>
      <w:divBdr>
        <w:top w:val="none" w:sz="0" w:space="0" w:color="auto"/>
        <w:left w:val="none" w:sz="0" w:space="0" w:color="auto"/>
        <w:bottom w:val="none" w:sz="0" w:space="0" w:color="auto"/>
        <w:right w:val="none" w:sz="0" w:space="0" w:color="auto"/>
      </w:divBdr>
    </w:div>
    <w:div w:id="1392465522">
      <w:marLeft w:val="480"/>
      <w:marRight w:val="0"/>
      <w:marTop w:val="0"/>
      <w:marBottom w:val="0"/>
      <w:divBdr>
        <w:top w:val="none" w:sz="0" w:space="0" w:color="auto"/>
        <w:left w:val="none" w:sz="0" w:space="0" w:color="auto"/>
        <w:bottom w:val="none" w:sz="0" w:space="0" w:color="auto"/>
        <w:right w:val="none" w:sz="0" w:space="0" w:color="auto"/>
      </w:divBdr>
    </w:div>
    <w:div w:id="1392800999">
      <w:marLeft w:val="480"/>
      <w:marRight w:val="0"/>
      <w:marTop w:val="0"/>
      <w:marBottom w:val="0"/>
      <w:divBdr>
        <w:top w:val="none" w:sz="0" w:space="0" w:color="auto"/>
        <w:left w:val="none" w:sz="0" w:space="0" w:color="auto"/>
        <w:bottom w:val="none" w:sz="0" w:space="0" w:color="auto"/>
        <w:right w:val="none" w:sz="0" w:space="0" w:color="auto"/>
      </w:divBdr>
    </w:div>
    <w:div w:id="1393234696">
      <w:marLeft w:val="480"/>
      <w:marRight w:val="0"/>
      <w:marTop w:val="0"/>
      <w:marBottom w:val="0"/>
      <w:divBdr>
        <w:top w:val="none" w:sz="0" w:space="0" w:color="auto"/>
        <w:left w:val="none" w:sz="0" w:space="0" w:color="auto"/>
        <w:bottom w:val="none" w:sz="0" w:space="0" w:color="auto"/>
        <w:right w:val="none" w:sz="0" w:space="0" w:color="auto"/>
      </w:divBdr>
    </w:div>
    <w:div w:id="1393239047">
      <w:marLeft w:val="480"/>
      <w:marRight w:val="0"/>
      <w:marTop w:val="0"/>
      <w:marBottom w:val="0"/>
      <w:divBdr>
        <w:top w:val="none" w:sz="0" w:space="0" w:color="auto"/>
        <w:left w:val="none" w:sz="0" w:space="0" w:color="auto"/>
        <w:bottom w:val="none" w:sz="0" w:space="0" w:color="auto"/>
        <w:right w:val="none" w:sz="0" w:space="0" w:color="auto"/>
      </w:divBdr>
    </w:div>
    <w:div w:id="1393960696">
      <w:marLeft w:val="480"/>
      <w:marRight w:val="0"/>
      <w:marTop w:val="0"/>
      <w:marBottom w:val="0"/>
      <w:divBdr>
        <w:top w:val="none" w:sz="0" w:space="0" w:color="auto"/>
        <w:left w:val="none" w:sz="0" w:space="0" w:color="auto"/>
        <w:bottom w:val="none" w:sz="0" w:space="0" w:color="auto"/>
        <w:right w:val="none" w:sz="0" w:space="0" w:color="auto"/>
      </w:divBdr>
    </w:div>
    <w:div w:id="1394425839">
      <w:marLeft w:val="480"/>
      <w:marRight w:val="0"/>
      <w:marTop w:val="0"/>
      <w:marBottom w:val="0"/>
      <w:divBdr>
        <w:top w:val="none" w:sz="0" w:space="0" w:color="auto"/>
        <w:left w:val="none" w:sz="0" w:space="0" w:color="auto"/>
        <w:bottom w:val="none" w:sz="0" w:space="0" w:color="auto"/>
        <w:right w:val="none" w:sz="0" w:space="0" w:color="auto"/>
      </w:divBdr>
    </w:div>
    <w:div w:id="1394501005">
      <w:marLeft w:val="480"/>
      <w:marRight w:val="0"/>
      <w:marTop w:val="0"/>
      <w:marBottom w:val="0"/>
      <w:divBdr>
        <w:top w:val="none" w:sz="0" w:space="0" w:color="auto"/>
        <w:left w:val="none" w:sz="0" w:space="0" w:color="auto"/>
        <w:bottom w:val="none" w:sz="0" w:space="0" w:color="auto"/>
        <w:right w:val="none" w:sz="0" w:space="0" w:color="auto"/>
      </w:divBdr>
    </w:div>
    <w:div w:id="1395079098">
      <w:marLeft w:val="480"/>
      <w:marRight w:val="0"/>
      <w:marTop w:val="0"/>
      <w:marBottom w:val="0"/>
      <w:divBdr>
        <w:top w:val="none" w:sz="0" w:space="0" w:color="auto"/>
        <w:left w:val="none" w:sz="0" w:space="0" w:color="auto"/>
        <w:bottom w:val="none" w:sz="0" w:space="0" w:color="auto"/>
        <w:right w:val="none" w:sz="0" w:space="0" w:color="auto"/>
      </w:divBdr>
    </w:div>
    <w:div w:id="1395082252">
      <w:marLeft w:val="480"/>
      <w:marRight w:val="0"/>
      <w:marTop w:val="0"/>
      <w:marBottom w:val="0"/>
      <w:divBdr>
        <w:top w:val="none" w:sz="0" w:space="0" w:color="auto"/>
        <w:left w:val="none" w:sz="0" w:space="0" w:color="auto"/>
        <w:bottom w:val="none" w:sz="0" w:space="0" w:color="auto"/>
        <w:right w:val="none" w:sz="0" w:space="0" w:color="auto"/>
      </w:divBdr>
    </w:div>
    <w:div w:id="1395085917">
      <w:marLeft w:val="480"/>
      <w:marRight w:val="0"/>
      <w:marTop w:val="0"/>
      <w:marBottom w:val="0"/>
      <w:divBdr>
        <w:top w:val="none" w:sz="0" w:space="0" w:color="auto"/>
        <w:left w:val="none" w:sz="0" w:space="0" w:color="auto"/>
        <w:bottom w:val="none" w:sz="0" w:space="0" w:color="auto"/>
        <w:right w:val="none" w:sz="0" w:space="0" w:color="auto"/>
      </w:divBdr>
    </w:div>
    <w:div w:id="1395541597">
      <w:marLeft w:val="480"/>
      <w:marRight w:val="0"/>
      <w:marTop w:val="0"/>
      <w:marBottom w:val="0"/>
      <w:divBdr>
        <w:top w:val="none" w:sz="0" w:space="0" w:color="auto"/>
        <w:left w:val="none" w:sz="0" w:space="0" w:color="auto"/>
        <w:bottom w:val="none" w:sz="0" w:space="0" w:color="auto"/>
        <w:right w:val="none" w:sz="0" w:space="0" w:color="auto"/>
      </w:divBdr>
    </w:div>
    <w:div w:id="1395590831">
      <w:marLeft w:val="480"/>
      <w:marRight w:val="0"/>
      <w:marTop w:val="0"/>
      <w:marBottom w:val="0"/>
      <w:divBdr>
        <w:top w:val="none" w:sz="0" w:space="0" w:color="auto"/>
        <w:left w:val="none" w:sz="0" w:space="0" w:color="auto"/>
        <w:bottom w:val="none" w:sz="0" w:space="0" w:color="auto"/>
        <w:right w:val="none" w:sz="0" w:space="0" w:color="auto"/>
      </w:divBdr>
    </w:div>
    <w:div w:id="1395621772">
      <w:marLeft w:val="480"/>
      <w:marRight w:val="0"/>
      <w:marTop w:val="0"/>
      <w:marBottom w:val="0"/>
      <w:divBdr>
        <w:top w:val="none" w:sz="0" w:space="0" w:color="auto"/>
        <w:left w:val="none" w:sz="0" w:space="0" w:color="auto"/>
        <w:bottom w:val="none" w:sz="0" w:space="0" w:color="auto"/>
        <w:right w:val="none" w:sz="0" w:space="0" w:color="auto"/>
      </w:divBdr>
    </w:div>
    <w:div w:id="1395810024">
      <w:marLeft w:val="480"/>
      <w:marRight w:val="0"/>
      <w:marTop w:val="0"/>
      <w:marBottom w:val="0"/>
      <w:divBdr>
        <w:top w:val="none" w:sz="0" w:space="0" w:color="auto"/>
        <w:left w:val="none" w:sz="0" w:space="0" w:color="auto"/>
        <w:bottom w:val="none" w:sz="0" w:space="0" w:color="auto"/>
        <w:right w:val="none" w:sz="0" w:space="0" w:color="auto"/>
      </w:divBdr>
    </w:div>
    <w:div w:id="1396128732">
      <w:marLeft w:val="480"/>
      <w:marRight w:val="0"/>
      <w:marTop w:val="0"/>
      <w:marBottom w:val="0"/>
      <w:divBdr>
        <w:top w:val="none" w:sz="0" w:space="0" w:color="auto"/>
        <w:left w:val="none" w:sz="0" w:space="0" w:color="auto"/>
        <w:bottom w:val="none" w:sz="0" w:space="0" w:color="auto"/>
        <w:right w:val="none" w:sz="0" w:space="0" w:color="auto"/>
      </w:divBdr>
    </w:div>
    <w:div w:id="1396707590">
      <w:marLeft w:val="480"/>
      <w:marRight w:val="0"/>
      <w:marTop w:val="0"/>
      <w:marBottom w:val="0"/>
      <w:divBdr>
        <w:top w:val="none" w:sz="0" w:space="0" w:color="auto"/>
        <w:left w:val="none" w:sz="0" w:space="0" w:color="auto"/>
        <w:bottom w:val="none" w:sz="0" w:space="0" w:color="auto"/>
        <w:right w:val="none" w:sz="0" w:space="0" w:color="auto"/>
      </w:divBdr>
    </w:div>
    <w:div w:id="1396971712">
      <w:marLeft w:val="480"/>
      <w:marRight w:val="0"/>
      <w:marTop w:val="0"/>
      <w:marBottom w:val="0"/>
      <w:divBdr>
        <w:top w:val="none" w:sz="0" w:space="0" w:color="auto"/>
        <w:left w:val="none" w:sz="0" w:space="0" w:color="auto"/>
        <w:bottom w:val="none" w:sz="0" w:space="0" w:color="auto"/>
        <w:right w:val="none" w:sz="0" w:space="0" w:color="auto"/>
      </w:divBdr>
    </w:div>
    <w:div w:id="1397432991">
      <w:marLeft w:val="480"/>
      <w:marRight w:val="0"/>
      <w:marTop w:val="0"/>
      <w:marBottom w:val="0"/>
      <w:divBdr>
        <w:top w:val="none" w:sz="0" w:space="0" w:color="auto"/>
        <w:left w:val="none" w:sz="0" w:space="0" w:color="auto"/>
        <w:bottom w:val="none" w:sz="0" w:space="0" w:color="auto"/>
        <w:right w:val="none" w:sz="0" w:space="0" w:color="auto"/>
      </w:divBdr>
    </w:div>
    <w:div w:id="1397439450">
      <w:marLeft w:val="480"/>
      <w:marRight w:val="0"/>
      <w:marTop w:val="0"/>
      <w:marBottom w:val="0"/>
      <w:divBdr>
        <w:top w:val="none" w:sz="0" w:space="0" w:color="auto"/>
        <w:left w:val="none" w:sz="0" w:space="0" w:color="auto"/>
        <w:bottom w:val="none" w:sz="0" w:space="0" w:color="auto"/>
        <w:right w:val="none" w:sz="0" w:space="0" w:color="auto"/>
      </w:divBdr>
    </w:div>
    <w:div w:id="1397515302">
      <w:marLeft w:val="480"/>
      <w:marRight w:val="0"/>
      <w:marTop w:val="0"/>
      <w:marBottom w:val="0"/>
      <w:divBdr>
        <w:top w:val="none" w:sz="0" w:space="0" w:color="auto"/>
        <w:left w:val="none" w:sz="0" w:space="0" w:color="auto"/>
        <w:bottom w:val="none" w:sz="0" w:space="0" w:color="auto"/>
        <w:right w:val="none" w:sz="0" w:space="0" w:color="auto"/>
      </w:divBdr>
    </w:div>
    <w:div w:id="1398624757">
      <w:marLeft w:val="480"/>
      <w:marRight w:val="0"/>
      <w:marTop w:val="0"/>
      <w:marBottom w:val="0"/>
      <w:divBdr>
        <w:top w:val="none" w:sz="0" w:space="0" w:color="auto"/>
        <w:left w:val="none" w:sz="0" w:space="0" w:color="auto"/>
        <w:bottom w:val="none" w:sz="0" w:space="0" w:color="auto"/>
        <w:right w:val="none" w:sz="0" w:space="0" w:color="auto"/>
      </w:divBdr>
    </w:div>
    <w:div w:id="1398749013">
      <w:marLeft w:val="480"/>
      <w:marRight w:val="0"/>
      <w:marTop w:val="0"/>
      <w:marBottom w:val="0"/>
      <w:divBdr>
        <w:top w:val="none" w:sz="0" w:space="0" w:color="auto"/>
        <w:left w:val="none" w:sz="0" w:space="0" w:color="auto"/>
        <w:bottom w:val="none" w:sz="0" w:space="0" w:color="auto"/>
        <w:right w:val="none" w:sz="0" w:space="0" w:color="auto"/>
      </w:divBdr>
    </w:div>
    <w:div w:id="1398895385">
      <w:marLeft w:val="480"/>
      <w:marRight w:val="0"/>
      <w:marTop w:val="0"/>
      <w:marBottom w:val="0"/>
      <w:divBdr>
        <w:top w:val="none" w:sz="0" w:space="0" w:color="auto"/>
        <w:left w:val="none" w:sz="0" w:space="0" w:color="auto"/>
        <w:bottom w:val="none" w:sz="0" w:space="0" w:color="auto"/>
        <w:right w:val="none" w:sz="0" w:space="0" w:color="auto"/>
      </w:divBdr>
    </w:div>
    <w:div w:id="1399091327">
      <w:marLeft w:val="480"/>
      <w:marRight w:val="0"/>
      <w:marTop w:val="0"/>
      <w:marBottom w:val="0"/>
      <w:divBdr>
        <w:top w:val="none" w:sz="0" w:space="0" w:color="auto"/>
        <w:left w:val="none" w:sz="0" w:space="0" w:color="auto"/>
        <w:bottom w:val="none" w:sz="0" w:space="0" w:color="auto"/>
        <w:right w:val="none" w:sz="0" w:space="0" w:color="auto"/>
      </w:divBdr>
    </w:div>
    <w:div w:id="1399324677">
      <w:marLeft w:val="480"/>
      <w:marRight w:val="0"/>
      <w:marTop w:val="0"/>
      <w:marBottom w:val="0"/>
      <w:divBdr>
        <w:top w:val="none" w:sz="0" w:space="0" w:color="auto"/>
        <w:left w:val="none" w:sz="0" w:space="0" w:color="auto"/>
        <w:bottom w:val="none" w:sz="0" w:space="0" w:color="auto"/>
        <w:right w:val="none" w:sz="0" w:space="0" w:color="auto"/>
      </w:divBdr>
    </w:div>
    <w:div w:id="1399934761">
      <w:marLeft w:val="480"/>
      <w:marRight w:val="0"/>
      <w:marTop w:val="0"/>
      <w:marBottom w:val="0"/>
      <w:divBdr>
        <w:top w:val="none" w:sz="0" w:space="0" w:color="auto"/>
        <w:left w:val="none" w:sz="0" w:space="0" w:color="auto"/>
        <w:bottom w:val="none" w:sz="0" w:space="0" w:color="auto"/>
        <w:right w:val="none" w:sz="0" w:space="0" w:color="auto"/>
      </w:divBdr>
    </w:div>
    <w:div w:id="1401321917">
      <w:marLeft w:val="480"/>
      <w:marRight w:val="0"/>
      <w:marTop w:val="0"/>
      <w:marBottom w:val="0"/>
      <w:divBdr>
        <w:top w:val="none" w:sz="0" w:space="0" w:color="auto"/>
        <w:left w:val="none" w:sz="0" w:space="0" w:color="auto"/>
        <w:bottom w:val="none" w:sz="0" w:space="0" w:color="auto"/>
        <w:right w:val="none" w:sz="0" w:space="0" w:color="auto"/>
      </w:divBdr>
    </w:div>
    <w:div w:id="1401369017">
      <w:marLeft w:val="480"/>
      <w:marRight w:val="0"/>
      <w:marTop w:val="0"/>
      <w:marBottom w:val="0"/>
      <w:divBdr>
        <w:top w:val="none" w:sz="0" w:space="0" w:color="auto"/>
        <w:left w:val="none" w:sz="0" w:space="0" w:color="auto"/>
        <w:bottom w:val="none" w:sz="0" w:space="0" w:color="auto"/>
        <w:right w:val="none" w:sz="0" w:space="0" w:color="auto"/>
      </w:divBdr>
    </w:div>
    <w:div w:id="1401444455">
      <w:marLeft w:val="480"/>
      <w:marRight w:val="0"/>
      <w:marTop w:val="0"/>
      <w:marBottom w:val="0"/>
      <w:divBdr>
        <w:top w:val="none" w:sz="0" w:space="0" w:color="auto"/>
        <w:left w:val="none" w:sz="0" w:space="0" w:color="auto"/>
        <w:bottom w:val="none" w:sz="0" w:space="0" w:color="auto"/>
        <w:right w:val="none" w:sz="0" w:space="0" w:color="auto"/>
      </w:divBdr>
    </w:div>
    <w:div w:id="1401638822">
      <w:marLeft w:val="480"/>
      <w:marRight w:val="0"/>
      <w:marTop w:val="0"/>
      <w:marBottom w:val="0"/>
      <w:divBdr>
        <w:top w:val="none" w:sz="0" w:space="0" w:color="auto"/>
        <w:left w:val="none" w:sz="0" w:space="0" w:color="auto"/>
        <w:bottom w:val="none" w:sz="0" w:space="0" w:color="auto"/>
        <w:right w:val="none" w:sz="0" w:space="0" w:color="auto"/>
      </w:divBdr>
    </w:div>
    <w:div w:id="1401757358">
      <w:marLeft w:val="480"/>
      <w:marRight w:val="0"/>
      <w:marTop w:val="0"/>
      <w:marBottom w:val="0"/>
      <w:divBdr>
        <w:top w:val="none" w:sz="0" w:space="0" w:color="auto"/>
        <w:left w:val="none" w:sz="0" w:space="0" w:color="auto"/>
        <w:bottom w:val="none" w:sz="0" w:space="0" w:color="auto"/>
        <w:right w:val="none" w:sz="0" w:space="0" w:color="auto"/>
      </w:divBdr>
    </w:div>
    <w:div w:id="1401830032">
      <w:marLeft w:val="480"/>
      <w:marRight w:val="0"/>
      <w:marTop w:val="0"/>
      <w:marBottom w:val="0"/>
      <w:divBdr>
        <w:top w:val="none" w:sz="0" w:space="0" w:color="auto"/>
        <w:left w:val="none" w:sz="0" w:space="0" w:color="auto"/>
        <w:bottom w:val="none" w:sz="0" w:space="0" w:color="auto"/>
        <w:right w:val="none" w:sz="0" w:space="0" w:color="auto"/>
      </w:divBdr>
    </w:div>
    <w:div w:id="1402367260">
      <w:marLeft w:val="480"/>
      <w:marRight w:val="0"/>
      <w:marTop w:val="0"/>
      <w:marBottom w:val="0"/>
      <w:divBdr>
        <w:top w:val="none" w:sz="0" w:space="0" w:color="auto"/>
        <w:left w:val="none" w:sz="0" w:space="0" w:color="auto"/>
        <w:bottom w:val="none" w:sz="0" w:space="0" w:color="auto"/>
        <w:right w:val="none" w:sz="0" w:space="0" w:color="auto"/>
      </w:divBdr>
    </w:div>
    <w:div w:id="1402868825">
      <w:marLeft w:val="480"/>
      <w:marRight w:val="0"/>
      <w:marTop w:val="0"/>
      <w:marBottom w:val="0"/>
      <w:divBdr>
        <w:top w:val="none" w:sz="0" w:space="0" w:color="auto"/>
        <w:left w:val="none" w:sz="0" w:space="0" w:color="auto"/>
        <w:bottom w:val="none" w:sz="0" w:space="0" w:color="auto"/>
        <w:right w:val="none" w:sz="0" w:space="0" w:color="auto"/>
      </w:divBdr>
    </w:div>
    <w:div w:id="1402873582">
      <w:marLeft w:val="480"/>
      <w:marRight w:val="0"/>
      <w:marTop w:val="0"/>
      <w:marBottom w:val="0"/>
      <w:divBdr>
        <w:top w:val="none" w:sz="0" w:space="0" w:color="auto"/>
        <w:left w:val="none" w:sz="0" w:space="0" w:color="auto"/>
        <w:bottom w:val="none" w:sz="0" w:space="0" w:color="auto"/>
        <w:right w:val="none" w:sz="0" w:space="0" w:color="auto"/>
      </w:divBdr>
    </w:div>
    <w:div w:id="1402942397">
      <w:marLeft w:val="480"/>
      <w:marRight w:val="0"/>
      <w:marTop w:val="0"/>
      <w:marBottom w:val="0"/>
      <w:divBdr>
        <w:top w:val="none" w:sz="0" w:space="0" w:color="auto"/>
        <w:left w:val="none" w:sz="0" w:space="0" w:color="auto"/>
        <w:bottom w:val="none" w:sz="0" w:space="0" w:color="auto"/>
        <w:right w:val="none" w:sz="0" w:space="0" w:color="auto"/>
      </w:divBdr>
    </w:div>
    <w:div w:id="1403485793">
      <w:marLeft w:val="480"/>
      <w:marRight w:val="0"/>
      <w:marTop w:val="0"/>
      <w:marBottom w:val="0"/>
      <w:divBdr>
        <w:top w:val="none" w:sz="0" w:space="0" w:color="auto"/>
        <w:left w:val="none" w:sz="0" w:space="0" w:color="auto"/>
        <w:bottom w:val="none" w:sz="0" w:space="0" w:color="auto"/>
        <w:right w:val="none" w:sz="0" w:space="0" w:color="auto"/>
      </w:divBdr>
    </w:div>
    <w:div w:id="1403914986">
      <w:marLeft w:val="480"/>
      <w:marRight w:val="0"/>
      <w:marTop w:val="0"/>
      <w:marBottom w:val="0"/>
      <w:divBdr>
        <w:top w:val="none" w:sz="0" w:space="0" w:color="auto"/>
        <w:left w:val="none" w:sz="0" w:space="0" w:color="auto"/>
        <w:bottom w:val="none" w:sz="0" w:space="0" w:color="auto"/>
        <w:right w:val="none" w:sz="0" w:space="0" w:color="auto"/>
      </w:divBdr>
    </w:div>
    <w:div w:id="1404252270">
      <w:marLeft w:val="480"/>
      <w:marRight w:val="0"/>
      <w:marTop w:val="0"/>
      <w:marBottom w:val="0"/>
      <w:divBdr>
        <w:top w:val="none" w:sz="0" w:space="0" w:color="auto"/>
        <w:left w:val="none" w:sz="0" w:space="0" w:color="auto"/>
        <w:bottom w:val="none" w:sz="0" w:space="0" w:color="auto"/>
        <w:right w:val="none" w:sz="0" w:space="0" w:color="auto"/>
      </w:divBdr>
    </w:div>
    <w:div w:id="1404527609">
      <w:marLeft w:val="480"/>
      <w:marRight w:val="0"/>
      <w:marTop w:val="0"/>
      <w:marBottom w:val="0"/>
      <w:divBdr>
        <w:top w:val="none" w:sz="0" w:space="0" w:color="auto"/>
        <w:left w:val="none" w:sz="0" w:space="0" w:color="auto"/>
        <w:bottom w:val="none" w:sz="0" w:space="0" w:color="auto"/>
        <w:right w:val="none" w:sz="0" w:space="0" w:color="auto"/>
      </w:divBdr>
    </w:div>
    <w:div w:id="1404568820">
      <w:marLeft w:val="480"/>
      <w:marRight w:val="0"/>
      <w:marTop w:val="0"/>
      <w:marBottom w:val="0"/>
      <w:divBdr>
        <w:top w:val="none" w:sz="0" w:space="0" w:color="auto"/>
        <w:left w:val="none" w:sz="0" w:space="0" w:color="auto"/>
        <w:bottom w:val="none" w:sz="0" w:space="0" w:color="auto"/>
        <w:right w:val="none" w:sz="0" w:space="0" w:color="auto"/>
      </w:divBdr>
    </w:div>
    <w:div w:id="1405102653">
      <w:marLeft w:val="480"/>
      <w:marRight w:val="0"/>
      <w:marTop w:val="0"/>
      <w:marBottom w:val="0"/>
      <w:divBdr>
        <w:top w:val="none" w:sz="0" w:space="0" w:color="auto"/>
        <w:left w:val="none" w:sz="0" w:space="0" w:color="auto"/>
        <w:bottom w:val="none" w:sz="0" w:space="0" w:color="auto"/>
        <w:right w:val="none" w:sz="0" w:space="0" w:color="auto"/>
      </w:divBdr>
    </w:div>
    <w:div w:id="1405183088">
      <w:marLeft w:val="480"/>
      <w:marRight w:val="0"/>
      <w:marTop w:val="0"/>
      <w:marBottom w:val="0"/>
      <w:divBdr>
        <w:top w:val="none" w:sz="0" w:space="0" w:color="auto"/>
        <w:left w:val="none" w:sz="0" w:space="0" w:color="auto"/>
        <w:bottom w:val="none" w:sz="0" w:space="0" w:color="auto"/>
        <w:right w:val="none" w:sz="0" w:space="0" w:color="auto"/>
      </w:divBdr>
    </w:div>
    <w:div w:id="1405444290">
      <w:marLeft w:val="480"/>
      <w:marRight w:val="0"/>
      <w:marTop w:val="0"/>
      <w:marBottom w:val="0"/>
      <w:divBdr>
        <w:top w:val="none" w:sz="0" w:space="0" w:color="auto"/>
        <w:left w:val="none" w:sz="0" w:space="0" w:color="auto"/>
        <w:bottom w:val="none" w:sz="0" w:space="0" w:color="auto"/>
        <w:right w:val="none" w:sz="0" w:space="0" w:color="auto"/>
      </w:divBdr>
    </w:div>
    <w:div w:id="1405489860">
      <w:marLeft w:val="480"/>
      <w:marRight w:val="0"/>
      <w:marTop w:val="0"/>
      <w:marBottom w:val="0"/>
      <w:divBdr>
        <w:top w:val="none" w:sz="0" w:space="0" w:color="auto"/>
        <w:left w:val="none" w:sz="0" w:space="0" w:color="auto"/>
        <w:bottom w:val="none" w:sz="0" w:space="0" w:color="auto"/>
        <w:right w:val="none" w:sz="0" w:space="0" w:color="auto"/>
      </w:divBdr>
    </w:div>
    <w:div w:id="1406025901">
      <w:marLeft w:val="480"/>
      <w:marRight w:val="0"/>
      <w:marTop w:val="0"/>
      <w:marBottom w:val="0"/>
      <w:divBdr>
        <w:top w:val="none" w:sz="0" w:space="0" w:color="auto"/>
        <w:left w:val="none" w:sz="0" w:space="0" w:color="auto"/>
        <w:bottom w:val="none" w:sz="0" w:space="0" w:color="auto"/>
        <w:right w:val="none" w:sz="0" w:space="0" w:color="auto"/>
      </w:divBdr>
    </w:div>
    <w:div w:id="1406294681">
      <w:marLeft w:val="480"/>
      <w:marRight w:val="0"/>
      <w:marTop w:val="0"/>
      <w:marBottom w:val="0"/>
      <w:divBdr>
        <w:top w:val="none" w:sz="0" w:space="0" w:color="auto"/>
        <w:left w:val="none" w:sz="0" w:space="0" w:color="auto"/>
        <w:bottom w:val="none" w:sz="0" w:space="0" w:color="auto"/>
        <w:right w:val="none" w:sz="0" w:space="0" w:color="auto"/>
      </w:divBdr>
    </w:div>
    <w:div w:id="1406948913">
      <w:marLeft w:val="480"/>
      <w:marRight w:val="0"/>
      <w:marTop w:val="0"/>
      <w:marBottom w:val="0"/>
      <w:divBdr>
        <w:top w:val="none" w:sz="0" w:space="0" w:color="auto"/>
        <w:left w:val="none" w:sz="0" w:space="0" w:color="auto"/>
        <w:bottom w:val="none" w:sz="0" w:space="0" w:color="auto"/>
        <w:right w:val="none" w:sz="0" w:space="0" w:color="auto"/>
      </w:divBdr>
    </w:div>
    <w:div w:id="1407189349">
      <w:marLeft w:val="480"/>
      <w:marRight w:val="0"/>
      <w:marTop w:val="0"/>
      <w:marBottom w:val="0"/>
      <w:divBdr>
        <w:top w:val="none" w:sz="0" w:space="0" w:color="auto"/>
        <w:left w:val="none" w:sz="0" w:space="0" w:color="auto"/>
        <w:bottom w:val="none" w:sz="0" w:space="0" w:color="auto"/>
        <w:right w:val="none" w:sz="0" w:space="0" w:color="auto"/>
      </w:divBdr>
    </w:div>
    <w:div w:id="1407193160">
      <w:marLeft w:val="480"/>
      <w:marRight w:val="0"/>
      <w:marTop w:val="0"/>
      <w:marBottom w:val="0"/>
      <w:divBdr>
        <w:top w:val="none" w:sz="0" w:space="0" w:color="auto"/>
        <w:left w:val="none" w:sz="0" w:space="0" w:color="auto"/>
        <w:bottom w:val="none" w:sz="0" w:space="0" w:color="auto"/>
        <w:right w:val="none" w:sz="0" w:space="0" w:color="auto"/>
      </w:divBdr>
    </w:div>
    <w:div w:id="1407728477">
      <w:marLeft w:val="480"/>
      <w:marRight w:val="0"/>
      <w:marTop w:val="0"/>
      <w:marBottom w:val="0"/>
      <w:divBdr>
        <w:top w:val="none" w:sz="0" w:space="0" w:color="auto"/>
        <w:left w:val="none" w:sz="0" w:space="0" w:color="auto"/>
        <w:bottom w:val="none" w:sz="0" w:space="0" w:color="auto"/>
        <w:right w:val="none" w:sz="0" w:space="0" w:color="auto"/>
      </w:divBdr>
    </w:div>
    <w:div w:id="1407802605">
      <w:marLeft w:val="480"/>
      <w:marRight w:val="0"/>
      <w:marTop w:val="0"/>
      <w:marBottom w:val="0"/>
      <w:divBdr>
        <w:top w:val="none" w:sz="0" w:space="0" w:color="auto"/>
        <w:left w:val="none" w:sz="0" w:space="0" w:color="auto"/>
        <w:bottom w:val="none" w:sz="0" w:space="0" w:color="auto"/>
        <w:right w:val="none" w:sz="0" w:space="0" w:color="auto"/>
      </w:divBdr>
    </w:div>
    <w:div w:id="1408726053">
      <w:marLeft w:val="480"/>
      <w:marRight w:val="0"/>
      <w:marTop w:val="0"/>
      <w:marBottom w:val="0"/>
      <w:divBdr>
        <w:top w:val="none" w:sz="0" w:space="0" w:color="auto"/>
        <w:left w:val="none" w:sz="0" w:space="0" w:color="auto"/>
        <w:bottom w:val="none" w:sz="0" w:space="0" w:color="auto"/>
        <w:right w:val="none" w:sz="0" w:space="0" w:color="auto"/>
      </w:divBdr>
    </w:div>
    <w:div w:id="1408766121">
      <w:marLeft w:val="480"/>
      <w:marRight w:val="0"/>
      <w:marTop w:val="0"/>
      <w:marBottom w:val="0"/>
      <w:divBdr>
        <w:top w:val="none" w:sz="0" w:space="0" w:color="auto"/>
        <w:left w:val="none" w:sz="0" w:space="0" w:color="auto"/>
        <w:bottom w:val="none" w:sz="0" w:space="0" w:color="auto"/>
        <w:right w:val="none" w:sz="0" w:space="0" w:color="auto"/>
      </w:divBdr>
    </w:div>
    <w:div w:id="1409108087">
      <w:marLeft w:val="480"/>
      <w:marRight w:val="0"/>
      <w:marTop w:val="0"/>
      <w:marBottom w:val="0"/>
      <w:divBdr>
        <w:top w:val="none" w:sz="0" w:space="0" w:color="auto"/>
        <w:left w:val="none" w:sz="0" w:space="0" w:color="auto"/>
        <w:bottom w:val="none" w:sz="0" w:space="0" w:color="auto"/>
        <w:right w:val="none" w:sz="0" w:space="0" w:color="auto"/>
      </w:divBdr>
    </w:div>
    <w:div w:id="1409572437">
      <w:marLeft w:val="480"/>
      <w:marRight w:val="0"/>
      <w:marTop w:val="0"/>
      <w:marBottom w:val="0"/>
      <w:divBdr>
        <w:top w:val="none" w:sz="0" w:space="0" w:color="auto"/>
        <w:left w:val="none" w:sz="0" w:space="0" w:color="auto"/>
        <w:bottom w:val="none" w:sz="0" w:space="0" w:color="auto"/>
        <w:right w:val="none" w:sz="0" w:space="0" w:color="auto"/>
      </w:divBdr>
    </w:div>
    <w:div w:id="1410494956">
      <w:marLeft w:val="480"/>
      <w:marRight w:val="0"/>
      <w:marTop w:val="0"/>
      <w:marBottom w:val="0"/>
      <w:divBdr>
        <w:top w:val="none" w:sz="0" w:space="0" w:color="auto"/>
        <w:left w:val="none" w:sz="0" w:space="0" w:color="auto"/>
        <w:bottom w:val="none" w:sz="0" w:space="0" w:color="auto"/>
        <w:right w:val="none" w:sz="0" w:space="0" w:color="auto"/>
      </w:divBdr>
    </w:div>
    <w:div w:id="1410689263">
      <w:marLeft w:val="480"/>
      <w:marRight w:val="0"/>
      <w:marTop w:val="0"/>
      <w:marBottom w:val="0"/>
      <w:divBdr>
        <w:top w:val="none" w:sz="0" w:space="0" w:color="auto"/>
        <w:left w:val="none" w:sz="0" w:space="0" w:color="auto"/>
        <w:bottom w:val="none" w:sz="0" w:space="0" w:color="auto"/>
        <w:right w:val="none" w:sz="0" w:space="0" w:color="auto"/>
      </w:divBdr>
    </w:div>
    <w:div w:id="1410691552">
      <w:marLeft w:val="480"/>
      <w:marRight w:val="0"/>
      <w:marTop w:val="0"/>
      <w:marBottom w:val="0"/>
      <w:divBdr>
        <w:top w:val="none" w:sz="0" w:space="0" w:color="auto"/>
        <w:left w:val="none" w:sz="0" w:space="0" w:color="auto"/>
        <w:bottom w:val="none" w:sz="0" w:space="0" w:color="auto"/>
        <w:right w:val="none" w:sz="0" w:space="0" w:color="auto"/>
      </w:divBdr>
    </w:div>
    <w:div w:id="1410733912">
      <w:marLeft w:val="480"/>
      <w:marRight w:val="0"/>
      <w:marTop w:val="0"/>
      <w:marBottom w:val="0"/>
      <w:divBdr>
        <w:top w:val="none" w:sz="0" w:space="0" w:color="auto"/>
        <w:left w:val="none" w:sz="0" w:space="0" w:color="auto"/>
        <w:bottom w:val="none" w:sz="0" w:space="0" w:color="auto"/>
        <w:right w:val="none" w:sz="0" w:space="0" w:color="auto"/>
      </w:divBdr>
    </w:div>
    <w:div w:id="1411080647">
      <w:marLeft w:val="480"/>
      <w:marRight w:val="0"/>
      <w:marTop w:val="0"/>
      <w:marBottom w:val="0"/>
      <w:divBdr>
        <w:top w:val="none" w:sz="0" w:space="0" w:color="auto"/>
        <w:left w:val="none" w:sz="0" w:space="0" w:color="auto"/>
        <w:bottom w:val="none" w:sz="0" w:space="0" w:color="auto"/>
        <w:right w:val="none" w:sz="0" w:space="0" w:color="auto"/>
      </w:divBdr>
    </w:div>
    <w:div w:id="1411317764">
      <w:marLeft w:val="480"/>
      <w:marRight w:val="0"/>
      <w:marTop w:val="0"/>
      <w:marBottom w:val="0"/>
      <w:divBdr>
        <w:top w:val="none" w:sz="0" w:space="0" w:color="auto"/>
        <w:left w:val="none" w:sz="0" w:space="0" w:color="auto"/>
        <w:bottom w:val="none" w:sz="0" w:space="0" w:color="auto"/>
        <w:right w:val="none" w:sz="0" w:space="0" w:color="auto"/>
      </w:divBdr>
    </w:div>
    <w:div w:id="1411851361">
      <w:marLeft w:val="480"/>
      <w:marRight w:val="0"/>
      <w:marTop w:val="0"/>
      <w:marBottom w:val="0"/>
      <w:divBdr>
        <w:top w:val="none" w:sz="0" w:space="0" w:color="auto"/>
        <w:left w:val="none" w:sz="0" w:space="0" w:color="auto"/>
        <w:bottom w:val="none" w:sz="0" w:space="0" w:color="auto"/>
        <w:right w:val="none" w:sz="0" w:space="0" w:color="auto"/>
      </w:divBdr>
    </w:div>
    <w:div w:id="1412048437">
      <w:marLeft w:val="480"/>
      <w:marRight w:val="0"/>
      <w:marTop w:val="0"/>
      <w:marBottom w:val="0"/>
      <w:divBdr>
        <w:top w:val="none" w:sz="0" w:space="0" w:color="auto"/>
        <w:left w:val="none" w:sz="0" w:space="0" w:color="auto"/>
        <w:bottom w:val="none" w:sz="0" w:space="0" w:color="auto"/>
        <w:right w:val="none" w:sz="0" w:space="0" w:color="auto"/>
      </w:divBdr>
    </w:div>
    <w:div w:id="1412190616">
      <w:marLeft w:val="480"/>
      <w:marRight w:val="0"/>
      <w:marTop w:val="0"/>
      <w:marBottom w:val="0"/>
      <w:divBdr>
        <w:top w:val="none" w:sz="0" w:space="0" w:color="auto"/>
        <w:left w:val="none" w:sz="0" w:space="0" w:color="auto"/>
        <w:bottom w:val="none" w:sz="0" w:space="0" w:color="auto"/>
        <w:right w:val="none" w:sz="0" w:space="0" w:color="auto"/>
      </w:divBdr>
    </w:div>
    <w:div w:id="1412895423">
      <w:marLeft w:val="480"/>
      <w:marRight w:val="0"/>
      <w:marTop w:val="0"/>
      <w:marBottom w:val="0"/>
      <w:divBdr>
        <w:top w:val="none" w:sz="0" w:space="0" w:color="auto"/>
        <w:left w:val="none" w:sz="0" w:space="0" w:color="auto"/>
        <w:bottom w:val="none" w:sz="0" w:space="0" w:color="auto"/>
        <w:right w:val="none" w:sz="0" w:space="0" w:color="auto"/>
      </w:divBdr>
    </w:div>
    <w:div w:id="1413089097">
      <w:marLeft w:val="480"/>
      <w:marRight w:val="0"/>
      <w:marTop w:val="0"/>
      <w:marBottom w:val="0"/>
      <w:divBdr>
        <w:top w:val="none" w:sz="0" w:space="0" w:color="auto"/>
        <w:left w:val="none" w:sz="0" w:space="0" w:color="auto"/>
        <w:bottom w:val="none" w:sz="0" w:space="0" w:color="auto"/>
        <w:right w:val="none" w:sz="0" w:space="0" w:color="auto"/>
      </w:divBdr>
    </w:div>
    <w:div w:id="1413552410">
      <w:marLeft w:val="480"/>
      <w:marRight w:val="0"/>
      <w:marTop w:val="0"/>
      <w:marBottom w:val="0"/>
      <w:divBdr>
        <w:top w:val="none" w:sz="0" w:space="0" w:color="auto"/>
        <w:left w:val="none" w:sz="0" w:space="0" w:color="auto"/>
        <w:bottom w:val="none" w:sz="0" w:space="0" w:color="auto"/>
        <w:right w:val="none" w:sz="0" w:space="0" w:color="auto"/>
      </w:divBdr>
    </w:div>
    <w:div w:id="1413626520">
      <w:marLeft w:val="480"/>
      <w:marRight w:val="0"/>
      <w:marTop w:val="0"/>
      <w:marBottom w:val="0"/>
      <w:divBdr>
        <w:top w:val="none" w:sz="0" w:space="0" w:color="auto"/>
        <w:left w:val="none" w:sz="0" w:space="0" w:color="auto"/>
        <w:bottom w:val="none" w:sz="0" w:space="0" w:color="auto"/>
        <w:right w:val="none" w:sz="0" w:space="0" w:color="auto"/>
      </w:divBdr>
    </w:div>
    <w:div w:id="1414088389">
      <w:marLeft w:val="480"/>
      <w:marRight w:val="0"/>
      <w:marTop w:val="0"/>
      <w:marBottom w:val="0"/>
      <w:divBdr>
        <w:top w:val="none" w:sz="0" w:space="0" w:color="auto"/>
        <w:left w:val="none" w:sz="0" w:space="0" w:color="auto"/>
        <w:bottom w:val="none" w:sz="0" w:space="0" w:color="auto"/>
        <w:right w:val="none" w:sz="0" w:space="0" w:color="auto"/>
      </w:divBdr>
    </w:div>
    <w:div w:id="1414279936">
      <w:marLeft w:val="480"/>
      <w:marRight w:val="0"/>
      <w:marTop w:val="0"/>
      <w:marBottom w:val="0"/>
      <w:divBdr>
        <w:top w:val="none" w:sz="0" w:space="0" w:color="auto"/>
        <w:left w:val="none" w:sz="0" w:space="0" w:color="auto"/>
        <w:bottom w:val="none" w:sz="0" w:space="0" w:color="auto"/>
        <w:right w:val="none" w:sz="0" w:space="0" w:color="auto"/>
      </w:divBdr>
    </w:div>
    <w:div w:id="1414353276">
      <w:marLeft w:val="480"/>
      <w:marRight w:val="0"/>
      <w:marTop w:val="0"/>
      <w:marBottom w:val="0"/>
      <w:divBdr>
        <w:top w:val="none" w:sz="0" w:space="0" w:color="auto"/>
        <w:left w:val="none" w:sz="0" w:space="0" w:color="auto"/>
        <w:bottom w:val="none" w:sz="0" w:space="0" w:color="auto"/>
        <w:right w:val="none" w:sz="0" w:space="0" w:color="auto"/>
      </w:divBdr>
    </w:div>
    <w:div w:id="1414934478">
      <w:marLeft w:val="480"/>
      <w:marRight w:val="0"/>
      <w:marTop w:val="0"/>
      <w:marBottom w:val="0"/>
      <w:divBdr>
        <w:top w:val="none" w:sz="0" w:space="0" w:color="auto"/>
        <w:left w:val="none" w:sz="0" w:space="0" w:color="auto"/>
        <w:bottom w:val="none" w:sz="0" w:space="0" w:color="auto"/>
        <w:right w:val="none" w:sz="0" w:space="0" w:color="auto"/>
      </w:divBdr>
    </w:div>
    <w:div w:id="1415782025">
      <w:marLeft w:val="480"/>
      <w:marRight w:val="0"/>
      <w:marTop w:val="0"/>
      <w:marBottom w:val="0"/>
      <w:divBdr>
        <w:top w:val="none" w:sz="0" w:space="0" w:color="auto"/>
        <w:left w:val="none" w:sz="0" w:space="0" w:color="auto"/>
        <w:bottom w:val="none" w:sz="0" w:space="0" w:color="auto"/>
        <w:right w:val="none" w:sz="0" w:space="0" w:color="auto"/>
      </w:divBdr>
    </w:div>
    <w:div w:id="1418791110">
      <w:marLeft w:val="480"/>
      <w:marRight w:val="0"/>
      <w:marTop w:val="0"/>
      <w:marBottom w:val="0"/>
      <w:divBdr>
        <w:top w:val="none" w:sz="0" w:space="0" w:color="auto"/>
        <w:left w:val="none" w:sz="0" w:space="0" w:color="auto"/>
        <w:bottom w:val="none" w:sz="0" w:space="0" w:color="auto"/>
        <w:right w:val="none" w:sz="0" w:space="0" w:color="auto"/>
      </w:divBdr>
    </w:div>
    <w:div w:id="1419131284">
      <w:marLeft w:val="480"/>
      <w:marRight w:val="0"/>
      <w:marTop w:val="0"/>
      <w:marBottom w:val="0"/>
      <w:divBdr>
        <w:top w:val="none" w:sz="0" w:space="0" w:color="auto"/>
        <w:left w:val="none" w:sz="0" w:space="0" w:color="auto"/>
        <w:bottom w:val="none" w:sz="0" w:space="0" w:color="auto"/>
        <w:right w:val="none" w:sz="0" w:space="0" w:color="auto"/>
      </w:divBdr>
    </w:div>
    <w:div w:id="1419133106">
      <w:marLeft w:val="480"/>
      <w:marRight w:val="0"/>
      <w:marTop w:val="0"/>
      <w:marBottom w:val="0"/>
      <w:divBdr>
        <w:top w:val="none" w:sz="0" w:space="0" w:color="auto"/>
        <w:left w:val="none" w:sz="0" w:space="0" w:color="auto"/>
        <w:bottom w:val="none" w:sz="0" w:space="0" w:color="auto"/>
        <w:right w:val="none" w:sz="0" w:space="0" w:color="auto"/>
      </w:divBdr>
    </w:div>
    <w:div w:id="1419205461">
      <w:marLeft w:val="480"/>
      <w:marRight w:val="0"/>
      <w:marTop w:val="0"/>
      <w:marBottom w:val="0"/>
      <w:divBdr>
        <w:top w:val="none" w:sz="0" w:space="0" w:color="auto"/>
        <w:left w:val="none" w:sz="0" w:space="0" w:color="auto"/>
        <w:bottom w:val="none" w:sz="0" w:space="0" w:color="auto"/>
        <w:right w:val="none" w:sz="0" w:space="0" w:color="auto"/>
      </w:divBdr>
    </w:div>
    <w:div w:id="1419251285">
      <w:marLeft w:val="480"/>
      <w:marRight w:val="0"/>
      <w:marTop w:val="0"/>
      <w:marBottom w:val="0"/>
      <w:divBdr>
        <w:top w:val="none" w:sz="0" w:space="0" w:color="auto"/>
        <w:left w:val="none" w:sz="0" w:space="0" w:color="auto"/>
        <w:bottom w:val="none" w:sz="0" w:space="0" w:color="auto"/>
        <w:right w:val="none" w:sz="0" w:space="0" w:color="auto"/>
      </w:divBdr>
    </w:div>
    <w:div w:id="1420567215">
      <w:marLeft w:val="480"/>
      <w:marRight w:val="0"/>
      <w:marTop w:val="0"/>
      <w:marBottom w:val="0"/>
      <w:divBdr>
        <w:top w:val="none" w:sz="0" w:space="0" w:color="auto"/>
        <w:left w:val="none" w:sz="0" w:space="0" w:color="auto"/>
        <w:bottom w:val="none" w:sz="0" w:space="0" w:color="auto"/>
        <w:right w:val="none" w:sz="0" w:space="0" w:color="auto"/>
      </w:divBdr>
    </w:div>
    <w:div w:id="1420835112">
      <w:marLeft w:val="480"/>
      <w:marRight w:val="0"/>
      <w:marTop w:val="0"/>
      <w:marBottom w:val="0"/>
      <w:divBdr>
        <w:top w:val="none" w:sz="0" w:space="0" w:color="auto"/>
        <w:left w:val="none" w:sz="0" w:space="0" w:color="auto"/>
        <w:bottom w:val="none" w:sz="0" w:space="0" w:color="auto"/>
        <w:right w:val="none" w:sz="0" w:space="0" w:color="auto"/>
      </w:divBdr>
    </w:div>
    <w:div w:id="1420836462">
      <w:marLeft w:val="480"/>
      <w:marRight w:val="0"/>
      <w:marTop w:val="0"/>
      <w:marBottom w:val="0"/>
      <w:divBdr>
        <w:top w:val="none" w:sz="0" w:space="0" w:color="auto"/>
        <w:left w:val="none" w:sz="0" w:space="0" w:color="auto"/>
        <w:bottom w:val="none" w:sz="0" w:space="0" w:color="auto"/>
        <w:right w:val="none" w:sz="0" w:space="0" w:color="auto"/>
      </w:divBdr>
    </w:div>
    <w:div w:id="1420983816">
      <w:marLeft w:val="480"/>
      <w:marRight w:val="0"/>
      <w:marTop w:val="0"/>
      <w:marBottom w:val="0"/>
      <w:divBdr>
        <w:top w:val="none" w:sz="0" w:space="0" w:color="auto"/>
        <w:left w:val="none" w:sz="0" w:space="0" w:color="auto"/>
        <w:bottom w:val="none" w:sz="0" w:space="0" w:color="auto"/>
        <w:right w:val="none" w:sz="0" w:space="0" w:color="auto"/>
      </w:divBdr>
    </w:div>
    <w:div w:id="1421098407">
      <w:marLeft w:val="480"/>
      <w:marRight w:val="0"/>
      <w:marTop w:val="0"/>
      <w:marBottom w:val="0"/>
      <w:divBdr>
        <w:top w:val="none" w:sz="0" w:space="0" w:color="auto"/>
        <w:left w:val="none" w:sz="0" w:space="0" w:color="auto"/>
        <w:bottom w:val="none" w:sz="0" w:space="0" w:color="auto"/>
        <w:right w:val="none" w:sz="0" w:space="0" w:color="auto"/>
      </w:divBdr>
    </w:div>
    <w:div w:id="1421178486">
      <w:marLeft w:val="480"/>
      <w:marRight w:val="0"/>
      <w:marTop w:val="0"/>
      <w:marBottom w:val="0"/>
      <w:divBdr>
        <w:top w:val="none" w:sz="0" w:space="0" w:color="auto"/>
        <w:left w:val="none" w:sz="0" w:space="0" w:color="auto"/>
        <w:bottom w:val="none" w:sz="0" w:space="0" w:color="auto"/>
        <w:right w:val="none" w:sz="0" w:space="0" w:color="auto"/>
      </w:divBdr>
    </w:div>
    <w:div w:id="1421290560">
      <w:marLeft w:val="480"/>
      <w:marRight w:val="0"/>
      <w:marTop w:val="0"/>
      <w:marBottom w:val="0"/>
      <w:divBdr>
        <w:top w:val="none" w:sz="0" w:space="0" w:color="auto"/>
        <w:left w:val="none" w:sz="0" w:space="0" w:color="auto"/>
        <w:bottom w:val="none" w:sz="0" w:space="0" w:color="auto"/>
        <w:right w:val="none" w:sz="0" w:space="0" w:color="auto"/>
      </w:divBdr>
    </w:div>
    <w:div w:id="1421439810">
      <w:marLeft w:val="480"/>
      <w:marRight w:val="0"/>
      <w:marTop w:val="0"/>
      <w:marBottom w:val="0"/>
      <w:divBdr>
        <w:top w:val="none" w:sz="0" w:space="0" w:color="auto"/>
        <w:left w:val="none" w:sz="0" w:space="0" w:color="auto"/>
        <w:bottom w:val="none" w:sz="0" w:space="0" w:color="auto"/>
        <w:right w:val="none" w:sz="0" w:space="0" w:color="auto"/>
      </w:divBdr>
    </w:div>
    <w:div w:id="1422557139">
      <w:marLeft w:val="480"/>
      <w:marRight w:val="0"/>
      <w:marTop w:val="0"/>
      <w:marBottom w:val="0"/>
      <w:divBdr>
        <w:top w:val="none" w:sz="0" w:space="0" w:color="auto"/>
        <w:left w:val="none" w:sz="0" w:space="0" w:color="auto"/>
        <w:bottom w:val="none" w:sz="0" w:space="0" w:color="auto"/>
        <w:right w:val="none" w:sz="0" w:space="0" w:color="auto"/>
      </w:divBdr>
    </w:div>
    <w:div w:id="1422604869">
      <w:marLeft w:val="480"/>
      <w:marRight w:val="0"/>
      <w:marTop w:val="0"/>
      <w:marBottom w:val="0"/>
      <w:divBdr>
        <w:top w:val="none" w:sz="0" w:space="0" w:color="auto"/>
        <w:left w:val="none" w:sz="0" w:space="0" w:color="auto"/>
        <w:bottom w:val="none" w:sz="0" w:space="0" w:color="auto"/>
        <w:right w:val="none" w:sz="0" w:space="0" w:color="auto"/>
      </w:divBdr>
    </w:div>
    <w:div w:id="1424106190">
      <w:marLeft w:val="480"/>
      <w:marRight w:val="0"/>
      <w:marTop w:val="0"/>
      <w:marBottom w:val="0"/>
      <w:divBdr>
        <w:top w:val="none" w:sz="0" w:space="0" w:color="auto"/>
        <w:left w:val="none" w:sz="0" w:space="0" w:color="auto"/>
        <w:bottom w:val="none" w:sz="0" w:space="0" w:color="auto"/>
        <w:right w:val="none" w:sz="0" w:space="0" w:color="auto"/>
      </w:divBdr>
    </w:div>
    <w:div w:id="1424376252">
      <w:marLeft w:val="480"/>
      <w:marRight w:val="0"/>
      <w:marTop w:val="0"/>
      <w:marBottom w:val="0"/>
      <w:divBdr>
        <w:top w:val="none" w:sz="0" w:space="0" w:color="auto"/>
        <w:left w:val="none" w:sz="0" w:space="0" w:color="auto"/>
        <w:bottom w:val="none" w:sz="0" w:space="0" w:color="auto"/>
        <w:right w:val="none" w:sz="0" w:space="0" w:color="auto"/>
      </w:divBdr>
    </w:div>
    <w:div w:id="1424379237">
      <w:marLeft w:val="480"/>
      <w:marRight w:val="0"/>
      <w:marTop w:val="0"/>
      <w:marBottom w:val="0"/>
      <w:divBdr>
        <w:top w:val="none" w:sz="0" w:space="0" w:color="auto"/>
        <w:left w:val="none" w:sz="0" w:space="0" w:color="auto"/>
        <w:bottom w:val="none" w:sz="0" w:space="0" w:color="auto"/>
        <w:right w:val="none" w:sz="0" w:space="0" w:color="auto"/>
      </w:divBdr>
    </w:div>
    <w:div w:id="1425954934">
      <w:marLeft w:val="480"/>
      <w:marRight w:val="0"/>
      <w:marTop w:val="0"/>
      <w:marBottom w:val="0"/>
      <w:divBdr>
        <w:top w:val="none" w:sz="0" w:space="0" w:color="auto"/>
        <w:left w:val="none" w:sz="0" w:space="0" w:color="auto"/>
        <w:bottom w:val="none" w:sz="0" w:space="0" w:color="auto"/>
        <w:right w:val="none" w:sz="0" w:space="0" w:color="auto"/>
      </w:divBdr>
    </w:div>
    <w:div w:id="1426800673">
      <w:marLeft w:val="480"/>
      <w:marRight w:val="0"/>
      <w:marTop w:val="0"/>
      <w:marBottom w:val="0"/>
      <w:divBdr>
        <w:top w:val="none" w:sz="0" w:space="0" w:color="auto"/>
        <w:left w:val="none" w:sz="0" w:space="0" w:color="auto"/>
        <w:bottom w:val="none" w:sz="0" w:space="0" w:color="auto"/>
        <w:right w:val="none" w:sz="0" w:space="0" w:color="auto"/>
      </w:divBdr>
    </w:div>
    <w:div w:id="1427187243">
      <w:marLeft w:val="480"/>
      <w:marRight w:val="0"/>
      <w:marTop w:val="0"/>
      <w:marBottom w:val="0"/>
      <w:divBdr>
        <w:top w:val="none" w:sz="0" w:space="0" w:color="auto"/>
        <w:left w:val="none" w:sz="0" w:space="0" w:color="auto"/>
        <w:bottom w:val="none" w:sz="0" w:space="0" w:color="auto"/>
        <w:right w:val="none" w:sz="0" w:space="0" w:color="auto"/>
      </w:divBdr>
    </w:div>
    <w:div w:id="1427187378">
      <w:marLeft w:val="480"/>
      <w:marRight w:val="0"/>
      <w:marTop w:val="0"/>
      <w:marBottom w:val="0"/>
      <w:divBdr>
        <w:top w:val="none" w:sz="0" w:space="0" w:color="auto"/>
        <w:left w:val="none" w:sz="0" w:space="0" w:color="auto"/>
        <w:bottom w:val="none" w:sz="0" w:space="0" w:color="auto"/>
        <w:right w:val="none" w:sz="0" w:space="0" w:color="auto"/>
      </w:divBdr>
    </w:div>
    <w:div w:id="1427654348">
      <w:marLeft w:val="480"/>
      <w:marRight w:val="0"/>
      <w:marTop w:val="0"/>
      <w:marBottom w:val="0"/>
      <w:divBdr>
        <w:top w:val="none" w:sz="0" w:space="0" w:color="auto"/>
        <w:left w:val="none" w:sz="0" w:space="0" w:color="auto"/>
        <w:bottom w:val="none" w:sz="0" w:space="0" w:color="auto"/>
        <w:right w:val="none" w:sz="0" w:space="0" w:color="auto"/>
      </w:divBdr>
    </w:div>
    <w:div w:id="1427654497">
      <w:marLeft w:val="480"/>
      <w:marRight w:val="0"/>
      <w:marTop w:val="0"/>
      <w:marBottom w:val="0"/>
      <w:divBdr>
        <w:top w:val="none" w:sz="0" w:space="0" w:color="auto"/>
        <w:left w:val="none" w:sz="0" w:space="0" w:color="auto"/>
        <w:bottom w:val="none" w:sz="0" w:space="0" w:color="auto"/>
        <w:right w:val="none" w:sz="0" w:space="0" w:color="auto"/>
      </w:divBdr>
    </w:div>
    <w:div w:id="1427918747">
      <w:marLeft w:val="480"/>
      <w:marRight w:val="0"/>
      <w:marTop w:val="0"/>
      <w:marBottom w:val="0"/>
      <w:divBdr>
        <w:top w:val="none" w:sz="0" w:space="0" w:color="auto"/>
        <w:left w:val="none" w:sz="0" w:space="0" w:color="auto"/>
        <w:bottom w:val="none" w:sz="0" w:space="0" w:color="auto"/>
        <w:right w:val="none" w:sz="0" w:space="0" w:color="auto"/>
      </w:divBdr>
    </w:div>
    <w:div w:id="1428037364">
      <w:marLeft w:val="480"/>
      <w:marRight w:val="0"/>
      <w:marTop w:val="0"/>
      <w:marBottom w:val="0"/>
      <w:divBdr>
        <w:top w:val="none" w:sz="0" w:space="0" w:color="auto"/>
        <w:left w:val="none" w:sz="0" w:space="0" w:color="auto"/>
        <w:bottom w:val="none" w:sz="0" w:space="0" w:color="auto"/>
        <w:right w:val="none" w:sz="0" w:space="0" w:color="auto"/>
      </w:divBdr>
    </w:div>
    <w:div w:id="1428190960">
      <w:marLeft w:val="480"/>
      <w:marRight w:val="0"/>
      <w:marTop w:val="0"/>
      <w:marBottom w:val="0"/>
      <w:divBdr>
        <w:top w:val="none" w:sz="0" w:space="0" w:color="auto"/>
        <w:left w:val="none" w:sz="0" w:space="0" w:color="auto"/>
        <w:bottom w:val="none" w:sz="0" w:space="0" w:color="auto"/>
        <w:right w:val="none" w:sz="0" w:space="0" w:color="auto"/>
      </w:divBdr>
    </w:div>
    <w:div w:id="1428578895">
      <w:marLeft w:val="480"/>
      <w:marRight w:val="0"/>
      <w:marTop w:val="0"/>
      <w:marBottom w:val="0"/>
      <w:divBdr>
        <w:top w:val="none" w:sz="0" w:space="0" w:color="auto"/>
        <w:left w:val="none" w:sz="0" w:space="0" w:color="auto"/>
        <w:bottom w:val="none" w:sz="0" w:space="0" w:color="auto"/>
        <w:right w:val="none" w:sz="0" w:space="0" w:color="auto"/>
      </w:divBdr>
    </w:div>
    <w:div w:id="1429426545">
      <w:marLeft w:val="480"/>
      <w:marRight w:val="0"/>
      <w:marTop w:val="0"/>
      <w:marBottom w:val="0"/>
      <w:divBdr>
        <w:top w:val="none" w:sz="0" w:space="0" w:color="auto"/>
        <w:left w:val="none" w:sz="0" w:space="0" w:color="auto"/>
        <w:bottom w:val="none" w:sz="0" w:space="0" w:color="auto"/>
        <w:right w:val="none" w:sz="0" w:space="0" w:color="auto"/>
      </w:divBdr>
    </w:div>
    <w:div w:id="1429430280">
      <w:marLeft w:val="480"/>
      <w:marRight w:val="0"/>
      <w:marTop w:val="0"/>
      <w:marBottom w:val="0"/>
      <w:divBdr>
        <w:top w:val="none" w:sz="0" w:space="0" w:color="auto"/>
        <w:left w:val="none" w:sz="0" w:space="0" w:color="auto"/>
        <w:bottom w:val="none" w:sz="0" w:space="0" w:color="auto"/>
        <w:right w:val="none" w:sz="0" w:space="0" w:color="auto"/>
      </w:divBdr>
    </w:div>
    <w:div w:id="1429499671">
      <w:marLeft w:val="480"/>
      <w:marRight w:val="0"/>
      <w:marTop w:val="0"/>
      <w:marBottom w:val="0"/>
      <w:divBdr>
        <w:top w:val="none" w:sz="0" w:space="0" w:color="auto"/>
        <w:left w:val="none" w:sz="0" w:space="0" w:color="auto"/>
        <w:bottom w:val="none" w:sz="0" w:space="0" w:color="auto"/>
        <w:right w:val="none" w:sz="0" w:space="0" w:color="auto"/>
      </w:divBdr>
    </w:div>
    <w:div w:id="1429502245">
      <w:marLeft w:val="480"/>
      <w:marRight w:val="0"/>
      <w:marTop w:val="0"/>
      <w:marBottom w:val="0"/>
      <w:divBdr>
        <w:top w:val="none" w:sz="0" w:space="0" w:color="auto"/>
        <w:left w:val="none" w:sz="0" w:space="0" w:color="auto"/>
        <w:bottom w:val="none" w:sz="0" w:space="0" w:color="auto"/>
        <w:right w:val="none" w:sz="0" w:space="0" w:color="auto"/>
      </w:divBdr>
    </w:div>
    <w:div w:id="1429545293">
      <w:marLeft w:val="480"/>
      <w:marRight w:val="0"/>
      <w:marTop w:val="0"/>
      <w:marBottom w:val="0"/>
      <w:divBdr>
        <w:top w:val="none" w:sz="0" w:space="0" w:color="auto"/>
        <w:left w:val="none" w:sz="0" w:space="0" w:color="auto"/>
        <w:bottom w:val="none" w:sz="0" w:space="0" w:color="auto"/>
        <w:right w:val="none" w:sz="0" w:space="0" w:color="auto"/>
      </w:divBdr>
    </w:div>
    <w:div w:id="1429888417">
      <w:marLeft w:val="480"/>
      <w:marRight w:val="0"/>
      <w:marTop w:val="0"/>
      <w:marBottom w:val="0"/>
      <w:divBdr>
        <w:top w:val="none" w:sz="0" w:space="0" w:color="auto"/>
        <w:left w:val="none" w:sz="0" w:space="0" w:color="auto"/>
        <w:bottom w:val="none" w:sz="0" w:space="0" w:color="auto"/>
        <w:right w:val="none" w:sz="0" w:space="0" w:color="auto"/>
      </w:divBdr>
    </w:div>
    <w:div w:id="1430269916">
      <w:marLeft w:val="480"/>
      <w:marRight w:val="0"/>
      <w:marTop w:val="0"/>
      <w:marBottom w:val="0"/>
      <w:divBdr>
        <w:top w:val="none" w:sz="0" w:space="0" w:color="auto"/>
        <w:left w:val="none" w:sz="0" w:space="0" w:color="auto"/>
        <w:bottom w:val="none" w:sz="0" w:space="0" w:color="auto"/>
        <w:right w:val="none" w:sz="0" w:space="0" w:color="auto"/>
      </w:divBdr>
    </w:div>
    <w:div w:id="1430538490">
      <w:marLeft w:val="480"/>
      <w:marRight w:val="0"/>
      <w:marTop w:val="0"/>
      <w:marBottom w:val="0"/>
      <w:divBdr>
        <w:top w:val="none" w:sz="0" w:space="0" w:color="auto"/>
        <w:left w:val="none" w:sz="0" w:space="0" w:color="auto"/>
        <w:bottom w:val="none" w:sz="0" w:space="0" w:color="auto"/>
        <w:right w:val="none" w:sz="0" w:space="0" w:color="auto"/>
      </w:divBdr>
    </w:div>
    <w:div w:id="1430588573">
      <w:marLeft w:val="480"/>
      <w:marRight w:val="0"/>
      <w:marTop w:val="0"/>
      <w:marBottom w:val="0"/>
      <w:divBdr>
        <w:top w:val="none" w:sz="0" w:space="0" w:color="auto"/>
        <w:left w:val="none" w:sz="0" w:space="0" w:color="auto"/>
        <w:bottom w:val="none" w:sz="0" w:space="0" w:color="auto"/>
        <w:right w:val="none" w:sz="0" w:space="0" w:color="auto"/>
      </w:divBdr>
    </w:div>
    <w:div w:id="1430808217">
      <w:marLeft w:val="480"/>
      <w:marRight w:val="0"/>
      <w:marTop w:val="0"/>
      <w:marBottom w:val="0"/>
      <w:divBdr>
        <w:top w:val="none" w:sz="0" w:space="0" w:color="auto"/>
        <w:left w:val="none" w:sz="0" w:space="0" w:color="auto"/>
        <w:bottom w:val="none" w:sz="0" w:space="0" w:color="auto"/>
        <w:right w:val="none" w:sz="0" w:space="0" w:color="auto"/>
      </w:divBdr>
    </w:div>
    <w:div w:id="1430856658">
      <w:marLeft w:val="480"/>
      <w:marRight w:val="0"/>
      <w:marTop w:val="0"/>
      <w:marBottom w:val="0"/>
      <w:divBdr>
        <w:top w:val="none" w:sz="0" w:space="0" w:color="auto"/>
        <w:left w:val="none" w:sz="0" w:space="0" w:color="auto"/>
        <w:bottom w:val="none" w:sz="0" w:space="0" w:color="auto"/>
        <w:right w:val="none" w:sz="0" w:space="0" w:color="auto"/>
      </w:divBdr>
    </w:div>
    <w:div w:id="1430858818">
      <w:marLeft w:val="480"/>
      <w:marRight w:val="0"/>
      <w:marTop w:val="0"/>
      <w:marBottom w:val="0"/>
      <w:divBdr>
        <w:top w:val="none" w:sz="0" w:space="0" w:color="auto"/>
        <w:left w:val="none" w:sz="0" w:space="0" w:color="auto"/>
        <w:bottom w:val="none" w:sz="0" w:space="0" w:color="auto"/>
        <w:right w:val="none" w:sz="0" w:space="0" w:color="auto"/>
      </w:divBdr>
    </w:div>
    <w:div w:id="1431513261">
      <w:marLeft w:val="480"/>
      <w:marRight w:val="0"/>
      <w:marTop w:val="0"/>
      <w:marBottom w:val="0"/>
      <w:divBdr>
        <w:top w:val="none" w:sz="0" w:space="0" w:color="auto"/>
        <w:left w:val="none" w:sz="0" w:space="0" w:color="auto"/>
        <w:bottom w:val="none" w:sz="0" w:space="0" w:color="auto"/>
        <w:right w:val="none" w:sz="0" w:space="0" w:color="auto"/>
      </w:divBdr>
    </w:div>
    <w:div w:id="1432161695">
      <w:marLeft w:val="480"/>
      <w:marRight w:val="0"/>
      <w:marTop w:val="0"/>
      <w:marBottom w:val="0"/>
      <w:divBdr>
        <w:top w:val="none" w:sz="0" w:space="0" w:color="auto"/>
        <w:left w:val="none" w:sz="0" w:space="0" w:color="auto"/>
        <w:bottom w:val="none" w:sz="0" w:space="0" w:color="auto"/>
        <w:right w:val="none" w:sz="0" w:space="0" w:color="auto"/>
      </w:divBdr>
    </w:div>
    <w:div w:id="1432239003">
      <w:marLeft w:val="480"/>
      <w:marRight w:val="0"/>
      <w:marTop w:val="0"/>
      <w:marBottom w:val="0"/>
      <w:divBdr>
        <w:top w:val="none" w:sz="0" w:space="0" w:color="auto"/>
        <w:left w:val="none" w:sz="0" w:space="0" w:color="auto"/>
        <w:bottom w:val="none" w:sz="0" w:space="0" w:color="auto"/>
        <w:right w:val="none" w:sz="0" w:space="0" w:color="auto"/>
      </w:divBdr>
    </w:div>
    <w:div w:id="1432431428">
      <w:marLeft w:val="480"/>
      <w:marRight w:val="0"/>
      <w:marTop w:val="0"/>
      <w:marBottom w:val="0"/>
      <w:divBdr>
        <w:top w:val="none" w:sz="0" w:space="0" w:color="auto"/>
        <w:left w:val="none" w:sz="0" w:space="0" w:color="auto"/>
        <w:bottom w:val="none" w:sz="0" w:space="0" w:color="auto"/>
        <w:right w:val="none" w:sz="0" w:space="0" w:color="auto"/>
      </w:divBdr>
    </w:div>
    <w:div w:id="1432629629">
      <w:marLeft w:val="480"/>
      <w:marRight w:val="0"/>
      <w:marTop w:val="0"/>
      <w:marBottom w:val="0"/>
      <w:divBdr>
        <w:top w:val="none" w:sz="0" w:space="0" w:color="auto"/>
        <w:left w:val="none" w:sz="0" w:space="0" w:color="auto"/>
        <w:bottom w:val="none" w:sz="0" w:space="0" w:color="auto"/>
        <w:right w:val="none" w:sz="0" w:space="0" w:color="auto"/>
      </w:divBdr>
    </w:div>
    <w:div w:id="1432818963">
      <w:marLeft w:val="480"/>
      <w:marRight w:val="0"/>
      <w:marTop w:val="0"/>
      <w:marBottom w:val="0"/>
      <w:divBdr>
        <w:top w:val="none" w:sz="0" w:space="0" w:color="auto"/>
        <w:left w:val="none" w:sz="0" w:space="0" w:color="auto"/>
        <w:bottom w:val="none" w:sz="0" w:space="0" w:color="auto"/>
        <w:right w:val="none" w:sz="0" w:space="0" w:color="auto"/>
      </w:divBdr>
    </w:div>
    <w:div w:id="1432899668">
      <w:marLeft w:val="480"/>
      <w:marRight w:val="0"/>
      <w:marTop w:val="0"/>
      <w:marBottom w:val="0"/>
      <w:divBdr>
        <w:top w:val="none" w:sz="0" w:space="0" w:color="auto"/>
        <w:left w:val="none" w:sz="0" w:space="0" w:color="auto"/>
        <w:bottom w:val="none" w:sz="0" w:space="0" w:color="auto"/>
        <w:right w:val="none" w:sz="0" w:space="0" w:color="auto"/>
      </w:divBdr>
    </w:div>
    <w:div w:id="1433892506">
      <w:marLeft w:val="480"/>
      <w:marRight w:val="0"/>
      <w:marTop w:val="0"/>
      <w:marBottom w:val="0"/>
      <w:divBdr>
        <w:top w:val="none" w:sz="0" w:space="0" w:color="auto"/>
        <w:left w:val="none" w:sz="0" w:space="0" w:color="auto"/>
        <w:bottom w:val="none" w:sz="0" w:space="0" w:color="auto"/>
        <w:right w:val="none" w:sz="0" w:space="0" w:color="auto"/>
      </w:divBdr>
    </w:div>
    <w:div w:id="1435443362">
      <w:marLeft w:val="480"/>
      <w:marRight w:val="0"/>
      <w:marTop w:val="0"/>
      <w:marBottom w:val="0"/>
      <w:divBdr>
        <w:top w:val="none" w:sz="0" w:space="0" w:color="auto"/>
        <w:left w:val="none" w:sz="0" w:space="0" w:color="auto"/>
        <w:bottom w:val="none" w:sz="0" w:space="0" w:color="auto"/>
        <w:right w:val="none" w:sz="0" w:space="0" w:color="auto"/>
      </w:divBdr>
    </w:div>
    <w:div w:id="1435706647">
      <w:marLeft w:val="480"/>
      <w:marRight w:val="0"/>
      <w:marTop w:val="0"/>
      <w:marBottom w:val="0"/>
      <w:divBdr>
        <w:top w:val="none" w:sz="0" w:space="0" w:color="auto"/>
        <w:left w:val="none" w:sz="0" w:space="0" w:color="auto"/>
        <w:bottom w:val="none" w:sz="0" w:space="0" w:color="auto"/>
        <w:right w:val="none" w:sz="0" w:space="0" w:color="auto"/>
      </w:divBdr>
    </w:div>
    <w:div w:id="1436439570">
      <w:marLeft w:val="480"/>
      <w:marRight w:val="0"/>
      <w:marTop w:val="0"/>
      <w:marBottom w:val="0"/>
      <w:divBdr>
        <w:top w:val="none" w:sz="0" w:space="0" w:color="auto"/>
        <w:left w:val="none" w:sz="0" w:space="0" w:color="auto"/>
        <w:bottom w:val="none" w:sz="0" w:space="0" w:color="auto"/>
        <w:right w:val="none" w:sz="0" w:space="0" w:color="auto"/>
      </w:divBdr>
    </w:div>
    <w:div w:id="1436631394">
      <w:marLeft w:val="480"/>
      <w:marRight w:val="0"/>
      <w:marTop w:val="0"/>
      <w:marBottom w:val="0"/>
      <w:divBdr>
        <w:top w:val="none" w:sz="0" w:space="0" w:color="auto"/>
        <w:left w:val="none" w:sz="0" w:space="0" w:color="auto"/>
        <w:bottom w:val="none" w:sz="0" w:space="0" w:color="auto"/>
        <w:right w:val="none" w:sz="0" w:space="0" w:color="auto"/>
      </w:divBdr>
    </w:div>
    <w:div w:id="1437485748">
      <w:marLeft w:val="480"/>
      <w:marRight w:val="0"/>
      <w:marTop w:val="0"/>
      <w:marBottom w:val="0"/>
      <w:divBdr>
        <w:top w:val="none" w:sz="0" w:space="0" w:color="auto"/>
        <w:left w:val="none" w:sz="0" w:space="0" w:color="auto"/>
        <w:bottom w:val="none" w:sz="0" w:space="0" w:color="auto"/>
        <w:right w:val="none" w:sz="0" w:space="0" w:color="auto"/>
      </w:divBdr>
    </w:div>
    <w:div w:id="1437746715">
      <w:marLeft w:val="480"/>
      <w:marRight w:val="0"/>
      <w:marTop w:val="0"/>
      <w:marBottom w:val="0"/>
      <w:divBdr>
        <w:top w:val="none" w:sz="0" w:space="0" w:color="auto"/>
        <w:left w:val="none" w:sz="0" w:space="0" w:color="auto"/>
        <w:bottom w:val="none" w:sz="0" w:space="0" w:color="auto"/>
        <w:right w:val="none" w:sz="0" w:space="0" w:color="auto"/>
      </w:divBdr>
    </w:div>
    <w:div w:id="1438061366">
      <w:marLeft w:val="480"/>
      <w:marRight w:val="0"/>
      <w:marTop w:val="0"/>
      <w:marBottom w:val="0"/>
      <w:divBdr>
        <w:top w:val="none" w:sz="0" w:space="0" w:color="auto"/>
        <w:left w:val="none" w:sz="0" w:space="0" w:color="auto"/>
        <w:bottom w:val="none" w:sz="0" w:space="0" w:color="auto"/>
        <w:right w:val="none" w:sz="0" w:space="0" w:color="auto"/>
      </w:divBdr>
    </w:div>
    <w:div w:id="1438718255">
      <w:marLeft w:val="480"/>
      <w:marRight w:val="0"/>
      <w:marTop w:val="0"/>
      <w:marBottom w:val="0"/>
      <w:divBdr>
        <w:top w:val="none" w:sz="0" w:space="0" w:color="auto"/>
        <w:left w:val="none" w:sz="0" w:space="0" w:color="auto"/>
        <w:bottom w:val="none" w:sz="0" w:space="0" w:color="auto"/>
        <w:right w:val="none" w:sz="0" w:space="0" w:color="auto"/>
      </w:divBdr>
    </w:div>
    <w:div w:id="1439134190">
      <w:marLeft w:val="480"/>
      <w:marRight w:val="0"/>
      <w:marTop w:val="0"/>
      <w:marBottom w:val="0"/>
      <w:divBdr>
        <w:top w:val="none" w:sz="0" w:space="0" w:color="auto"/>
        <w:left w:val="none" w:sz="0" w:space="0" w:color="auto"/>
        <w:bottom w:val="none" w:sz="0" w:space="0" w:color="auto"/>
        <w:right w:val="none" w:sz="0" w:space="0" w:color="auto"/>
      </w:divBdr>
    </w:div>
    <w:div w:id="1439182974">
      <w:marLeft w:val="480"/>
      <w:marRight w:val="0"/>
      <w:marTop w:val="0"/>
      <w:marBottom w:val="0"/>
      <w:divBdr>
        <w:top w:val="none" w:sz="0" w:space="0" w:color="auto"/>
        <w:left w:val="none" w:sz="0" w:space="0" w:color="auto"/>
        <w:bottom w:val="none" w:sz="0" w:space="0" w:color="auto"/>
        <w:right w:val="none" w:sz="0" w:space="0" w:color="auto"/>
      </w:divBdr>
    </w:div>
    <w:div w:id="1439331764">
      <w:marLeft w:val="480"/>
      <w:marRight w:val="0"/>
      <w:marTop w:val="0"/>
      <w:marBottom w:val="0"/>
      <w:divBdr>
        <w:top w:val="none" w:sz="0" w:space="0" w:color="auto"/>
        <w:left w:val="none" w:sz="0" w:space="0" w:color="auto"/>
        <w:bottom w:val="none" w:sz="0" w:space="0" w:color="auto"/>
        <w:right w:val="none" w:sz="0" w:space="0" w:color="auto"/>
      </w:divBdr>
    </w:div>
    <w:div w:id="1439333066">
      <w:marLeft w:val="480"/>
      <w:marRight w:val="0"/>
      <w:marTop w:val="0"/>
      <w:marBottom w:val="0"/>
      <w:divBdr>
        <w:top w:val="none" w:sz="0" w:space="0" w:color="auto"/>
        <w:left w:val="none" w:sz="0" w:space="0" w:color="auto"/>
        <w:bottom w:val="none" w:sz="0" w:space="0" w:color="auto"/>
        <w:right w:val="none" w:sz="0" w:space="0" w:color="auto"/>
      </w:divBdr>
    </w:div>
    <w:div w:id="1439836844">
      <w:marLeft w:val="480"/>
      <w:marRight w:val="0"/>
      <w:marTop w:val="0"/>
      <w:marBottom w:val="0"/>
      <w:divBdr>
        <w:top w:val="none" w:sz="0" w:space="0" w:color="auto"/>
        <w:left w:val="none" w:sz="0" w:space="0" w:color="auto"/>
        <w:bottom w:val="none" w:sz="0" w:space="0" w:color="auto"/>
        <w:right w:val="none" w:sz="0" w:space="0" w:color="auto"/>
      </w:divBdr>
    </w:div>
    <w:div w:id="1440636346">
      <w:marLeft w:val="480"/>
      <w:marRight w:val="0"/>
      <w:marTop w:val="0"/>
      <w:marBottom w:val="0"/>
      <w:divBdr>
        <w:top w:val="none" w:sz="0" w:space="0" w:color="auto"/>
        <w:left w:val="none" w:sz="0" w:space="0" w:color="auto"/>
        <w:bottom w:val="none" w:sz="0" w:space="0" w:color="auto"/>
        <w:right w:val="none" w:sz="0" w:space="0" w:color="auto"/>
      </w:divBdr>
    </w:div>
    <w:div w:id="1440831161">
      <w:marLeft w:val="480"/>
      <w:marRight w:val="0"/>
      <w:marTop w:val="0"/>
      <w:marBottom w:val="0"/>
      <w:divBdr>
        <w:top w:val="none" w:sz="0" w:space="0" w:color="auto"/>
        <w:left w:val="none" w:sz="0" w:space="0" w:color="auto"/>
        <w:bottom w:val="none" w:sz="0" w:space="0" w:color="auto"/>
        <w:right w:val="none" w:sz="0" w:space="0" w:color="auto"/>
      </w:divBdr>
    </w:div>
    <w:div w:id="1442263143">
      <w:marLeft w:val="480"/>
      <w:marRight w:val="0"/>
      <w:marTop w:val="0"/>
      <w:marBottom w:val="0"/>
      <w:divBdr>
        <w:top w:val="none" w:sz="0" w:space="0" w:color="auto"/>
        <w:left w:val="none" w:sz="0" w:space="0" w:color="auto"/>
        <w:bottom w:val="none" w:sz="0" w:space="0" w:color="auto"/>
        <w:right w:val="none" w:sz="0" w:space="0" w:color="auto"/>
      </w:divBdr>
    </w:div>
    <w:div w:id="1442336571">
      <w:marLeft w:val="480"/>
      <w:marRight w:val="0"/>
      <w:marTop w:val="0"/>
      <w:marBottom w:val="0"/>
      <w:divBdr>
        <w:top w:val="none" w:sz="0" w:space="0" w:color="auto"/>
        <w:left w:val="none" w:sz="0" w:space="0" w:color="auto"/>
        <w:bottom w:val="none" w:sz="0" w:space="0" w:color="auto"/>
        <w:right w:val="none" w:sz="0" w:space="0" w:color="auto"/>
      </w:divBdr>
    </w:div>
    <w:div w:id="1442459403">
      <w:marLeft w:val="480"/>
      <w:marRight w:val="0"/>
      <w:marTop w:val="0"/>
      <w:marBottom w:val="0"/>
      <w:divBdr>
        <w:top w:val="none" w:sz="0" w:space="0" w:color="auto"/>
        <w:left w:val="none" w:sz="0" w:space="0" w:color="auto"/>
        <w:bottom w:val="none" w:sz="0" w:space="0" w:color="auto"/>
        <w:right w:val="none" w:sz="0" w:space="0" w:color="auto"/>
      </w:divBdr>
    </w:div>
    <w:div w:id="1442872551">
      <w:marLeft w:val="480"/>
      <w:marRight w:val="0"/>
      <w:marTop w:val="0"/>
      <w:marBottom w:val="0"/>
      <w:divBdr>
        <w:top w:val="none" w:sz="0" w:space="0" w:color="auto"/>
        <w:left w:val="none" w:sz="0" w:space="0" w:color="auto"/>
        <w:bottom w:val="none" w:sz="0" w:space="0" w:color="auto"/>
        <w:right w:val="none" w:sz="0" w:space="0" w:color="auto"/>
      </w:divBdr>
    </w:div>
    <w:div w:id="1443106576">
      <w:marLeft w:val="480"/>
      <w:marRight w:val="0"/>
      <w:marTop w:val="0"/>
      <w:marBottom w:val="0"/>
      <w:divBdr>
        <w:top w:val="none" w:sz="0" w:space="0" w:color="auto"/>
        <w:left w:val="none" w:sz="0" w:space="0" w:color="auto"/>
        <w:bottom w:val="none" w:sz="0" w:space="0" w:color="auto"/>
        <w:right w:val="none" w:sz="0" w:space="0" w:color="auto"/>
      </w:divBdr>
    </w:div>
    <w:div w:id="1443183839">
      <w:marLeft w:val="480"/>
      <w:marRight w:val="0"/>
      <w:marTop w:val="0"/>
      <w:marBottom w:val="0"/>
      <w:divBdr>
        <w:top w:val="none" w:sz="0" w:space="0" w:color="auto"/>
        <w:left w:val="none" w:sz="0" w:space="0" w:color="auto"/>
        <w:bottom w:val="none" w:sz="0" w:space="0" w:color="auto"/>
        <w:right w:val="none" w:sz="0" w:space="0" w:color="auto"/>
      </w:divBdr>
    </w:div>
    <w:div w:id="1443647327">
      <w:marLeft w:val="480"/>
      <w:marRight w:val="0"/>
      <w:marTop w:val="0"/>
      <w:marBottom w:val="0"/>
      <w:divBdr>
        <w:top w:val="none" w:sz="0" w:space="0" w:color="auto"/>
        <w:left w:val="none" w:sz="0" w:space="0" w:color="auto"/>
        <w:bottom w:val="none" w:sz="0" w:space="0" w:color="auto"/>
        <w:right w:val="none" w:sz="0" w:space="0" w:color="auto"/>
      </w:divBdr>
    </w:div>
    <w:div w:id="1444306472">
      <w:marLeft w:val="480"/>
      <w:marRight w:val="0"/>
      <w:marTop w:val="0"/>
      <w:marBottom w:val="0"/>
      <w:divBdr>
        <w:top w:val="none" w:sz="0" w:space="0" w:color="auto"/>
        <w:left w:val="none" w:sz="0" w:space="0" w:color="auto"/>
        <w:bottom w:val="none" w:sz="0" w:space="0" w:color="auto"/>
        <w:right w:val="none" w:sz="0" w:space="0" w:color="auto"/>
      </w:divBdr>
    </w:div>
    <w:div w:id="1444375301">
      <w:marLeft w:val="480"/>
      <w:marRight w:val="0"/>
      <w:marTop w:val="0"/>
      <w:marBottom w:val="0"/>
      <w:divBdr>
        <w:top w:val="none" w:sz="0" w:space="0" w:color="auto"/>
        <w:left w:val="none" w:sz="0" w:space="0" w:color="auto"/>
        <w:bottom w:val="none" w:sz="0" w:space="0" w:color="auto"/>
        <w:right w:val="none" w:sz="0" w:space="0" w:color="auto"/>
      </w:divBdr>
    </w:div>
    <w:div w:id="1444576818">
      <w:marLeft w:val="480"/>
      <w:marRight w:val="0"/>
      <w:marTop w:val="0"/>
      <w:marBottom w:val="0"/>
      <w:divBdr>
        <w:top w:val="none" w:sz="0" w:space="0" w:color="auto"/>
        <w:left w:val="none" w:sz="0" w:space="0" w:color="auto"/>
        <w:bottom w:val="none" w:sz="0" w:space="0" w:color="auto"/>
        <w:right w:val="none" w:sz="0" w:space="0" w:color="auto"/>
      </w:divBdr>
    </w:div>
    <w:div w:id="1444767209">
      <w:marLeft w:val="480"/>
      <w:marRight w:val="0"/>
      <w:marTop w:val="0"/>
      <w:marBottom w:val="0"/>
      <w:divBdr>
        <w:top w:val="none" w:sz="0" w:space="0" w:color="auto"/>
        <w:left w:val="none" w:sz="0" w:space="0" w:color="auto"/>
        <w:bottom w:val="none" w:sz="0" w:space="0" w:color="auto"/>
        <w:right w:val="none" w:sz="0" w:space="0" w:color="auto"/>
      </w:divBdr>
    </w:div>
    <w:div w:id="1444770058">
      <w:marLeft w:val="480"/>
      <w:marRight w:val="0"/>
      <w:marTop w:val="0"/>
      <w:marBottom w:val="0"/>
      <w:divBdr>
        <w:top w:val="none" w:sz="0" w:space="0" w:color="auto"/>
        <w:left w:val="none" w:sz="0" w:space="0" w:color="auto"/>
        <w:bottom w:val="none" w:sz="0" w:space="0" w:color="auto"/>
        <w:right w:val="none" w:sz="0" w:space="0" w:color="auto"/>
      </w:divBdr>
    </w:div>
    <w:div w:id="1445151098">
      <w:marLeft w:val="480"/>
      <w:marRight w:val="0"/>
      <w:marTop w:val="0"/>
      <w:marBottom w:val="0"/>
      <w:divBdr>
        <w:top w:val="none" w:sz="0" w:space="0" w:color="auto"/>
        <w:left w:val="none" w:sz="0" w:space="0" w:color="auto"/>
        <w:bottom w:val="none" w:sz="0" w:space="0" w:color="auto"/>
        <w:right w:val="none" w:sz="0" w:space="0" w:color="auto"/>
      </w:divBdr>
    </w:div>
    <w:div w:id="1445346706">
      <w:marLeft w:val="480"/>
      <w:marRight w:val="0"/>
      <w:marTop w:val="0"/>
      <w:marBottom w:val="0"/>
      <w:divBdr>
        <w:top w:val="none" w:sz="0" w:space="0" w:color="auto"/>
        <w:left w:val="none" w:sz="0" w:space="0" w:color="auto"/>
        <w:bottom w:val="none" w:sz="0" w:space="0" w:color="auto"/>
        <w:right w:val="none" w:sz="0" w:space="0" w:color="auto"/>
      </w:divBdr>
    </w:div>
    <w:div w:id="1446147082">
      <w:marLeft w:val="480"/>
      <w:marRight w:val="0"/>
      <w:marTop w:val="0"/>
      <w:marBottom w:val="0"/>
      <w:divBdr>
        <w:top w:val="none" w:sz="0" w:space="0" w:color="auto"/>
        <w:left w:val="none" w:sz="0" w:space="0" w:color="auto"/>
        <w:bottom w:val="none" w:sz="0" w:space="0" w:color="auto"/>
        <w:right w:val="none" w:sz="0" w:space="0" w:color="auto"/>
      </w:divBdr>
    </w:div>
    <w:div w:id="1446343553">
      <w:marLeft w:val="480"/>
      <w:marRight w:val="0"/>
      <w:marTop w:val="0"/>
      <w:marBottom w:val="0"/>
      <w:divBdr>
        <w:top w:val="none" w:sz="0" w:space="0" w:color="auto"/>
        <w:left w:val="none" w:sz="0" w:space="0" w:color="auto"/>
        <w:bottom w:val="none" w:sz="0" w:space="0" w:color="auto"/>
        <w:right w:val="none" w:sz="0" w:space="0" w:color="auto"/>
      </w:divBdr>
    </w:div>
    <w:div w:id="1446776111">
      <w:marLeft w:val="480"/>
      <w:marRight w:val="0"/>
      <w:marTop w:val="0"/>
      <w:marBottom w:val="0"/>
      <w:divBdr>
        <w:top w:val="none" w:sz="0" w:space="0" w:color="auto"/>
        <w:left w:val="none" w:sz="0" w:space="0" w:color="auto"/>
        <w:bottom w:val="none" w:sz="0" w:space="0" w:color="auto"/>
        <w:right w:val="none" w:sz="0" w:space="0" w:color="auto"/>
      </w:divBdr>
    </w:div>
    <w:div w:id="1446804367">
      <w:marLeft w:val="480"/>
      <w:marRight w:val="0"/>
      <w:marTop w:val="0"/>
      <w:marBottom w:val="0"/>
      <w:divBdr>
        <w:top w:val="none" w:sz="0" w:space="0" w:color="auto"/>
        <w:left w:val="none" w:sz="0" w:space="0" w:color="auto"/>
        <w:bottom w:val="none" w:sz="0" w:space="0" w:color="auto"/>
        <w:right w:val="none" w:sz="0" w:space="0" w:color="auto"/>
      </w:divBdr>
    </w:div>
    <w:div w:id="1446844799">
      <w:marLeft w:val="480"/>
      <w:marRight w:val="0"/>
      <w:marTop w:val="0"/>
      <w:marBottom w:val="0"/>
      <w:divBdr>
        <w:top w:val="none" w:sz="0" w:space="0" w:color="auto"/>
        <w:left w:val="none" w:sz="0" w:space="0" w:color="auto"/>
        <w:bottom w:val="none" w:sz="0" w:space="0" w:color="auto"/>
        <w:right w:val="none" w:sz="0" w:space="0" w:color="auto"/>
      </w:divBdr>
    </w:div>
    <w:div w:id="1447113605">
      <w:marLeft w:val="480"/>
      <w:marRight w:val="0"/>
      <w:marTop w:val="0"/>
      <w:marBottom w:val="0"/>
      <w:divBdr>
        <w:top w:val="none" w:sz="0" w:space="0" w:color="auto"/>
        <w:left w:val="none" w:sz="0" w:space="0" w:color="auto"/>
        <w:bottom w:val="none" w:sz="0" w:space="0" w:color="auto"/>
        <w:right w:val="none" w:sz="0" w:space="0" w:color="auto"/>
      </w:divBdr>
    </w:div>
    <w:div w:id="1447117430">
      <w:marLeft w:val="480"/>
      <w:marRight w:val="0"/>
      <w:marTop w:val="0"/>
      <w:marBottom w:val="0"/>
      <w:divBdr>
        <w:top w:val="none" w:sz="0" w:space="0" w:color="auto"/>
        <w:left w:val="none" w:sz="0" w:space="0" w:color="auto"/>
        <w:bottom w:val="none" w:sz="0" w:space="0" w:color="auto"/>
        <w:right w:val="none" w:sz="0" w:space="0" w:color="auto"/>
      </w:divBdr>
    </w:div>
    <w:div w:id="1447499451">
      <w:marLeft w:val="480"/>
      <w:marRight w:val="0"/>
      <w:marTop w:val="0"/>
      <w:marBottom w:val="0"/>
      <w:divBdr>
        <w:top w:val="none" w:sz="0" w:space="0" w:color="auto"/>
        <w:left w:val="none" w:sz="0" w:space="0" w:color="auto"/>
        <w:bottom w:val="none" w:sz="0" w:space="0" w:color="auto"/>
        <w:right w:val="none" w:sz="0" w:space="0" w:color="auto"/>
      </w:divBdr>
    </w:div>
    <w:div w:id="1447694040">
      <w:marLeft w:val="480"/>
      <w:marRight w:val="0"/>
      <w:marTop w:val="0"/>
      <w:marBottom w:val="0"/>
      <w:divBdr>
        <w:top w:val="none" w:sz="0" w:space="0" w:color="auto"/>
        <w:left w:val="none" w:sz="0" w:space="0" w:color="auto"/>
        <w:bottom w:val="none" w:sz="0" w:space="0" w:color="auto"/>
        <w:right w:val="none" w:sz="0" w:space="0" w:color="auto"/>
      </w:divBdr>
    </w:div>
    <w:div w:id="1447694397">
      <w:marLeft w:val="480"/>
      <w:marRight w:val="0"/>
      <w:marTop w:val="0"/>
      <w:marBottom w:val="0"/>
      <w:divBdr>
        <w:top w:val="none" w:sz="0" w:space="0" w:color="auto"/>
        <w:left w:val="none" w:sz="0" w:space="0" w:color="auto"/>
        <w:bottom w:val="none" w:sz="0" w:space="0" w:color="auto"/>
        <w:right w:val="none" w:sz="0" w:space="0" w:color="auto"/>
      </w:divBdr>
    </w:div>
    <w:div w:id="1447768689">
      <w:marLeft w:val="480"/>
      <w:marRight w:val="0"/>
      <w:marTop w:val="0"/>
      <w:marBottom w:val="0"/>
      <w:divBdr>
        <w:top w:val="none" w:sz="0" w:space="0" w:color="auto"/>
        <w:left w:val="none" w:sz="0" w:space="0" w:color="auto"/>
        <w:bottom w:val="none" w:sz="0" w:space="0" w:color="auto"/>
        <w:right w:val="none" w:sz="0" w:space="0" w:color="auto"/>
      </w:divBdr>
    </w:div>
    <w:div w:id="1447963815">
      <w:marLeft w:val="480"/>
      <w:marRight w:val="0"/>
      <w:marTop w:val="0"/>
      <w:marBottom w:val="0"/>
      <w:divBdr>
        <w:top w:val="none" w:sz="0" w:space="0" w:color="auto"/>
        <w:left w:val="none" w:sz="0" w:space="0" w:color="auto"/>
        <w:bottom w:val="none" w:sz="0" w:space="0" w:color="auto"/>
        <w:right w:val="none" w:sz="0" w:space="0" w:color="auto"/>
      </w:divBdr>
    </w:div>
    <w:div w:id="1448700145">
      <w:marLeft w:val="480"/>
      <w:marRight w:val="0"/>
      <w:marTop w:val="0"/>
      <w:marBottom w:val="0"/>
      <w:divBdr>
        <w:top w:val="none" w:sz="0" w:space="0" w:color="auto"/>
        <w:left w:val="none" w:sz="0" w:space="0" w:color="auto"/>
        <w:bottom w:val="none" w:sz="0" w:space="0" w:color="auto"/>
        <w:right w:val="none" w:sz="0" w:space="0" w:color="auto"/>
      </w:divBdr>
    </w:div>
    <w:div w:id="1448961499">
      <w:marLeft w:val="480"/>
      <w:marRight w:val="0"/>
      <w:marTop w:val="0"/>
      <w:marBottom w:val="0"/>
      <w:divBdr>
        <w:top w:val="none" w:sz="0" w:space="0" w:color="auto"/>
        <w:left w:val="none" w:sz="0" w:space="0" w:color="auto"/>
        <w:bottom w:val="none" w:sz="0" w:space="0" w:color="auto"/>
        <w:right w:val="none" w:sz="0" w:space="0" w:color="auto"/>
      </w:divBdr>
    </w:div>
    <w:div w:id="1448961984">
      <w:marLeft w:val="480"/>
      <w:marRight w:val="0"/>
      <w:marTop w:val="0"/>
      <w:marBottom w:val="0"/>
      <w:divBdr>
        <w:top w:val="none" w:sz="0" w:space="0" w:color="auto"/>
        <w:left w:val="none" w:sz="0" w:space="0" w:color="auto"/>
        <w:bottom w:val="none" w:sz="0" w:space="0" w:color="auto"/>
        <w:right w:val="none" w:sz="0" w:space="0" w:color="auto"/>
      </w:divBdr>
    </w:div>
    <w:div w:id="1449007533">
      <w:marLeft w:val="480"/>
      <w:marRight w:val="0"/>
      <w:marTop w:val="0"/>
      <w:marBottom w:val="0"/>
      <w:divBdr>
        <w:top w:val="none" w:sz="0" w:space="0" w:color="auto"/>
        <w:left w:val="none" w:sz="0" w:space="0" w:color="auto"/>
        <w:bottom w:val="none" w:sz="0" w:space="0" w:color="auto"/>
        <w:right w:val="none" w:sz="0" w:space="0" w:color="auto"/>
      </w:divBdr>
    </w:div>
    <w:div w:id="1449011702">
      <w:marLeft w:val="480"/>
      <w:marRight w:val="0"/>
      <w:marTop w:val="0"/>
      <w:marBottom w:val="0"/>
      <w:divBdr>
        <w:top w:val="none" w:sz="0" w:space="0" w:color="auto"/>
        <w:left w:val="none" w:sz="0" w:space="0" w:color="auto"/>
        <w:bottom w:val="none" w:sz="0" w:space="0" w:color="auto"/>
        <w:right w:val="none" w:sz="0" w:space="0" w:color="auto"/>
      </w:divBdr>
    </w:div>
    <w:div w:id="1449078767">
      <w:marLeft w:val="480"/>
      <w:marRight w:val="0"/>
      <w:marTop w:val="0"/>
      <w:marBottom w:val="0"/>
      <w:divBdr>
        <w:top w:val="none" w:sz="0" w:space="0" w:color="auto"/>
        <w:left w:val="none" w:sz="0" w:space="0" w:color="auto"/>
        <w:bottom w:val="none" w:sz="0" w:space="0" w:color="auto"/>
        <w:right w:val="none" w:sz="0" w:space="0" w:color="auto"/>
      </w:divBdr>
    </w:div>
    <w:div w:id="1449396062">
      <w:marLeft w:val="480"/>
      <w:marRight w:val="0"/>
      <w:marTop w:val="0"/>
      <w:marBottom w:val="0"/>
      <w:divBdr>
        <w:top w:val="none" w:sz="0" w:space="0" w:color="auto"/>
        <w:left w:val="none" w:sz="0" w:space="0" w:color="auto"/>
        <w:bottom w:val="none" w:sz="0" w:space="0" w:color="auto"/>
        <w:right w:val="none" w:sz="0" w:space="0" w:color="auto"/>
      </w:divBdr>
    </w:div>
    <w:div w:id="1449735983">
      <w:marLeft w:val="480"/>
      <w:marRight w:val="0"/>
      <w:marTop w:val="0"/>
      <w:marBottom w:val="0"/>
      <w:divBdr>
        <w:top w:val="none" w:sz="0" w:space="0" w:color="auto"/>
        <w:left w:val="none" w:sz="0" w:space="0" w:color="auto"/>
        <w:bottom w:val="none" w:sz="0" w:space="0" w:color="auto"/>
        <w:right w:val="none" w:sz="0" w:space="0" w:color="auto"/>
      </w:divBdr>
    </w:div>
    <w:div w:id="1450127890">
      <w:marLeft w:val="480"/>
      <w:marRight w:val="0"/>
      <w:marTop w:val="0"/>
      <w:marBottom w:val="0"/>
      <w:divBdr>
        <w:top w:val="none" w:sz="0" w:space="0" w:color="auto"/>
        <w:left w:val="none" w:sz="0" w:space="0" w:color="auto"/>
        <w:bottom w:val="none" w:sz="0" w:space="0" w:color="auto"/>
        <w:right w:val="none" w:sz="0" w:space="0" w:color="auto"/>
      </w:divBdr>
    </w:div>
    <w:div w:id="1450271793">
      <w:marLeft w:val="480"/>
      <w:marRight w:val="0"/>
      <w:marTop w:val="0"/>
      <w:marBottom w:val="0"/>
      <w:divBdr>
        <w:top w:val="none" w:sz="0" w:space="0" w:color="auto"/>
        <w:left w:val="none" w:sz="0" w:space="0" w:color="auto"/>
        <w:bottom w:val="none" w:sz="0" w:space="0" w:color="auto"/>
        <w:right w:val="none" w:sz="0" w:space="0" w:color="auto"/>
      </w:divBdr>
    </w:div>
    <w:div w:id="1450391996">
      <w:marLeft w:val="480"/>
      <w:marRight w:val="0"/>
      <w:marTop w:val="0"/>
      <w:marBottom w:val="0"/>
      <w:divBdr>
        <w:top w:val="none" w:sz="0" w:space="0" w:color="auto"/>
        <w:left w:val="none" w:sz="0" w:space="0" w:color="auto"/>
        <w:bottom w:val="none" w:sz="0" w:space="0" w:color="auto"/>
        <w:right w:val="none" w:sz="0" w:space="0" w:color="auto"/>
      </w:divBdr>
    </w:div>
    <w:div w:id="1450397205">
      <w:marLeft w:val="480"/>
      <w:marRight w:val="0"/>
      <w:marTop w:val="0"/>
      <w:marBottom w:val="0"/>
      <w:divBdr>
        <w:top w:val="none" w:sz="0" w:space="0" w:color="auto"/>
        <w:left w:val="none" w:sz="0" w:space="0" w:color="auto"/>
        <w:bottom w:val="none" w:sz="0" w:space="0" w:color="auto"/>
        <w:right w:val="none" w:sz="0" w:space="0" w:color="auto"/>
      </w:divBdr>
    </w:div>
    <w:div w:id="1451624536">
      <w:marLeft w:val="480"/>
      <w:marRight w:val="0"/>
      <w:marTop w:val="0"/>
      <w:marBottom w:val="0"/>
      <w:divBdr>
        <w:top w:val="none" w:sz="0" w:space="0" w:color="auto"/>
        <w:left w:val="none" w:sz="0" w:space="0" w:color="auto"/>
        <w:bottom w:val="none" w:sz="0" w:space="0" w:color="auto"/>
        <w:right w:val="none" w:sz="0" w:space="0" w:color="auto"/>
      </w:divBdr>
    </w:div>
    <w:div w:id="1452284297">
      <w:marLeft w:val="480"/>
      <w:marRight w:val="0"/>
      <w:marTop w:val="0"/>
      <w:marBottom w:val="0"/>
      <w:divBdr>
        <w:top w:val="none" w:sz="0" w:space="0" w:color="auto"/>
        <w:left w:val="none" w:sz="0" w:space="0" w:color="auto"/>
        <w:bottom w:val="none" w:sz="0" w:space="0" w:color="auto"/>
        <w:right w:val="none" w:sz="0" w:space="0" w:color="auto"/>
      </w:divBdr>
    </w:div>
    <w:div w:id="1452825204">
      <w:marLeft w:val="480"/>
      <w:marRight w:val="0"/>
      <w:marTop w:val="0"/>
      <w:marBottom w:val="0"/>
      <w:divBdr>
        <w:top w:val="none" w:sz="0" w:space="0" w:color="auto"/>
        <w:left w:val="none" w:sz="0" w:space="0" w:color="auto"/>
        <w:bottom w:val="none" w:sz="0" w:space="0" w:color="auto"/>
        <w:right w:val="none" w:sz="0" w:space="0" w:color="auto"/>
      </w:divBdr>
    </w:div>
    <w:div w:id="1453478578">
      <w:marLeft w:val="480"/>
      <w:marRight w:val="0"/>
      <w:marTop w:val="0"/>
      <w:marBottom w:val="0"/>
      <w:divBdr>
        <w:top w:val="none" w:sz="0" w:space="0" w:color="auto"/>
        <w:left w:val="none" w:sz="0" w:space="0" w:color="auto"/>
        <w:bottom w:val="none" w:sz="0" w:space="0" w:color="auto"/>
        <w:right w:val="none" w:sz="0" w:space="0" w:color="auto"/>
      </w:divBdr>
    </w:div>
    <w:div w:id="1454060494">
      <w:marLeft w:val="480"/>
      <w:marRight w:val="0"/>
      <w:marTop w:val="0"/>
      <w:marBottom w:val="0"/>
      <w:divBdr>
        <w:top w:val="none" w:sz="0" w:space="0" w:color="auto"/>
        <w:left w:val="none" w:sz="0" w:space="0" w:color="auto"/>
        <w:bottom w:val="none" w:sz="0" w:space="0" w:color="auto"/>
        <w:right w:val="none" w:sz="0" w:space="0" w:color="auto"/>
      </w:divBdr>
    </w:div>
    <w:div w:id="1454321177">
      <w:marLeft w:val="480"/>
      <w:marRight w:val="0"/>
      <w:marTop w:val="0"/>
      <w:marBottom w:val="0"/>
      <w:divBdr>
        <w:top w:val="none" w:sz="0" w:space="0" w:color="auto"/>
        <w:left w:val="none" w:sz="0" w:space="0" w:color="auto"/>
        <w:bottom w:val="none" w:sz="0" w:space="0" w:color="auto"/>
        <w:right w:val="none" w:sz="0" w:space="0" w:color="auto"/>
      </w:divBdr>
    </w:div>
    <w:div w:id="1454639096">
      <w:marLeft w:val="480"/>
      <w:marRight w:val="0"/>
      <w:marTop w:val="0"/>
      <w:marBottom w:val="0"/>
      <w:divBdr>
        <w:top w:val="none" w:sz="0" w:space="0" w:color="auto"/>
        <w:left w:val="none" w:sz="0" w:space="0" w:color="auto"/>
        <w:bottom w:val="none" w:sz="0" w:space="0" w:color="auto"/>
        <w:right w:val="none" w:sz="0" w:space="0" w:color="auto"/>
      </w:divBdr>
    </w:div>
    <w:div w:id="1455103165">
      <w:marLeft w:val="480"/>
      <w:marRight w:val="0"/>
      <w:marTop w:val="0"/>
      <w:marBottom w:val="0"/>
      <w:divBdr>
        <w:top w:val="none" w:sz="0" w:space="0" w:color="auto"/>
        <w:left w:val="none" w:sz="0" w:space="0" w:color="auto"/>
        <w:bottom w:val="none" w:sz="0" w:space="0" w:color="auto"/>
        <w:right w:val="none" w:sz="0" w:space="0" w:color="auto"/>
      </w:divBdr>
    </w:div>
    <w:div w:id="1455439917">
      <w:marLeft w:val="480"/>
      <w:marRight w:val="0"/>
      <w:marTop w:val="0"/>
      <w:marBottom w:val="0"/>
      <w:divBdr>
        <w:top w:val="none" w:sz="0" w:space="0" w:color="auto"/>
        <w:left w:val="none" w:sz="0" w:space="0" w:color="auto"/>
        <w:bottom w:val="none" w:sz="0" w:space="0" w:color="auto"/>
        <w:right w:val="none" w:sz="0" w:space="0" w:color="auto"/>
      </w:divBdr>
    </w:div>
    <w:div w:id="1456288024">
      <w:marLeft w:val="480"/>
      <w:marRight w:val="0"/>
      <w:marTop w:val="0"/>
      <w:marBottom w:val="0"/>
      <w:divBdr>
        <w:top w:val="none" w:sz="0" w:space="0" w:color="auto"/>
        <w:left w:val="none" w:sz="0" w:space="0" w:color="auto"/>
        <w:bottom w:val="none" w:sz="0" w:space="0" w:color="auto"/>
        <w:right w:val="none" w:sz="0" w:space="0" w:color="auto"/>
      </w:divBdr>
    </w:div>
    <w:div w:id="1456296423">
      <w:marLeft w:val="480"/>
      <w:marRight w:val="0"/>
      <w:marTop w:val="0"/>
      <w:marBottom w:val="0"/>
      <w:divBdr>
        <w:top w:val="none" w:sz="0" w:space="0" w:color="auto"/>
        <w:left w:val="none" w:sz="0" w:space="0" w:color="auto"/>
        <w:bottom w:val="none" w:sz="0" w:space="0" w:color="auto"/>
        <w:right w:val="none" w:sz="0" w:space="0" w:color="auto"/>
      </w:divBdr>
    </w:div>
    <w:div w:id="1456757153">
      <w:marLeft w:val="480"/>
      <w:marRight w:val="0"/>
      <w:marTop w:val="0"/>
      <w:marBottom w:val="0"/>
      <w:divBdr>
        <w:top w:val="none" w:sz="0" w:space="0" w:color="auto"/>
        <w:left w:val="none" w:sz="0" w:space="0" w:color="auto"/>
        <w:bottom w:val="none" w:sz="0" w:space="0" w:color="auto"/>
        <w:right w:val="none" w:sz="0" w:space="0" w:color="auto"/>
      </w:divBdr>
    </w:div>
    <w:div w:id="1456874884">
      <w:marLeft w:val="480"/>
      <w:marRight w:val="0"/>
      <w:marTop w:val="0"/>
      <w:marBottom w:val="0"/>
      <w:divBdr>
        <w:top w:val="none" w:sz="0" w:space="0" w:color="auto"/>
        <w:left w:val="none" w:sz="0" w:space="0" w:color="auto"/>
        <w:bottom w:val="none" w:sz="0" w:space="0" w:color="auto"/>
        <w:right w:val="none" w:sz="0" w:space="0" w:color="auto"/>
      </w:divBdr>
    </w:div>
    <w:div w:id="1457681044">
      <w:marLeft w:val="480"/>
      <w:marRight w:val="0"/>
      <w:marTop w:val="0"/>
      <w:marBottom w:val="0"/>
      <w:divBdr>
        <w:top w:val="none" w:sz="0" w:space="0" w:color="auto"/>
        <w:left w:val="none" w:sz="0" w:space="0" w:color="auto"/>
        <w:bottom w:val="none" w:sz="0" w:space="0" w:color="auto"/>
        <w:right w:val="none" w:sz="0" w:space="0" w:color="auto"/>
      </w:divBdr>
    </w:div>
    <w:div w:id="1457718627">
      <w:marLeft w:val="480"/>
      <w:marRight w:val="0"/>
      <w:marTop w:val="0"/>
      <w:marBottom w:val="0"/>
      <w:divBdr>
        <w:top w:val="none" w:sz="0" w:space="0" w:color="auto"/>
        <w:left w:val="none" w:sz="0" w:space="0" w:color="auto"/>
        <w:bottom w:val="none" w:sz="0" w:space="0" w:color="auto"/>
        <w:right w:val="none" w:sz="0" w:space="0" w:color="auto"/>
      </w:divBdr>
    </w:div>
    <w:div w:id="1458525308">
      <w:marLeft w:val="480"/>
      <w:marRight w:val="0"/>
      <w:marTop w:val="0"/>
      <w:marBottom w:val="0"/>
      <w:divBdr>
        <w:top w:val="none" w:sz="0" w:space="0" w:color="auto"/>
        <w:left w:val="none" w:sz="0" w:space="0" w:color="auto"/>
        <w:bottom w:val="none" w:sz="0" w:space="0" w:color="auto"/>
        <w:right w:val="none" w:sz="0" w:space="0" w:color="auto"/>
      </w:divBdr>
    </w:div>
    <w:div w:id="1458525778">
      <w:marLeft w:val="480"/>
      <w:marRight w:val="0"/>
      <w:marTop w:val="0"/>
      <w:marBottom w:val="0"/>
      <w:divBdr>
        <w:top w:val="none" w:sz="0" w:space="0" w:color="auto"/>
        <w:left w:val="none" w:sz="0" w:space="0" w:color="auto"/>
        <w:bottom w:val="none" w:sz="0" w:space="0" w:color="auto"/>
        <w:right w:val="none" w:sz="0" w:space="0" w:color="auto"/>
      </w:divBdr>
    </w:div>
    <w:div w:id="1458723048">
      <w:marLeft w:val="480"/>
      <w:marRight w:val="0"/>
      <w:marTop w:val="0"/>
      <w:marBottom w:val="0"/>
      <w:divBdr>
        <w:top w:val="none" w:sz="0" w:space="0" w:color="auto"/>
        <w:left w:val="none" w:sz="0" w:space="0" w:color="auto"/>
        <w:bottom w:val="none" w:sz="0" w:space="0" w:color="auto"/>
        <w:right w:val="none" w:sz="0" w:space="0" w:color="auto"/>
      </w:divBdr>
    </w:div>
    <w:div w:id="1458834671">
      <w:marLeft w:val="480"/>
      <w:marRight w:val="0"/>
      <w:marTop w:val="0"/>
      <w:marBottom w:val="0"/>
      <w:divBdr>
        <w:top w:val="none" w:sz="0" w:space="0" w:color="auto"/>
        <w:left w:val="none" w:sz="0" w:space="0" w:color="auto"/>
        <w:bottom w:val="none" w:sz="0" w:space="0" w:color="auto"/>
        <w:right w:val="none" w:sz="0" w:space="0" w:color="auto"/>
      </w:divBdr>
    </w:div>
    <w:div w:id="1459107798">
      <w:marLeft w:val="480"/>
      <w:marRight w:val="0"/>
      <w:marTop w:val="0"/>
      <w:marBottom w:val="0"/>
      <w:divBdr>
        <w:top w:val="none" w:sz="0" w:space="0" w:color="auto"/>
        <w:left w:val="none" w:sz="0" w:space="0" w:color="auto"/>
        <w:bottom w:val="none" w:sz="0" w:space="0" w:color="auto"/>
        <w:right w:val="none" w:sz="0" w:space="0" w:color="auto"/>
      </w:divBdr>
    </w:div>
    <w:div w:id="1459109659">
      <w:marLeft w:val="480"/>
      <w:marRight w:val="0"/>
      <w:marTop w:val="0"/>
      <w:marBottom w:val="0"/>
      <w:divBdr>
        <w:top w:val="none" w:sz="0" w:space="0" w:color="auto"/>
        <w:left w:val="none" w:sz="0" w:space="0" w:color="auto"/>
        <w:bottom w:val="none" w:sz="0" w:space="0" w:color="auto"/>
        <w:right w:val="none" w:sz="0" w:space="0" w:color="auto"/>
      </w:divBdr>
    </w:div>
    <w:div w:id="1459450441">
      <w:marLeft w:val="480"/>
      <w:marRight w:val="0"/>
      <w:marTop w:val="0"/>
      <w:marBottom w:val="0"/>
      <w:divBdr>
        <w:top w:val="none" w:sz="0" w:space="0" w:color="auto"/>
        <w:left w:val="none" w:sz="0" w:space="0" w:color="auto"/>
        <w:bottom w:val="none" w:sz="0" w:space="0" w:color="auto"/>
        <w:right w:val="none" w:sz="0" w:space="0" w:color="auto"/>
      </w:divBdr>
    </w:div>
    <w:div w:id="1460949472">
      <w:marLeft w:val="480"/>
      <w:marRight w:val="0"/>
      <w:marTop w:val="0"/>
      <w:marBottom w:val="0"/>
      <w:divBdr>
        <w:top w:val="none" w:sz="0" w:space="0" w:color="auto"/>
        <w:left w:val="none" w:sz="0" w:space="0" w:color="auto"/>
        <w:bottom w:val="none" w:sz="0" w:space="0" w:color="auto"/>
        <w:right w:val="none" w:sz="0" w:space="0" w:color="auto"/>
      </w:divBdr>
    </w:div>
    <w:div w:id="1461024303">
      <w:marLeft w:val="480"/>
      <w:marRight w:val="0"/>
      <w:marTop w:val="0"/>
      <w:marBottom w:val="0"/>
      <w:divBdr>
        <w:top w:val="none" w:sz="0" w:space="0" w:color="auto"/>
        <w:left w:val="none" w:sz="0" w:space="0" w:color="auto"/>
        <w:bottom w:val="none" w:sz="0" w:space="0" w:color="auto"/>
        <w:right w:val="none" w:sz="0" w:space="0" w:color="auto"/>
      </w:divBdr>
    </w:div>
    <w:div w:id="1461996714">
      <w:marLeft w:val="480"/>
      <w:marRight w:val="0"/>
      <w:marTop w:val="0"/>
      <w:marBottom w:val="0"/>
      <w:divBdr>
        <w:top w:val="none" w:sz="0" w:space="0" w:color="auto"/>
        <w:left w:val="none" w:sz="0" w:space="0" w:color="auto"/>
        <w:bottom w:val="none" w:sz="0" w:space="0" w:color="auto"/>
        <w:right w:val="none" w:sz="0" w:space="0" w:color="auto"/>
      </w:divBdr>
    </w:div>
    <w:div w:id="1462459574">
      <w:marLeft w:val="480"/>
      <w:marRight w:val="0"/>
      <w:marTop w:val="0"/>
      <w:marBottom w:val="0"/>
      <w:divBdr>
        <w:top w:val="none" w:sz="0" w:space="0" w:color="auto"/>
        <w:left w:val="none" w:sz="0" w:space="0" w:color="auto"/>
        <w:bottom w:val="none" w:sz="0" w:space="0" w:color="auto"/>
        <w:right w:val="none" w:sz="0" w:space="0" w:color="auto"/>
      </w:divBdr>
    </w:div>
    <w:div w:id="1462991616">
      <w:marLeft w:val="480"/>
      <w:marRight w:val="0"/>
      <w:marTop w:val="0"/>
      <w:marBottom w:val="0"/>
      <w:divBdr>
        <w:top w:val="none" w:sz="0" w:space="0" w:color="auto"/>
        <w:left w:val="none" w:sz="0" w:space="0" w:color="auto"/>
        <w:bottom w:val="none" w:sz="0" w:space="0" w:color="auto"/>
        <w:right w:val="none" w:sz="0" w:space="0" w:color="auto"/>
      </w:divBdr>
    </w:div>
    <w:div w:id="1463034740">
      <w:marLeft w:val="480"/>
      <w:marRight w:val="0"/>
      <w:marTop w:val="0"/>
      <w:marBottom w:val="0"/>
      <w:divBdr>
        <w:top w:val="none" w:sz="0" w:space="0" w:color="auto"/>
        <w:left w:val="none" w:sz="0" w:space="0" w:color="auto"/>
        <w:bottom w:val="none" w:sz="0" w:space="0" w:color="auto"/>
        <w:right w:val="none" w:sz="0" w:space="0" w:color="auto"/>
      </w:divBdr>
    </w:div>
    <w:div w:id="1463502852">
      <w:marLeft w:val="480"/>
      <w:marRight w:val="0"/>
      <w:marTop w:val="0"/>
      <w:marBottom w:val="0"/>
      <w:divBdr>
        <w:top w:val="none" w:sz="0" w:space="0" w:color="auto"/>
        <w:left w:val="none" w:sz="0" w:space="0" w:color="auto"/>
        <w:bottom w:val="none" w:sz="0" w:space="0" w:color="auto"/>
        <w:right w:val="none" w:sz="0" w:space="0" w:color="auto"/>
      </w:divBdr>
    </w:div>
    <w:div w:id="1463620291">
      <w:marLeft w:val="480"/>
      <w:marRight w:val="0"/>
      <w:marTop w:val="0"/>
      <w:marBottom w:val="0"/>
      <w:divBdr>
        <w:top w:val="none" w:sz="0" w:space="0" w:color="auto"/>
        <w:left w:val="none" w:sz="0" w:space="0" w:color="auto"/>
        <w:bottom w:val="none" w:sz="0" w:space="0" w:color="auto"/>
        <w:right w:val="none" w:sz="0" w:space="0" w:color="auto"/>
      </w:divBdr>
    </w:div>
    <w:div w:id="1466005963">
      <w:marLeft w:val="480"/>
      <w:marRight w:val="0"/>
      <w:marTop w:val="0"/>
      <w:marBottom w:val="0"/>
      <w:divBdr>
        <w:top w:val="none" w:sz="0" w:space="0" w:color="auto"/>
        <w:left w:val="none" w:sz="0" w:space="0" w:color="auto"/>
        <w:bottom w:val="none" w:sz="0" w:space="0" w:color="auto"/>
        <w:right w:val="none" w:sz="0" w:space="0" w:color="auto"/>
      </w:divBdr>
    </w:div>
    <w:div w:id="1466313457">
      <w:marLeft w:val="480"/>
      <w:marRight w:val="0"/>
      <w:marTop w:val="0"/>
      <w:marBottom w:val="0"/>
      <w:divBdr>
        <w:top w:val="none" w:sz="0" w:space="0" w:color="auto"/>
        <w:left w:val="none" w:sz="0" w:space="0" w:color="auto"/>
        <w:bottom w:val="none" w:sz="0" w:space="0" w:color="auto"/>
        <w:right w:val="none" w:sz="0" w:space="0" w:color="auto"/>
      </w:divBdr>
    </w:div>
    <w:div w:id="1466582070">
      <w:marLeft w:val="480"/>
      <w:marRight w:val="0"/>
      <w:marTop w:val="0"/>
      <w:marBottom w:val="0"/>
      <w:divBdr>
        <w:top w:val="none" w:sz="0" w:space="0" w:color="auto"/>
        <w:left w:val="none" w:sz="0" w:space="0" w:color="auto"/>
        <w:bottom w:val="none" w:sz="0" w:space="0" w:color="auto"/>
        <w:right w:val="none" w:sz="0" w:space="0" w:color="auto"/>
      </w:divBdr>
    </w:div>
    <w:div w:id="1466849962">
      <w:marLeft w:val="480"/>
      <w:marRight w:val="0"/>
      <w:marTop w:val="0"/>
      <w:marBottom w:val="0"/>
      <w:divBdr>
        <w:top w:val="none" w:sz="0" w:space="0" w:color="auto"/>
        <w:left w:val="none" w:sz="0" w:space="0" w:color="auto"/>
        <w:bottom w:val="none" w:sz="0" w:space="0" w:color="auto"/>
        <w:right w:val="none" w:sz="0" w:space="0" w:color="auto"/>
      </w:divBdr>
    </w:div>
    <w:div w:id="1467239144">
      <w:marLeft w:val="480"/>
      <w:marRight w:val="0"/>
      <w:marTop w:val="0"/>
      <w:marBottom w:val="0"/>
      <w:divBdr>
        <w:top w:val="none" w:sz="0" w:space="0" w:color="auto"/>
        <w:left w:val="none" w:sz="0" w:space="0" w:color="auto"/>
        <w:bottom w:val="none" w:sz="0" w:space="0" w:color="auto"/>
        <w:right w:val="none" w:sz="0" w:space="0" w:color="auto"/>
      </w:divBdr>
    </w:div>
    <w:div w:id="1467313510">
      <w:marLeft w:val="480"/>
      <w:marRight w:val="0"/>
      <w:marTop w:val="0"/>
      <w:marBottom w:val="0"/>
      <w:divBdr>
        <w:top w:val="none" w:sz="0" w:space="0" w:color="auto"/>
        <w:left w:val="none" w:sz="0" w:space="0" w:color="auto"/>
        <w:bottom w:val="none" w:sz="0" w:space="0" w:color="auto"/>
        <w:right w:val="none" w:sz="0" w:space="0" w:color="auto"/>
      </w:divBdr>
    </w:div>
    <w:div w:id="1468233614">
      <w:marLeft w:val="480"/>
      <w:marRight w:val="0"/>
      <w:marTop w:val="0"/>
      <w:marBottom w:val="0"/>
      <w:divBdr>
        <w:top w:val="none" w:sz="0" w:space="0" w:color="auto"/>
        <w:left w:val="none" w:sz="0" w:space="0" w:color="auto"/>
        <w:bottom w:val="none" w:sz="0" w:space="0" w:color="auto"/>
        <w:right w:val="none" w:sz="0" w:space="0" w:color="auto"/>
      </w:divBdr>
    </w:div>
    <w:div w:id="1468428581">
      <w:marLeft w:val="480"/>
      <w:marRight w:val="0"/>
      <w:marTop w:val="0"/>
      <w:marBottom w:val="0"/>
      <w:divBdr>
        <w:top w:val="none" w:sz="0" w:space="0" w:color="auto"/>
        <w:left w:val="none" w:sz="0" w:space="0" w:color="auto"/>
        <w:bottom w:val="none" w:sz="0" w:space="0" w:color="auto"/>
        <w:right w:val="none" w:sz="0" w:space="0" w:color="auto"/>
      </w:divBdr>
    </w:div>
    <w:div w:id="1468626092">
      <w:marLeft w:val="480"/>
      <w:marRight w:val="0"/>
      <w:marTop w:val="0"/>
      <w:marBottom w:val="0"/>
      <w:divBdr>
        <w:top w:val="none" w:sz="0" w:space="0" w:color="auto"/>
        <w:left w:val="none" w:sz="0" w:space="0" w:color="auto"/>
        <w:bottom w:val="none" w:sz="0" w:space="0" w:color="auto"/>
        <w:right w:val="none" w:sz="0" w:space="0" w:color="auto"/>
      </w:divBdr>
    </w:div>
    <w:div w:id="1469319166">
      <w:marLeft w:val="480"/>
      <w:marRight w:val="0"/>
      <w:marTop w:val="0"/>
      <w:marBottom w:val="0"/>
      <w:divBdr>
        <w:top w:val="none" w:sz="0" w:space="0" w:color="auto"/>
        <w:left w:val="none" w:sz="0" w:space="0" w:color="auto"/>
        <w:bottom w:val="none" w:sz="0" w:space="0" w:color="auto"/>
        <w:right w:val="none" w:sz="0" w:space="0" w:color="auto"/>
      </w:divBdr>
    </w:div>
    <w:div w:id="1469395686">
      <w:marLeft w:val="480"/>
      <w:marRight w:val="0"/>
      <w:marTop w:val="0"/>
      <w:marBottom w:val="0"/>
      <w:divBdr>
        <w:top w:val="none" w:sz="0" w:space="0" w:color="auto"/>
        <w:left w:val="none" w:sz="0" w:space="0" w:color="auto"/>
        <w:bottom w:val="none" w:sz="0" w:space="0" w:color="auto"/>
        <w:right w:val="none" w:sz="0" w:space="0" w:color="auto"/>
      </w:divBdr>
    </w:div>
    <w:div w:id="1469398725">
      <w:marLeft w:val="480"/>
      <w:marRight w:val="0"/>
      <w:marTop w:val="0"/>
      <w:marBottom w:val="0"/>
      <w:divBdr>
        <w:top w:val="none" w:sz="0" w:space="0" w:color="auto"/>
        <w:left w:val="none" w:sz="0" w:space="0" w:color="auto"/>
        <w:bottom w:val="none" w:sz="0" w:space="0" w:color="auto"/>
        <w:right w:val="none" w:sz="0" w:space="0" w:color="auto"/>
      </w:divBdr>
    </w:div>
    <w:div w:id="1470127054">
      <w:marLeft w:val="480"/>
      <w:marRight w:val="0"/>
      <w:marTop w:val="0"/>
      <w:marBottom w:val="0"/>
      <w:divBdr>
        <w:top w:val="none" w:sz="0" w:space="0" w:color="auto"/>
        <w:left w:val="none" w:sz="0" w:space="0" w:color="auto"/>
        <w:bottom w:val="none" w:sz="0" w:space="0" w:color="auto"/>
        <w:right w:val="none" w:sz="0" w:space="0" w:color="auto"/>
      </w:divBdr>
    </w:div>
    <w:div w:id="1470241447">
      <w:marLeft w:val="480"/>
      <w:marRight w:val="0"/>
      <w:marTop w:val="0"/>
      <w:marBottom w:val="0"/>
      <w:divBdr>
        <w:top w:val="none" w:sz="0" w:space="0" w:color="auto"/>
        <w:left w:val="none" w:sz="0" w:space="0" w:color="auto"/>
        <w:bottom w:val="none" w:sz="0" w:space="0" w:color="auto"/>
        <w:right w:val="none" w:sz="0" w:space="0" w:color="auto"/>
      </w:divBdr>
    </w:div>
    <w:div w:id="1470903023">
      <w:marLeft w:val="480"/>
      <w:marRight w:val="0"/>
      <w:marTop w:val="0"/>
      <w:marBottom w:val="0"/>
      <w:divBdr>
        <w:top w:val="none" w:sz="0" w:space="0" w:color="auto"/>
        <w:left w:val="none" w:sz="0" w:space="0" w:color="auto"/>
        <w:bottom w:val="none" w:sz="0" w:space="0" w:color="auto"/>
        <w:right w:val="none" w:sz="0" w:space="0" w:color="auto"/>
      </w:divBdr>
    </w:div>
    <w:div w:id="1471359479">
      <w:marLeft w:val="480"/>
      <w:marRight w:val="0"/>
      <w:marTop w:val="0"/>
      <w:marBottom w:val="0"/>
      <w:divBdr>
        <w:top w:val="none" w:sz="0" w:space="0" w:color="auto"/>
        <w:left w:val="none" w:sz="0" w:space="0" w:color="auto"/>
        <w:bottom w:val="none" w:sz="0" w:space="0" w:color="auto"/>
        <w:right w:val="none" w:sz="0" w:space="0" w:color="auto"/>
      </w:divBdr>
    </w:div>
    <w:div w:id="1471508601">
      <w:marLeft w:val="480"/>
      <w:marRight w:val="0"/>
      <w:marTop w:val="0"/>
      <w:marBottom w:val="0"/>
      <w:divBdr>
        <w:top w:val="none" w:sz="0" w:space="0" w:color="auto"/>
        <w:left w:val="none" w:sz="0" w:space="0" w:color="auto"/>
        <w:bottom w:val="none" w:sz="0" w:space="0" w:color="auto"/>
        <w:right w:val="none" w:sz="0" w:space="0" w:color="auto"/>
      </w:divBdr>
    </w:div>
    <w:div w:id="1471897598">
      <w:marLeft w:val="480"/>
      <w:marRight w:val="0"/>
      <w:marTop w:val="0"/>
      <w:marBottom w:val="0"/>
      <w:divBdr>
        <w:top w:val="none" w:sz="0" w:space="0" w:color="auto"/>
        <w:left w:val="none" w:sz="0" w:space="0" w:color="auto"/>
        <w:bottom w:val="none" w:sz="0" w:space="0" w:color="auto"/>
        <w:right w:val="none" w:sz="0" w:space="0" w:color="auto"/>
      </w:divBdr>
    </w:div>
    <w:div w:id="1473056391">
      <w:marLeft w:val="480"/>
      <w:marRight w:val="0"/>
      <w:marTop w:val="0"/>
      <w:marBottom w:val="0"/>
      <w:divBdr>
        <w:top w:val="none" w:sz="0" w:space="0" w:color="auto"/>
        <w:left w:val="none" w:sz="0" w:space="0" w:color="auto"/>
        <w:bottom w:val="none" w:sz="0" w:space="0" w:color="auto"/>
        <w:right w:val="none" w:sz="0" w:space="0" w:color="auto"/>
      </w:divBdr>
    </w:div>
    <w:div w:id="1473592350">
      <w:marLeft w:val="480"/>
      <w:marRight w:val="0"/>
      <w:marTop w:val="0"/>
      <w:marBottom w:val="0"/>
      <w:divBdr>
        <w:top w:val="none" w:sz="0" w:space="0" w:color="auto"/>
        <w:left w:val="none" w:sz="0" w:space="0" w:color="auto"/>
        <w:bottom w:val="none" w:sz="0" w:space="0" w:color="auto"/>
        <w:right w:val="none" w:sz="0" w:space="0" w:color="auto"/>
      </w:divBdr>
    </w:div>
    <w:div w:id="1473794666">
      <w:marLeft w:val="480"/>
      <w:marRight w:val="0"/>
      <w:marTop w:val="0"/>
      <w:marBottom w:val="0"/>
      <w:divBdr>
        <w:top w:val="none" w:sz="0" w:space="0" w:color="auto"/>
        <w:left w:val="none" w:sz="0" w:space="0" w:color="auto"/>
        <w:bottom w:val="none" w:sz="0" w:space="0" w:color="auto"/>
        <w:right w:val="none" w:sz="0" w:space="0" w:color="auto"/>
      </w:divBdr>
    </w:div>
    <w:div w:id="1474565799">
      <w:marLeft w:val="480"/>
      <w:marRight w:val="0"/>
      <w:marTop w:val="0"/>
      <w:marBottom w:val="0"/>
      <w:divBdr>
        <w:top w:val="none" w:sz="0" w:space="0" w:color="auto"/>
        <w:left w:val="none" w:sz="0" w:space="0" w:color="auto"/>
        <w:bottom w:val="none" w:sz="0" w:space="0" w:color="auto"/>
        <w:right w:val="none" w:sz="0" w:space="0" w:color="auto"/>
      </w:divBdr>
    </w:div>
    <w:div w:id="1476144993">
      <w:marLeft w:val="480"/>
      <w:marRight w:val="0"/>
      <w:marTop w:val="0"/>
      <w:marBottom w:val="0"/>
      <w:divBdr>
        <w:top w:val="none" w:sz="0" w:space="0" w:color="auto"/>
        <w:left w:val="none" w:sz="0" w:space="0" w:color="auto"/>
        <w:bottom w:val="none" w:sz="0" w:space="0" w:color="auto"/>
        <w:right w:val="none" w:sz="0" w:space="0" w:color="auto"/>
      </w:divBdr>
    </w:div>
    <w:div w:id="1476874934">
      <w:marLeft w:val="480"/>
      <w:marRight w:val="0"/>
      <w:marTop w:val="0"/>
      <w:marBottom w:val="0"/>
      <w:divBdr>
        <w:top w:val="none" w:sz="0" w:space="0" w:color="auto"/>
        <w:left w:val="none" w:sz="0" w:space="0" w:color="auto"/>
        <w:bottom w:val="none" w:sz="0" w:space="0" w:color="auto"/>
        <w:right w:val="none" w:sz="0" w:space="0" w:color="auto"/>
      </w:divBdr>
    </w:div>
    <w:div w:id="1476947275">
      <w:marLeft w:val="480"/>
      <w:marRight w:val="0"/>
      <w:marTop w:val="0"/>
      <w:marBottom w:val="0"/>
      <w:divBdr>
        <w:top w:val="none" w:sz="0" w:space="0" w:color="auto"/>
        <w:left w:val="none" w:sz="0" w:space="0" w:color="auto"/>
        <w:bottom w:val="none" w:sz="0" w:space="0" w:color="auto"/>
        <w:right w:val="none" w:sz="0" w:space="0" w:color="auto"/>
      </w:divBdr>
    </w:div>
    <w:div w:id="1477071088">
      <w:marLeft w:val="480"/>
      <w:marRight w:val="0"/>
      <w:marTop w:val="0"/>
      <w:marBottom w:val="0"/>
      <w:divBdr>
        <w:top w:val="none" w:sz="0" w:space="0" w:color="auto"/>
        <w:left w:val="none" w:sz="0" w:space="0" w:color="auto"/>
        <w:bottom w:val="none" w:sz="0" w:space="0" w:color="auto"/>
        <w:right w:val="none" w:sz="0" w:space="0" w:color="auto"/>
      </w:divBdr>
    </w:div>
    <w:div w:id="1477259262">
      <w:marLeft w:val="480"/>
      <w:marRight w:val="0"/>
      <w:marTop w:val="0"/>
      <w:marBottom w:val="0"/>
      <w:divBdr>
        <w:top w:val="none" w:sz="0" w:space="0" w:color="auto"/>
        <w:left w:val="none" w:sz="0" w:space="0" w:color="auto"/>
        <w:bottom w:val="none" w:sz="0" w:space="0" w:color="auto"/>
        <w:right w:val="none" w:sz="0" w:space="0" w:color="auto"/>
      </w:divBdr>
    </w:div>
    <w:div w:id="1477332902">
      <w:marLeft w:val="480"/>
      <w:marRight w:val="0"/>
      <w:marTop w:val="0"/>
      <w:marBottom w:val="0"/>
      <w:divBdr>
        <w:top w:val="none" w:sz="0" w:space="0" w:color="auto"/>
        <w:left w:val="none" w:sz="0" w:space="0" w:color="auto"/>
        <w:bottom w:val="none" w:sz="0" w:space="0" w:color="auto"/>
        <w:right w:val="none" w:sz="0" w:space="0" w:color="auto"/>
      </w:divBdr>
    </w:div>
    <w:div w:id="1478035677">
      <w:marLeft w:val="480"/>
      <w:marRight w:val="0"/>
      <w:marTop w:val="0"/>
      <w:marBottom w:val="0"/>
      <w:divBdr>
        <w:top w:val="none" w:sz="0" w:space="0" w:color="auto"/>
        <w:left w:val="none" w:sz="0" w:space="0" w:color="auto"/>
        <w:bottom w:val="none" w:sz="0" w:space="0" w:color="auto"/>
        <w:right w:val="none" w:sz="0" w:space="0" w:color="auto"/>
      </w:divBdr>
    </w:div>
    <w:div w:id="1478456663">
      <w:marLeft w:val="480"/>
      <w:marRight w:val="0"/>
      <w:marTop w:val="0"/>
      <w:marBottom w:val="0"/>
      <w:divBdr>
        <w:top w:val="none" w:sz="0" w:space="0" w:color="auto"/>
        <w:left w:val="none" w:sz="0" w:space="0" w:color="auto"/>
        <w:bottom w:val="none" w:sz="0" w:space="0" w:color="auto"/>
        <w:right w:val="none" w:sz="0" w:space="0" w:color="auto"/>
      </w:divBdr>
    </w:div>
    <w:div w:id="1478498919">
      <w:marLeft w:val="480"/>
      <w:marRight w:val="0"/>
      <w:marTop w:val="0"/>
      <w:marBottom w:val="0"/>
      <w:divBdr>
        <w:top w:val="none" w:sz="0" w:space="0" w:color="auto"/>
        <w:left w:val="none" w:sz="0" w:space="0" w:color="auto"/>
        <w:bottom w:val="none" w:sz="0" w:space="0" w:color="auto"/>
        <w:right w:val="none" w:sz="0" w:space="0" w:color="auto"/>
      </w:divBdr>
    </w:div>
    <w:div w:id="1478567500">
      <w:marLeft w:val="480"/>
      <w:marRight w:val="0"/>
      <w:marTop w:val="0"/>
      <w:marBottom w:val="0"/>
      <w:divBdr>
        <w:top w:val="none" w:sz="0" w:space="0" w:color="auto"/>
        <w:left w:val="none" w:sz="0" w:space="0" w:color="auto"/>
        <w:bottom w:val="none" w:sz="0" w:space="0" w:color="auto"/>
        <w:right w:val="none" w:sz="0" w:space="0" w:color="auto"/>
      </w:divBdr>
    </w:div>
    <w:div w:id="1479420331">
      <w:marLeft w:val="480"/>
      <w:marRight w:val="0"/>
      <w:marTop w:val="0"/>
      <w:marBottom w:val="0"/>
      <w:divBdr>
        <w:top w:val="none" w:sz="0" w:space="0" w:color="auto"/>
        <w:left w:val="none" w:sz="0" w:space="0" w:color="auto"/>
        <w:bottom w:val="none" w:sz="0" w:space="0" w:color="auto"/>
        <w:right w:val="none" w:sz="0" w:space="0" w:color="auto"/>
      </w:divBdr>
    </w:div>
    <w:div w:id="1479491870">
      <w:marLeft w:val="480"/>
      <w:marRight w:val="0"/>
      <w:marTop w:val="0"/>
      <w:marBottom w:val="0"/>
      <w:divBdr>
        <w:top w:val="none" w:sz="0" w:space="0" w:color="auto"/>
        <w:left w:val="none" w:sz="0" w:space="0" w:color="auto"/>
        <w:bottom w:val="none" w:sz="0" w:space="0" w:color="auto"/>
        <w:right w:val="none" w:sz="0" w:space="0" w:color="auto"/>
      </w:divBdr>
    </w:div>
    <w:div w:id="1479612402">
      <w:marLeft w:val="480"/>
      <w:marRight w:val="0"/>
      <w:marTop w:val="0"/>
      <w:marBottom w:val="0"/>
      <w:divBdr>
        <w:top w:val="none" w:sz="0" w:space="0" w:color="auto"/>
        <w:left w:val="none" w:sz="0" w:space="0" w:color="auto"/>
        <w:bottom w:val="none" w:sz="0" w:space="0" w:color="auto"/>
        <w:right w:val="none" w:sz="0" w:space="0" w:color="auto"/>
      </w:divBdr>
    </w:div>
    <w:div w:id="1479760614">
      <w:marLeft w:val="480"/>
      <w:marRight w:val="0"/>
      <w:marTop w:val="0"/>
      <w:marBottom w:val="0"/>
      <w:divBdr>
        <w:top w:val="none" w:sz="0" w:space="0" w:color="auto"/>
        <w:left w:val="none" w:sz="0" w:space="0" w:color="auto"/>
        <w:bottom w:val="none" w:sz="0" w:space="0" w:color="auto"/>
        <w:right w:val="none" w:sz="0" w:space="0" w:color="auto"/>
      </w:divBdr>
    </w:div>
    <w:div w:id="1479804614">
      <w:marLeft w:val="480"/>
      <w:marRight w:val="0"/>
      <w:marTop w:val="0"/>
      <w:marBottom w:val="0"/>
      <w:divBdr>
        <w:top w:val="none" w:sz="0" w:space="0" w:color="auto"/>
        <w:left w:val="none" w:sz="0" w:space="0" w:color="auto"/>
        <w:bottom w:val="none" w:sz="0" w:space="0" w:color="auto"/>
        <w:right w:val="none" w:sz="0" w:space="0" w:color="auto"/>
      </w:divBdr>
    </w:div>
    <w:div w:id="1480227236">
      <w:marLeft w:val="480"/>
      <w:marRight w:val="0"/>
      <w:marTop w:val="0"/>
      <w:marBottom w:val="0"/>
      <w:divBdr>
        <w:top w:val="none" w:sz="0" w:space="0" w:color="auto"/>
        <w:left w:val="none" w:sz="0" w:space="0" w:color="auto"/>
        <w:bottom w:val="none" w:sz="0" w:space="0" w:color="auto"/>
        <w:right w:val="none" w:sz="0" w:space="0" w:color="auto"/>
      </w:divBdr>
    </w:div>
    <w:div w:id="1480345768">
      <w:marLeft w:val="480"/>
      <w:marRight w:val="0"/>
      <w:marTop w:val="0"/>
      <w:marBottom w:val="0"/>
      <w:divBdr>
        <w:top w:val="none" w:sz="0" w:space="0" w:color="auto"/>
        <w:left w:val="none" w:sz="0" w:space="0" w:color="auto"/>
        <w:bottom w:val="none" w:sz="0" w:space="0" w:color="auto"/>
        <w:right w:val="none" w:sz="0" w:space="0" w:color="auto"/>
      </w:divBdr>
    </w:div>
    <w:div w:id="1480419474">
      <w:marLeft w:val="480"/>
      <w:marRight w:val="0"/>
      <w:marTop w:val="0"/>
      <w:marBottom w:val="0"/>
      <w:divBdr>
        <w:top w:val="none" w:sz="0" w:space="0" w:color="auto"/>
        <w:left w:val="none" w:sz="0" w:space="0" w:color="auto"/>
        <w:bottom w:val="none" w:sz="0" w:space="0" w:color="auto"/>
        <w:right w:val="none" w:sz="0" w:space="0" w:color="auto"/>
      </w:divBdr>
    </w:div>
    <w:div w:id="1480531599">
      <w:marLeft w:val="480"/>
      <w:marRight w:val="0"/>
      <w:marTop w:val="0"/>
      <w:marBottom w:val="0"/>
      <w:divBdr>
        <w:top w:val="none" w:sz="0" w:space="0" w:color="auto"/>
        <w:left w:val="none" w:sz="0" w:space="0" w:color="auto"/>
        <w:bottom w:val="none" w:sz="0" w:space="0" w:color="auto"/>
        <w:right w:val="none" w:sz="0" w:space="0" w:color="auto"/>
      </w:divBdr>
    </w:div>
    <w:div w:id="1480881061">
      <w:marLeft w:val="480"/>
      <w:marRight w:val="0"/>
      <w:marTop w:val="0"/>
      <w:marBottom w:val="0"/>
      <w:divBdr>
        <w:top w:val="none" w:sz="0" w:space="0" w:color="auto"/>
        <w:left w:val="none" w:sz="0" w:space="0" w:color="auto"/>
        <w:bottom w:val="none" w:sz="0" w:space="0" w:color="auto"/>
        <w:right w:val="none" w:sz="0" w:space="0" w:color="auto"/>
      </w:divBdr>
    </w:div>
    <w:div w:id="1481000163">
      <w:marLeft w:val="480"/>
      <w:marRight w:val="0"/>
      <w:marTop w:val="0"/>
      <w:marBottom w:val="0"/>
      <w:divBdr>
        <w:top w:val="none" w:sz="0" w:space="0" w:color="auto"/>
        <w:left w:val="none" w:sz="0" w:space="0" w:color="auto"/>
        <w:bottom w:val="none" w:sz="0" w:space="0" w:color="auto"/>
        <w:right w:val="none" w:sz="0" w:space="0" w:color="auto"/>
      </w:divBdr>
    </w:div>
    <w:div w:id="1481190400">
      <w:marLeft w:val="480"/>
      <w:marRight w:val="0"/>
      <w:marTop w:val="0"/>
      <w:marBottom w:val="0"/>
      <w:divBdr>
        <w:top w:val="none" w:sz="0" w:space="0" w:color="auto"/>
        <w:left w:val="none" w:sz="0" w:space="0" w:color="auto"/>
        <w:bottom w:val="none" w:sz="0" w:space="0" w:color="auto"/>
        <w:right w:val="none" w:sz="0" w:space="0" w:color="auto"/>
      </w:divBdr>
    </w:div>
    <w:div w:id="1481382930">
      <w:marLeft w:val="480"/>
      <w:marRight w:val="0"/>
      <w:marTop w:val="0"/>
      <w:marBottom w:val="0"/>
      <w:divBdr>
        <w:top w:val="none" w:sz="0" w:space="0" w:color="auto"/>
        <w:left w:val="none" w:sz="0" w:space="0" w:color="auto"/>
        <w:bottom w:val="none" w:sz="0" w:space="0" w:color="auto"/>
        <w:right w:val="none" w:sz="0" w:space="0" w:color="auto"/>
      </w:divBdr>
    </w:div>
    <w:div w:id="1482389233">
      <w:marLeft w:val="480"/>
      <w:marRight w:val="0"/>
      <w:marTop w:val="0"/>
      <w:marBottom w:val="0"/>
      <w:divBdr>
        <w:top w:val="none" w:sz="0" w:space="0" w:color="auto"/>
        <w:left w:val="none" w:sz="0" w:space="0" w:color="auto"/>
        <w:bottom w:val="none" w:sz="0" w:space="0" w:color="auto"/>
        <w:right w:val="none" w:sz="0" w:space="0" w:color="auto"/>
      </w:divBdr>
    </w:div>
    <w:div w:id="1482425772">
      <w:marLeft w:val="480"/>
      <w:marRight w:val="0"/>
      <w:marTop w:val="0"/>
      <w:marBottom w:val="0"/>
      <w:divBdr>
        <w:top w:val="none" w:sz="0" w:space="0" w:color="auto"/>
        <w:left w:val="none" w:sz="0" w:space="0" w:color="auto"/>
        <w:bottom w:val="none" w:sz="0" w:space="0" w:color="auto"/>
        <w:right w:val="none" w:sz="0" w:space="0" w:color="auto"/>
      </w:divBdr>
    </w:div>
    <w:div w:id="1483355348">
      <w:marLeft w:val="480"/>
      <w:marRight w:val="0"/>
      <w:marTop w:val="0"/>
      <w:marBottom w:val="0"/>
      <w:divBdr>
        <w:top w:val="none" w:sz="0" w:space="0" w:color="auto"/>
        <w:left w:val="none" w:sz="0" w:space="0" w:color="auto"/>
        <w:bottom w:val="none" w:sz="0" w:space="0" w:color="auto"/>
        <w:right w:val="none" w:sz="0" w:space="0" w:color="auto"/>
      </w:divBdr>
    </w:div>
    <w:div w:id="1484808181">
      <w:marLeft w:val="480"/>
      <w:marRight w:val="0"/>
      <w:marTop w:val="0"/>
      <w:marBottom w:val="0"/>
      <w:divBdr>
        <w:top w:val="none" w:sz="0" w:space="0" w:color="auto"/>
        <w:left w:val="none" w:sz="0" w:space="0" w:color="auto"/>
        <w:bottom w:val="none" w:sz="0" w:space="0" w:color="auto"/>
        <w:right w:val="none" w:sz="0" w:space="0" w:color="auto"/>
      </w:divBdr>
    </w:div>
    <w:div w:id="1484926852">
      <w:marLeft w:val="480"/>
      <w:marRight w:val="0"/>
      <w:marTop w:val="0"/>
      <w:marBottom w:val="0"/>
      <w:divBdr>
        <w:top w:val="none" w:sz="0" w:space="0" w:color="auto"/>
        <w:left w:val="none" w:sz="0" w:space="0" w:color="auto"/>
        <w:bottom w:val="none" w:sz="0" w:space="0" w:color="auto"/>
        <w:right w:val="none" w:sz="0" w:space="0" w:color="auto"/>
      </w:divBdr>
    </w:div>
    <w:div w:id="1485245162">
      <w:marLeft w:val="480"/>
      <w:marRight w:val="0"/>
      <w:marTop w:val="0"/>
      <w:marBottom w:val="0"/>
      <w:divBdr>
        <w:top w:val="none" w:sz="0" w:space="0" w:color="auto"/>
        <w:left w:val="none" w:sz="0" w:space="0" w:color="auto"/>
        <w:bottom w:val="none" w:sz="0" w:space="0" w:color="auto"/>
        <w:right w:val="none" w:sz="0" w:space="0" w:color="auto"/>
      </w:divBdr>
    </w:div>
    <w:div w:id="1485319127">
      <w:marLeft w:val="480"/>
      <w:marRight w:val="0"/>
      <w:marTop w:val="0"/>
      <w:marBottom w:val="0"/>
      <w:divBdr>
        <w:top w:val="none" w:sz="0" w:space="0" w:color="auto"/>
        <w:left w:val="none" w:sz="0" w:space="0" w:color="auto"/>
        <w:bottom w:val="none" w:sz="0" w:space="0" w:color="auto"/>
        <w:right w:val="none" w:sz="0" w:space="0" w:color="auto"/>
      </w:divBdr>
    </w:div>
    <w:div w:id="1485393845">
      <w:marLeft w:val="480"/>
      <w:marRight w:val="0"/>
      <w:marTop w:val="0"/>
      <w:marBottom w:val="0"/>
      <w:divBdr>
        <w:top w:val="none" w:sz="0" w:space="0" w:color="auto"/>
        <w:left w:val="none" w:sz="0" w:space="0" w:color="auto"/>
        <w:bottom w:val="none" w:sz="0" w:space="0" w:color="auto"/>
        <w:right w:val="none" w:sz="0" w:space="0" w:color="auto"/>
      </w:divBdr>
    </w:div>
    <w:div w:id="1485584300">
      <w:marLeft w:val="480"/>
      <w:marRight w:val="0"/>
      <w:marTop w:val="0"/>
      <w:marBottom w:val="0"/>
      <w:divBdr>
        <w:top w:val="none" w:sz="0" w:space="0" w:color="auto"/>
        <w:left w:val="none" w:sz="0" w:space="0" w:color="auto"/>
        <w:bottom w:val="none" w:sz="0" w:space="0" w:color="auto"/>
        <w:right w:val="none" w:sz="0" w:space="0" w:color="auto"/>
      </w:divBdr>
    </w:div>
    <w:div w:id="1485663957">
      <w:marLeft w:val="480"/>
      <w:marRight w:val="0"/>
      <w:marTop w:val="0"/>
      <w:marBottom w:val="0"/>
      <w:divBdr>
        <w:top w:val="none" w:sz="0" w:space="0" w:color="auto"/>
        <w:left w:val="none" w:sz="0" w:space="0" w:color="auto"/>
        <w:bottom w:val="none" w:sz="0" w:space="0" w:color="auto"/>
        <w:right w:val="none" w:sz="0" w:space="0" w:color="auto"/>
      </w:divBdr>
    </w:div>
    <w:div w:id="1485775703">
      <w:marLeft w:val="480"/>
      <w:marRight w:val="0"/>
      <w:marTop w:val="0"/>
      <w:marBottom w:val="0"/>
      <w:divBdr>
        <w:top w:val="none" w:sz="0" w:space="0" w:color="auto"/>
        <w:left w:val="none" w:sz="0" w:space="0" w:color="auto"/>
        <w:bottom w:val="none" w:sz="0" w:space="0" w:color="auto"/>
        <w:right w:val="none" w:sz="0" w:space="0" w:color="auto"/>
      </w:divBdr>
    </w:div>
    <w:div w:id="1486698954">
      <w:marLeft w:val="480"/>
      <w:marRight w:val="0"/>
      <w:marTop w:val="0"/>
      <w:marBottom w:val="0"/>
      <w:divBdr>
        <w:top w:val="none" w:sz="0" w:space="0" w:color="auto"/>
        <w:left w:val="none" w:sz="0" w:space="0" w:color="auto"/>
        <w:bottom w:val="none" w:sz="0" w:space="0" w:color="auto"/>
        <w:right w:val="none" w:sz="0" w:space="0" w:color="auto"/>
      </w:divBdr>
    </w:div>
    <w:div w:id="1487086944">
      <w:marLeft w:val="480"/>
      <w:marRight w:val="0"/>
      <w:marTop w:val="0"/>
      <w:marBottom w:val="0"/>
      <w:divBdr>
        <w:top w:val="none" w:sz="0" w:space="0" w:color="auto"/>
        <w:left w:val="none" w:sz="0" w:space="0" w:color="auto"/>
        <w:bottom w:val="none" w:sz="0" w:space="0" w:color="auto"/>
        <w:right w:val="none" w:sz="0" w:space="0" w:color="auto"/>
      </w:divBdr>
    </w:div>
    <w:div w:id="1487162026">
      <w:marLeft w:val="480"/>
      <w:marRight w:val="0"/>
      <w:marTop w:val="0"/>
      <w:marBottom w:val="0"/>
      <w:divBdr>
        <w:top w:val="none" w:sz="0" w:space="0" w:color="auto"/>
        <w:left w:val="none" w:sz="0" w:space="0" w:color="auto"/>
        <w:bottom w:val="none" w:sz="0" w:space="0" w:color="auto"/>
        <w:right w:val="none" w:sz="0" w:space="0" w:color="auto"/>
      </w:divBdr>
    </w:div>
    <w:div w:id="1487165389">
      <w:marLeft w:val="480"/>
      <w:marRight w:val="0"/>
      <w:marTop w:val="0"/>
      <w:marBottom w:val="0"/>
      <w:divBdr>
        <w:top w:val="none" w:sz="0" w:space="0" w:color="auto"/>
        <w:left w:val="none" w:sz="0" w:space="0" w:color="auto"/>
        <w:bottom w:val="none" w:sz="0" w:space="0" w:color="auto"/>
        <w:right w:val="none" w:sz="0" w:space="0" w:color="auto"/>
      </w:divBdr>
    </w:div>
    <w:div w:id="1487277668">
      <w:marLeft w:val="480"/>
      <w:marRight w:val="0"/>
      <w:marTop w:val="0"/>
      <w:marBottom w:val="0"/>
      <w:divBdr>
        <w:top w:val="none" w:sz="0" w:space="0" w:color="auto"/>
        <w:left w:val="none" w:sz="0" w:space="0" w:color="auto"/>
        <w:bottom w:val="none" w:sz="0" w:space="0" w:color="auto"/>
        <w:right w:val="none" w:sz="0" w:space="0" w:color="auto"/>
      </w:divBdr>
    </w:div>
    <w:div w:id="1487866034">
      <w:marLeft w:val="480"/>
      <w:marRight w:val="0"/>
      <w:marTop w:val="0"/>
      <w:marBottom w:val="0"/>
      <w:divBdr>
        <w:top w:val="none" w:sz="0" w:space="0" w:color="auto"/>
        <w:left w:val="none" w:sz="0" w:space="0" w:color="auto"/>
        <w:bottom w:val="none" w:sz="0" w:space="0" w:color="auto"/>
        <w:right w:val="none" w:sz="0" w:space="0" w:color="auto"/>
      </w:divBdr>
    </w:div>
    <w:div w:id="1487935499">
      <w:marLeft w:val="480"/>
      <w:marRight w:val="0"/>
      <w:marTop w:val="0"/>
      <w:marBottom w:val="0"/>
      <w:divBdr>
        <w:top w:val="none" w:sz="0" w:space="0" w:color="auto"/>
        <w:left w:val="none" w:sz="0" w:space="0" w:color="auto"/>
        <w:bottom w:val="none" w:sz="0" w:space="0" w:color="auto"/>
        <w:right w:val="none" w:sz="0" w:space="0" w:color="auto"/>
      </w:divBdr>
    </w:div>
    <w:div w:id="1488522519">
      <w:marLeft w:val="480"/>
      <w:marRight w:val="0"/>
      <w:marTop w:val="0"/>
      <w:marBottom w:val="0"/>
      <w:divBdr>
        <w:top w:val="none" w:sz="0" w:space="0" w:color="auto"/>
        <w:left w:val="none" w:sz="0" w:space="0" w:color="auto"/>
        <w:bottom w:val="none" w:sz="0" w:space="0" w:color="auto"/>
        <w:right w:val="none" w:sz="0" w:space="0" w:color="auto"/>
      </w:divBdr>
    </w:div>
    <w:div w:id="1489128618">
      <w:marLeft w:val="480"/>
      <w:marRight w:val="0"/>
      <w:marTop w:val="0"/>
      <w:marBottom w:val="0"/>
      <w:divBdr>
        <w:top w:val="none" w:sz="0" w:space="0" w:color="auto"/>
        <w:left w:val="none" w:sz="0" w:space="0" w:color="auto"/>
        <w:bottom w:val="none" w:sz="0" w:space="0" w:color="auto"/>
        <w:right w:val="none" w:sz="0" w:space="0" w:color="auto"/>
      </w:divBdr>
    </w:div>
    <w:div w:id="1490173093">
      <w:marLeft w:val="480"/>
      <w:marRight w:val="0"/>
      <w:marTop w:val="0"/>
      <w:marBottom w:val="0"/>
      <w:divBdr>
        <w:top w:val="none" w:sz="0" w:space="0" w:color="auto"/>
        <w:left w:val="none" w:sz="0" w:space="0" w:color="auto"/>
        <w:bottom w:val="none" w:sz="0" w:space="0" w:color="auto"/>
        <w:right w:val="none" w:sz="0" w:space="0" w:color="auto"/>
      </w:divBdr>
    </w:div>
    <w:div w:id="1492791846">
      <w:marLeft w:val="480"/>
      <w:marRight w:val="0"/>
      <w:marTop w:val="0"/>
      <w:marBottom w:val="0"/>
      <w:divBdr>
        <w:top w:val="none" w:sz="0" w:space="0" w:color="auto"/>
        <w:left w:val="none" w:sz="0" w:space="0" w:color="auto"/>
        <w:bottom w:val="none" w:sz="0" w:space="0" w:color="auto"/>
        <w:right w:val="none" w:sz="0" w:space="0" w:color="auto"/>
      </w:divBdr>
    </w:div>
    <w:div w:id="1492795859">
      <w:marLeft w:val="480"/>
      <w:marRight w:val="0"/>
      <w:marTop w:val="0"/>
      <w:marBottom w:val="0"/>
      <w:divBdr>
        <w:top w:val="none" w:sz="0" w:space="0" w:color="auto"/>
        <w:left w:val="none" w:sz="0" w:space="0" w:color="auto"/>
        <w:bottom w:val="none" w:sz="0" w:space="0" w:color="auto"/>
        <w:right w:val="none" w:sz="0" w:space="0" w:color="auto"/>
      </w:divBdr>
    </w:div>
    <w:div w:id="1492797263">
      <w:marLeft w:val="480"/>
      <w:marRight w:val="0"/>
      <w:marTop w:val="0"/>
      <w:marBottom w:val="0"/>
      <w:divBdr>
        <w:top w:val="none" w:sz="0" w:space="0" w:color="auto"/>
        <w:left w:val="none" w:sz="0" w:space="0" w:color="auto"/>
        <w:bottom w:val="none" w:sz="0" w:space="0" w:color="auto"/>
        <w:right w:val="none" w:sz="0" w:space="0" w:color="auto"/>
      </w:divBdr>
    </w:div>
    <w:div w:id="1493177824">
      <w:marLeft w:val="480"/>
      <w:marRight w:val="0"/>
      <w:marTop w:val="0"/>
      <w:marBottom w:val="0"/>
      <w:divBdr>
        <w:top w:val="none" w:sz="0" w:space="0" w:color="auto"/>
        <w:left w:val="none" w:sz="0" w:space="0" w:color="auto"/>
        <w:bottom w:val="none" w:sz="0" w:space="0" w:color="auto"/>
        <w:right w:val="none" w:sz="0" w:space="0" w:color="auto"/>
      </w:divBdr>
    </w:div>
    <w:div w:id="1493179384">
      <w:marLeft w:val="480"/>
      <w:marRight w:val="0"/>
      <w:marTop w:val="0"/>
      <w:marBottom w:val="0"/>
      <w:divBdr>
        <w:top w:val="none" w:sz="0" w:space="0" w:color="auto"/>
        <w:left w:val="none" w:sz="0" w:space="0" w:color="auto"/>
        <w:bottom w:val="none" w:sz="0" w:space="0" w:color="auto"/>
        <w:right w:val="none" w:sz="0" w:space="0" w:color="auto"/>
      </w:divBdr>
    </w:div>
    <w:div w:id="1493519624">
      <w:marLeft w:val="480"/>
      <w:marRight w:val="0"/>
      <w:marTop w:val="0"/>
      <w:marBottom w:val="0"/>
      <w:divBdr>
        <w:top w:val="none" w:sz="0" w:space="0" w:color="auto"/>
        <w:left w:val="none" w:sz="0" w:space="0" w:color="auto"/>
        <w:bottom w:val="none" w:sz="0" w:space="0" w:color="auto"/>
        <w:right w:val="none" w:sz="0" w:space="0" w:color="auto"/>
      </w:divBdr>
    </w:div>
    <w:div w:id="1493523616">
      <w:marLeft w:val="480"/>
      <w:marRight w:val="0"/>
      <w:marTop w:val="0"/>
      <w:marBottom w:val="0"/>
      <w:divBdr>
        <w:top w:val="none" w:sz="0" w:space="0" w:color="auto"/>
        <w:left w:val="none" w:sz="0" w:space="0" w:color="auto"/>
        <w:bottom w:val="none" w:sz="0" w:space="0" w:color="auto"/>
        <w:right w:val="none" w:sz="0" w:space="0" w:color="auto"/>
      </w:divBdr>
    </w:div>
    <w:div w:id="1493793492">
      <w:marLeft w:val="480"/>
      <w:marRight w:val="0"/>
      <w:marTop w:val="0"/>
      <w:marBottom w:val="0"/>
      <w:divBdr>
        <w:top w:val="none" w:sz="0" w:space="0" w:color="auto"/>
        <w:left w:val="none" w:sz="0" w:space="0" w:color="auto"/>
        <w:bottom w:val="none" w:sz="0" w:space="0" w:color="auto"/>
        <w:right w:val="none" w:sz="0" w:space="0" w:color="auto"/>
      </w:divBdr>
    </w:div>
    <w:div w:id="1494177784">
      <w:marLeft w:val="480"/>
      <w:marRight w:val="0"/>
      <w:marTop w:val="0"/>
      <w:marBottom w:val="0"/>
      <w:divBdr>
        <w:top w:val="none" w:sz="0" w:space="0" w:color="auto"/>
        <w:left w:val="none" w:sz="0" w:space="0" w:color="auto"/>
        <w:bottom w:val="none" w:sz="0" w:space="0" w:color="auto"/>
        <w:right w:val="none" w:sz="0" w:space="0" w:color="auto"/>
      </w:divBdr>
    </w:div>
    <w:div w:id="1494299055">
      <w:marLeft w:val="480"/>
      <w:marRight w:val="0"/>
      <w:marTop w:val="0"/>
      <w:marBottom w:val="0"/>
      <w:divBdr>
        <w:top w:val="none" w:sz="0" w:space="0" w:color="auto"/>
        <w:left w:val="none" w:sz="0" w:space="0" w:color="auto"/>
        <w:bottom w:val="none" w:sz="0" w:space="0" w:color="auto"/>
        <w:right w:val="none" w:sz="0" w:space="0" w:color="auto"/>
      </w:divBdr>
    </w:div>
    <w:div w:id="1495220704">
      <w:marLeft w:val="480"/>
      <w:marRight w:val="0"/>
      <w:marTop w:val="0"/>
      <w:marBottom w:val="0"/>
      <w:divBdr>
        <w:top w:val="none" w:sz="0" w:space="0" w:color="auto"/>
        <w:left w:val="none" w:sz="0" w:space="0" w:color="auto"/>
        <w:bottom w:val="none" w:sz="0" w:space="0" w:color="auto"/>
        <w:right w:val="none" w:sz="0" w:space="0" w:color="auto"/>
      </w:divBdr>
    </w:div>
    <w:div w:id="1495221374">
      <w:marLeft w:val="480"/>
      <w:marRight w:val="0"/>
      <w:marTop w:val="0"/>
      <w:marBottom w:val="0"/>
      <w:divBdr>
        <w:top w:val="none" w:sz="0" w:space="0" w:color="auto"/>
        <w:left w:val="none" w:sz="0" w:space="0" w:color="auto"/>
        <w:bottom w:val="none" w:sz="0" w:space="0" w:color="auto"/>
        <w:right w:val="none" w:sz="0" w:space="0" w:color="auto"/>
      </w:divBdr>
    </w:div>
    <w:div w:id="1497843306">
      <w:marLeft w:val="480"/>
      <w:marRight w:val="0"/>
      <w:marTop w:val="0"/>
      <w:marBottom w:val="0"/>
      <w:divBdr>
        <w:top w:val="none" w:sz="0" w:space="0" w:color="auto"/>
        <w:left w:val="none" w:sz="0" w:space="0" w:color="auto"/>
        <w:bottom w:val="none" w:sz="0" w:space="0" w:color="auto"/>
        <w:right w:val="none" w:sz="0" w:space="0" w:color="auto"/>
      </w:divBdr>
    </w:div>
    <w:div w:id="1498183883">
      <w:marLeft w:val="480"/>
      <w:marRight w:val="0"/>
      <w:marTop w:val="0"/>
      <w:marBottom w:val="0"/>
      <w:divBdr>
        <w:top w:val="none" w:sz="0" w:space="0" w:color="auto"/>
        <w:left w:val="none" w:sz="0" w:space="0" w:color="auto"/>
        <w:bottom w:val="none" w:sz="0" w:space="0" w:color="auto"/>
        <w:right w:val="none" w:sz="0" w:space="0" w:color="auto"/>
      </w:divBdr>
    </w:div>
    <w:div w:id="1498956410">
      <w:marLeft w:val="480"/>
      <w:marRight w:val="0"/>
      <w:marTop w:val="0"/>
      <w:marBottom w:val="0"/>
      <w:divBdr>
        <w:top w:val="none" w:sz="0" w:space="0" w:color="auto"/>
        <w:left w:val="none" w:sz="0" w:space="0" w:color="auto"/>
        <w:bottom w:val="none" w:sz="0" w:space="0" w:color="auto"/>
        <w:right w:val="none" w:sz="0" w:space="0" w:color="auto"/>
      </w:divBdr>
    </w:div>
    <w:div w:id="1498960322">
      <w:marLeft w:val="480"/>
      <w:marRight w:val="0"/>
      <w:marTop w:val="0"/>
      <w:marBottom w:val="0"/>
      <w:divBdr>
        <w:top w:val="none" w:sz="0" w:space="0" w:color="auto"/>
        <w:left w:val="none" w:sz="0" w:space="0" w:color="auto"/>
        <w:bottom w:val="none" w:sz="0" w:space="0" w:color="auto"/>
        <w:right w:val="none" w:sz="0" w:space="0" w:color="auto"/>
      </w:divBdr>
    </w:div>
    <w:div w:id="1499005537">
      <w:marLeft w:val="480"/>
      <w:marRight w:val="0"/>
      <w:marTop w:val="0"/>
      <w:marBottom w:val="0"/>
      <w:divBdr>
        <w:top w:val="none" w:sz="0" w:space="0" w:color="auto"/>
        <w:left w:val="none" w:sz="0" w:space="0" w:color="auto"/>
        <w:bottom w:val="none" w:sz="0" w:space="0" w:color="auto"/>
        <w:right w:val="none" w:sz="0" w:space="0" w:color="auto"/>
      </w:divBdr>
    </w:div>
    <w:div w:id="1499811953">
      <w:marLeft w:val="480"/>
      <w:marRight w:val="0"/>
      <w:marTop w:val="0"/>
      <w:marBottom w:val="0"/>
      <w:divBdr>
        <w:top w:val="none" w:sz="0" w:space="0" w:color="auto"/>
        <w:left w:val="none" w:sz="0" w:space="0" w:color="auto"/>
        <w:bottom w:val="none" w:sz="0" w:space="0" w:color="auto"/>
        <w:right w:val="none" w:sz="0" w:space="0" w:color="auto"/>
      </w:divBdr>
    </w:div>
    <w:div w:id="1500074497">
      <w:marLeft w:val="480"/>
      <w:marRight w:val="0"/>
      <w:marTop w:val="0"/>
      <w:marBottom w:val="0"/>
      <w:divBdr>
        <w:top w:val="none" w:sz="0" w:space="0" w:color="auto"/>
        <w:left w:val="none" w:sz="0" w:space="0" w:color="auto"/>
        <w:bottom w:val="none" w:sz="0" w:space="0" w:color="auto"/>
        <w:right w:val="none" w:sz="0" w:space="0" w:color="auto"/>
      </w:divBdr>
    </w:div>
    <w:div w:id="1500123565">
      <w:marLeft w:val="480"/>
      <w:marRight w:val="0"/>
      <w:marTop w:val="0"/>
      <w:marBottom w:val="0"/>
      <w:divBdr>
        <w:top w:val="none" w:sz="0" w:space="0" w:color="auto"/>
        <w:left w:val="none" w:sz="0" w:space="0" w:color="auto"/>
        <w:bottom w:val="none" w:sz="0" w:space="0" w:color="auto"/>
        <w:right w:val="none" w:sz="0" w:space="0" w:color="auto"/>
      </w:divBdr>
    </w:div>
    <w:div w:id="1500848105">
      <w:marLeft w:val="480"/>
      <w:marRight w:val="0"/>
      <w:marTop w:val="0"/>
      <w:marBottom w:val="0"/>
      <w:divBdr>
        <w:top w:val="none" w:sz="0" w:space="0" w:color="auto"/>
        <w:left w:val="none" w:sz="0" w:space="0" w:color="auto"/>
        <w:bottom w:val="none" w:sz="0" w:space="0" w:color="auto"/>
        <w:right w:val="none" w:sz="0" w:space="0" w:color="auto"/>
      </w:divBdr>
    </w:div>
    <w:div w:id="1501241058">
      <w:marLeft w:val="480"/>
      <w:marRight w:val="0"/>
      <w:marTop w:val="0"/>
      <w:marBottom w:val="0"/>
      <w:divBdr>
        <w:top w:val="none" w:sz="0" w:space="0" w:color="auto"/>
        <w:left w:val="none" w:sz="0" w:space="0" w:color="auto"/>
        <w:bottom w:val="none" w:sz="0" w:space="0" w:color="auto"/>
        <w:right w:val="none" w:sz="0" w:space="0" w:color="auto"/>
      </w:divBdr>
    </w:div>
    <w:div w:id="1501312800">
      <w:marLeft w:val="480"/>
      <w:marRight w:val="0"/>
      <w:marTop w:val="0"/>
      <w:marBottom w:val="0"/>
      <w:divBdr>
        <w:top w:val="none" w:sz="0" w:space="0" w:color="auto"/>
        <w:left w:val="none" w:sz="0" w:space="0" w:color="auto"/>
        <w:bottom w:val="none" w:sz="0" w:space="0" w:color="auto"/>
        <w:right w:val="none" w:sz="0" w:space="0" w:color="auto"/>
      </w:divBdr>
    </w:div>
    <w:div w:id="1501382287">
      <w:marLeft w:val="480"/>
      <w:marRight w:val="0"/>
      <w:marTop w:val="0"/>
      <w:marBottom w:val="0"/>
      <w:divBdr>
        <w:top w:val="none" w:sz="0" w:space="0" w:color="auto"/>
        <w:left w:val="none" w:sz="0" w:space="0" w:color="auto"/>
        <w:bottom w:val="none" w:sz="0" w:space="0" w:color="auto"/>
        <w:right w:val="none" w:sz="0" w:space="0" w:color="auto"/>
      </w:divBdr>
    </w:div>
    <w:div w:id="1501383116">
      <w:marLeft w:val="480"/>
      <w:marRight w:val="0"/>
      <w:marTop w:val="0"/>
      <w:marBottom w:val="0"/>
      <w:divBdr>
        <w:top w:val="none" w:sz="0" w:space="0" w:color="auto"/>
        <w:left w:val="none" w:sz="0" w:space="0" w:color="auto"/>
        <w:bottom w:val="none" w:sz="0" w:space="0" w:color="auto"/>
        <w:right w:val="none" w:sz="0" w:space="0" w:color="auto"/>
      </w:divBdr>
    </w:div>
    <w:div w:id="1501432003">
      <w:marLeft w:val="480"/>
      <w:marRight w:val="0"/>
      <w:marTop w:val="0"/>
      <w:marBottom w:val="0"/>
      <w:divBdr>
        <w:top w:val="none" w:sz="0" w:space="0" w:color="auto"/>
        <w:left w:val="none" w:sz="0" w:space="0" w:color="auto"/>
        <w:bottom w:val="none" w:sz="0" w:space="0" w:color="auto"/>
        <w:right w:val="none" w:sz="0" w:space="0" w:color="auto"/>
      </w:divBdr>
    </w:div>
    <w:div w:id="1501771442">
      <w:marLeft w:val="480"/>
      <w:marRight w:val="0"/>
      <w:marTop w:val="0"/>
      <w:marBottom w:val="0"/>
      <w:divBdr>
        <w:top w:val="none" w:sz="0" w:space="0" w:color="auto"/>
        <w:left w:val="none" w:sz="0" w:space="0" w:color="auto"/>
        <w:bottom w:val="none" w:sz="0" w:space="0" w:color="auto"/>
        <w:right w:val="none" w:sz="0" w:space="0" w:color="auto"/>
      </w:divBdr>
    </w:div>
    <w:div w:id="1502115748">
      <w:marLeft w:val="480"/>
      <w:marRight w:val="0"/>
      <w:marTop w:val="0"/>
      <w:marBottom w:val="0"/>
      <w:divBdr>
        <w:top w:val="none" w:sz="0" w:space="0" w:color="auto"/>
        <w:left w:val="none" w:sz="0" w:space="0" w:color="auto"/>
        <w:bottom w:val="none" w:sz="0" w:space="0" w:color="auto"/>
        <w:right w:val="none" w:sz="0" w:space="0" w:color="auto"/>
      </w:divBdr>
    </w:div>
    <w:div w:id="1502501891">
      <w:marLeft w:val="480"/>
      <w:marRight w:val="0"/>
      <w:marTop w:val="0"/>
      <w:marBottom w:val="0"/>
      <w:divBdr>
        <w:top w:val="none" w:sz="0" w:space="0" w:color="auto"/>
        <w:left w:val="none" w:sz="0" w:space="0" w:color="auto"/>
        <w:bottom w:val="none" w:sz="0" w:space="0" w:color="auto"/>
        <w:right w:val="none" w:sz="0" w:space="0" w:color="auto"/>
      </w:divBdr>
    </w:div>
    <w:div w:id="1503355447">
      <w:marLeft w:val="480"/>
      <w:marRight w:val="0"/>
      <w:marTop w:val="0"/>
      <w:marBottom w:val="0"/>
      <w:divBdr>
        <w:top w:val="none" w:sz="0" w:space="0" w:color="auto"/>
        <w:left w:val="none" w:sz="0" w:space="0" w:color="auto"/>
        <w:bottom w:val="none" w:sz="0" w:space="0" w:color="auto"/>
        <w:right w:val="none" w:sz="0" w:space="0" w:color="auto"/>
      </w:divBdr>
    </w:div>
    <w:div w:id="1503474990">
      <w:marLeft w:val="480"/>
      <w:marRight w:val="0"/>
      <w:marTop w:val="0"/>
      <w:marBottom w:val="0"/>
      <w:divBdr>
        <w:top w:val="none" w:sz="0" w:space="0" w:color="auto"/>
        <w:left w:val="none" w:sz="0" w:space="0" w:color="auto"/>
        <w:bottom w:val="none" w:sz="0" w:space="0" w:color="auto"/>
        <w:right w:val="none" w:sz="0" w:space="0" w:color="auto"/>
      </w:divBdr>
    </w:div>
    <w:div w:id="1504079721">
      <w:marLeft w:val="480"/>
      <w:marRight w:val="0"/>
      <w:marTop w:val="0"/>
      <w:marBottom w:val="0"/>
      <w:divBdr>
        <w:top w:val="none" w:sz="0" w:space="0" w:color="auto"/>
        <w:left w:val="none" w:sz="0" w:space="0" w:color="auto"/>
        <w:bottom w:val="none" w:sz="0" w:space="0" w:color="auto"/>
        <w:right w:val="none" w:sz="0" w:space="0" w:color="auto"/>
      </w:divBdr>
    </w:div>
    <w:div w:id="1504127351">
      <w:marLeft w:val="480"/>
      <w:marRight w:val="0"/>
      <w:marTop w:val="0"/>
      <w:marBottom w:val="0"/>
      <w:divBdr>
        <w:top w:val="none" w:sz="0" w:space="0" w:color="auto"/>
        <w:left w:val="none" w:sz="0" w:space="0" w:color="auto"/>
        <w:bottom w:val="none" w:sz="0" w:space="0" w:color="auto"/>
        <w:right w:val="none" w:sz="0" w:space="0" w:color="auto"/>
      </w:divBdr>
    </w:div>
    <w:div w:id="1505321942">
      <w:marLeft w:val="480"/>
      <w:marRight w:val="0"/>
      <w:marTop w:val="0"/>
      <w:marBottom w:val="0"/>
      <w:divBdr>
        <w:top w:val="none" w:sz="0" w:space="0" w:color="auto"/>
        <w:left w:val="none" w:sz="0" w:space="0" w:color="auto"/>
        <w:bottom w:val="none" w:sz="0" w:space="0" w:color="auto"/>
        <w:right w:val="none" w:sz="0" w:space="0" w:color="auto"/>
      </w:divBdr>
    </w:div>
    <w:div w:id="1505441063">
      <w:marLeft w:val="480"/>
      <w:marRight w:val="0"/>
      <w:marTop w:val="0"/>
      <w:marBottom w:val="0"/>
      <w:divBdr>
        <w:top w:val="none" w:sz="0" w:space="0" w:color="auto"/>
        <w:left w:val="none" w:sz="0" w:space="0" w:color="auto"/>
        <w:bottom w:val="none" w:sz="0" w:space="0" w:color="auto"/>
        <w:right w:val="none" w:sz="0" w:space="0" w:color="auto"/>
      </w:divBdr>
    </w:div>
    <w:div w:id="1506700994">
      <w:marLeft w:val="480"/>
      <w:marRight w:val="0"/>
      <w:marTop w:val="0"/>
      <w:marBottom w:val="0"/>
      <w:divBdr>
        <w:top w:val="none" w:sz="0" w:space="0" w:color="auto"/>
        <w:left w:val="none" w:sz="0" w:space="0" w:color="auto"/>
        <w:bottom w:val="none" w:sz="0" w:space="0" w:color="auto"/>
        <w:right w:val="none" w:sz="0" w:space="0" w:color="auto"/>
      </w:divBdr>
    </w:div>
    <w:div w:id="1506703558">
      <w:marLeft w:val="480"/>
      <w:marRight w:val="0"/>
      <w:marTop w:val="0"/>
      <w:marBottom w:val="0"/>
      <w:divBdr>
        <w:top w:val="none" w:sz="0" w:space="0" w:color="auto"/>
        <w:left w:val="none" w:sz="0" w:space="0" w:color="auto"/>
        <w:bottom w:val="none" w:sz="0" w:space="0" w:color="auto"/>
        <w:right w:val="none" w:sz="0" w:space="0" w:color="auto"/>
      </w:divBdr>
    </w:div>
    <w:div w:id="1506937760">
      <w:marLeft w:val="480"/>
      <w:marRight w:val="0"/>
      <w:marTop w:val="0"/>
      <w:marBottom w:val="0"/>
      <w:divBdr>
        <w:top w:val="none" w:sz="0" w:space="0" w:color="auto"/>
        <w:left w:val="none" w:sz="0" w:space="0" w:color="auto"/>
        <w:bottom w:val="none" w:sz="0" w:space="0" w:color="auto"/>
        <w:right w:val="none" w:sz="0" w:space="0" w:color="auto"/>
      </w:divBdr>
    </w:div>
    <w:div w:id="1507481778">
      <w:marLeft w:val="480"/>
      <w:marRight w:val="0"/>
      <w:marTop w:val="0"/>
      <w:marBottom w:val="0"/>
      <w:divBdr>
        <w:top w:val="none" w:sz="0" w:space="0" w:color="auto"/>
        <w:left w:val="none" w:sz="0" w:space="0" w:color="auto"/>
        <w:bottom w:val="none" w:sz="0" w:space="0" w:color="auto"/>
        <w:right w:val="none" w:sz="0" w:space="0" w:color="auto"/>
      </w:divBdr>
    </w:div>
    <w:div w:id="1507744263">
      <w:marLeft w:val="480"/>
      <w:marRight w:val="0"/>
      <w:marTop w:val="0"/>
      <w:marBottom w:val="0"/>
      <w:divBdr>
        <w:top w:val="none" w:sz="0" w:space="0" w:color="auto"/>
        <w:left w:val="none" w:sz="0" w:space="0" w:color="auto"/>
        <w:bottom w:val="none" w:sz="0" w:space="0" w:color="auto"/>
        <w:right w:val="none" w:sz="0" w:space="0" w:color="auto"/>
      </w:divBdr>
    </w:div>
    <w:div w:id="1507788506">
      <w:marLeft w:val="480"/>
      <w:marRight w:val="0"/>
      <w:marTop w:val="0"/>
      <w:marBottom w:val="0"/>
      <w:divBdr>
        <w:top w:val="none" w:sz="0" w:space="0" w:color="auto"/>
        <w:left w:val="none" w:sz="0" w:space="0" w:color="auto"/>
        <w:bottom w:val="none" w:sz="0" w:space="0" w:color="auto"/>
        <w:right w:val="none" w:sz="0" w:space="0" w:color="auto"/>
      </w:divBdr>
    </w:div>
    <w:div w:id="1508792913">
      <w:marLeft w:val="480"/>
      <w:marRight w:val="0"/>
      <w:marTop w:val="0"/>
      <w:marBottom w:val="0"/>
      <w:divBdr>
        <w:top w:val="none" w:sz="0" w:space="0" w:color="auto"/>
        <w:left w:val="none" w:sz="0" w:space="0" w:color="auto"/>
        <w:bottom w:val="none" w:sz="0" w:space="0" w:color="auto"/>
        <w:right w:val="none" w:sz="0" w:space="0" w:color="auto"/>
      </w:divBdr>
    </w:div>
    <w:div w:id="1508979572">
      <w:marLeft w:val="480"/>
      <w:marRight w:val="0"/>
      <w:marTop w:val="0"/>
      <w:marBottom w:val="0"/>
      <w:divBdr>
        <w:top w:val="none" w:sz="0" w:space="0" w:color="auto"/>
        <w:left w:val="none" w:sz="0" w:space="0" w:color="auto"/>
        <w:bottom w:val="none" w:sz="0" w:space="0" w:color="auto"/>
        <w:right w:val="none" w:sz="0" w:space="0" w:color="auto"/>
      </w:divBdr>
    </w:div>
    <w:div w:id="1509370783">
      <w:marLeft w:val="480"/>
      <w:marRight w:val="0"/>
      <w:marTop w:val="0"/>
      <w:marBottom w:val="0"/>
      <w:divBdr>
        <w:top w:val="none" w:sz="0" w:space="0" w:color="auto"/>
        <w:left w:val="none" w:sz="0" w:space="0" w:color="auto"/>
        <w:bottom w:val="none" w:sz="0" w:space="0" w:color="auto"/>
        <w:right w:val="none" w:sz="0" w:space="0" w:color="auto"/>
      </w:divBdr>
    </w:div>
    <w:div w:id="1510216507">
      <w:marLeft w:val="480"/>
      <w:marRight w:val="0"/>
      <w:marTop w:val="0"/>
      <w:marBottom w:val="0"/>
      <w:divBdr>
        <w:top w:val="none" w:sz="0" w:space="0" w:color="auto"/>
        <w:left w:val="none" w:sz="0" w:space="0" w:color="auto"/>
        <w:bottom w:val="none" w:sz="0" w:space="0" w:color="auto"/>
        <w:right w:val="none" w:sz="0" w:space="0" w:color="auto"/>
      </w:divBdr>
    </w:div>
    <w:div w:id="1510293832">
      <w:marLeft w:val="480"/>
      <w:marRight w:val="0"/>
      <w:marTop w:val="0"/>
      <w:marBottom w:val="0"/>
      <w:divBdr>
        <w:top w:val="none" w:sz="0" w:space="0" w:color="auto"/>
        <w:left w:val="none" w:sz="0" w:space="0" w:color="auto"/>
        <w:bottom w:val="none" w:sz="0" w:space="0" w:color="auto"/>
        <w:right w:val="none" w:sz="0" w:space="0" w:color="auto"/>
      </w:divBdr>
    </w:div>
    <w:div w:id="1511094135">
      <w:marLeft w:val="480"/>
      <w:marRight w:val="0"/>
      <w:marTop w:val="0"/>
      <w:marBottom w:val="0"/>
      <w:divBdr>
        <w:top w:val="none" w:sz="0" w:space="0" w:color="auto"/>
        <w:left w:val="none" w:sz="0" w:space="0" w:color="auto"/>
        <w:bottom w:val="none" w:sz="0" w:space="0" w:color="auto"/>
        <w:right w:val="none" w:sz="0" w:space="0" w:color="auto"/>
      </w:divBdr>
    </w:div>
    <w:div w:id="1511989564">
      <w:marLeft w:val="480"/>
      <w:marRight w:val="0"/>
      <w:marTop w:val="0"/>
      <w:marBottom w:val="0"/>
      <w:divBdr>
        <w:top w:val="none" w:sz="0" w:space="0" w:color="auto"/>
        <w:left w:val="none" w:sz="0" w:space="0" w:color="auto"/>
        <w:bottom w:val="none" w:sz="0" w:space="0" w:color="auto"/>
        <w:right w:val="none" w:sz="0" w:space="0" w:color="auto"/>
      </w:divBdr>
    </w:div>
    <w:div w:id="1512062069">
      <w:marLeft w:val="480"/>
      <w:marRight w:val="0"/>
      <w:marTop w:val="0"/>
      <w:marBottom w:val="0"/>
      <w:divBdr>
        <w:top w:val="none" w:sz="0" w:space="0" w:color="auto"/>
        <w:left w:val="none" w:sz="0" w:space="0" w:color="auto"/>
        <w:bottom w:val="none" w:sz="0" w:space="0" w:color="auto"/>
        <w:right w:val="none" w:sz="0" w:space="0" w:color="auto"/>
      </w:divBdr>
    </w:div>
    <w:div w:id="1512453839">
      <w:marLeft w:val="480"/>
      <w:marRight w:val="0"/>
      <w:marTop w:val="0"/>
      <w:marBottom w:val="0"/>
      <w:divBdr>
        <w:top w:val="none" w:sz="0" w:space="0" w:color="auto"/>
        <w:left w:val="none" w:sz="0" w:space="0" w:color="auto"/>
        <w:bottom w:val="none" w:sz="0" w:space="0" w:color="auto"/>
        <w:right w:val="none" w:sz="0" w:space="0" w:color="auto"/>
      </w:divBdr>
    </w:div>
    <w:div w:id="1512603241">
      <w:marLeft w:val="480"/>
      <w:marRight w:val="0"/>
      <w:marTop w:val="0"/>
      <w:marBottom w:val="0"/>
      <w:divBdr>
        <w:top w:val="none" w:sz="0" w:space="0" w:color="auto"/>
        <w:left w:val="none" w:sz="0" w:space="0" w:color="auto"/>
        <w:bottom w:val="none" w:sz="0" w:space="0" w:color="auto"/>
        <w:right w:val="none" w:sz="0" w:space="0" w:color="auto"/>
      </w:divBdr>
    </w:div>
    <w:div w:id="1513179547">
      <w:marLeft w:val="480"/>
      <w:marRight w:val="0"/>
      <w:marTop w:val="0"/>
      <w:marBottom w:val="0"/>
      <w:divBdr>
        <w:top w:val="none" w:sz="0" w:space="0" w:color="auto"/>
        <w:left w:val="none" w:sz="0" w:space="0" w:color="auto"/>
        <w:bottom w:val="none" w:sz="0" w:space="0" w:color="auto"/>
        <w:right w:val="none" w:sz="0" w:space="0" w:color="auto"/>
      </w:divBdr>
    </w:div>
    <w:div w:id="1513686158">
      <w:marLeft w:val="480"/>
      <w:marRight w:val="0"/>
      <w:marTop w:val="0"/>
      <w:marBottom w:val="0"/>
      <w:divBdr>
        <w:top w:val="none" w:sz="0" w:space="0" w:color="auto"/>
        <w:left w:val="none" w:sz="0" w:space="0" w:color="auto"/>
        <w:bottom w:val="none" w:sz="0" w:space="0" w:color="auto"/>
        <w:right w:val="none" w:sz="0" w:space="0" w:color="auto"/>
      </w:divBdr>
    </w:div>
    <w:div w:id="1514681091">
      <w:marLeft w:val="480"/>
      <w:marRight w:val="0"/>
      <w:marTop w:val="0"/>
      <w:marBottom w:val="0"/>
      <w:divBdr>
        <w:top w:val="none" w:sz="0" w:space="0" w:color="auto"/>
        <w:left w:val="none" w:sz="0" w:space="0" w:color="auto"/>
        <w:bottom w:val="none" w:sz="0" w:space="0" w:color="auto"/>
        <w:right w:val="none" w:sz="0" w:space="0" w:color="auto"/>
      </w:divBdr>
    </w:div>
    <w:div w:id="1515070072">
      <w:marLeft w:val="480"/>
      <w:marRight w:val="0"/>
      <w:marTop w:val="0"/>
      <w:marBottom w:val="0"/>
      <w:divBdr>
        <w:top w:val="none" w:sz="0" w:space="0" w:color="auto"/>
        <w:left w:val="none" w:sz="0" w:space="0" w:color="auto"/>
        <w:bottom w:val="none" w:sz="0" w:space="0" w:color="auto"/>
        <w:right w:val="none" w:sz="0" w:space="0" w:color="auto"/>
      </w:divBdr>
    </w:div>
    <w:div w:id="1515262942">
      <w:marLeft w:val="480"/>
      <w:marRight w:val="0"/>
      <w:marTop w:val="0"/>
      <w:marBottom w:val="0"/>
      <w:divBdr>
        <w:top w:val="none" w:sz="0" w:space="0" w:color="auto"/>
        <w:left w:val="none" w:sz="0" w:space="0" w:color="auto"/>
        <w:bottom w:val="none" w:sz="0" w:space="0" w:color="auto"/>
        <w:right w:val="none" w:sz="0" w:space="0" w:color="auto"/>
      </w:divBdr>
    </w:div>
    <w:div w:id="1515680760">
      <w:marLeft w:val="480"/>
      <w:marRight w:val="0"/>
      <w:marTop w:val="0"/>
      <w:marBottom w:val="0"/>
      <w:divBdr>
        <w:top w:val="none" w:sz="0" w:space="0" w:color="auto"/>
        <w:left w:val="none" w:sz="0" w:space="0" w:color="auto"/>
        <w:bottom w:val="none" w:sz="0" w:space="0" w:color="auto"/>
        <w:right w:val="none" w:sz="0" w:space="0" w:color="auto"/>
      </w:divBdr>
    </w:div>
    <w:div w:id="1517308501">
      <w:marLeft w:val="480"/>
      <w:marRight w:val="0"/>
      <w:marTop w:val="0"/>
      <w:marBottom w:val="0"/>
      <w:divBdr>
        <w:top w:val="none" w:sz="0" w:space="0" w:color="auto"/>
        <w:left w:val="none" w:sz="0" w:space="0" w:color="auto"/>
        <w:bottom w:val="none" w:sz="0" w:space="0" w:color="auto"/>
        <w:right w:val="none" w:sz="0" w:space="0" w:color="auto"/>
      </w:divBdr>
    </w:div>
    <w:div w:id="1517453010">
      <w:marLeft w:val="480"/>
      <w:marRight w:val="0"/>
      <w:marTop w:val="0"/>
      <w:marBottom w:val="0"/>
      <w:divBdr>
        <w:top w:val="none" w:sz="0" w:space="0" w:color="auto"/>
        <w:left w:val="none" w:sz="0" w:space="0" w:color="auto"/>
        <w:bottom w:val="none" w:sz="0" w:space="0" w:color="auto"/>
        <w:right w:val="none" w:sz="0" w:space="0" w:color="auto"/>
      </w:divBdr>
    </w:div>
    <w:div w:id="1517496519">
      <w:marLeft w:val="480"/>
      <w:marRight w:val="0"/>
      <w:marTop w:val="0"/>
      <w:marBottom w:val="0"/>
      <w:divBdr>
        <w:top w:val="none" w:sz="0" w:space="0" w:color="auto"/>
        <w:left w:val="none" w:sz="0" w:space="0" w:color="auto"/>
        <w:bottom w:val="none" w:sz="0" w:space="0" w:color="auto"/>
        <w:right w:val="none" w:sz="0" w:space="0" w:color="auto"/>
      </w:divBdr>
    </w:div>
    <w:div w:id="1518032675">
      <w:marLeft w:val="480"/>
      <w:marRight w:val="0"/>
      <w:marTop w:val="0"/>
      <w:marBottom w:val="0"/>
      <w:divBdr>
        <w:top w:val="none" w:sz="0" w:space="0" w:color="auto"/>
        <w:left w:val="none" w:sz="0" w:space="0" w:color="auto"/>
        <w:bottom w:val="none" w:sz="0" w:space="0" w:color="auto"/>
        <w:right w:val="none" w:sz="0" w:space="0" w:color="auto"/>
      </w:divBdr>
    </w:div>
    <w:div w:id="1518763877">
      <w:marLeft w:val="480"/>
      <w:marRight w:val="0"/>
      <w:marTop w:val="0"/>
      <w:marBottom w:val="0"/>
      <w:divBdr>
        <w:top w:val="none" w:sz="0" w:space="0" w:color="auto"/>
        <w:left w:val="none" w:sz="0" w:space="0" w:color="auto"/>
        <w:bottom w:val="none" w:sz="0" w:space="0" w:color="auto"/>
        <w:right w:val="none" w:sz="0" w:space="0" w:color="auto"/>
      </w:divBdr>
    </w:div>
    <w:div w:id="1519081717">
      <w:marLeft w:val="480"/>
      <w:marRight w:val="0"/>
      <w:marTop w:val="0"/>
      <w:marBottom w:val="0"/>
      <w:divBdr>
        <w:top w:val="none" w:sz="0" w:space="0" w:color="auto"/>
        <w:left w:val="none" w:sz="0" w:space="0" w:color="auto"/>
        <w:bottom w:val="none" w:sz="0" w:space="0" w:color="auto"/>
        <w:right w:val="none" w:sz="0" w:space="0" w:color="auto"/>
      </w:divBdr>
    </w:div>
    <w:div w:id="1520124685">
      <w:marLeft w:val="480"/>
      <w:marRight w:val="0"/>
      <w:marTop w:val="0"/>
      <w:marBottom w:val="0"/>
      <w:divBdr>
        <w:top w:val="none" w:sz="0" w:space="0" w:color="auto"/>
        <w:left w:val="none" w:sz="0" w:space="0" w:color="auto"/>
        <w:bottom w:val="none" w:sz="0" w:space="0" w:color="auto"/>
        <w:right w:val="none" w:sz="0" w:space="0" w:color="auto"/>
      </w:divBdr>
    </w:div>
    <w:div w:id="1520849486">
      <w:marLeft w:val="480"/>
      <w:marRight w:val="0"/>
      <w:marTop w:val="0"/>
      <w:marBottom w:val="0"/>
      <w:divBdr>
        <w:top w:val="none" w:sz="0" w:space="0" w:color="auto"/>
        <w:left w:val="none" w:sz="0" w:space="0" w:color="auto"/>
        <w:bottom w:val="none" w:sz="0" w:space="0" w:color="auto"/>
        <w:right w:val="none" w:sz="0" w:space="0" w:color="auto"/>
      </w:divBdr>
    </w:div>
    <w:div w:id="1520849713">
      <w:marLeft w:val="480"/>
      <w:marRight w:val="0"/>
      <w:marTop w:val="0"/>
      <w:marBottom w:val="0"/>
      <w:divBdr>
        <w:top w:val="none" w:sz="0" w:space="0" w:color="auto"/>
        <w:left w:val="none" w:sz="0" w:space="0" w:color="auto"/>
        <w:bottom w:val="none" w:sz="0" w:space="0" w:color="auto"/>
        <w:right w:val="none" w:sz="0" w:space="0" w:color="auto"/>
      </w:divBdr>
    </w:div>
    <w:div w:id="1520853737">
      <w:marLeft w:val="480"/>
      <w:marRight w:val="0"/>
      <w:marTop w:val="0"/>
      <w:marBottom w:val="0"/>
      <w:divBdr>
        <w:top w:val="none" w:sz="0" w:space="0" w:color="auto"/>
        <w:left w:val="none" w:sz="0" w:space="0" w:color="auto"/>
        <w:bottom w:val="none" w:sz="0" w:space="0" w:color="auto"/>
        <w:right w:val="none" w:sz="0" w:space="0" w:color="auto"/>
      </w:divBdr>
    </w:div>
    <w:div w:id="1523008067">
      <w:marLeft w:val="480"/>
      <w:marRight w:val="0"/>
      <w:marTop w:val="0"/>
      <w:marBottom w:val="0"/>
      <w:divBdr>
        <w:top w:val="none" w:sz="0" w:space="0" w:color="auto"/>
        <w:left w:val="none" w:sz="0" w:space="0" w:color="auto"/>
        <w:bottom w:val="none" w:sz="0" w:space="0" w:color="auto"/>
        <w:right w:val="none" w:sz="0" w:space="0" w:color="auto"/>
      </w:divBdr>
    </w:div>
    <w:div w:id="1523126432">
      <w:marLeft w:val="480"/>
      <w:marRight w:val="0"/>
      <w:marTop w:val="0"/>
      <w:marBottom w:val="0"/>
      <w:divBdr>
        <w:top w:val="none" w:sz="0" w:space="0" w:color="auto"/>
        <w:left w:val="none" w:sz="0" w:space="0" w:color="auto"/>
        <w:bottom w:val="none" w:sz="0" w:space="0" w:color="auto"/>
        <w:right w:val="none" w:sz="0" w:space="0" w:color="auto"/>
      </w:divBdr>
    </w:div>
    <w:div w:id="1524318762">
      <w:marLeft w:val="480"/>
      <w:marRight w:val="0"/>
      <w:marTop w:val="0"/>
      <w:marBottom w:val="0"/>
      <w:divBdr>
        <w:top w:val="none" w:sz="0" w:space="0" w:color="auto"/>
        <w:left w:val="none" w:sz="0" w:space="0" w:color="auto"/>
        <w:bottom w:val="none" w:sz="0" w:space="0" w:color="auto"/>
        <w:right w:val="none" w:sz="0" w:space="0" w:color="auto"/>
      </w:divBdr>
    </w:div>
    <w:div w:id="1524857847">
      <w:marLeft w:val="480"/>
      <w:marRight w:val="0"/>
      <w:marTop w:val="0"/>
      <w:marBottom w:val="0"/>
      <w:divBdr>
        <w:top w:val="none" w:sz="0" w:space="0" w:color="auto"/>
        <w:left w:val="none" w:sz="0" w:space="0" w:color="auto"/>
        <w:bottom w:val="none" w:sz="0" w:space="0" w:color="auto"/>
        <w:right w:val="none" w:sz="0" w:space="0" w:color="auto"/>
      </w:divBdr>
    </w:div>
    <w:div w:id="1525249736">
      <w:marLeft w:val="480"/>
      <w:marRight w:val="0"/>
      <w:marTop w:val="0"/>
      <w:marBottom w:val="0"/>
      <w:divBdr>
        <w:top w:val="none" w:sz="0" w:space="0" w:color="auto"/>
        <w:left w:val="none" w:sz="0" w:space="0" w:color="auto"/>
        <w:bottom w:val="none" w:sz="0" w:space="0" w:color="auto"/>
        <w:right w:val="none" w:sz="0" w:space="0" w:color="auto"/>
      </w:divBdr>
    </w:div>
    <w:div w:id="1526409274">
      <w:marLeft w:val="480"/>
      <w:marRight w:val="0"/>
      <w:marTop w:val="0"/>
      <w:marBottom w:val="0"/>
      <w:divBdr>
        <w:top w:val="none" w:sz="0" w:space="0" w:color="auto"/>
        <w:left w:val="none" w:sz="0" w:space="0" w:color="auto"/>
        <w:bottom w:val="none" w:sz="0" w:space="0" w:color="auto"/>
        <w:right w:val="none" w:sz="0" w:space="0" w:color="auto"/>
      </w:divBdr>
    </w:div>
    <w:div w:id="1526481427">
      <w:marLeft w:val="480"/>
      <w:marRight w:val="0"/>
      <w:marTop w:val="0"/>
      <w:marBottom w:val="0"/>
      <w:divBdr>
        <w:top w:val="none" w:sz="0" w:space="0" w:color="auto"/>
        <w:left w:val="none" w:sz="0" w:space="0" w:color="auto"/>
        <w:bottom w:val="none" w:sz="0" w:space="0" w:color="auto"/>
        <w:right w:val="none" w:sz="0" w:space="0" w:color="auto"/>
      </w:divBdr>
    </w:div>
    <w:div w:id="1527058285">
      <w:marLeft w:val="480"/>
      <w:marRight w:val="0"/>
      <w:marTop w:val="0"/>
      <w:marBottom w:val="0"/>
      <w:divBdr>
        <w:top w:val="none" w:sz="0" w:space="0" w:color="auto"/>
        <w:left w:val="none" w:sz="0" w:space="0" w:color="auto"/>
        <w:bottom w:val="none" w:sz="0" w:space="0" w:color="auto"/>
        <w:right w:val="none" w:sz="0" w:space="0" w:color="auto"/>
      </w:divBdr>
    </w:div>
    <w:div w:id="1527215324">
      <w:marLeft w:val="480"/>
      <w:marRight w:val="0"/>
      <w:marTop w:val="0"/>
      <w:marBottom w:val="0"/>
      <w:divBdr>
        <w:top w:val="none" w:sz="0" w:space="0" w:color="auto"/>
        <w:left w:val="none" w:sz="0" w:space="0" w:color="auto"/>
        <w:bottom w:val="none" w:sz="0" w:space="0" w:color="auto"/>
        <w:right w:val="none" w:sz="0" w:space="0" w:color="auto"/>
      </w:divBdr>
    </w:div>
    <w:div w:id="1527521047">
      <w:marLeft w:val="480"/>
      <w:marRight w:val="0"/>
      <w:marTop w:val="0"/>
      <w:marBottom w:val="0"/>
      <w:divBdr>
        <w:top w:val="none" w:sz="0" w:space="0" w:color="auto"/>
        <w:left w:val="none" w:sz="0" w:space="0" w:color="auto"/>
        <w:bottom w:val="none" w:sz="0" w:space="0" w:color="auto"/>
        <w:right w:val="none" w:sz="0" w:space="0" w:color="auto"/>
      </w:divBdr>
    </w:div>
    <w:div w:id="1527982692">
      <w:marLeft w:val="480"/>
      <w:marRight w:val="0"/>
      <w:marTop w:val="0"/>
      <w:marBottom w:val="0"/>
      <w:divBdr>
        <w:top w:val="none" w:sz="0" w:space="0" w:color="auto"/>
        <w:left w:val="none" w:sz="0" w:space="0" w:color="auto"/>
        <w:bottom w:val="none" w:sz="0" w:space="0" w:color="auto"/>
        <w:right w:val="none" w:sz="0" w:space="0" w:color="auto"/>
      </w:divBdr>
    </w:div>
    <w:div w:id="1528718871">
      <w:marLeft w:val="480"/>
      <w:marRight w:val="0"/>
      <w:marTop w:val="0"/>
      <w:marBottom w:val="0"/>
      <w:divBdr>
        <w:top w:val="none" w:sz="0" w:space="0" w:color="auto"/>
        <w:left w:val="none" w:sz="0" w:space="0" w:color="auto"/>
        <w:bottom w:val="none" w:sz="0" w:space="0" w:color="auto"/>
        <w:right w:val="none" w:sz="0" w:space="0" w:color="auto"/>
      </w:divBdr>
    </w:div>
    <w:div w:id="1528831333">
      <w:marLeft w:val="480"/>
      <w:marRight w:val="0"/>
      <w:marTop w:val="0"/>
      <w:marBottom w:val="0"/>
      <w:divBdr>
        <w:top w:val="none" w:sz="0" w:space="0" w:color="auto"/>
        <w:left w:val="none" w:sz="0" w:space="0" w:color="auto"/>
        <w:bottom w:val="none" w:sz="0" w:space="0" w:color="auto"/>
        <w:right w:val="none" w:sz="0" w:space="0" w:color="auto"/>
      </w:divBdr>
    </w:div>
    <w:div w:id="1529415709">
      <w:marLeft w:val="480"/>
      <w:marRight w:val="0"/>
      <w:marTop w:val="0"/>
      <w:marBottom w:val="0"/>
      <w:divBdr>
        <w:top w:val="none" w:sz="0" w:space="0" w:color="auto"/>
        <w:left w:val="none" w:sz="0" w:space="0" w:color="auto"/>
        <w:bottom w:val="none" w:sz="0" w:space="0" w:color="auto"/>
        <w:right w:val="none" w:sz="0" w:space="0" w:color="auto"/>
      </w:divBdr>
    </w:div>
    <w:div w:id="1529757976">
      <w:marLeft w:val="480"/>
      <w:marRight w:val="0"/>
      <w:marTop w:val="0"/>
      <w:marBottom w:val="0"/>
      <w:divBdr>
        <w:top w:val="none" w:sz="0" w:space="0" w:color="auto"/>
        <w:left w:val="none" w:sz="0" w:space="0" w:color="auto"/>
        <w:bottom w:val="none" w:sz="0" w:space="0" w:color="auto"/>
        <w:right w:val="none" w:sz="0" w:space="0" w:color="auto"/>
      </w:divBdr>
    </w:div>
    <w:div w:id="1529945528">
      <w:marLeft w:val="480"/>
      <w:marRight w:val="0"/>
      <w:marTop w:val="0"/>
      <w:marBottom w:val="0"/>
      <w:divBdr>
        <w:top w:val="none" w:sz="0" w:space="0" w:color="auto"/>
        <w:left w:val="none" w:sz="0" w:space="0" w:color="auto"/>
        <w:bottom w:val="none" w:sz="0" w:space="0" w:color="auto"/>
        <w:right w:val="none" w:sz="0" w:space="0" w:color="auto"/>
      </w:divBdr>
    </w:div>
    <w:div w:id="1531213862">
      <w:marLeft w:val="480"/>
      <w:marRight w:val="0"/>
      <w:marTop w:val="0"/>
      <w:marBottom w:val="0"/>
      <w:divBdr>
        <w:top w:val="none" w:sz="0" w:space="0" w:color="auto"/>
        <w:left w:val="none" w:sz="0" w:space="0" w:color="auto"/>
        <w:bottom w:val="none" w:sz="0" w:space="0" w:color="auto"/>
        <w:right w:val="none" w:sz="0" w:space="0" w:color="auto"/>
      </w:divBdr>
    </w:div>
    <w:div w:id="1531410025">
      <w:marLeft w:val="480"/>
      <w:marRight w:val="0"/>
      <w:marTop w:val="0"/>
      <w:marBottom w:val="0"/>
      <w:divBdr>
        <w:top w:val="none" w:sz="0" w:space="0" w:color="auto"/>
        <w:left w:val="none" w:sz="0" w:space="0" w:color="auto"/>
        <w:bottom w:val="none" w:sz="0" w:space="0" w:color="auto"/>
        <w:right w:val="none" w:sz="0" w:space="0" w:color="auto"/>
      </w:divBdr>
    </w:div>
    <w:div w:id="1531726669">
      <w:marLeft w:val="480"/>
      <w:marRight w:val="0"/>
      <w:marTop w:val="0"/>
      <w:marBottom w:val="0"/>
      <w:divBdr>
        <w:top w:val="none" w:sz="0" w:space="0" w:color="auto"/>
        <w:left w:val="none" w:sz="0" w:space="0" w:color="auto"/>
        <w:bottom w:val="none" w:sz="0" w:space="0" w:color="auto"/>
        <w:right w:val="none" w:sz="0" w:space="0" w:color="auto"/>
      </w:divBdr>
    </w:div>
    <w:div w:id="1531839511">
      <w:marLeft w:val="480"/>
      <w:marRight w:val="0"/>
      <w:marTop w:val="0"/>
      <w:marBottom w:val="0"/>
      <w:divBdr>
        <w:top w:val="none" w:sz="0" w:space="0" w:color="auto"/>
        <w:left w:val="none" w:sz="0" w:space="0" w:color="auto"/>
        <w:bottom w:val="none" w:sz="0" w:space="0" w:color="auto"/>
        <w:right w:val="none" w:sz="0" w:space="0" w:color="auto"/>
      </w:divBdr>
    </w:div>
    <w:div w:id="1532109138">
      <w:marLeft w:val="480"/>
      <w:marRight w:val="0"/>
      <w:marTop w:val="0"/>
      <w:marBottom w:val="0"/>
      <w:divBdr>
        <w:top w:val="none" w:sz="0" w:space="0" w:color="auto"/>
        <w:left w:val="none" w:sz="0" w:space="0" w:color="auto"/>
        <w:bottom w:val="none" w:sz="0" w:space="0" w:color="auto"/>
        <w:right w:val="none" w:sz="0" w:space="0" w:color="auto"/>
      </w:divBdr>
    </w:div>
    <w:div w:id="1532574190">
      <w:marLeft w:val="480"/>
      <w:marRight w:val="0"/>
      <w:marTop w:val="0"/>
      <w:marBottom w:val="0"/>
      <w:divBdr>
        <w:top w:val="none" w:sz="0" w:space="0" w:color="auto"/>
        <w:left w:val="none" w:sz="0" w:space="0" w:color="auto"/>
        <w:bottom w:val="none" w:sz="0" w:space="0" w:color="auto"/>
        <w:right w:val="none" w:sz="0" w:space="0" w:color="auto"/>
      </w:divBdr>
    </w:div>
    <w:div w:id="1532717468">
      <w:marLeft w:val="480"/>
      <w:marRight w:val="0"/>
      <w:marTop w:val="0"/>
      <w:marBottom w:val="0"/>
      <w:divBdr>
        <w:top w:val="none" w:sz="0" w:space="0" w:color="auto"/>
        <w:left w:val="none" w:sz="0" w:space="0" w:color="auto"/>
        <w:bottom w:val="none" w:sz="0" w:space="0" w:color="auto"/>
        <w:right w:val="none" w:sz="0" w:space="0" w:color="auto"/>
      </w:divBdr>
    </w:div>
    <w:div w:id="1533614169">
      <w:marLeft w:val="480"/>
      <w:marRight w:val="0"/>
      <w:marTop w:val="0"/>
      <w:marBottom w:val="0"/>
      <w:divBdr>
        <w:top w:val="none" w:sz="0" w:space="0" w:color="auto"/>
        <w:left w:val="none" w:sz="0" w:space="0" w:color="auto"/>
        <w:bottom w:val="none" w:sz="0" w:space="0" w:color="auto"/>
        <w:right w:val="none" w:sz="0" w:space="0" w:color="auto"/>
      </w:divBdr>
    </w:div>
    <w:div w:id="1534077119">
      <w:marLeft w:val="480"/>
      <w:marRight w:val="0"/>
      <w:marTop w:val="0"/>
      <w:marBottom w:val="0"/>
      <w:divBdr>
        <w:top w:val="none" w:sz="0" w:space="0" w:color="auto"/>
        <w:left w:val="none" w:sz="0" w:space="0" w:color="auto"/>
        <w:bottom w:val="none" w:sz="0" w:space="0" w:color="auto"/>
        <w:right w:val="none" w:sz="0" w:space="0" w:color="auto"/>
      </w:divBdr>
    </w:div>
    <w:div w:id="1534340401">
      <w:marLeft w:val="480"/>
      <w:marRight w:val="0"/>
      <w:marTop w:val="0"/>
      <w:marBottom w:val="0"/>
      <w:divBdr>
        <w:top w:val="none" w:sz="0" w:space="0" w:color="auto"/>
        <w:left w:val="none" w:sz="0" w:space="0" w:color="auto"/>
        <w:bottom w:val="none" w:sz="0" w:space="0" w:color="auto"/>
        <w:right w:val="none" w:sz="0" w:space="0" w:color="auto"/>
      </w:divBdr>
    </w:div>
    <w:div w:id="1534997758">
      <w:marLeft w:val="480"/>
      <w:marRight w:val="0"/>
      <w:marTop w:val="0"/>
      <w:marBottom w:val="0"/>
      <w:divBdr>
        <w:top w:val="none" w:sz="0" w:space="0" w:color="auto"/>
        <w:left w:val="none" w:sz="0" w:space="0" w:color="auto"/>
        <w:bottom w:val="none" w:sz="0" w:space="0" w:color="auto"/>
        <w:right w:val="none" w:sz="0" w:space="0" w:color="auto"/>
      </w:divBdr>
    </w:div>
    <w:div w:id="1535920692">
      <w:marLeft w:val="480"/>
      <w:marRight w:val="0"/>
      <w:marTop w:val="0"/>
      <w:marBottom w:val="0"/>
      <w:divBdr>
        <w:top w:val="none" w:sz="0" w:space="0" w:color="auto"/>
        <w:left w:val="none" w:sz="0" w:space="0" w:color="auto"/>
        <w:bottom w:val="none" w:sz="0" w:space="0" w:color="auto"/>
        <w:right w:val="none" w:sz="0" w:space="0" w:color="auto"/>
      </w:divBdr>
    </w:div>
    <w:div w:id="1536385540">
      <w:marLeft w:val="480"/>
      <w:marRight w:val="0"/>
      <w:marTop w:val="0"/>
      <w:marBottom w:val="0"/>
      <w:divBdr>
        <w:top w:val="none" w:sz="0" w:space="0" w:color="auto"/>
        <w:left w:val="none" w:sz="0" w:space="0" w:color="auto"/>
        <w:bottom w:val="none" w:sz="0" w:space="0" w:color="auto"/>
        <w:right w:val="none" w:sz="0" w:space="0" w:color="auto"/>
      </w:divBdr>
    </w:div>
    <w:div w:id="1536655190">
      <w:marLeft w:val="480"/>
      <w:marRight w:val="0"/>
      <w:marTop w:val="0"/>
      <w:marBottom w:val="0"/>
      <w:divBdr>
        <w:top w:val="none" w:sz="0" w:space="0" w:color="auto"/>
        <w:left w:val="none" w:sz="0" w:space="0" w:color="auto"/>
        <w:bottom w:val="none" w:sz="0" w:space="0" w:color="auto"/>
        <w:right w:val="none" w:sz="0" w:space="0" w:color="auto"/>
      </w:divBdr>
    </w:div>
    <w:div w:id="1536893854">
      <w:marLeft w:val="480"/>
      <w:marRight w:val="0"/>
      <w:marTop w:val="0"/>
      <w:marBottom w:val="0"/>
      <w:divBdr>
        <w:top w:val="none" w:sz="0" w:space="0" w:color="auto"/>
        <w:left w:val="none" w:sz="0" w:space="0" w:color="auto"/>
        <w:bottom w:val="none" w:sz="0" w:space="0" w:color="auto"/>
        <w:right w:val="none" w:sz="0" w:space="0" w:color="auto"/>
      </w:divBdr>
    </w:div>
    <w:div w:id="1536965011">
      <w:marLeft w:val="480"/>
      <w:marRight w:val="0"/>
      <w:marTop w:val="0"/>
      <w:marBottom w:val="0"/>
      <w:divBdr>
        <w:top w:val="none" w:sz="0" w:space="0" w:color="auto"/>
        <w:left w:val="none" w:sz="0" w:space="0" w:color="auto"/>
        <w:bottom w:val="none" w:sz="0" w:space="0" w:color="auto"/>
        <w:right w:val="none" w:sz="0" w:space="0" w:color="auto"/>
      </w:divBdr>
    </w:div>
    <w:div w:id="1537233762">
      <w:marLeft w:val="480"/>
      <w:marRight w:val="0"/>
      <w:marTop w:val="0"/>
      <w:marBottom w:val="0"/>
      <w:divBdr>
        <w:top w:val="none" w:sz="0" w:space="0" w:color="auto"/>
        <w:left w:val="none" w:sz="0" w:space="0" w:color="auto"/>
        <w:bottom w:val="none" w:sz="0" w:space="0" w:color="auto"/>
        <w:right w:val="none" w:sz="0" w:space="0" w:color="auto"/>
      </w:divBdr>
    </w:div>
    <w:div w:id="1537306531">
      <w:marLeft w:val="480"/>
      <w:marRight w:val="0"/>
      <w:marTop w:val="0"/>
      <w:marBottom w:val="0"/>
      <w:divBdr>
        <w:top w:val="none" w:sz="0" w:space="0" w:color="auto"/>
        <w:left w:val="none" w:sz="0" w:space="0" w:color="auto"/>
        <w:bottom w:val="none" w:sz="0" w:space="0" w:color="auto"/>
        <w:right w:val="none" w:sz="0" w:space="0" w:color="auto"/>
      </w:divBdr>
    </w:div>
    <w:div w:id="1538346107">
      <w:marLeft w:val="480"/>
      <w:marRight w:val="0"/>
      <w:marTop w:val="0"/>
      <w:marBottom w:val="0"/>
      <w:divBdr>
        <w:top w:val="none" w:sz="0" w:space="0" w:color="auto"/>
        <w:left w:val="none" w:sz="0" w:space="0" w:color="auto"/>
        <w:bottom w:val="none" w:sz="0" w:space="0" w:color="auto"/>
        <w:right w:val="none" w:sz="0" w:space="0" w:color="auto"/>
      </w:divBdr>
    </w:div>
    <w:div w:id="1539078761">
      <w:marLeft w:val="480"/>
      <w:marRight w:val="0"/>
      <w:marTop w:val="0"/>
      <w:marBottom w:val="0"/>
      <w:divBdr>
        <w:top w:val="none" w:sz="0" w:space="0" w:color="auto"/>
        <w:left w:val="none" w:sz="0" w:space="0" w:color="auto"/>
        <w:bottom w:val="none" w:sz="0" w:space="0" w:color="auto"/>
        <w:right w:val="none" w:sz="0" w:space="0" w:color="auto"/>
      </w:divBdr>
    </w:div>
    <w:div w:id="1539853551">
      <w:marLeft w:val="480"/>
      <w:marRight w:val="0"/>
      <w:marTop w:val="0"/>
      <w:marBottom w:val="0"/>
      <w:divBdr>
        <w:top w:val="none" w:sz="0" w:space="0" w:color="auto"/>
        <w:left w:val="none" w:sz="0" w:space="0" w:color="auto"/>
        <w:bottom w:val="none" w:sz="0" w:space="0" w:color="auto"/>
        <w:right w:val="none" w:sz="0" w:space="0" w:color="auto"/>
      </w:divBdr>
    </w:div>
    <w:div w:id="1539929352">
      <w:marLeft w:val="480"/>
      <w:marRight w:val="0"/>
      <w:marTop w:val="0"/>
      <w:marBottom w:val="0"/>
      <w:divBdr>
        <w:top w:val="none" w:sz="0" w:space="0" w:color="auto"/>
        <w:left w:val="none" w:sz="0" w:space="0" w:color="auto"/>
        <w:bottom w:val="none" w:sz="0" w:space="0" w:color="auto"/>
        <w:right w:val="none" w:sz="0" w:space="0" w:color="auto"/>
      </w:divBdr>
    </w:div>
    <w:div w:id="1540242405">
      <w:marLeft w:val="480"/>
      <w:marRight w:val="0"/>
      <w:marTop w:val="0"/>
      <w:marBottom w:val="0"/>
      <w:divBdr>
        <w:top w:val="none" w:sz="0" w:space="0" w:color="auto"/>
        <w:left w:val="none" w:sz="0" w:space="0" w:color="auto"/>
        <w:bottom w:val="none" w:sz="0" w:space="0" w:color="auto"/>
        <w:right w:val="none" w:sz="0" w:space="0" w:color="auto"/>
      </w:divBdr>
    </w:div>
    <w:div w:id="1541166096">
      <w:marLeft w:val="480"/>
      <w:marRight w:val="0"/>
      <w:marTop w:val="0"/>
      <w:marBottom w:val="0"/>
      <w:divBdr>
        <w:top w:val="none" w:sz="0" w:space="0" w:color="auto"/>
        <w:left w:val="none" w:sz="0" w:space="0" w:color="auto"/>
        <w:bottom w:val="none" w:sz="0" w:space="0" w:color="auto"/>
        <w:right w:val="none" w:sz="0" w:space="0" w:color="auto"/>
      </w:divBdr>
    </w:div>
    <w:div w:id="1541357911">
      <w:marLeft w:val="480"/>
      <w:marRight w:val="0"/>
      <w:marTop w:val="0"/>
      <w:marBottom w:val="0"/>
      <w:divBdr>
        <w:top w:val="none" w:sz="0" w:space="0" w:color="auto"/>
        <w:left w:val="none" w:sz="0" w:space="0" w:color="auto"/>
        <w:bottom w:val="none" w:sz="0" w:space="0" w:color="auto"/>
        <w:right w:val="none" w:sz="0" w:space="0" w:color="auto"/>
      </w:divBdr>
    </w:div>
    <w:div w:id="1541550397">
      <w:marLeft w:val="480"/>
      <w:marRight w:val="0"/>
      <w:marTop w:val="0"/>
      <w:marBottom w:val="0"/>
      <w:divBdr>
        <w:top w:val="none" w:sz="0" w:space="0" w:color="auto"/>
        <w:left w:val="none" w:sz="0" w:space="0" w:color="auto"/>
        <w:bottom w:val="none" w:sz="0" w:space="0" w:color="auto"/>
        <w:right w:val="none" w:sz="0" w:space="0" w:color="auto"/>
      </w:divBdr>
    </w:div>
    <w:div w:id="1542204403">
      <w:marLeft w:val="480"/>
      <w:marRight w:val="0"/>
      <w:marTop w:val="0"/>
      <w:marBottom w:val="0"/>
      <w:divBdr>
        <w:top w:val="none" w:sz="0" w:space="0" w:color="auto"/>
        <w:left w:val="none" w:sz="0" w:space="0" w:color="auto"/>
        <w:bottom w:val="none" w:sz="0" w:space="0" w:color="auto"/>
        <w:right w:val="none" w:sz="0" w:space="0" w:color="auto"/>
      </w:divBdr>
    </w:div>
    <w:div w:id="1542210824">
      <w:marLeft w:val="480"/>
      <w:marRight w:val="0"/>
      <w:marTop w:val="0"/>
      <w:marBottom w:val="0"/>
      <w:divBdr>
        <w:top w:val="none" w:sz="0" w:space="0" w:color="auto"/>
        <w:left w:val="none" w:sz="0" w:space="0" w:color="auto"/>
        <w:bottom w:val="none" w:sz="0" w:space="0" w:color="auto"/>
        <w:right w:val="none" w:sz="0" w:space="0" w:color="auto"/>
      </w:divBdr>
    </w:div>
    <w:div w:id="1542354892">
      <w:marLeft w:val="480"/>
      <w:marRight w:val="0"/>
      <w:marTop w:val="0"/>
      <w:marBottom w:val="0"/>
      <w:divBdr>
        <w:top w:val="none" w:sz="0" w:space="0" w:color="auto"/>
        <w:left w:val="none" w:sz="0" w:space="0" w:color="auto"/>
        <w:bottom w:val="none" w:sz="0" w:space="0" w:color="auto"/>
        <w:right w:val="none" w:sz="0" w:space="0" w:color="auto"/>
      </w:divBdr>
    </w:div>
    <w:div w:id="1543009333">
      <w:marLeft w:val="480"/>
      <w:marRight w:val="0"/>
      <w:marTop w:val="0"/>
      <w:marBottom w:val="0"/>
      <w:divBdr>
        <w:top w:val="none" w:sz="0" w:space="0" w:color="auto"/>
        <w:left w:val="none" w:sz="0" w:space="0" w:color="auto"/>
        <w:bottom w:val="none" w:sz="0" w:space="0" w:color="auto"/>
        <w:right w:val="none" w:sz="0" w:space="0" w:color="auto"/>
      </w:divBdr>
    </w:div>
    <w:div w:id="1543058418">
      <w:marLeft w:val="480"/>
      <w:marRight w:val="0"/>
      <w:marTop w:val="0"/>
      <w:marBottom w:val="0"/>
      <w:divBdr>
        <w:top w:val="none" w:sz="0" w:space="0" w:color="auto"/>
        <w:left w:val="none" w:sz="0" w:space="0" w:color="auto"/>
        <w:bottom w:val="none" w:sz="0" w:space="0" w:color="auto"/>
        <w:right w:val="none" w:sz="0" w:space="0" w:color="auto"/>
      </w:divBdr>
    </w:div>
    <w:div w:id="1545170314">
      <w:marLeft w:val="480"/>
      <w:marRight w:val="0"/>
      <w:marTop w:val="0"/>
      <w:marBottom w:val="0"/>
      <w:divBdr>
        <w:top w:val="none" w:sz="0" w:space="0" w:color="auto"/>
        <w:left w:val="none" w:sz="0" w:space="0" w:color="auto"/>
        <w:bottom w:val="none" w:sz="0" w:space="0" w:color="auto"/>
        <w:right w:val="none" w:sz="0" w:space="0" w:color="auto"/>
      </w:divBdr>
    </w:div>
    <w:div w:id="1545215965">
      <w:marLeft w:val="480"/>
      <w:marRight w:val="0"/>
      <w:marTop w:val="0"/>
      <w:marBottom w:val="0"/>
      <w:divBdr>
        <w:top w:val="none" w:sz="0" w:space="0" w:color="auto"/>
        <w:left w:val="none" w:sz="0" w:space="0" w:color="auto"/>
        <w:bottom w:val="none" w:sz="0" w:space="0" w:color="auto"/>
        <w:right w:val="none" w:sz="0" w:space="0" w:color="auto"/>
      </w:divBdr>
    </w:div>
    <w:div w:id="1545365186">
      <w:marLeft w:val="480"/>
      <w:marRight w:val="0"/>
      <w:marTop w:val="0"/>
      <w:marBottom w:val="0"/>
      <w:divBdr>
        <w:top w:val="none" w:sz="0" w:space="0" w:color="auto"/>
        <w:left w:val="none" w:sz="0" w:space="0" w:color="auto"/>
        <w:bottom w:val="none" w:sz="0" w:space="0" w:color="auto"/>
        <w:right w:val="none" w:sz="0" w:space="0" w:color="auto"/>
      </w:divBdr>
    </w:div>
    <w:div w:id="1545747700">
      <w:marLeft w:val="480"/>
      <w:marRight w:val="0"/>
      <w:marTop w:val="0"/>
      <w:marBottom w:val="0"/>
      <w:divBdr>
        <w:top w:val="none" w:sz="0" w:space="0" w:color="auto"/>
        <w:left w:val="none" w:sz="0" w:space="0" w:color="auto"/>
        <w:bottom w:val="none" w:sz="0" w:space="0" w:color="auto"/>
        <w:right w:val="none" w:sz="0" w:space="0" w:color="auto"/>
      </w:divBdr>
    </w:div>
    <w:div w:id="1545874168">
      <w:marLeft w:val="480"/>
      <w:marRight w:val="0"/>
      <w:marTop w:val="0"/>
      <w:marBottom w:val="0"/>
      <w:divBdr>
        <w:top w:val="none" w:sz="0" w:space="0" w:color="auto"/>
        <w:left w:val="none" w:sz="0" w:space="0" w:color="auto"/>
        <w:bottom w:val="none" w:sz="0" w:space="0" w:color="auto"/>
        <w:right w:val="none" w:sz="0" w:space="0" w:color="auto"/>
      </w:divBdr>
    </w:div>
    <w:div w:id="1546133856">
      <w:marLeft w:val="480"/>
      <w:marRight w:val="0"/>
      <w:marTop w:val="0"/>
      <w:marBottom w:val="0"/>
      <w:divBdr>
        <w:top w:val="none" w:sz="0" w:space="0" w:color="auto"/>
        <w:left w:val="none" w:sz="0" w:space="0" w:color="auto"/>
        <w:bottom w:val="none" w:sz="0" w:space="0" w:color="auto"/>
        <w:right w:val="none" w:sz="0" w:space="0" w:color="auto"/>
      </w:divBdr>
    </w:div>
    <w:div w:id="1546142179">
      <w:marLeft w:val="480"/>
      <w:marRight w:val="0"/>
      <w:marTop w:val="0"/>
      <w:marBottom w:val="0"/>
      <w:divBdr>
        <w:top w:val="none" w:sz="0" w:space="0" w:color="auto"/>
        <w:left w:val="none" w:sz="0" w:space="0" w:color="auto"/>
        <w:bottom w:val="none" w:sz="0" w:space="0" w:color="auto"/>
        <w:right w:val="none" w:sz="0" w:space="0" w:color="auto"/>
      </w:divBdr>
    </w:div>
    <w:div w:id="1547137021">
      <w:marLeft w:val="480"/>
      <w:marRight w:val="0"/>
      <w:marTop w:val="0"/>
      <w:marBottom w:val="0"/>
      <w:divBdr>
        <w:top w:val="none" w:sz="0" w:space="0" w:color="auto"/>
        <w:left w:val="none" w:sz="0" w:space="0" w:color="auto"/>
        <w:bottom w:val="none" w:sz="0" w:space="0" w:color="auto"/>
        <w:right w:val="none" w:sz="0" w:space="0" w:color="auto"/>
      </w:divBdr>
    </w:div>
    <w:div w:id="1547177176">
      <w:marLeft w:val="480"/>
      <w:marRight w:val="0"/>
      <w:marTop w:val="0"/>
      <w:marBottom w:val="0"/>
      <w:divBdr>
        <w:top w:val="none" w:sz="0" w:space="0" w:color="auto"/>
        <w:left w:val="none" w:sz="0" w:space="0" w:color="auto"/>
        <w:bottom w:val="none" w:sz="0" w:space="0" w:color="auto"/>
        <w:right w:val="none" w:sz="0" w:space="0" w:color="auto"/>
      </w:divBdr>
    </w:div>
    <w:div w:id="1547251347">
      <w:marLeft w:val="480"/>
      <w:marRight w:val="0"/>
      <w:marTop w:val="0"/>
      <w:marBottom w:val="0"/>
      <w:divBdr>
        <w:top w:val="none" w:sz="0" w:space="0" w:color="auto"/>
        <w:left w:val="none" w:sz="0" w:space="0" w:color="auto"/>
        <w:bottom w:val="none" w:sz="0" w:space="0" w:color="auto"/>
        <w:right w:val="none" w:sz="0" w:space="0" w:color="auto"/>
      </w:divBdr>
    </w:div>
    <w:div w:id="1547326524">
      <w:marLeft w:val="480"/>
      <w:marRight w:val="0"/>
      <w:marTop w:val="0"/>
      <w:marBottom w:val="0"/>
      <w:divBdr>
        <w:top w:val="none" w:sz="0" w:space="0" w:color="auto"/>
        <w:left w:val="none" w:sz="0" w:space="0" w:color="auto"/>
        <w:bottom w:val="none" w:sz="0" w:space="0" w:color="auto"/>
        <w:right w:val="none" w:sz="0" w:space="0" w:color="auto"/>
      </w:divBdr>
    </w:div>
    <w:div w:id="1547328783">
      <w:marLeft w:val="480"/>
      <w:marRight w:val="0"/>
      <w:marTop w:val="0"/>
      <w:marBottom w:val="0"/>
      <w:divBdr>
        <w:top w:val="none" w:sz="0" w:space="0" w:color="auto"/>
        <w:left w:val="none" w:sz="0" w:space="0" w:color="auto"/>
        <w:bottom w:val="none" w:sz="0" w:space="0" w:color="auto"/>
        <w:right w:val="none" w:sz="0" w:space="0" w:color="auto"/>
      </w:divBdr>
    </w:div>
    <w:div w:id="1547377878">
      <w:marLeft w:val="480"/>
      <w:marRight w:val="0"/>
      <w:marTop w:val="0"/>
      <w:marBottom w:val="0"/>
      <w:divBdr>
        <w:top w:val="none" w:sz="0" w:space="0" w:color="auto"/>
        <w:left w:val="none" w:sz="0" w:space="0" w:color="auto"/>
        <w:bottom w:val="none" w:sz="0" w:space="0" w:color="auto"/>
        <w:right w:val="none" w:sz="0" w:space="0" w:color="auto"/>
      </w:divBdr>
    </w:div>
    <w:div w:id="1548488432">
      <w:marLeft w:val="480"/>
      <w:marRight w:val="0"/>
      <w:marTop w:val="0"/>
      <w:marBottom w:val="0"/>
      <w:divBdr>
        <w:top w:val="none" w:sz="0" w:space="0" w:color="auto"/>
        <w:left w:val="none" w:sz="0" w:space="0" w:color="auto"/>
        <w:bottom w:val="none" w:sz="0" w:space="0" w:color="auto"/>
        <w:right w:val="none" w:sz="0" w:space="0" w:color="auto"/>
      </w:divBdr>
    </w:div>
    <w:div w:id="1550189381">
      <w:marLeft w:val="480"/>
      <w:marRight w:val="0"/>
      <w:marTop w:val="0"/>
      <w:marBottom w:val="0"/>
      <w:divBdr>
        <w:top w:val="none" w:sz="0" w:space="0" w:color="auto"/>
        <w:left w:val="none" w:sz="0" w:space="0" w:color="auto"/>
        <w:bottom w:val="none" w:sz="0" w:space="0" w:color="auto"/>
        <w:right w:val="none" w:sz="0" w:space="0" w:color="auto"/>
      </w:divBdr>
    </w:div>
    <w:div w:id="1550800567">
      <w:marLeft w:val="480"/>
      <w:marRight w:val="0"/>
      <w:marTop w:val="0"/>
      <w:marBottom w:val="0"/>
      <w:divBdr>
        <w:top w:val="none" w:sz="0" w:space="0" w:color="auto"/>
        <w:left w:val="none" w:sz="0" w:space="0" w:color="auto"/>
        <w:bottom w:val="none" w:sz="0" w:space="0" w:color="auto"/>
        <w:right w:val="none" w:sz="0" w:space="0" w:color="auto"/>
      </w:divBdr>
    </w:div>
    <w:div w:id="1551696720">
      <w:marLeft w:val="480"/>
      <w:marRight w:val="0"/>
      <w:marTop w:val="0"/>
      <w:marBottom w:val="0"/>
      <w:divBdr>
        <w:top w:val="none" w:sz="0" w:space="0" w:color="auto"/>
        <w:left w:val="none" w:sz="0" w:space="0" w:color="auto"/>
        <w:bottom w:val="none" w:sz="0" w:space="0" w:color="auto"/>
        <w:right w:val="none" w:sz="0" w:space="0" w:color="auto"/>
      </w:divBdr>
    </w:div>
    <w:div w:id="1552300948">
      <w:marLeft w:val="480"/>
      <w:marRight w:val="0"/>
      <w:marTop w:val="0"/>
      <w:marBottom w:val="0"/>
      <w:divBdr>
        <w:top w:val="none" w:sz="0" w:space="0" w:color="auto"/>
        <w:left w:val="none" w:sz="0" w:space="0" w:color="auto"/>
        <w:bottom w:val="none" w:sz="0" w:space="0" w:color="auto"/>
        <w:right w:val="none" w:sz="0" w:space="0" w:color="auto"/>
      </w:divBdr>
    </w:div>
    <w:div w:id="1552499974">
      <w:marLeft w:val="480"/>
      <w:marRight w:val="0"/>
      <w:marTop w:val="0"/>
      <w:marBottom w:val="0"/>
      <w:divBdr>
        <w:top w:val="none" w:sz="0" w:space="0" w:color="auto"/>
        <w:left w:val="none" w:sz="0" w:space="0" w:color="auto"/>
        <w:bottom w:val="none" w:sz="0" w:space="0" w:color="auto"/>
        <w:right w:val="none" w:sz="0" w:space="0" w:color="auto"/>
      </w:divBdr>
    </w:div>
    <w:div w:id="1552614640">
      <w:marLeft w:val="480"/>
      <w:marRight w:val="0"/>
      <w:marTop w:val="0"/>
      <w:marBottom w:val="0"/>
      <w:divBdr>
        <w:top w:val="none" w:sz="0" w:space="0" w:color="auto"/>
        <w:left w:val="none" w:sz="0" w:space="0" w:color="auto"/>
        <w:bottom w:val="none" w:sz="0" w:space="0" w:color="auto"/>
        <w:right w:val="none" w:sz="0" w:space="0" w:color="auto"/>
      </w:divBdr>
    </w:div>
    <w:div w:id="1552763770">
      <w:marLeft w:val="480"/>
      <w:marRight w:val="0"/>
      <w:marTop w:val="0"/>
      <w:marBottom w:val="0"/>
      <w:divBdr>
        <w:top w:val="none" w:sz="0" w:space="0" w:color="auto"/>
        <w:left w:val="none" w:sz="0" w:space="0" w:color="auto"/>
        <w:bottom w:val="none" w:sz="0" w:space="0" w:color="auto"/>
        <w:right w:val="none" w:sz="0" w:space="0" w:color="auto"/>
      </w:divBdr>
    </w:div>
    <w:div w:id="1552842251">
      <w:marLeft w:val="480"/>
      <w:marRight w:val="0"/>
      <w:marTop w:val="0"/>
      <w:marBottom w:val="0"/>
      <w:divBdr>
        <w:top w:val="none" w:sz="0" w:space="0" w:color="auto"/>
        <w:left w:val="none" w:sz="0" w:space="0" w:color="auto"/>
        <w:bottom w:val="none" w:sz="0" w:space="0" w:color="auto"/>
        <w:right w:val="none" w:sz="0" w:space="0" w:color="auto"/>
      </w:divBdr>
    </w:div>
    <w:div w:id="1553150706">
      <w:marLeft w:val="480"/>
      <w:marRight w:val="0"/>
      <w:marTop w:val="0"/>
      <w:marBottom w:val="0"/>
      <w:divBdr>
        <w:top w:val="none" w:sz="0" w:space="0" w:color="auto"/>
        <w:left w:val="none" w:sz="0" w:space="0" w:color="auto"/>
        <w:bottom w:val="none" w:sz="0" w:space="0" w:color="auto"/>
        <w:right w:val="none" w:sz="0" w:space="0" w:color="auto"/>
      </w:divBdr>
    </w:div>
    <w:div w:id="1553270936">
      <w:marLeft w:val="480"/>
      <w:marRight w:val="0"/>
      <w:marTop w:val="0"/>
      <w:marBottom w:val="0"/>
      <w:divBdr>
        <w:top w:val="none" w:sz="0" w:space="0" w:color="auto"/>
        <w:left w:val="none" w:sz="0" w:space="0" w:color="auto"/>
        <w:bottom w:val="none" w:sz="0" w:space="0" w:color="auto"/>
        <w:right w:val="none" w:sz="0" w:space="0" w:color="auto"/>
      </w:divBdr>
    </w:div>
    <w:div w:id="1553274476">
      <w:marLeft w:val="480"/>
      <w:marRight w:val="0"/>
      <w:marTop w:val="0"/>
      <w:marBottom w:val="0"/>
      <w:divBdr>
        <w:top w:val="none" w:sz="0" w:space="0" w:color="auto"/>
        <w:left w:val="none" w:sz="0" w:space="0" w:color="auto"/>
        <w:bottom w:val="none" w:sz="0" w:space="0" w:color="auto"/>
        <w:right w:val="none" w:sz="0" w:space="0" w:color="auto"/>
      </w:divBdr>
    </w:div>
    <w:div w:id="1553805094">
      <w:marLeft w:val="480"/>
      <w:marRight w:val="0"/>
      <w:marTop w:val="0"/>
      <w:marBottom w:val="0"/>
      <w:divBdr>
        <w:top w:val="none" w:sz="0" w:space="0" w:color="auto"/>
        <w:left w:val="none" w:sz="0" w:space="0" w:color="auto"/>
        <w:bottom w:val="none" w:sz="0" w:space="0" w:color="auto"/>
        <w:right w:val="none" w:sz="0" w:space="0" w:color="auto"/>
      </w:divBdr>
    </w:div>
    <w:div w:id="1554535673">
      <w:marLeft w:val="480"/>
      <w:marRight w:val="0"/>
      <w:marTop w:val="0"/>
      <w:marBottom w:val="0"/>
      <w:divBdr>
        <w:top w:val="none" w:sz="0" w:space="0" w:color="auto"/>
        <w:left w:val="none" w:sz="0" w:space="0" w:color="auto"/>
        <w:bottom w:val="none" w:sz="0" w:space="0" w:color="auto"/>
        <w:right w:val="none" w:sz="0" w:space="0" w:color="auto"/>
      </w:divBdr>
    </w:div>
    <w:div w:id="1554806518">
      <w:marLeft w:val="480"/>
      <w:marRight w:val="0"/>
      <w:marTop w:val="0"/>
      <w:marBottom w:val="0"/>
      <w:divBdr>
        <w:top w:val="none" w:sz="0" w:space="0" w:color="auto"/>
        <w:left w:val="none" w:sz="0" w:space="0" w:color="auto"/>
        <w:bottom w:val="none" w:sz="0" w:space="0" w:color="auto"/>
        <w:right w:val="none" w:sz="0" w:space="0" w:color="auto"/>
      </w:divBdr>
    </w:div>
    <w:div w:id="1555965171">
      <w:marLeft w:val="480"/>
      <w:marRight w:val="0"/>
      <w:marTop w:val="0"/>
      <w:marBottom w:val="0"/>
      <w:divBdr>
        <w:top w:val="none" w:sz="0" w:space="0" w:color="auto"/>
        <w:left w:val="none" w:sz="0" w:space="0" w:color="auto"/>
        <w:bottom w:val="none" w:sz="0" w:space="0" w:color="auto"/>
        <w:right w:val="none" w:sz="0" w:space="0" w:color="auto"/>
      </w:divBdr>
    </w:div>
    <w:div w:id="1556430431">
      <w:marLeft w:val="480"/>
      <w:marRight w:val="0"/>
      <w:marTop w:val="0"/>
      <w:marBottom w:val="0"/>
      <w:divBdr>
        <w:top w:val="none" w:sz="0" w:space="0" w:color="auto"/>
        <w:left w:val="none" w:sz="0" w:space="0" w:color="auto"/>
        <w:bottom w:val="none" w:sz="0" w:space="0" w:color="auto"/>
        <w:right w:val="none" w:sz="0" w:space="0" w:color="auto"/>
      </w:divBdr>
    </w:div>
    <w:div w:id="1557624887">
      <w:marLeft w:val="480"/>
      <w:marRight w:val="0"/>
      <w:marTop w:val="0"/>
      <w:marBottom w:val="0"/>
      <w:divBdr>
        <w:top w:val="none" w:sz="0" w:space="0" w:color="auto"/>
        <w:left w:val="none" w:sz="0" w:space="0" w:color="auto"/>
        <w:bottom w:val="none" w:sz="0" w:space="0" w:color="auto"/>
        <w:right w:val="none" w:sz="0" w:space="0" w:color="auto"/>
      </w:divBdr>
    </w:div>
    <w:div w:id="1558006477">
      <w:marLeft w:val="480"/>
      <w:marRight w:val="0"/>
      <w:marTop w:val="0"/>
      <w:marBottom w:val="0"/>
      <w:divBdr>
        <w:top w:val="none" w:sz="0" w:space="0" w:color="auto"/>
        <w:left w:val="none" w:sz="0" w:space="0" w:color="auto"/>
        <w:bottom w:val="none" w:sz="0" w:space="0" w:color="auto"/>
        <w:right w:val="none" w:sz="0" w:space="0" w:color="auto"/>
      </w:divBdr>
    </w:div>
    <w:div w:id="1558470918">
      <w:marLeft w:val="480"/>
      <w:marRight w:val="0"/>
      <w:marTop w:val="0"/>
      <w:marBottom w:val="0"/>
      <w:divBdr>
        <w:top w:val="none" w:sz="0" w:space="0" w:color="auto"/>
        <w:left w:val="none" w:sz="0" w:space="0" w:color="auto"/>
        <w:bottom w:val="none" w:sz="0" w:space="0" w:color="auto"/>
        <w:right w:val="none" w:sz="0" w:space="0" w:color="auto"/>
      </w:divBdr>
    </w:div>
    <w:div w:id="1558784817">
      <w:marLeft w:val="480"/>
      <w:marRight w:val="0"/>
      <w:marTop w:val="0"/>
      <w:marBottom w:val="0"/>
      <w:divBdr>
        <w:top w:val="none" w:sz="0" w:space="0" w:color="auto"/>
        <w:left w:val="none" w:sz="0" w:space="0" w:color="auto"/>
        <w:bottom w:val="none" w:sz="0" w:space="0" w:color="auto"/>
        <w:right w:val="none" w:sz="0" w:space="0" w:color="auto"/>
      </w:divBdr>
    </w:div>
    <w:div w:id="1558979655">
      <w:marLeft w:val="480"/>
      <w:marRight w:val="0"/>
      <w:marTop w:val="0"/>
      <w:marBottom w:val="0"/>
      <w:divBdr>
        <w:top w:val="none" w:sz="0" w:space="0" w:color="auto"/>
        <w:left w:val="none" w:sz="0" w:space="0" w:color="auto"/>
        <w:bottom w:val="none" w:sz="0" w:space="0" w:color="auto"/>
        <w:right w:val="none" w:sz="0" w:space="0" w:color="auto"/>
      </w:divBdr>
    </w:div>
    <w:div w:id="1559198344">
      <w:marLeft w:val="480"/>
      <w:marRight w:val="0"/>
      <w:marTop w:val="0"/>
      <w:marBottom w:val="0"/>
      <w:divBdr>
        <w:top w:val="none" w:sz="0" w:space="0" w:color="auto"/>
        <w:left w:val="none" w:sz="0" w:space="0" w:color="auto"/>
        <w:bottom w:val="none" w:sz="0" w:space="0" w:color="auto"/>
        <w:right w:val="none" w:sz="0" w:space="0" w:color="auto"/>
      </w:divBdr>
    </w:div>
    <w:div w:id="1559316794">
      <w:marLeft w:val="480"/>
      <w:marRight w:val="0"/>
      <w:marTop w:val="0"/>
      <w:marBottom w:val="0"/>
      <w:divBdr>
        <w:top w:val="none" w:sz="0" w:space="0" w:color="auto"/>
        <w:left w:val="none" w:sz="0" w:space="0" w:color="auto"/>
        <w:bottom w:val="none" w:sz="0" w:space="0" w:color="auto"/>
        <w:right w:val="none" w:sz="0" w:space="0" w:color="auto"/>
      </w:divBdr>
    </w:div>
    <w:div w:id="1559588115">
      <w:marLeft w:val="480"/>
      <w:marRight w:val="0"/>
      <w:marTop w:val="0"/>
      <w:marBottom w:val="0"/>
      <w:divBdr>
        <w:top w:val="none" w:sz="0" w:space="0" w:color="auto"/>
        <w:left w:val="none" w:sz="0" w:space="0" w:color="auto"/>
        <w:bottom w:val="none" w:sz="0" w:space="0" w:color="auto"/>
        <w:right w:val="none" w:sz="0" w:space="0" w:color="auto"/>
      </w:divBdr>
    </w:div>
    <w:div w:id="1560095757">
      <w:marLeft w:val="480"/>
      <w:marRight w:val="0"/>
      <w:marTop w:val="0"/>
      <w:marBottom w:val="0"/>
      <w:divBdr>
        <w:top w:val="none" w:sz="0" w:space="0" w:color="auto"/>
        <w:left w:val="none" w:sz="0" w:space="0" w:color="auto"/>
        <w:bottom w:val="none" w:sz="0" w:space="0" w:color="auto"/>
        <w:right w:val="none" w:sz="0" w:space="0" w:color="auto"/>
      </w:divBdr>
    </w:div>
    <w:div w:id="1560552183">
      <w:marLeft w:val="480"/>
      <w:marRight w:val="0"/>
      <w:marTop w:val="0"/>
      <w:marBottom w:val="0"/>
      <w:divBdr>
        <w:top w:val="none" w:sz="0" w:space="0" w:color="auto"/>
        <w:left w:val="none" w:sz="0" w:space="0" w:color="auto"/>
        <w:bottom w:val="none" w:sz="0" w:space="0" w:color="auto"/>
        <w:right w:val="none" w:sz="0" w:space="0" w:color="auto"/>
      </w:divBdr>
    </w:div>
    <w:div w:id="1560897255">
      <w:marLeft w:val="480"/>
      <w:marRight w:val="0"/>
      <w:marTop w:val="0"/>
      <w:marBottom w:val="0"/>
      <w:divBdr>
        <w:top w:val="none" w:sz="0" w:space="0" w:color="auto"/>
        <w:left w:val="none" w:sz="0" w:space="0" w:color="auto"/>
        <w:bottom w:val="none" w:sz="0" w:space="0" w:color="auto"/>
        <w:right w:val="none" w:sz="0" w:space="0" w:color="auto"/>
      </w:divBdr>
    </w:div>
    <w:div w:id="1561133096">
      <w:marLeft w:val="480"/>
      <w:marRight w:val="0"/>
      <w:marTop w:val="0"/>
      <w:marBottom w:val="0"/>
      <w:divBdr>
        <w:top w:val="none" w:sz="0" w:space="0" w:color="auto"/>
        <w:left w:val="none" w:sz="0" w:space="0" w:color="auto"/>
        <w:bottom w:val="none" w:sz="0" w:space="0" w:color="auto"/>
        <w:right w:val="none" w:sz="0" w:space="0" w:color="auto"/>
      </w:divBdr>
    </w:div>
    <w:div w:id="1561136030">
      <w:marLeft w:val="480"/>
      <w:marRight w:val="0"/>
      <w:marTop w:val="0"/>
      <w:marBottom w:val="0"/>
      <w:divBdr>
        <w:top w:val="none" w:sz="0" w:space="0" w:color="auto"/>
        <w:left w:val="none" w:sz="0" w:space="0" w:color="auto"/>
        <w:bottom w:val="none" w:sz="0" w:space="0" w:color="auto"/>
        <w:right w:val="none" w:sz="0" w:space="0" w:color="auto"/>
      </w:divBdr>
    </w:div>
    <w:div w:id="1562449556">
      <w:marLeft w:val="480"/>
      <w:marRight w:val="0"/>
      <w:marTop w:val="0"/>
      <w:marBottom w:val="0"/>
      <w:divBdr>
        <w:top w:val="none" w:sz="0" w:space="0" w:color="auto"/>
        <w:left w:val="none" w:sz="0" w:space="0" w:color="auto"/>
        <w:bottom w:val="none" w:sz="0" w:space="0" w:color="auto"/>
        <w:right w:val="none" w:sz="0" w:space="0" w:color="auto"/>
      </w:divBdr>
    </w:div>
    <w:div w:id="1562516826">
      <w:marLeft w:val="480"/>
      <w:marRight w:val="0"/>
      <w:marTop w:val="0"/>
      <w:marBottom w:val="0"/>
      <w:divBdr>
        <w:top w:val="none" w:sz="0" w:space="0" w:color="auto"/>
        <w:left w:val="none" w:sz="0" w:space="0" w:color="auto"/>
        <w:bottom w:val="none" w:sz="0" w:space="0" w:color="auto"/>
        <w:right w:val="none" w:sz="0" w:space="0" w:color="auto"/>
      </w:divBdr>
    </w:div>
    <w:div w:id="1562517408">
      <w:marLeft w:val="480"/>
      <w:marRight w:val="0"/>
      <w:marTop w:val="0"/>
      <w:marBottom w:val="0"/>
      <w:divBdr>
        <w:top w:val="none" w:sz="0" w:space="0" w:color="auto"/>
        <w:left w:val="none" w:sz="0" w:space="0" w:color="auto"/>
        <w:bottom w:val="none" w:sz="0" w:space="0" w:color="auto"/>
        <w:right w:val="none" w:sz="0" w:space="0" w:color="auto"/>
      </w:divBdr>
    </w:div>
    <w:div w:id="1564179302">
      <w:marLeft w:val="480"/>
      <w:marRight w:val="0"/>
      <w:marTop w:val="0"/>
      <w:marBottom w:val="0"/>
      <w:divBdr>
        <w:top w:val="none" w:sz="0" w:space="0" w:color="auto"/>
        <w:left w:val="none" w:sz="0" w:space="0" w:color="auto"/>
        <w:bottom w:val="none" w:sz="0" w:space="0" w:color="auto"/>
        <w:right w:val="none" w:sz="0" w:space="0" w:color="auto"/>
      </w:divBdr>
    </w:div>
    <w:div w:id="1564411423">
      <w:marLeft w:val="480"/>
      <w:marRight w:val="0"/>
      <w:marTop w:val="0"/>
      <w:marBottom w:val="0"/>
      <w:divBdr>
        <w:top w:val="none" w:sz="0" w:space="0" w:color="auto"/>
        <w:left w:val="none" w:sz="0" w:space="0" w:color="auto"/>
        <w:bottom w:val="none" w:sz="0" w:space="0" w:color="auto"/>
        <w:right w:val="none" w:sz="0" w:space="0" w:color="auto"/>
      </w:divBdr>
    </w:div>
    <w:div w:id="1564487760">
      <w:marLeft w:val="480"/>
      <w:marRight w:val="0"/>
      <w:marTop w:val="0"/>
      <w:marBottom w:val="0"/>
      <w:divBdr>
        <w:top w:val="none" w:sz="0" w:space="0" w:color="auto"/>
        <w:left w:val="none" w:sz="0" w:space="0" w:color="auto"/>
        <w:bottom w:val="none" w:sz="0" w:space="0" w:color="auto"/>
        <w:right w:val="none" w:sz="0" w:space="0" w:color="auto"/>
      </w:divBdr>
    </w:div>
    <w:div w:id="1564751889">
      <w:marLeft w:val="480"/>
      <w:marRight w:val="0"/>
      <w:marTop w:val="0"/>
      <w:marBottom w:val="0"/>
      <w:divBdr>
        <w:top w:val="none" w:sz="0" w:space="0" w:color="auto"/>
        <w:left w:val="none" w:sz="0" w:space="0" w:color="auto"/>
        <w:bottom w:val="none" w:sz="0" w:space="0" w:color="auto"/>
        <w:right w:val="none" w:sz="0" w:space="0" w:color="auto"/>
      </w:divBdr>
    </w:div>
    <w:div w:id="1565481648">
      <w:marLeft w:val="480"/>
      <w:marRight w:val="0"/>
      <w:marTop w:val="0"/>
      <w:marBottom w:val="0"/>
      <w:divBdr>
        <w:top w:val="none" w:sz="0" w:space="0" w:color="auto"/>
        <w:left w:val="none" w:sz="0" w:space="0" w:color="auto"/>
        <w:bottom w:val="none" w:sz="0" w:space="0" w:color="auto"/>
        <w:right w:val="none" w:sz="0" w:space="0" w:color="auto"/>
      </w:divBdr>
    </w:div>
    <w:div w:id="1566642340">
      <w:marLeft w:val="480"/>
      <w:marRight w:val="0"/>
      <w:marTop w:val="0"/>
      <w:marBottom w:val="0"/>
      <w:divBdr>
        <w:top w:val="none" w:sz="0" w:space="0" w:color="auto"/>
        <w:left w:val="none" w:sz="0" w:space="0" w:color="auto"/>
        <w:bottom w:val="none" w:sz="0" w:space="0" w:color="auto"/>
        <w:right w:val="none" w:sz="0" w:space="0" w:color="auto"/>
      </w:divBdr>
    </w:div>
    <w:div w:id="1567836408">
      <w:marLeft w:val="480"/>
      <w:marRight w:val="0"/>
      <w:marTop w:val="0"/>
      <w:marBottom w:val="0"/>
      <w:divBdr>
        <w:top w:val="none" w:sz="0" w:space="0" w:color="auto"/>
        <w:left w:val="none" w:sz="0" w:space="0" w:color="auto"/>
        <w:bottom w:val="none" w:sz="0" w:space="0" w:color="auto"/>
        <w:right w:val="none" w:sz="0" w:space="0" w:color="auto"/>
      </w:divBdr>
    </w:div>
    <w:div w:id="1568030980">
      <w:marLeft w:val="480"/>
      <w:marRight w:val="0"/>
      <w:marTop w:val="0"/>
      <w:marBottom w:val="0"/>
      <w:divBdr>
        <w:top w:val="none" w:sz="0" w:space="0" w:color="auto"/>
        <w:left w:val="none" w:sz="0" w:space="0" w:color="auto"/>
        <w:bottom w:val="none" w:sz="0" w:space="0" w:color="auto"/>
        <w:right w:val="none" w:sz="0" w:space="0" w:color="auto"/>
      </w:divBdr>
    </w:div>
    <w:div w:id="1568490967">
      <w:marLeft w:val="480"/>
      <w:marRight w:val="0"/>
      <w:marTop w:val="0"/>
      <w:marBottom w:val="0"/>
      <w:divBdr>
        <w:top w:val="none" w:sz="0" w:space="0" w:color="auto"/>
        <w:left w:val="none" w:sz="0" w:space="0" w:color="auto"/>
        <w:bottom w:val="none" w:sz="0" w:space="0" w:color="auto"/>
        <w:right w:val="none" w:sz="0" w:space="0" w:color="auto"/>
      </w:divBdr>
    </w:div>
    <w:div w:id="1568833040">
      <w:marLeft w:val="480"/>
      <w:marRight w:val="0"/>
      <w:marTop w:val="0"/>
      <w:marBottom w:val="0"/>
      <w:divBdr>
        <w:top w:val="none" w:sz="0" w:space="0" w:color="auto"/>
        <w:left w:val="none" w:sz="0" w:space="0" w:color="auto"/>
        <w:bottom w:val="none" w:sz="0" w:space="0" w:color="auto"/>
        <w:right w:val="none" w:sz="0" w:space="0" w:color="auto"/>
      </w:divBdr>
    </w:div>
    <w:div w:id="1569194866">
      <w:marLeft w:val="480"/>
      <w:marRight w:val="0"/>
      <w:marTop w:val="0"/>
      <w:marBottom w:val="0"/>
      <w:divBdr>
        <w:top w:val="none" w:sz="0" w:space="0" w:color="auto"/>
        <w:left w:val="none" w:sz="0" w:space="0" w:color="auto"/>
        <w:bottom w:val="none" w:sz="0" w:space="0" w:color="auto"/>
        <w:right w:val="none" w:sz="0" w:space="0" w:color="auto"/>
      </w:divBdr>
    </w:div>
    <w:div w:id="1569727668">
      <w:marLeft w:val="480"/>
      <w:marRight w:val="0"/>
      <w:marTop w:val="0"/>
      <w:marBottom w:val="0"/>
      <w:divBdr>
        <w:top w:val="none" w:sz="0" w:space="0" w:color="auto"/>
        <w:left w:val="none" w:sz="0" w:space="0" w:color="auto"/>
        <w:bottom w:val="none" w:sz="0" w:space="0" w:color="auto"/>
        <w:right w:val="none" w:sz="0" w:space="0" w:color="auto"/>
      </w:divBdr>
    </w:div>
    <w:div w:id="1570581233">
      <w:marLeft w:val="480"/>
      <w:marRight w:val="0"/>
      <w:marTop w:val="0"/>
      <w:marBottom w:val="0"/>
      <w:divBdr>
        <w:top w:val="none" w:sz="0" w:space="0" w:color="auto"/>
        <w:left w:val="none" w:sz="0" w:space="0" w:color="auto"/>
        <w:bottom w:val="none" w:sz="0" w:space="0" w:color="auto"/>
        <w:right w:val="none" w:sz="0" w:space="0" w:color="auto"/>
      </w:divBdr>
    </w:div>
    <w:div w:id="1571161051">
      <w:marLeft w:val="480"/>
      <w:marRight w:val="0"/>
      <w:marTop w:val="0"/>
      <w:marBottom w:val="0"/>
      <w:divBdr>
        <w:top w:val="none" w:sz="0" w:space="0" w:color="auto"/>
        <w:left w:val="none" w:sz="0" w:space="0" w:color="auto"/>
        <w:bottom w:val="none" w:sz="0" w:space="0" w:color="auto"/>
        <w:right w:val="none" w:sz="0" w:space="0" w:color="auto"/>
      </w:divBdr>
    </w:div>
    <w:div w:id="1571697696">
      <w:marLeft w:val="480"/>
      <w:marRight w:val="0"/>
      <w:marTop w:val="0"/>
      <w:marBottom w:val="0"/>
      <w:divBdr>
        <w:top w:val="none" w:sz="0" w:space="0" w:color="auto"/>
        <w:left w:val="none" w:sz="0" w:space="0" w:color="auto"/>
        <w:bottom w:val="none" w:sz="0" w:space="0" w:color="auto"/>
        <w:right w:val="none" w:sz="0" w:space="0" w:color="auto"/>
      </w:divBdr>
    </w:div>
    <w:div w:id="1572425116">
      <w:marLeft w:val="480"/>
      <w:marRight w:val="0"/>
      <w:marTop w:val="0"/>
      <w:marBottom w:val="0"/>
      <w:divBdr>
        <w:top w:val="none" w:sz="0" w:space="0" w:color="auto"/>
        <w:left w:val="none" w:sz="0" w:space="0" w:color="auto"/>
        <w:bottom w:val="none" w:sz="0" w:space="0" w:color="auto"/>
        <w:right w:val="none" w:sz="0" w:space="0" w:color="auto"/>
      </w:divBdr>
    </w:div>
    <w:div w:id="1573542774">
      <w:marLeft w:val="480"/>
      <w:marRight w:val="0"/>
      <w:marTop w:val="0"/>
      <w:marBottom w:val="0"/>
      <w:divBdr>
        <w:top w:val="none" w:sz="0" w:space="0" w:color="auto"/>
        <w:left w:val="none" w:sz="0" w:space="0" w:color="auto"/>
        <w:bottom w:val="none" w:sz="0" w:space="0" w:color="auto"/>
        <w:right w:val="none" w:sz="0" w:space="0" w:color="auto"/>
      </w:divBdr>
    </w:div>
    <w:div w:id="1573613191">
      <w:marLeft w:val="480"/>
      <w:marRight w:val="0"/>
      <w:marTop w:val="0"/>
      <w:marBottom w:val="0"/>
      <w:divBdr>
        <w:top w:val="none" w:sz="0" w:space="0" w:color="auto"/>
        <w:left w:val="none" w:sz="0" w:space="0" w:color="auto"/>
        <w:bottom w:val="none" w:sz="0" w:space="0" w:color="auto"/>
        <w:right w:val="none" w:sz="0" w:space="0" w:color="auto"/>
      </w:divBdr>
    </w:div>
    <w:div w:id="1574663992">
      <w:marLeft w:val="480"/>
      <w:marRight w:val="0"/>
      <w:marTop w:val="0"/>
      <w:marBottom w:val="0"/>
      <w:divBdr>
        <w:top w:val="none" w:sz="0" w:space="0" w:color="auto"/>
        <w:left w:val="none" w:sz="0" w:space="0" w:color="auto"/>
        <w:bottom w:val="none" w:sz="0" w:space="0" w:color="auto"/>
        <w:right w:val="none" w:sz="0" w:space="0" w:color="auto"/>
      </w:divBdr>
    </w:div>
    <w:div w:id="1575311151">
      <w:marLeft w:val="480"/>
      <w:marRight w:val="0"/>
      <w:marTop w:val="0"/>
      <w:marBottom w:val="0"/>
      <w:divBdr>
        <w:top w:val="none" w:sz="0" w:space="0" w:color="auto"/>
        <w:left w:val="none" w:sz="0" w:space="0" w:color="auto"/>
        <w:bottom w:val="none" w:sz="0" w:space="0" w:color="auto"/>
        <w:right w:val="none" w:sz="0" w:space="0" w:color="auto"/>
      </w:divBdr>
    </w:div>
    <w:div w:id="1575699949">
      <w:marLeft w:val="480"/>
      <w:marRight w:val="0"/>
      <w:marTop w:val="0"/>
      <w:marBottom w:val="0"/>
      <w:divBdr>
        <w:top w:val="none" w:sz="0" w:space="0" w:color="auto"/>
        <w:left w:val="none" w:sz="0" w:space="0" w:color="auto"/>
        <w:bottom w:val="none" w:sz="0" w:space="0" w:color="auto"/>
        <w:right w:val="none" w:sz="0" w:space="0" w:color="auto"/>
      </w:divBdr>
    </w:div>
    <w:div w:id="1576738270">
      <w:marLeft w:val="480"/>
      <w:marRight w:val="0"/>
      <w:marTop w:val="0"/>
      <w:marBottom w:val="0"/>
      <w:divBdr>
        <w:top w:val="none" w:sz="0" w:space="0" w:color="auto"/>
        <w:left w:val="none" w:sz="0" w:space="0" w:color="auto"/>
        <w:bottom w:val="none" w:sz="0" w:space="0" w:color="auto"/>
        <w:right w:val="none" w:sz="0" w:space="0" w:color="auto"/>
      </w:divBdr>
    </w:div>
    <w:div w:id="1577087612">
      <w:marLeft w:val="480"/>
      <w:marRight w:val="0"/>
      <w:marTop w:val="0"/>
      <w:marBottom w:val="0"/>
      <w:divBdr>
        <w:top w:val="none" w:sz="0" w:space="0" w:color="auto"/>
        <w:left w:val="none" w:sz="0" w:space="0" w:color="auto"/>
        <w:bottom w:val="none" w:sz="0" w:space="0" w:color="auto"/>
        <w:right w:val="none" w:sz="0" w:space="0" w:color="auto"/>
      </w:divBdr>
    </w:div>
    <w:div w:id="1577279181">
      <w:marLeft w:val="480"/>
      <w:marRight w:val="0"/>
      <w:marTop w:val="0"/>
      <w:marBottom w:val="0"/>
      <w:divBdr>
        <w:top w:val="none" w:sz="0" w:space="0" w:color="auto"/>
        <w:left w:val="none" w:sz="0" w:space="0" w:color="auto"/>
        <w:bottom w:val="none" w:sz="0" w:space="0" w:color="auto"/>
        <w:right w:val="none" w:sz="0" w:space="0" w:color="auto"/>
      </w:divBdr>
    </w:div>
    <w:div w:id="1577789569">
      <w:marLeft w:val="480"/>
      <w:marRight w:val="0"/>
      <w:marTop w:val="0"/>
      <w:marBottom w:val="0"/>
      <w:divBdr>
        <w:top w:val="none" w:sz="0" w:space="0" w:color="auto"/>
        <w:left w:val="none" w:sz="0" w:space="0" w:color="auto"/>
        <w:bottom w:val="none" w:sz="0" w:space="0" w:color="auto"/>
        <w:right w:val="none" w:sz="0" w:space="0" w:color="auto"/>
      </w:divBdr>
    </w:div>
    <w:div w:id="1578132788">
      <w:marLeft w:val="480"/>
      <w:marRight w:val="0"/>
      <w:marTop w:val="0"/>
      <w:marBottom w:val="0"/>
      <w:divBdr>
        <w:top w:val="none" w:sz="0" w:space="0" w:color="auto"/>
        <w:left w:val="none" w:sz="0" w:space="0" w:color="auto"/>
        <w:bottom w:val="none" w:sz="0" w:space="0" w:color="auto"/>
        <w:right w:val="none" w:sz="0" w:space="0" w:color="auto"/>
      </w:divBdr>
    </w:div>
    <w:div w:id="1578201617">
      <w:marLeft w:val="480"/>
      <w:marRight w:val="0"/>
      <w:marTop w:val="0"/>
      <w:marBottom w:val="0"/>
      <w:divBdr>
        <w:top w:val="none" w:sz="0" w:space="0" w:color="auto"/>
        <w:left w:val="none" w:sz="0" w:space="0" w:color="auto"/>
        <w:bottom w:val="none" w:sz="0" w:space="0" w:color="auto"/>
        <w:right w:val="none" w:sz="0" w:space="0" w:color="auto"/>
      </w:divBdr>
    </w:div>
    <w:div w:id="1578435940">
      <w:marLeft w:val="480"/>
      <w:marRight w:val="0"/>
      <w:marTop w:val="0"/>
      <w:marBottom w:val="0"/>
      <w:divBdr>
        <w:top w:val="none" w:sz="0" w:space="0" w:color="auto"/>
        <w:left w:val="none" w:sz="0" w:space="0" w:color="auto"/>
        <w:bottom w:val="none" w:sz="0" w:space="0" w:color="auto"/>
        <w:right w:val="none" w:sz="0" w:space="0" w:color="auto"/>
      </w:divBdr>
    </w:div>
    <w:div w:id="1578661593">
      <w:marLeft w:val="480"/>
      <w:marRight w:val="0"/>
      <w:marTop w:val="0"/>
      <w:marBottom w:val="0"/>
      <w:divBdr>
        <w:top w:val="none" w:sz="0" w:space="0" w:color="auto"/>
        <w:left w:val="none" w:sz="0" w:space="0" w:color="auto"/>
        <w:bottom w:val="none" w:sz="0" w:space="0" w:color="auto"/>
        <w:right w:val="none" w:sz="0" w:space="0" w:color="auto"/>
      </w:divBdr>
    </w:div>
    <w:div w:id="1578830318">
      <w:marLeft w:val="480"/>
      <w:marRight w:val="0"/>
      <w:marTop w:val="0"/>
      <w:marBottom w:val="0"/>
      <w:divBdr>
        <w:top w:val="none" w:sz="0" w:space="0" w:color="auto"/>
        <w:left w:val="none" w:sz="0" w:space="0" w:color="auto"/>
        <w:bottom w:val="none" w:sz="0" w:space="0" w:color="auto"/>
        <w:right w:val="none" w:sz="0" w:space="0" w:color="auto"/>
      </w:divBdr>
    </w:div>
    <w:div w:id="1579095600">
      <w:marLeft w:val="480"/>
      <w:marRight w:val="0"/>
      <w:marTop w:val="0"/>
      <w:marBottom w:val="0"/>
      <w:divBdr>
        <w:top w:val="none" w:sz="0" w:space="0" w:color="auto"/>
        <w:left w:val="none" w:sz="0" w:space="0" w:color="auto"/>
        <w:bottom w:val="none" w:sz="0" w:space="0" w:color="auto"/>
        <w:right w:val="none" w:sz="0" w:space="0" w:color="auto"/>
      </w:divBdr>
    </w:div>
    <w:div w:id="1579174267">
      <w:marLeft w:val="480"/>
      <w:marRight w:val="0"/>
      <w:marTop w:val="0"/>
      <w:marBottom w:val="0"/>
      <w:divBdr>
        <w:top w:val="none" w:sz="0" w:space="0" w:color="auto"/>
        <w:left w:val="none" w:sz="0" w:space="0" w:color="auto"/>
        <w:bottom w:val="none" w:sz="0" w:space="0" w:color="auto"/>
        <w:right w:val="none" w:sz="0" w:space="0" w:color="auto"/>
      </w:divBdr>
    </w:div>
    <w:div w:id="1579242944">
      <w:marLeft w:val="480"/>
      <w:marRight w:val="0"/>
      <w:marTop w:val="0"/>
      <w:marBottom w:val="0"/>
      <w:divBdr>
        <w:top w:val="none" w:sz="0" w:space="0" w:color="auto"/>
        <w:left w:val="none" w:sz="0" w:space="0" w:color="auto"/>
        <w:bottom w:val="none" w:sz="0" w:space="0" w:color="auto"/>
        <w:right w:val="none" w:sz="0" w:space="0" w:color="auto"/>
      </w:divBdr>
    </w:div>
    <w:div w:id="1579289901">
      <w:marLeft w:val="480"/>
      <w:marRight w:val="0"/>
      <w:marTop w:val="0"/>
      <w:marBottom w:val="0"/>
      <w:divBdr>
        <w:top w:val="none" w:sz="0" w:space="0" w:color="auto"/>
        <w:left w:val="none" w:sz="0" w:space="0" w:color="auto"/>
        <w:bottom w:val="none" w:sz="0" w:space="0" w:color="auto"/>
        <w:right w:val="none" w:sz="0" w:space="0" w:color="auto"/>
      </w:divBdr>
    </w:div>
    <w:div w:id="1579291243">
      <w:marLeft w:val="480"/>
      <w:marRight w:val="0"/>
      <w:marTop w:val="0"/>
      <w:marBottom w:val="0"/>
      <w:divBdr>
        <w:top w:val="none" w:sz="0" w:space="0" w:color="auto"/>
        <w:left w:val="none" w:sz="0" w:space="0" w:color="auto"/>
        <w:bottom w:val="none" w:sz="0" w:space="0" w:color="auto"/>
        <w:right w:val="none" w:sz="0" w:space="0" w:color="auto"/>
      </w:divBdr>
    </w:div>
    <w:div w:id="1579483879">
      <w:marLeft w:val="480"/>
      <w:marRight w:val="0"/>
      <w:marTop w:val="0"/>
      <w:marBottom w:val="0"/>
      <w:divBdr>
        <w:top w:val="none" w:sz="0" w:space="0" w:color="auto"/>
        <w:left w:val="none" w:sz="0" w:space="0" w:color="auto"/>
        <w:bottom w:val="none" w:sz="0" w:space="0" w:color="auto"/>
        <w:right w:val="none" w:sz="0" w:space="0" w:color="auto"/>
      </w:divBdr>
    </w:div>
    <w:div w:id="1579629627">
      <w:marLeft w:val="480"/>
      <w:marRight w:val="0"/>
      <w:marTop w:val="0"/>
      <w:marBottom w:val="0"/>
      <w:divBdr>
        <w:top w:val="none" w:sz="0" w:space="0" w:color="auto"/>
        <w:left w:val="none" w:sz="0" w:space="0" w:color="auto"/>
        <w:bottom w:val="none" w:sz="0" w:space="0" w:color="auto"/>
        <w:right w:val="none" w:sz="0" w:space="0" w:color="auto"/>
      </w:divBdr>
    </w:div>
    <w:div w:id="1579898635">
      <w:marLeft w:val="480"/>
      <w:marRight w:val="0"/>
      <w:marTop w:val="0"/>
      <w:marBottom w:val="0"/>
      <w:divBdr>
        <w:top w:val="none" w:sz="0" w:space="0" w:color="auto"/>
        <w:left w:val="none" w:sz="0" w:space="0" w:color="auto"/>
        <w:bottom w:val="none" w:sz="0" w:space="0" w:color="auto"/>
        <w:right w:val="none" w:sz="0" w:space="0" w:color="auto"/>
      </w:divBdr>
    </w:div>
    <w:div w:id="1580015898">
      <w:marLeft w:val="480"/>
      <w:marRight w:val="0"/>
      <w:marTop w:val="0"/>
      <w:marBottom w:val="0"/>
      <w:divBdr>
        <w:top w:val="none" w:sz="0" w:space="0" w:color="auto"/>
        <w:left w:val="none" w:sz="0" w:space="0" w:color="auto"/>
        <w:bottom w:val="none" w:sz="0" w:space="0" w:color="auto"/>
        <w:right w:val="none" w:sz="0" w:space="0" w:color="auto"/>
      </w:divBdr>
    </w:div>
    <w:div w:id="1580090662">
      <w:marLeft w:val="480"/>
      <w:marRight w:val="0"/>
      <w:marTop w:val="0"/>
      <w:marBottom w:val="0"/>
      <w:divBdr>
        <w:top w:val="none" w:sz="0" w:space="0" w:color="auto"/>
        <w:left w:val="none" w:sz="0" w:space="0" w:color="auto"/>
        <w:bottom w:val="none" w:sz="0" w:space="0" w:color="auto"/>
        <w:right w:val="none" w:sz="0" w:space="0" w:color="auto"/>
      </w:divBdr>
    </w:div>
    <w:div w:id="1580208957">
      <w:marLeft w:val="480"/>
      <w:marRight w:val="0"/>
      <w:marTop w:val="0"/>
      <w:marBottom w:val="0"/>
      <w:divBdr>
        <w:top w:val="none" w:sz="0" w:space="0" w:color="auto"/>
        <w:left w:val="none" w:sz="0" w:space="0" w:color="auto"/>
        <w:bottom w:val="none" w:sz="0" w:space="0" w:color="auto"/>
        <w:right w:val="none" w:sz="0" w:space="0" w:color="auto"/>
      </w:divBdr>
    </w:div>
    <w:div w:id="1580211818">
      <w:marLeft w:val="480"/>
      <w:marRight w:val="0"/>
      <w:marTop w:val="0"/>
      <w:marBottom w:val="0"/>
      <w:divBdr>
        <w:top w:val="none" w:sz="0" w:space="0" w:color="auto"/>
        <w:left w:val="none" w:sz="0" w:space="0" w:color="auto"/>
        <w:bottom w:val="none" w:sz="0" w:space="0" w:color="auto"/>
        <w:right w:val="none" w:sz="0" w:space="0" w:color="auto"/>
      </w:divBdr>
    </w:div>
    <w:div w:id="1580629147">
      <w:marLeft w:val="480"/>
      <w:marRight w:val="0"/>
      <w:marTop w:val="0"/>
      <w:marBottom w:val="0"/>
      <w:divBdr>
        <w:top w:val="none" w:sz="0" w:space="0" w:color="auto"/>
        <w:left w:val="none" w:sz="0" w:space="0" w:color="auto"/>
        <w:bottom w:val="none" w:sz="0" w:space="0" w:color="auto"/>
        <w:right w:val="none" w:sz="0" w:space="0" w:color="auto"/>
      </w:divBdr>
    </w:div>
    <w:div w:id="1580673564">
      <w:marLeft w:val="480"/>
      <w:marRight w:val="0"/>
      <w:marTop w:val="0"/>
      <w:marBottom w:val="0"/>
      <w:divBdr>
        <w:top w:val="none" w:sz="0" w:space="0" w:color="auto"/>
        <w:left w:val="none" w:sz="0" w:space="0" w:color="auto"/>
        <w:bottom w:val="none" w:sz="0" w:space="0" w:color="auto"/>
        <w:right w:val="none" w:sz="0" w:space="0" w:color="auto"/>
      </w:divBdr>
    </w:div>
    <w:div w:id="1580676963">
      <w:marLeft w:val="480"/>
      <w:marRight w:val="0"/>
      <w:marTop w:val="0"/>
      <w:marBottom w:val="0"/>
      <w:divBdr>
        <w:top w:val="none" w:sz="0" w:space="0" w:color="auto"/>
        <w:left w:val="none" w:sz="0" w:space="0" w:color="auto"/>
        <w:bottom w:val="none" w:sz="0" w:space="0" w:color="auto"/>
        <w:right w:val="none" w:sz="0" w:space="0" w:color="auto"/>
      </w:divBdr>
    </w:div>
    <w:div w:id="1581214188">
      <w:marLeft w:val="480"/>
      <w:marRight w:val="0"/>
      <w:marTop w:val="0"/>
      <w:marBottom w:val="0"/>
      <w:divBdr>
        <w:top w:val="none" w:sz="0" w:space="0" w:color="auto"/>
        <w:left w:val="none" w:sz="0" w:space="0" w:color="auto"/>
        <w:bottom w:val="none" w:sz="0" w:space="0" w:color="auto"/>
        <w:right w:val="none" w:sz="0" w:space="0" w:color="auto"/>
      </w:divBdr>
    </w:div>
    <w:div w:id="1581981836">
      <w:marLeft w:val="480"/>
      <w:marRight w:val="0"/>
      <w:marTop w:val="0"/>
      <w:marBottom w:val="0"/>
      <w:divBdr>
        <w:top w:val="none" w:sz="0" w:space="0" w:color="auto"/>
        <w:left w:val="none" w:sz="0" w:space="0" w:color="auto"/>
        <w:bottom w:val="none" w:sz="0" w:space="0" w:color="auto"/>
        <w:right w:val="none" w:sz="0" w:space="0" w:color="auto"/>
      </w:divBdr>
    </w:div>
    <w:div w:id="1582056207">
      <w:marLeft w:val="480"/>
      <w:marRight w:val="0"/>
      <w:marTop w:val="0"/>
      <w:marBottom w:val="0"/>
      <w:divBdr>
        <w:top w:val="none" w:sz="0" w:space="0" w:color="auto"/>
        <w:left w:val="none" w:sz="0" w:space="0" w:color="auto"/>
        <w:bottom w:val="none" w:sz="0" w:space="0" w:color="auto"/>
        <w:right w:val="none" w:sz="0" w:space="0" w:color="auto"/>
      </w:divBdr>
    </w:div>
    <w:div w:id="1582137050">
      <w:marLeft w:val="480"/>
      <w:marRight w:val="0"/>
      <w:marTop w:val="0"/>
      <w:marBottom w:val="0"/>
      <w:divBdr>
        <w:top w:val="none" w:sz="0" w:space="0" w:color="auto"/>
        <w:left w:val="none" w:sz="0" w:space="0" w:color="auto"/>
        <w:bottom w:val="none" w:sz="0" w:space="0" w:color="auto"/>
        <w:right w:val="none" w:sz="0" w:space="0" w:color="auto"/>
      </w:divBdr>
    </w:div>
    <w:div w:id="1582370042">
      <w:marLeft w:val="480"/>
      <w:marRight w:val="0"/>
      <w:marTop w:val="0"/>
      <w:marBottom w:val="0"/>
      <w:divBdr>
        <w:top w:val="none" w:sz="0" w:space="0" w:color="auto"/>
        <w:left w:val="none" w:sz="0" w:space="0" w:color="auto"/>
        <w:bottom w:val="none" w:sz="0" w:space="0" w:color="auto"/>
        <w:right w:val="none" w:sz="0" w:space="0" w:color="auto"/>
      </w:divBdr>
    </w:div>
    <w:div w:id="1582372105">
      <w:marLeft w:val="480"/>
      <w:marRight w:val="0"/>
      <w:marTop w:val="0"/>
      <w:marBottom w:val="0"/>
      <w:divBdr>
        <w:top w:val="none" w:sz="0" w:space="0" w:color="auto"/>
        <w:left w:val="none" w:sz="0" w:space="0" w:color="auto"/>
        <w:bottom w:val="none" w:sz="0" w:space="0" w:color="auto"/>
        <w:right w:val="none" w:sz="0" w:space="0" w:color="auto"/>
      </w:divBdr>
    </w:div>
    <w:div w:id="1582906146">
      <w:marLeft w:val="480"/>
      <w:marRight w:val="0"/>
      <w:marTop w:val="0"/>
      <w:marBottom w:val="0"/>
      <w:divBdr>
        <w:top w:val="none" w:sz="0" w:space="0" w:color="auto"/>
        <w:left w:val="none" w:sz="0" w:space="0" w:color="auto"/>
        <w:bottom w:val="none" w:sz="0" w:space="0" w:color="auto"/>
        <w:right w:val="none" w:sz="0" w:space="0" w:color="auto"/>
      </w:divBdr>
    </w:div>
    <w:div w:id="1583293383">
      <w:marLeft w:val="480"/>
      <w:marRight w:val="0"/>
      <w:marTop w:val="0"/>
      <w:marBottom w:val="0"/>
      <w:divBdr>
        <w:top w:val="none" w:sz="0" w:space="0" w:color="auto"/>
        <w:left w:val="none" w:sz="0" w:space="0" w:color="auto"/>
        <w:bottom w:val="none" w:sz="0" w:space="0" w:color="auto"/>
        <w:right w:val="none" w:sz="0" w:space="0" w:color="auto"/>
      </w:divBdr>
    </w:div>
    <w:div w:id="1583300273">
      <w:marLeft w:val="480"/>
      <w:marRight w:val="0"/>
      <w:marTop w:val="0"/>
      <w:marBottom w:val="0"/>
      <w:divBdr>
        <w:top w:val="none" w:sz="0" w:space="0" w:color="auto"/>
        <w:left w:val="none" w:sz="0" w:space="0" w:color="auto"/>
        <w:bottom w:val="none" w:sz="0" w:space="0" w:color="auto"/>
        <w:right w:val="none" w:sz="0" w:space="0" w:color="auto"/>
      </w:divBdr>
    </w:div>
    <w:div w:id="1583488060">
      <w:marLeft w:val="480"/>
      <w:marRight w:val="0"/>
      <w:marTop w:val="0"/>
      <w:marBottom w:val="0"/>
      <w:divBdr>
        <w:top w:val="none" w:sz="0" w:space="0" w:color="auto"/>
        <w:left w:val="none" w:sz="0" w:space="0" w:color="auto"/>
        <w:bottom w:val="none" w:sz="0" w:space="0" w:color="auto"/>
        <w:right w:val="none" w:sz="0" w:space="0" w:color="auto"/>
      </w:divBdr>
    </w:div>
    <w:div w:id="1583567805">
      <w:marLeft w:val="480"/>
      <w:marRight w:val="0"/>
      <w:marTop w:val="0"/>
      <w:marBottom w:val="0"/>
      <w:divBdr>
        <w:top w:val="none" w:sz="0" w:space="0" w:color="auto"/>
        <w:left w:val="none" w:sz="0" w:space="0" w:color="auto"/>
        <w:bottom w:val="none" w:sz="0" w:space="0" w:color="auto"/>
        <w:right w:val="none" w:sz="0" w:space="0" w:color="auto"/>
      </w:divBdr>
    </w:div>
    <w:div w:id="1583831516">
      <w:marLeft w:val="480"/>
      <w:marRight w:val="0"/>
      <w:marTop w:val="0"/>
      <w:marBottom w:val="0"/>
      <w:divBdr>
        <w:top w:val="none" w:sz="0" w:space="0" w:color="auto"/>
        <w:left w:val="none" w:sz="0" w:space="0" w:color="auto"/>
        <w:bottom w:val="none" w:sz="0" w:space="0" w:color="auto"/>
        <w:right w:val="none" w:sz="0" w:space="0" w:color="auto"/>
      </w:divBdr>
    </w:div>
    <w:div w:id="1583879212">
      <w:marLeft w:val="480"/>
      <w:marRight w:val="0"/>
      <w:marTop w:val="0"/>
      <w:marBottom w:val="0"/>
      <w:divBdr>
        <w:top w:val="none" w:sz="0" w:space="0" w:color="auto"/>
        <w:left w:val="none" w:sz="0" w:space="0" w:color="auto"/>
        <w:bottom w:val="none" w:sz="0" w:space="0" w:color="auto"/>
        <w:right w:val="none" w:sz="0" w:space="0" w:color="auto"/>
      </w:divBdr>
    </w:div>
    <w:div w:id="1584140287">
      <w:marLeft w:val="480"/>
      <w:marRight w:val="0"/>
      <w:marTop w:val="0"/>
      <w:marBottom w:val="0"/>
      <w:divBdr>
        <w:top w:val="none" w:sz="0" w:space="0" w:color="auto"/>
        <w:left w:val="none" w:sz="0" w:space="0" w:color="auto"/>
        <w:bottom w:val="none" w:sz="0" w:space="0" w:color="auto"/>
        <w:right w:val="none" w:sz="0" w:space="0" w:color="auto"/>
      </w:divBdr>
    </w:div>
    <w:div w:id="1584604820">
      <w:marLeft w:val="480"/>
      <w:marRight w:val="0"/>
      <w:marTop w:val="0"/>
      <w:marBottom w:val="0"/>
      <w:divBdr>
        <w:top w:val="none" w:sz="0" w:space="0" w:color="auto"/>
        <w:left w:val="none" w:sz="0" w:space="0" w:color="auto"/>
        <w:bottom w:val="none" w:sz="0" w:space="0" w:color="auto"/>
        <w:right w:val="none" w:sz="0" w:space="0" w:color="auto"/>
      </w:divBdr>
    </w:div>
    <w:div w:id="1584873046">
      <w:marLeft w:val="480"/>
      <w:marRight w:val="0"/>
      <w:marTop w:val="0"/>
      <w:marBottom w:val="0"/>
      <w:divBdr>
        <w:top w:val="none" w:sz="0" w:space="0" w:color="auto"/>
        <w:left w:val="none" w:sz="0" w:space="0" w:color="auto"/>
        <w:bottom w:val="none" w:sz="0" w:space="0" w:color="auto"/>
        <w:right w:val="none" w:sz="0" w:space="0" w:color="auto"/>
      </w:divBdr>
    </w:div>
    <w:div w:id="1585143704">
      <w:marLeft w:val="480"/>
      <w:marRight w:val="0"/>
      <w:marTop w:val="0"/>
      <w:marBottom w:val="0"/>
      <w:divBdr>
        <w:top w:val="none" w:sz="0" w:space="0" w:color="auto"/>
        <w:left w:val="none" w:sz="0" w:space="0" w:color="auto"/>
        <w:bottom w:val="none" w:sz="0" w:space="0" w:color="auto"/>
        <w:right w:val="none" w:sz="0" w:space="0" w:color="auto"/>
      </w:divBdr>
    </w:div>
    <w:div w:id="1585413416">
      <w:marLeft w:val="480"/>
      <w:marRight w:val="0"/>
      <w:marTop w:val="0"/>
      <w:marBottom w:val="0"/>
      <w:divBdr>
        <w:top w:val="none" w:sz="0" w:space="0" w:color="auto"/>
        <w:left w:val="none" w:sz="0" w:space="0" w:color="auto"/>
        <w:bottom w:val="none" w:sz="0" w:space="0" w:color="auto"/>
        <w:right w:val="none" w:sz="0" w:space="0" w:color="auto"/>
      </w:divBdr>
    </w:div>
    <w:div w:id="1585869644">
      <w:marLeft w:val="480"/>
      <w:marRight w:val="0"/>
      <w:marTop w:val="0"/>
      <w:marBottom w:val="0"/>
      <w:divBdr>
        <w:top w:val="none" w:sz="0" w:space="0" w:color="auto"/>
        <w:left w:val="none" w:sz="0" w:space="0" w:color="auto"/>
        <w:bottom w:val="none" w:sz="0" w:space="0" w:color="auto"/>
        <w:right w:val="none" w:sz="0" w:space="0" w:color="auto"/>
      </w:divBdr>
    </w:div>
    <w:div w:id="1585996137">
      <w:marLeft w:val="480"/>
      <w:marRight w:val="0"/>
      <w:marTop w:val="0"/>
      <w:marBottom w:val="0"/>
      <w:divBdr>
        <w:top w:val="none" w:sz="0" w:space="0" w:color="auto"/>
        <w:left w:val="none" w:sz="0" w:space="0" w:color="auto"/>
        <w:bottom w:val="none" w:sz="0" w:space="0" w:color="auto"/>
        <w:right w:val="none" w:sz="0" w:space="0" w:color="auto"/>
      </w:divBdr>
    </w:div>
    <w:div w:id="1586258104">
      <w:marLeft w:val="480"/>
      <w:marRight w:val="0"/>
      <w:marTop w:val="0"/>
      <w:marBottom w:val="0"/>
      <w:divBdr>
        <w:top w:val="none" w:sz="0" w:space="0" w:color="auto"/>
        <w:left w:val="none" w:sz="0" w:space="0" w:color="auto"/>
        <w:bottom w:val="none" w:sz="0" w:space="0" w:color="auto"/>
        <w:right w:val="none" w:sz="0" w:space="0" w:color="auto"/>
      </w:divBdr>
    </w:div>
    <w:div w:id="1587349820">
      <w:marLeft w:val="480"/>
      <w:marRight w:val="0"/>
      <w:marTop w:val="0"/>
      <w:marBottom w:val="0"/>
      <w:divBdr>
        <w:top w:val="none" w:sz="0" w:space="0" w:color="auto"/>
        <w:left w:val="none" w:sz="0" w:space="0" w:color="auto"/>
        <w:bottom w:val="none" w:sz="0" w:space="0" w:color="auto"/>
        <w:right w:val="none" w:sz="0" w:space="0" w:color="auto"/>
      </w:divBdr>
    </w:div>
    <w:div w:id="1588147250">
      <w:marLeft w:val="480"/>
      <w:marRight w:val="0"/>
      <w:marTop w:val="0"/>
      <w:marBottom w:val="0"/>
      <w:divBdr>
        <w:top w:val="none" w:sz="0" w:space="0" w:color="auto"/>
        <w:left w:val="none" w:sz="0" w:space="0" w:color="auto"/>
        <w:bottom w:val="none" w:sz="0" w:space="0" w:color="auto"/>
        <w:right w:val="none" w:sz="0" w:space="0" w:color="auto"/>
      </w:divBdr>
    </w:div>
    <w:div w:id="1588153818">
      <w:marLeft w:val="480"/>
      <w:marRight w:val="0"/>
      <w:marTop w:val="0"/>
      <w:marBottom w:val="0"/>
      <w:divBdr>
        <w:top w:val="none" w:sz="0" w:space="0" w:color="auto"/>
        <w:left w:val="none" w:sz="0" w:space="0" w:color="auto"/>
        <w:bottom w:val="none" w:sz="0" w:space="0" w:color="auto"/>
        <w:right w:val="none" w:sz="0" w:space="0" w:color="auto"/>
      </w:divBdr>
    </w:div>
    <w:div w:id="1588344536">
      <w:marLeft w:val="480"/>
      <w:marRight w:val="0"/>
      <w:marTop w:val="0"/>
      <w:marBottom w:val="0"/>
      <w:divBdr>
        <w:top w:val="none" w:sz="0" w:space="0" w:color="auto"/>
        <w:left w:val="none" w:sz="0" w:space="0" w:color="auto"/>
        <w:bottom w:val="none" w:sz="0" w:space="0" w:color="auto"/>
        <w:right w:val="none" w:sz="0" w:space="0" w:color="auto"/>
      </w:divBdr>
    </w:div>
    <w:div w:id="1588348953">
      <w:marLeft w:val="480"/>
      <w:marRight w:val="0"/>
      <w:marTop w:val="0"/>
      <w:marBottom w:val="0"/>
      <w:divBdr>
        <w:top w:val="none" w:sz="0" w:space="0" w:color="auto"/>
        <w:left w:val="none" w:sz="0" w:space="0" w:color="auto"/>
        <w:bottom w:val="none" w:sz="0" w:space="0" w:color="auto"/>
        <w:right w:val="none" w:sz="0" w:space="0" w:color="auto"/>
      </w:divBdr>
    </w:div>
    <w:div w:id="1588729852">
      <w:marLeft w:val="480"/>
      <w:marRight w:val="0"/>
      <w:marTop w:val="0"/>
      <w:marBottom w:val="0"/>
      <w:divBdr>
        <w:top w:val="none" w:sz="0" w:space="0" w:color="auto"/>
        <w:left w:val="none" w:sz="0" w:space="0" w:color="auto"/>
        <w:bottom w:val="none" w:sz="0" w:space="0" w:color="auto"/>
        <w:right w:val="none" w:sz="0" w:space="0" w:color="auto"/>
      </w:divBdr>
    </w:div>
    <w:div w:id="1589314649">
      <w:marLeft w:val="480"/>
      <w:marRight w:val="0"/>
      <w:marTop w:val="0"/>
      <w:marBottom w:val="0"/>
      <w:divBdr>
        <w:top w:val="none" w:sz="0" w:space="0" w:color="auto"/>
        <w:left w:val="none" w:sz="0" w:space="0" w:color="auto"/>
        <w:bottom w:val="none" w:sz="0" w:space="0" w:color="auto"/>
        <w:right w:val="none" w:sz="0" w:space="0" w:color="auto"/>
      </w:divBdr>
    </w:div>
    <w:div w:id="1590038895">
      <w:marLeft w:val="480"/>
      <w:marRight w:val="0"/>
      <w:marTop w:val="0"/>
      <w:marBottom w:val="0"/>
      <w:divBdr>
        <w:top w:val="none" w:sz="0" w:space="0" w:color="auto"/>
        <w:left w:val="none" w:sz="0" w:space="0" w:color="auto"/>
        <w:bottom w:val="none" w:sz="0" w:space="0" w:color="auto"/>
        <w:right w:val="none" w:sz="0" w:space="0" w:color="auto"/>
      </w:divBdr>
    </w:div>
    <w:div w:id="1590119519">
      <w:marLeft w:val="480"/>
      <w:marRight w:val="0"/>
      <w:marTop w:val="0"/>
      <w:marBottom w:val="0"/>
      <w:divBdr>
        <w:top w:val="none" w:sz="0" w:space="0" w:color="auto"/>
        <w:left w:val="none" w:sz="0" w:space="0" w:color="auto"/>
        <w:bottom w:val="none" w:sz="0" w:space="0" w:color="auto"/>
        <w:right w:val="none" w:sz="0" w:space="0" w:color="auto"/>
      </w:divBdr>
    </w:div>
    <w:div w:id="1590238109">
      <w:marLeft w:val="480"/>
      <w:marRight w:val="0"/>
      <w:marTop w:val="0"/>
      <w:marBottom w:val="0"/>
      <w:divBdr>
        <w:top w:val="none" w:sz="0" w:space="0" w:color="auto"/>
        <w:left w:val="none" w:sz="0" w:space="0" w:color="auto"/>
        <w:bottom w:val="none" w:sz="0" w:space="0" w:color="auto"/>
        <w:right w:val="none" w:sz="0" w:space="0" w:color="auto"/>
      </w:divBdr>
    </w:div>
    <w:div w:id="1590307330">
      <w:marLeft w:val="480"/>
      <w:marRight w:val="0"/>
      <w:marTop w:val="0"/>
      <w:marBottom w:val="0"/>
      <w:divBdr>
        <w:top w:val="none" w:sz="0" w:space="0" w:color="auto"/>
        <w:left w:val="none" w:sz="0" w:space="0" w:color="auto"/>
        <w:bottom w:val="none" w:sz="0" w:space="0" w:color="auto"/>
        <w:right w:val="none" w:sz="0" w:space="0" w:color="auto"/>
      </w:divBdr>
    </w:div>
    <w:div w:id="1590309160">
      <w:marLeft w:val="480"/>
      <w:marRight w:val="0"/>
      <w:marTop w:val="0"/>
      <w:marBottom w:val="0"/>
      <w:divBdr>
        <w:top w:val="none" w:sz="0" w:space="0" w:color="auto"/>
        <w:left w:val="none" w:sz="0" w:space="0" w:color="auto"/>
        <w:bottom w:val="none" w:sz="0" w:space="0" w:color="auto"/>
        <w:right w:val="none" w:sz="0" w:space="0" w:color="auto"/>
      </w:divBdr>
    </w:div>
    <w:div w:id="1590309587">
      <w:marLeft w:val="480"/>
      <w:marRight w:val="0"/>
      <w:marTop w:val="0"/>
      <w:marBottom w:val="0"/>
      <w:divBdr>
        <w:top w:val="none" w:sz="0" w:space="0" w:color="auto"/>
        <w:left w:val="none" w:sz="0" w:space="0" w:color="auto"/>
        <w:bottom w:val="none" w:sz="0" w:space="0" w:color="auto"/>
        <w:right w:val="none" w:sz="0" w:space="0" w:color="auto"/>
      </w:divBdr>
    </w:div>
    <w:div w:id="1590384472">
      <w:marLeft w:val="480"/>
      <w:marRight w:val="0"/>
      <w:marTop w:val="0"/>
      <w:marBottom w:val="0"/>
      <w:divBdr>
        <w:top w:val="none" w:sz="0" w:space="0" w:color="auto"/>
        <w:left w:val="none" w:sz="0" w:space="0" w:color="auto"/>
        <w:bottom w:val="none" w:sz="0" w:space="0" w:color="auto"/>
        <w:right w:val="none" w:sz="0" w:space="0" w:color="auto"/>
      </w:divBdr>
    </w:div>
    <w:div w:id="1591355623">
      <w:marLeft w:val="480"/>
      <w:marRight w:val="0"/>
      <w:marTop w:val="0"/>
      <w:marBottom w:val="0"/>
      <w:divBdr>
        <w:top w:val="none" w:sz="0" w:space="0" w:color="auto"/>
        <w:left w:val="none" w:sz="0" w:space="0" w:color="auto"/>
        <w:bottom w:val="none" w:sz="0" w:space="0" w:color="auto"/>
        <w:right w:val="none" w:sz="0" w:space="0" w:color="auto"/>
      </w:divBdr>
    </w:div>
    <w:div w:id="1591356128">
      <w:marLeft w:val="480"/>
      <w:marRight w:val="0"/>
      <w:marTop w:val="0"/>
      <w:marBottom w:val="0"/>
      <w:divBdr>
        <w:top w:val="none" w:sz="0" w:space="0" w:color="auto"/>
        <w:left w:val="none" w:sz="0" w:space="0" w:color="auto"/>
        <w:bottom w:val="none" w:sz="0" w:space="0" w:color="auto"/>
        <w:right w:val="none" w:sz="0" w:space="0" w:color="auto"/>
      </w:divBdr>
    </w:div>
    <w:div w:id="1592472889">
      <w:marLeft w:val="480"/>
      <w:marRight w:val="0"/>
      <w:marTop w:val="0"/>
      <w:marBottom w:val="0"/>
      <w:divBdr>
        <w:top w:val="none" w:sz="0" w:space="0" w:color="auto"/>
        <w:left w:val="none" w:sz="0" w:space="0" w:color="auto"/>
        <w:bottom w:val="none" w:sz="0" w:space="0" w:color="auto"/>
        <w:right w:val="none" w:sz="0" w:space="0" w:color="auto"/>
      </w:divBdr>
    </w:div>
    <w:div w:id="1592810120">
      <w:marLeft w:val="480"/>
      <w:marRight w:val="0"/>
      <w:marTop w:val="0"/>
      <w:marBottom w:val="0"/>
      <w:divBdr>
        <w:top w:val="none" w:sz="0" w:space="0" w:color="auto"/>
        <w:left w:val="none" w:sz="0" w:space="0" w:color="auto"/>
        <w:bottom w:val="none" w:sz="0" w:space="0" w:color="auto"/>
        <w:right w:val="none" w:sz="0" w:space="0" w:color="auto"/>
      </w:divBdr>
    </w:div>
    <w:div w:id="1592855286">
      <w:marLeft w:val="480"/>
      <w:marRight w:val="0"/>
      <w:marTop w:val="0"/>
      <w:marBottom w:val="0"/>
      <w:divBdr>
        <w:top w:val="none" w:sz="0" w:space="0" w:color="auto"/>
        <w:left w:val="none" w:sz="0" w:space="0" w:color="auto"/>
        <w:bottom w:val="none" w:sz="0" w:space="0" w:color="auto"/>
        <w:right w:val="none" w:sz="0" w:space="0" w:color="auto"/>
      </w:divBdr>
    </w:div>
    <w:div w:id="1593851422">
      <w:marLeft w:val="480"/>
      <w:marRight w:val="0"/>
      <w:marTop w:val="0"/>
      <w:marBottom w:val="0"/>
      <w:divBdr>
        <w:top w:val="none" w:sz="0" w:space="0" w:color="auto"/>
        <w:left w:val="none" w:sz="0" w:space="0" w:color="auto"/>
        <w:bottom w:val="none" w:sz="0" w:space="0" w:color="auto"/>
        <w:right w:val="none" w:sz="0" w:space="0" w:color="auto"/>
      </w:divBdr>
    </w:div>
    <w:div w:id="1594171493">
      <w:marLeft w:val="480"/>
      <w:marRight w:val="0"/>
      <w:marTop w:val="0"/>
      <w:marBottom w:val="0"/>
      <w:divBdr>
        <w:top w:val="none" w:sz="0" w:space="0" w:color="auto"/>
        <w:left w:val="none" w:sz="0" w:space="0" w:color="auto"/>
        <w:bottom w:val="none" w:sz="0" w:space="0" w:color="auto"/>
        <w:right w:val="none" w:sz="0" w:space="0" w:color="auto"/>
      </w:divBdr>
    </w:div>
    <w:div w:id="1594433306">
      <w:marLeft w:val="480"/>
      <w:marRight w:val="0"/>
      <w:marTop w:val="0"/>
      <w:marBottom w:val="0"/>
      <w:divBdr>
        <w:top w:val="none" w:sz="0" w:space="0" w:color="auto"/>
        <w:left w:val="none" w:sz="0" w:space="0" w:color="auto"/>
        <w:bottom w:val="none" w:sz="0" w:space="0" w:color="auto"/>
        <w:right w:val="none" w:sz="0" w:space="0" w:color="auto"/>
      </w:divBdr>
    </w:div>
    <w:div w:id="1595085791">
      <w:marLeft w:val="480"/>
      <w:marRight w:val="0"/>
      <w:marTop w:val="0"/>
      <w:marBottom w:val="0"/>
      <w:divBdr>
        <w:top w:val="none" w:sz="0" w:space="0" w:color="auto"/>
        <w:left w:val="none" w:sz="0" w:space="0" w:color="auto"/>
        <w:bottom w:val="none" w:sz="0" w:space="0" w:color="auto"/>
        <w:right w:val="none" w:sz="0" w:space="0" w:color="auto"/>
      </w:divBdr>
    </w:div>
    <w:div w:id="1595164280">
      <w:marLeft w:val="480"/>
      <w:marRight w:val="0"/>
      <w:marTop w:val="0"/>
      <w:marBottom w:val="0"/>
      <w:divBdr>
        <w:top w:val="none" w:sz="0" w:space="0" w:color="auto"/>
        <w:left w:val="none" w:sz="0" w:space="0" w:color="auto"/>
        <w:bottom w:val="none" w:sz="0" w:space="0" w:color="auto"/>
        <w:right w:val="none" w:sz="0" w:space="0" w:color="auto"/>
      </w:divBdr>
    </w:div>
    <w:div w:id="1595943594">
      <w:marLeft w:val="480"/>
      <w:marRight w:val="0"/>
      <w:marTop w:val="0"/>
      <w:marBottom w:val="0"/>
      <w:divBdr>
        <w:top w:val="none" w:sz="0" w:space="0" w:color="auto"/>
        <w:left w:val="none" w:sz="0" w:space="0" w:color="auto"/>
        <w:bottom w:val="none" w:sz="0" w:space="0" w:color="auto"/>
        <w:right w:val="none" w:sz="0" w:space="0" w:color="auto"/>
      </w:divBdr>
    </w:div>
    <w:div w:id="1596014399">
      <w:marLeft w:val="480"/>
      <w:marRight w:val="0"/>
      <w:marTop w:val="0"/>
      <w:marBottom w:val="0"/>
      <w:divBdr>
        <w:top w:val="none" w:sz="0" w:space="0" w:color="auto"/>
        <w:left w:val="none" w:sz="0" w:space="0" w:color="auto"/>
        <w:bottom w:val="none" w:sz="0" w:space="0" w:color="auto"/>
        <w:right w:val="none" w:sz="0" w:space="0" w:color="auto"/>
      </w:divBdr>
    </w:div>
    <w:div w:id="1596859079">
      <w:marLeft w:val="480"/>
      <w:marRight w:val="0"/>
      <w:marTop w:val="0"/>
      <w:marBottom w:val="0"/>
      <w:divBdr>
        <w:top w:val="none" w:sz="0" w:space="0" w:color="auto"/>
        <w:left w:val="none" w:sz="0" w:space="0" w:color="auto"/>
        <w:bottom w:val="none" w:sz="0" w:space="0" w:color="auto"/>
        <w:right w:val="none" w:sz="0" w:space="0" w:color="auto"/>
      </w:divBdr>
    </w:div>
    <w:div w:id="1596863127">
      <w:marLeft w:val="480"/>
      <w:marRight w:val="0"/>
      <w:marTop w:val="0"/>
      <w:marBottom w:val="0"/>
      <w:divBdr>
        <w:top w:val="none" w:sz="0" w:space="0" w:color="auto"/>
        <w:left w:val="none" w:sz="0" w:space="0" w:color="auto"/>
        <w:bottom w:val="none" w:sz="0" w:space="0" w:color="auto"/>
        <w:right w:val="none" w:sz="0" w:space="0" w:color="auto"/>
      </w:divBdr>
    </w:div>
    <w:div w:id="1597329716">
      <w:marLeft w:val="480"/>
      <w:marRight w:val="0"/>
      <w:marTop w:val="0"/>
      <w:marBottom w:val="0"/>
      <w:divBdr>
        <w:top w:val="none" w:sz="0" w:space="0" w:color="auto"/>
        <w:left w:val="none" w:sz="0" w:space="0" w:color="auto"/>
        <w:bottom w:val="none" w:sz="0" w:space="0" w:color="auto"/>
        <w:right w:val="none" w:sz="0" w:space="0" w:color="auto"/>
      </w:divBdr>
    </w:div>
    <w:div w:id="1597669131">
      <w:marLeft w:val="480"/>
      <w:marRight w:val="0"/>
      <w:marTop w:val="0"/>
      <w:marBottom w:val="0"/>
      <w:divBdr>
        <w:top w:val="none" w:sz="0" w:space="0" w:color="auto"/>
        <w:left w:val="none" w:sz="0" w:space="0" w:color="auto"/>
        <w:bottom w:val="none" w:sz="0" w:space="0" w:color="auto"/>
        <w:right w:val="none" w:sz="0" w:space="0" w:color="auto"/>
      </w:divBdr>
    </w:div>
    <w:div w:id="1597782746">
      <w:marLeft w:val="480"/>
      <w:marRight w:val="0"/>
      <w:marTop w:val="0"/>
      <w:marBottom w:val="0"/>
      <w:divBdr>
        <w:top w:val="none" w:sz="0" w:space="0" w:color="auto"/>
        <w:left w:val="none" w:sz="0" w:space="0" w:color="auto"/>
        <w:bottom w:val="none" w:sz="0" w:space="0" w:color="auto"/>
        <w:right w:val="none" w:sz="0" w:space="0" w:color="auto"/>
      </w:divBdr>
    </w:div>
    <w:div w:id="1597902378">
      <w:marLeft w:val="480"/>
      <w:marRight w:val="0"/>
      <w:marTop w:val="0"/>
      <w:marBottom w:val="0"/>
      <w:divBdr>
        <w:top w:val="none" w:sz="0" w:space="0" w:color="auto"/>
        <w:left w:val="none" w:sz="0" w:space="0" w:color="auto"/>
        <w:bottom w:val="none" w:sz="0" w:space="0" w:color="auto"/>
        <w:right w:val="none" w:sz="0" w:space="0" w:color="auto"/>
      </w:divBdr>
    </w:div>
    <w:div w:id="1598059690">
      <w:marLeft w:val="480"/>
      <w:marRight w:val="0"/>
      <w:marTop w:val="0"/>
      <w:marBottom w:val="0"/>
      <w:divBdr>
        <w:top w:val="none" w:sz="0" w:space="0" w:color="auto"/>
        <w:left w:val="none" w:sz="0" w:space="0" w:color="auto"/>
        <w:bottom w:val="none" w:sz="0" w:space="0" w:color="auto"/>
        <w:right w:val="none" w:sz="0" w:space="0" w:color="auto"/>
      </w:divBdr>
    </w:div>
    <w:div w:id="1598322777">
      <w:marLeft w:val="480"/>
      <w:marRight w:val="0"/>
      <w:marTop w:val="0"/>
      <w:marBottom w:val="0"/>
      <w:divBdr>
        <w:top w:val="none" w:sz="0" w:space="0" w:color="auto"/>
        <w:left w:val="none" w:sz="0" w:space="0" w:color="auto"/>
        <w:bottom w:val="none" w:sz="0" w:space="0" w:color="auto"/>
        <w:right w:val="none" w:sz="0" w:space="0" w:color="auto"/>
      </w:divBdr>
    </w:div>
    <w:div w:id="1598521069">
      <w:marLeft w:val="480"/>
      <w:marRight w:val="0"/>
      <w:marTop w:val="0"/>
      <w:marBottom w:val="0"/>
      <w:divBdr>
        <w:top w:val="none" w:sz="0" w:space="0" w:color="auto"/>
        <w:left w:val="none" w:sz="0" w:space="0" w:color="auto"/>
        <w:bottom w:val="none" w:sz="0" w:space="0" w:color="auto"/>
        <w:right w:val="none" w:sz="0" w:space="0" w:color="auto"/>
      </w:divBdr>
    </w:div>
    <w:div w:id="1598561758">
      <w:marLeft w:val="480"/>
      <w:marRight w:val="0"/>
      <w:marTop w:val="0"/>
      <w:marBottom w:val="0"/>
      <w:divBdr>
        <w:top w:val="none" w:sz="0" w:space="0" w:color="auto"/>
        <w:left w:val="none" w:sz="0" w:space="0" w:color="auto"/>
        <w:bottom w:val="none" w:sz="0" w:space="0" w:color="auto"/>
        <w:right w:val="none" w:sz="0" w:space="0" w:color="auto"/>
      </w:divBdr>
    </w:div>
    <w:div w:id="1599093241">
      <w:marLeft w:val="480"/>
      <w:marRight w:val="0"/>
      <w:marTop w:val="0"/>
      <w:marBottom w:val="0"/>
      <w:divBdr>
        <w:top w:val="none" w:sz="0" w:space="0" w:color="auto"/>
        <w:left w:val="none" w:sz="0" w:space="0" w:color="auto"/>
        <w:bottom w:val="none" w:sz="0" w:space="0" w:color="auto"/>
        <w:right w:val="none" w:sz="0" w:space="0" w:color="auto"/>
      </w:divBdr>
    </w:div>
    <w:div w:id="1600065729">
      <w:marLeft w:val="480"/>
      <w:marRight w:val="0"/>
      <w:marTop w:val="0"/>
      <w:marBottom w:val="0"/>
      <w:divBdr>
        <w:top w:val="none" w:sz="0" w:space="0" w:color="auto"/>
        <w:left w:val="none" w:sz="0" w:space="0" w:color="auto"/>
        <w:bottom w:val="none" w:sz="0" w:space="0" w:color="auto"/>
        <w:right w:val="none" w:sz="0" w:space="0" w:color="auto"/>
      </w:divBdr>
    </w:div>
    <w:div w:id="1600141888">
      <w:marLeft w:val="480"/>
      <w:marRight w:val="0"/>
      <w:marTop w:val="0"/>
      <w:marBottom w:val="0"/>
      <w:divBdr>
        <w:top w:val="none" w:sz="0" w:space="0" w:color="auto"/>
        <w:left w:val="none" w:sz="0" w:space="0" w:color="auto"/>
        <w:bottom w:val="none" w:sz="0" w:space="0" w:color="auto"/>
        <w:right w:val="none" w:sz="0" w:space="0" w:color="auto"/>
      </w:divBdr>
    </w:div>
    <w:div w:id="1600988736">
      <w:marLeft w:val="480"/>
      <w:marRight w:val="0"/>
      <w:marTop w:val="0"/>
      <w:marBottom w:val="0"/>
      <w:divBdr>
        <w:top w:val="none" w:sz="0" w:space="0" w:color="auto"/>
        <w:left w:val="none" w:sz="0" w:space="0" w:color="auto"/>
        <w:bottom w:val="none" w:sz="0" w:space="0" w:color="auto"/>
        <w:right w:val="none" w:sz="0" w:space="0" w:color="auto"/>
      </w:divBdr>
    </w:div>
    <w:div w:id="1601717574">
      <w:marLeft w:val="480"/>
      <w:marRight w:val="0"/>
      <w:marTop w:val="0"/>
      <w:marBottom w:val="0"/>
      <w:divBdr>
        <w:top w:val="none" w:sz="0" w:space="0" w:color="auto"/>
        <w:left w:val="none" w:sz="0" w:space="0" w:color="auto"/>
        <w:bottom w:val="none" w:sz="0" w:space="0" w:color="auto"/>
        <w:right w:val="none" w:sz="0" w:space="0" w:color="auto"/>
      </w:divBdr>
    </w:div>
    <w:div w:id="1602104680">
      <w:marLeft w:val="480"/>
      <w:marRight w:val="0"/>
      <w:marTop w:val="0"/>
      <w:marBottom w:val="0"/>
      <w:divBdr>
        <w:top w:val="none" w:sz="0" w:space="0" w:color="auto"/>
        <w:left w:val="none" w:sz="0" w:space="0" w:color="auto"/>
        <w:bottom w:val="none" w:sz="0" w:space="0" w:color="auto"/>
        <w:right w:val="none" w:sz="0" w:space="0" w:color="auto"/>
      </w:divBdr>
    </w:div>
    <w:div w:id="1602227908">
      <w:marLeft w:val="480"/>
      <w:marRight w:val="0"/>
      <w:marTop w:val="0"/>
      <w:marBottom w:val="0"/>
      <w:divBdr>
        <w:top w:val="none" w:sz="0" w:space="0" w:color="auto"/>
        <w:left w:val="none" w:sz="0" w:space="0" w:color="auto"/>
        <w:bottom w:val="none" w:sz="0" w:space="0" w:color="auto"/>
        <w:right w:val="none" w:sz="0" w:space="0" w:color="auto"/>
      </w:divBdr>
    </w:div>
    <w:div w:id="1602565028">
      <w:marLeft w:val="480"/>
      <w:marRight w:val="0"/>
      <w:marTop w:val="0"/>
      <w:marBottom w:val="0"/>
      <w:divBdr>
        <w:top w:val="none" w:sz="0" w:space="0" w:color="auto"/>
        <w:left w:val="none" w:sz="0" w:space="0" w:color="auto"/>
        <w:bottom w:val="none" w:sz="0" w:space="0" w:color="auto"/>
        <w:right w:val="none" w:sz="0" w:space="0" w:color="auto"/>
      </w:divBdr>
    </w:div>
    <w:div w:id="1602689837">
      <w:marLeft w:val="480"/>
      <w:marRight w:val="0"/>
      <w:marTop w:val="0"/>
      <w:marBottom w:val="0"/>
      <w:divBdr>
        <w:top w:val="none" w:sz="0" w:space="0" w:color="auto"/>
        <w:left w:val="none" w:sz="0" w:space="0" w:color="auto"/>
        <w:bottom w:val="none" w:sz="0" w:space="0" w:color="auto"/>
        <w:right w:val="none" w:sz="0" w:space="0" w:color="auto"/>
      </w:divBdr>
    </w:div>
    <w:div w:id="1602881409">
      <w:marLeft w:val="480"/>
      <w:marRight w:val="0"/>
      <w:marTop w:val="0"/>
      <w:marBottom w:val="0"/>
      <w:divBdr>
        <w:top w:val="none" w:sz="0" w:space="0" w:color="auto"/>
        <w:left w:val="none" w:sz="0" w:space="0" w:color="auto"/>
        <w:bottom w:val="none" w:sz="0" w:space="0" w:color="auto"/>
        <w:right w:val="none" w:sz="0" w:space="0" w:color="auto"/>
      </w:divBdr>
    </w:div>
    <w:div w:id="1602883224">
      <w:marLeft w:val="480"/>
      <w:marRight w:val="0"/>
      <w:marTop w:val="0"/>
      <w:marBottom w:val="0"/>
      <w:divBdr>
        <w:top w:val="none" w:sz="0" w:space="0" w:color="auto"/>
        <w:left w:val="none" w:sz="0" w:space="0" w:color="auto"/>
        <w:bottom w:val="none" w:sz="0" w:space="0" w:color="auto"/>
        <w:right w:val="none" w:sz="0" w:space="0" w:color="auto"/>
      </w:divBdr>
    </w:div>
    <w:div w:id="1603028734">
      <w:marLeft w:val="480"/>
      <w:marRight w:val="0"/>
      <w:marTop w:val="0"/>
      <w:marBottom w:val="0"/>
      <w:divBdr>
        <w:top w:val="none" w:sz="0" w:space="0" w:color="auto"/>
        <w:left w:val="none" w:sz="0" w:space="0" w:color="auto"/>
        <w:bottom w:val="none" w:sz="0" w:space="0" w:color="auto"/>
        <w:right w:val="none" w:sz="0" w:space="0" w:color="auto"/>
      </w:divBdr>
    </w:div>
    <w:div w:id="1603107300">
      <w:marLeft w:val="480"/>
      <w:marRight w:val="0"/>
      <w:marTop w:val="0"/>
      <w:marBottom w:val="0"/>
      <w:divBdr>
        <w:top w:val="none" w:sz="0" w:space="0" w:color="auto"/>
        <w:left w:val="none" w:sz="0" w:space="0" w:color="auto"/>
        <w:bottom w:val="none" w:sz="0" w:space="0" w:color="auto"/>
        <w:right w:val="none" w:sz="0" w:space="0" w:color="auto"/>
      </w:divBdr>
    </w:div>
    <w:div w:id="1603144329">
      <w:marLeft w:val="480"/>
      <w:marRight w:val="0"/>
      <w:marTop w:val="0"/>
      <w:marBottom w:val="0"/>
      <w:divBdr>
        <w:top w:val="none" w:sz="0" w:space="0" w:color="auto"/>
        <w:left w:val="none" w:sz="0" w:space="0" w:color="auto"/>
        <w:bottom w:val="none" w:sz="0" w:space="0" w:color="auto"/>
        <w:right w:val="none" w:sz="0" w:space="0" w:color="auto"/>
      </w:divBdr>
    </w:div>
    <w:div w:id="1603299749">
      <w:marLeft w:val="480"/>
      <w:marRight w:val="0"/>
      <w:marTop w:val="0"/>
      <w:marBottom w:val="0"/>
      <w:divBdr>
        <w:top w:val="none" w:sz="0" w:space="0" w:color="auto"/>
        <w:left w:val="none" w:sz="0" w:space="0" w:color="auto"/>
        <w:bottom w:val="none" w:sz="0" w:space="0" w:color="auto"/>
        <w:right w:val="none" w:sz="0" w:space="0" w:color="auto"/>
      </w:divBdr>
    </w:div>
    <w:div w:id="1603604522">
      <w:marLeft w:val="480"/>
      <w:marRight w:val="0"/>
      <w:marTop w:val="0"/>
      <w:marBottom w:val="0"/>
      <w:divBdr>
        <w:top w:val="none" w:sz="0" w:space="0" w:color="auto"/>
        <w:left w:val="none" w:sz="0" w:space="0" w:color="auto"/>
        <w:bottom w:val="none" w:sz="0" w:space="0" w:color="auto"/>
        <w:right w:val="none" w:sz="0" w:space="0" w:color="auto"/>
      </w:divBdr>
    </w:div>
    <w:div w:id="1603686334">
      <w:marLeft w:val="480"/>
      <w:marRight w:val="0"/>
      <w:marTop w:val="0"/>
      <w:marBottom w:val="0"/>
      <w:divBdr>
        <w:top w:val="none" w:sz="0" w:space="0" w:color="auto"/>
        <w:left w:val="none" w:sz="0" w:space="0" w:color="auto"/>
        <w:bottom w:val="none" w:sz="0" w:space="0" w:color="auto"/>
        <w:right w:val="none" w:sz="0" w:space="0" w:color="auto"/>
      </w:divBdr>
    </w:div>
    <w:div w:id="1603998063">
      <w:marLeft w:val="480"/>
      <w:marRight w:val="0"/>
      <w:marTop w:val="0"/>
      <w:marBottom w:val="0"/>
      <w:divBdr>
        <w:top w:val="none" w:sz="0" w:space="0" w:color="auto"/>
        <w:left w:val="none" w:sz="0" w:space="0" w:color="auto"/>
        <w:bottom w:val="none" w:sz="0" w:space="0" w:color="auto"/>
        <w:right w:val="none" w:sz="0" w:space="0" w:color="auto"/>
      </w:divBdr>
    </w:div>
    <w:div w:id="1604267796">
      <w:marLeft w:val="480"/>
      <w:marRight w:val="0"/>
      <w:marTop w:val="0"/>
      <w:marBottom w:val="0"/>
      <w:divBdr>
        <w:top w:val="none" w:sz="0" w:space="0" w:color="auto"/>
        <w:left w:val="none" w:sz="0" w:space="0" w:color="auto"/>
        <w:bottom w:val="none" w:sz="0" w:space="0" w:color="auto"/>
        <w:right w:val="none" w:sz="0" w:space="0" w:color="auto"/>
      </w:divBdr>
    </w:div>
    <w:div w:id="1605116648">
      <w:marLeft w:val="480"/>
      <w:marRight w:val="0"/>
      <w:marTop w:val="0"/>
      <w:marBottom w:val="0"/>
      <w:divBdr>
        <w:top w:val="none" w:sz="0" w:space="0" w:color="auto"/>
        <w:left w:val="none" w:sz="0" w:space="0" w:color="auto"/>
        <w:bottom w:val="none" w:sz="0" w:space="0" w:color="auto"/>
        <w:right w:val="none" w:sz="0" w:space="0" w:color="auto"/>
      </w:divBdr>
    </w:div>
    <w:div w:id="1605723428">
      <w:marLeft w:val="480"/>
      <w:marRight w:val="0"/>
      <w:marTop w:val="0"/>
      <w:marBottom w:val="0"/>
      <w:divBdr>
        <w:top w:val="none" w:sz="0" w:space="0" w:color="auto"/>
        <w:left w:val="none" w:sz="0" w:space="0" w:color="auto"/>
        <w:bottom w:val="none" w:sz="0" w:space="0" w:color="auto"/>
        <w:right w:val="none" w:sz="0" w:space="0" w:color="auto"/>
      </w:divBdr>
    </w:div>
    <w:div w:id="1605841992">
      <w:marLeft w:val="480"/>
      <w:marRight w:val="0"/>
      <w:marTop w:val="0"/>
      <w:marBottom w:val="0"/>
      <w:divBdr>
        <w:top w:val="none" w:sz="0" w:space="0" w:color="auto"/>
        <w:left w:val="none" w:sz="0" w:space="0" w:color="auto"/>
        <w:bottom w:val="none" w:sz="0" w:space="0" w:color="auto"/>
        <w:right w:val="none" w:sz="0" w:space="0" w:color="auto"/>
      </w:divBdr>
    </w:div>
    <w:div w:id="1606300797">
      <w:marLeft w:val="480"/>
      <w:marRight w:val="0"/>
      <w:marTop w:val="0"/>
      <w:marBottom w:val="0"/>
      <w:divBdr>
        <w:top w:val="none" w:sz="0" w:space="0" w:color="auto"/>
        <w:left w:val="none" w:sz="0" w:space="0" w:color="auto"/>
        <w:bottom w:val="none" w:sz="0" w:space="0" w:color="auto"/>
        <w:right w:val="none" w:sz="0" w:space="0" w:color="auto"/>
      </w:divBdr>
    </w:div>
    <w:div w:id="1607154748">
      <w:marLeft w:val="480"/>
      <w:marRight w:val="0"/>
      <w:marTop w:val="0"/>
      <w:marBottom w:val="0"/>
      <w:divBdr>
        <w:top w:val="none" w:sz="0" w:space="0" w:color="auto"/>
        <w:left w:val="none" w:sz="0" w:space="0" w:color="auto"/>
        <w:bottom w:val="none" w:sz="0" w:space="0" w:color="auto"/>
        <w:right w:val="none" w:sz="0" w:space="0" w:color="auto"/>
      </w:divBdr>
    </w:div>
    <w:div w:id="1607348227">
      <w:marLeft w:val="480"/>
      <w:marRight w:val="0"/>
      <w:marTop w:val="0"/>
      <w:marBottom w:val="0"/>
      <w:divBdr>
        <w:top w:val="none" w:sz="0" w:space="0" w:color="auto"/>
        <w:left w:val="none" w:sz="0" w:space="0" w:color="auto"/>
        <w:bottom w:val="none" w:sz="0" w:space="0" w:color="auto"/>
        <w:right w:val="none" w:sz="0" w:space="0" w:color="auto"/>
      </w:divBdr>
    </w:div>
    <w:div w:id="1607886811">
      <w:marLeft w:val="480"/>
      <w:marRight w:val="0"/>
      <w:marTop w:val="0"/>
      <w:marBottom w:val="0"/>
      <w:divBdr>
        <w:top w:val="none" w:sz="0" w:space="0" w:color="auto"/>
        <w:left w:val="none" w:sz="0" w:space="0" w:color="auto"/>
        <w:bottom w:val="none" w:sz="0" w:space="0" w:color="auto"/>
        <w:right w:val="none" w:sz="0" w:space="0" w:color="auto"/>
      </w:divBdr>
    </w:div>
    <w:div w:id="1607931003">
      <w:marLeft w:val="480"/>
      <w:marRight w:val="0"/>
      <w:marTop w:val="0"/>
      <w:marBottom w:val="0"/>
      <w:divBdr>
        <w:top w:val="none" w:sz="0" w:space="0" w:color="auto"/>
        <w:left w:val="none" w:sz="0" w:space="0" w:color="auto"/>
        <w:bottom w:val="none" w:sz="0" w:space="0" w:color="auto"/>
        <w:right w:val="none" w:sz="0" w:space="0" w:color="auto"/>
      </w:divBdr>
    </w:div>
    <w:div w:id="1608581780">
      <w:marLeft w:val="480"/>
      <w:marRight w:val="0"/>
      <w:marTop w:val="0"/>
      <w:marBottom w:val="0"/>
      <w:divBdr>
        <w:top w:val="none" w:sz="0" w:space="0" w:color="auto"/>
        <w:left w:val="none" w:sz="0" w:space="0" w:color="auto"/>
        <w:bottom w:val="none" w:sz="0" w:space="0" w:color="auto"/>
        <w:right w:val="none" w:sz="0" w:space="0" w:color="auto"/>
      </w:divBdr>
    </w:div>
    <w:div w:id="1609120329">
      <w:marLeft w:val="480"/>
      <w:marRight w:val="0"/>
      <w:marTop w:val="0"/>
      <w:marBottom w:val="0"/>
      <w:divBdr>
        <w:top w:val="none" w:sz="0" w:space="0" w:color="auto"/>
        <w:left w:val="none" w:sz="0" w:space="0" w:color="auto"/>
        <w:bottom w:val="none" w:sz="0" w:space="0" w:color="auto"/>
        <w:right w:val="none" w:sz="0" w:space="0" w:color="auto"/>
      </w:divBdr>
    </w:div>
    <w:div w:id="1609505256">
      <w:marLeft w:val="480"/>
      <w:marRight w:val="0"/>
      <w:marTop w:val="0"/>
      <w:marBottom w:val="0"/>
      <w:divBdr>
        <w:top w:val="none" w:sz="0" w:space="0" w:color="auto"/>
        <w:left w:val="none" w:sz="0" w:space="0" w:color="auto"/>
        <w:bottom w:val="none" w:sz="0" w:space="0" w:color="auto"/>
        <w:right w:val="none" w:sz="0" w:space="0" w:color="auto"/>
      </w:divBdr>
    </w:div>
    <w:div w:id="1609509657">
      <w:marLeft w:val="480"/>
      <w:marRight w:val="0"/>
      <w:marTop w:val="0"/>
      <w:marBottom w:val="0"/>
      <w:divBdr>
        <w:top w:val="none" w:sz="0" w:space="0" w:color="auto"/>
        <w:left w:val="none" w:sz="0" w:space="0" w:color="auto"/>
        <w:bottom w:val="none" w:sz="0" w:space="0" w:color="auto"/>
        <w:right w:val="none" w:sz="0" w:space="0" w:color="auto"/>
      </w:divBdr>
    </w:div>
    <w:div w:id="1611467700">
      <w:marLeft w:val="480"/>
      <w:marRight w:val="0"/>
      <w:marTop w:val="0"/>
      <w:marBottom w:val="0"/>
      <w:divBdr>
        <w:top w:val="none" w:sz="0" w:space="0" w:color="auto"/>
        <w:left w:val="none" w:sz="0" w:space="0" w:color="auto"/>
        <w:bottom w:val="none" w:sz="0" w:space="0" w:color="auto"/>
        <w:right w:val="none" w:sz="0" w:space="0" w:color="auto"/>
      </w:divBdr>
    </w:div>
    <w:div w:id="1611543336">
      <w:marLeft w:val="480"/>
      <w:marRight w:val="0"/>
      <w:marTop w:val="0"/>
      <w:marBottom w:val="0"/>
      <w:divBdr>
        <w:top w:val="none" w:sz="0" w:space="0" w:color="auto"/>
        <w:left w:val="none" w:sz="0" w:space="0" w:color="auto"/>
        <w:bottom w:val="none" w:sz="0" w:space="0" w:color="auto"/>
        <w:right w:val="none" w:sz="0" w:space="0" w:color="auto"/>
      </w:divBdr>
    </w:div>
    <w:div w:id="1611890297">
      <w:marLeft w:val="480"/>
      <w:marRight w:val="0"/>
      <w:marTop w:val="0"/>
      <w:marBottom w:val="0"/>
      <w:divBdr>
        <w:top w:val="none" w:sz="0" w:space="0" w:color="auto"/>
        <w:left w:val="none" w:sz="0" w:space="0" w:color="auto"/>
        <w:bottom w:val="none" w:sz="0" w:space="0" w:color="auto"/>
        <w:right w:val="none" w:sz="0" w:space="0" w:color="auto"/>
      </w:divBdr>
    </w:div>
    <w:div w:id="1613433807">
      <w:marLeft w:val="480"/>
      <w:marRight w:val="0"/>
      <w:marTop w:val="0"/>
      <w:marBottom w:val="0"/>
      <w:divBdr>
        <w:top w:val="none" w:sz="0" w:space="0" w:color="auto"/>
        <w:left w:val="none" w:sz="0" w:space="0" w:color="auto"/>
        <w:bottom w:val="none" w:sz="0" w:space="0" w:color="auto"/>
        <w:right w:val="none" w:sz="0" w:space="0" w:color="auto"/>
      </w:divBdr>
    </w:div>
    <w:div w:id="1613779446">
      <w:marLeft w:val="480"/>
      <w:marRight w:val="0"/>
      <w:marTop w:val="0"/>
      <w:marBottom w:val="0"/>
      <w:divBdr>
        <w:top w:val="none" w:sz="0" w:space="0" w:color="auto"/>
        <w:left w:val="none" w:sz="0" w:space="0" w:color="auto"/>
        <w:bottom w:val="none" w:sz="0" w:space="0" w:color="auto"/>
        <w:right w:val="none" w:sz="0" w:space="0" w:color="auto"/>
      </w:divBdr>
    </w:div>
    <w:div w:id="1613854139">
      <w:marLeft w:val="480"/>
      <w:marRight w:val="0"/>
      <w:marTop w:val="0"/>
      <w:marBottom w:val="0"/>
      <w:divBdr>
        <w:top w:val="none" w:sz="0" w:space="0" w:color="auto"/>
        <w:left w:val="none" w:sz="0" w:space="0" w:color="auto"/>
        <w:bottom w:val="none" w:sz="0" w:space="0" w:color="auto"/>
        <w:right w:val="none" w:sz="0" w:space="0" w:color="auto"/>
      </w:divBdr>
    </w:div>
    <w:div w:id="1614166477">
      <w:marLeft w:val="480"/>
      <w:marRight w:val="0"/>
      <w:marTop w:val="0"/>
      <w:marBottom w:val="0"/>
      <w:divBdr>
        <w:top w:val="none" w:sz="0" w:space="0" w:color="auto"/>
        <w:left w:val="none" w:sz="0" w:space="0" w:color="auto"/>
        <w:bottom w:val="none" w:sz="0" w:space="0" w:color="auto"/>
        <w:right w:val="none" w:sz="0" w:space="0" w:color="auto"/>
      </w:divBdr>
    </w:div>
    <w:div w:id="1615402277">
      <w:marLeft w:val="480"/>
      <w:marRight w:val="0"/>
      <w:marTop w:val="0"/>
      <w:marBottom w:val="0"/>
      <w:divBdr>
        <w:top w:val="none" w:sz="0" w:space="0" w:color="auto"/>
        <w:left w:val="none" w:sz="0" w:space="0" w:color="auto"/>
        <w:bottom w:val="none" w:sz="0" w:space="0" w:color="auto"/>
        <w:right w:val="none" w:sz="0" w:space="0" w:color="auto"/>
      </w:divBdr>
    </w:div>
    <w:div w:id="1615870483">
      <w:marLeft w:val="480"/>
      <w:marRight w:val="0"/>
      <w:marTop w:val="0"/>
      <w:marBottom w:val="0"/>
      <w:divBdr>
        <w:top w:val="none" w:sz="0" w:space="0" w:color="auto"/>
        <w:left w:val="none" w:sz="0" w:space="0" w:color="auto"/>
        <w:bottom w:val="none" w:sz="0" w:space="0" w:color="auto"/>
        <w:right w:val="none" w:sz="0" w:space="0" w:color="auto"/>
      </w:divBdr>
    </w:div>
    <w:div w:id="1616063018">
      <w:marLeft w:val="480"/>
      <w:marRight w:val="0"/>
      <w:marTop w:val="0"/>
      <w:marBottom w:val="0"/>
      <w:divBdr>
        <w:top w:val="none" w:sz="0" w:space="0" w:color="auto"/>
        <w:left w:val="none" w:sz="0" w:space="0" w:color="auto"/>
        <w:bottom w:val="none" w:sz="0" w:space="0" w:color="auto"/>
        <w:right w:val="none" w:sz="0" w:space="0" w:color="auto"/>
      </w:divBdr>
    </w:div>
    <w:div w:id="1616595229">
      <w:marLeft w:val="480"/>
      <w:marRight w:val="0"/>
      <w:marTop w:val="0"/>
      <w:marBottom w:val="0"/>
      <w:divBdr>
        <w:top w:val="none" w:sz="0" w:space="0" w:color="auto"/>
        <w:left w:val="none" w:sz="0" w:space="0" w:color="auto"/>
        <w:bottom w:val="none" w:sz="0" w:space="0" w:color="auto"/>
        <w:right w:val="none" w:sz="0" w:space="0" w:color="auto"/>
      </w:divBdr>
    </w:div>
    <w:div w:id="1617441314">
      <w:marLeft w:val="480"/>
      <w:marRight w:val="0"/>
      <w:marTop w:val="0"/>
      <w:marBottom w:val="0"/>
      <w:divBdr>
        <w:top w:val="none" w:sz="0" w:space="0" w:color="auto"/>
        <w:left w:val="none" w:sz="0" w:space="0" w:color="auto"/>
        <w:bottom w:val="none" w:sz="0" w:space="0" w:color="auto"/>
        <w:right w:val="none" w:sz="0" w:space="0" w:color="auto"/>
      </w:divBdr>
    </w:div>
    <w:div w:id="1618095847">
      <w:marLeft w:val="480"/>
      <w:marRight w:val="0"/>
      <w:marTop w:val="0"/>
      <w:marBottom w:val="0"/>
      <w:divBdr>
        <w:top w:val="none" w:sz="0" w:space="0" w:color="auto"/>
        <w:left w:val="none" w:sz="0" w:space="0" w:color="auto"/>
        <w:bottom w:val="none" w:sz="0" w:space="0" w:color="auto"/>
        <w:right w:val="none" w:sz="0" w:space="0" w:color="auto"/>
      </w:divBdr>
    </w:div>
    <w:div w:id="1618414281">
      <w:marLeft w:val="480"/>
      <w:marRight w:val="0"/>
      <w:marTop w:val="0"/>
      <w:marBottom w:val="0"/>
      <w:divBdr>
        <w:top w:val="none" w:sz="0" w:space="0" w:color="auto"/>
        <w:left w:val="none" w:sz="0" w:space="0" w:color="auto"/>
        <w:bottom w:val="none" w:sz="0" w:space="0" w:color="auto"/>
        <w:right w:val="none" w:sz="0" w:space="0" w:color="auto"/>
      </w:divBdr>
    </w:div>
    <w:div w:id="1619019758">
      <w:marLeft w:val="480"/>
      <w:marRight w:val="0"/>
      <w:marTop w:val="0"/>
      <w:marBottom w:val="0"/>
      <w:divBdr>
        <w:top w:val="none" w:sz="0" w:space="0" w:color="auto"/>
        <w:left w:val="none" w:sz="0" w:space="0" w:color="auto"/>
        <w:bottom w:val="none" w:sz="0" w:space="0" w:color="auto"/>
        <w:right w:val="none" w:sz="0" w:space="0" w:color="auto"/>
      </w:divBdr>
    </w:div>
    <w:div w:id="1619024660">
      <w:marLeft w:val="480"/>
      <w:marRight w:val="0"/>
      <w:marTop w:val="0"/>
      <w:marBottom w:val="0"/>
      <w:divBdr>
        <w:top w:val="none" w:sz="0" w:space="0" w:color="auto"/>
        <w:left w:val="none" w:sz="0" w:space="0" w:color="auto"/>
        <w:bottom w:val="none" w:sz="0" w:space="0" w:color="auto"/>
        <w:right w:val="none" w:sz="0" w:space="0" w:color="auto"/>
      </w:divBdr>
    </w:div>
    <w:div w:id="1619217336">
      <w:marLeft w:val="480"/>
      <w:marRight w:val="0"/>
      <w:marTop w:val="0"/>
      <w:marBottom w:val="0"/>
      <w:divBdr>
        <w:top w:val="none" w:sz="0" w:space="0" w:color="auto"/>
        <w:left w:val="none" w:sz="0" w:space="0" w:color="auto"/>
        <w:bottom w:val="none" w:sz="0" w:space="0" w:color="auto"/>
        <w:right w:val="none" w:sz="0" w:space="0" w:color="auto"/>
      </w:divBdr>
    </w:div>
    <w:div w:id="1619525952">
      <w:marLeft w:val="480"/>
      <w:marRight w:val="0"/>
      <w:marTop w:val="0"/>
      <w:marBottom w:val="0"/>
      <w:divBdr>
        <w:top w:val="none" w:sz="0" w:space="0" w:color="auto"/>
        <w:left w:val="none" w:sz="0" w:space="0" w:color="auto"/>
        <w:bottom w:val="none" w:sz="0" w:space="0" w:color="auto"/>
        <w:right w:val="none" w:sz="0" w:space="0" w:color="auto"/>
      </w:divBdr>
    </w:div>
    <w:div w:id="1619991569">
      <w:marLeft w:val="480"/>
      <w:marRight w:val="0"/>
      <w:marTop w:val="0"/>
      <w:marBottom w:val="0"/>
      <w:divBdr>
        <w:top w:val="none" w:sz="0" w:space="0" w:color="auto"/>
        <w:left w:val="none" w:sz="0" w:space="0" w:color="auto"/>
        <w:bottom w:val="none" w:sz="0" w:space="0" w:color="auto"/>
        <w:right w:val="none" w:sz="0" w:space="0" w:color="auto"/>
      </w:divBdr>
    </w:div>
    <w:div w:id="1620061647">
      <w:marLeft w:val="480"/>
      <w:marRight w:val="0"/>
      <w:marTop w:val="0"/>
      <w:marBottom w:val="0"/>
      <w:divBdr>
        <w:top w:val="none" w:sz="0" w:space="0" w:color="auto"/>
        <w:left w:val="none" w:sz="0" w:space="0" w:color="auto"/>
        <w:bottom w:val="none" w:sz="0" w:space="0" w:color="auto"/>
        <w:right w:val="none" w:sz="0" w:space="0" w:color="auto"/>
      </w:divBdr>
    </w:div>
    <w:div w:id="1620405486">
      <w:marLeft w:val="480"/>
      <w:marRight w:val="0"/>
      <w:marTop w:val="0"/>
      <w:marBottom w:val="0"/>
      <w:divBdr>
        <w:top w:val="none" w:sz="0" w:space="0" w:color="auto"/>
        <w:left w:val="none" w:sz="0" w:space="0" w:color="auto"/>
        <w:bottom w:val="none" w:sz="0" w:space="0" w:color="auto"/>
        <w:right w:val="none" w:sz="0" w:space="0" w:color="auto"/>
      </w:divBdr>
      <w:divsChild>
        <w:div w:id="3283807">
          <w:marLeft w:val="480"/>
          <w:marRight w:val="0"/>
          <w:marTop w:val="0"/>
          <w:marBottom w:val="0"/>
          <w:divBdr>
            <w:top w:val="none" w:sz="0" w:space="0" w:color="auto"/>
            <w:left w:val="none" w:sz="0" w:space="0" w:color="auto"/>
            <w:bottom w:val="none" w:sz="0" w:space="0" w:color="auto"/>
            <w:right w:val="none" w:sz="0" w:space="0" w:color="auto"/>
          </w:divBdr>
        </w:div>
        <w:div w:id="230118021">
          <w:marLeft w:val="480"/>
          <w:marRight w:val="0"/>
          <w:marTop w:val="0"/>
          <w:marBottom w:val="0"/>
          <w:divBdr>
            <w:top w:val="none" w:sz="0" w:space="0" w:color="auto"/>
            <w:left w:val="none" w:sz="0" w:space="0" w:color="auto"/>
            <w:bottom w:val="none" w:sz="0" w:space="0" w:color="auto"/>
            <w:right w:val="none" w:sz="0" w:space="0" w:color="auto"/>
          </w:divBdr>
        </w:div>
        <w:div w:id="234904000">
          <w:marLeft w:val="480"/>
          <w:marRight w:val="0"/>
          <w:marTop w:val="0"/>
          <w:marBottom w:val="0"/>
          <w:divBdr>
            <w:top w:val="none" w:sz="0" w:space="0" w:color="auto"/>
            <w:left w:val="none" w:sz="0" w:space="0" w:color="auto"/>
            <w:bottom w:val="none" w:sz="0" w:space="0" w:color="auto"/>
            <w:right w:val="none" w:sz="0" w:space="0" w:color="auto"/>
          </w:divBdr>
        </w:div>
        <w:div w:id="325287529">
          <w:marLeft w:val="480"/>
          <w:marRight w:val="0"/>
          <w:marTop w:val="0"/>
          <w:marBottom w:val="0"/>
          <w:divBdr>
            <w:top w:val="none" w:sz="0" w:space="0" w:color="auto"/>
            <w:left w:val="none" w:sz="0" w:space="0" w:color="auto"/>
            <w:bottom w:val="none" w:sz="0" w:space="0" w:color="auto"/>
            <w:right w:val="none" w:sz="0" w:space="0" w:color="auto"/>
          </w:divBdr>
        </w:div>
        <w:div w:id="460075284">
          <w:marLeft w:val="480"/>
          <w:marRight w:val="0"/>
          <w:marTop w:val="0"/>
          <w:marBottom w:val="0"/>
          <w:divBdr>
            <w:top w:val="none" w:sz="0" w:space="0" w:color="auto"/>
            <w:left w:val="none" w:sz="0" w:space="0" w:color="auto"/>
            <w:bottom w:val="none" w:sz="0" w:space="0" w:color="auto"/>
            <w:right w:val="none" w:sz="0" w:space="0" w:color="auto"/>
          </w:divBdr>
        </w:div>
        <w:div w:id="496501771">
          <w:marLeft w:val="480"/>
          <w:marRight w:val="0"/>
          <w:marTop w:val="0"/>
          <w:marBottom w:val="0"/>
          <w:divBdr>
            <w:top w:val="none" w:sz="0" w:space="0" w:color="auto"/>
            <w:left w:val="none" w:sz="0" w:space="0" w:color="auto"/>
            <w:bottom w:val="none" w:sz="0" w:space="0" w:color="auto"/>
            <w:right w:val="none" w:sz="0" w:space="0" w:color="auto"/>
          </w:divBdr>
        </w:div>
        <w:div w:id="694578034">
          <w:marLeft w:val="480"/>
          <w:marRight w:val="0"/>
          <w:marTop w:val="0"/>
          <w:marBottom w:val="0"/>
          <w:divBdr>
            <w:top w:val="none" w:sz="0" w:space="0" w:color="auto"/>
            <w:left w:val="none" w:sz="0" w:space="0" w:color="auto"/>
            <w:bottom w:val="none" w:sz="0" w:space="0" w:color="auto"/>
            <w:right w:val="none" w:sz="0" w:space="0" w:color="auto"/>
          </w:divBdr>
        </w:div>
        <w:div w:id="728574006">
          <w:marLeft w:val="480"/>
          <w:marRight w:val="0"/>
          <w:marTop w:val="0"/>
          <w:marBottom w:val="0"/>
          <w:divBdr>
            <w:top w:val="none" w:sz="0" w:space="0" w:color="auto"/>
            <w:left w:val="none" w:sz="0" w:space="0" w:color="auto"/>
            <w:bottom w:val="none" w:sz="0" w:space="0" w:color="auto"/>
            <w:right w:val="none" w:sz="0" w:space="0" w:color="auto"/>
          </w:divBdr>
        </w:div>
        <w:div w:id="976684510">
          <w:marLeft w:val="480"/>
          <w:marRight w:val="0"/>
          <w:marTop w:val="0"/>
          <w:marBottom w:val="0"/>
          <w:divBdr>
            <w:top w:val="none" w:sz="0" w:space="0" w:color="auto"/>
            <w:left w:val="none" w:sz="0" w:space="0" w:color="auto"/>
            <w:bottom w:val="none" w:sz="0" w:space="0" w:color="auto"/>
            <w:right w:val="none" w:sz="0" w:space="0" w:color="auto"/>
          </w:divBdr>
        </w:div>
        <w:div w:id="997608146">
          <w:marLeft w:val="480"/>
          <w:marRight w:val="0"/>
          <w:marTop w:val="0"/>
          <w:marBottom w:val="0"/>
          <w:divBdr>
            <w:top w:val="none" w:sz="0" w:space="0" w:color="auto"/>
            <w:left w:val="none" w:sz="0" w:space="0" w:color="auto"/>
            <w:bottom w:val="none" w:sz="0" w:space="0" w:color="auto"/>
            <w:right w:val="none" w:sz="0" w:space="0" w:color="auto"/>
          </w:divBdr>
        </w:div>
        <w:div w:id="1188518508">
          <w:marLeft w:val="480"/>
          <w:marRight w:val="0"/>
          <w:marTop w:val="0"/>
          <w:marBottom w:val="0"/>
          <w:divBdr>
            <w:top w:val="none" w:sz="0" w:space="0" w:color="auto"/>
            <w:left w:val="none" w:sz="0" w:space="0" w:color="auto"/>
            <w:bottom w:val="none" w:sz="0" w:space="0" w:color="auto"/>
            <w:right w:val="none" w:sz="0" w:space="0" w:color="auto"/>
          </w:divBdr>
        </w:div>
        <w:div w:id="1320814577">
          <w:marLeft w:val="480"/>
          <w:marRight w:val="0"/>
          <w:marTop w:val="0"/>
          <w:marBottom w:val="0"/>
          <w:divBdr>
            <w:top w:val="none" w:sz="0" w:space="0" w:color="auto"/>
            <w:left w:val="none" w:sz="0" w:space="0" w:color="auto"/>
            <w:bottom w:val="none" w:sz="0" w:space="0" w:color="auto"/>
            <w:right w:val="none" w:sz="0" w:space="0" w:color="auto"/>
          </w:divBdr>
        </w:div>
        <w:div w:id="1361584238">
          <w:marLeft w:val="480"/>
          <w:marRight w:val="0"/>
          <w:marTop w:val="0"/>
          <w:marBottom w:val="0"/>
          <w:divBdr>
            <w:top w:val="none" w:sz="0" w:space="0" w:color="auto"/>
            <w:left w:val="none" w:sz="0" w:space="0" w:color="auto"/>
            <w:bottom w:val="none" w:sz="0" w:space="0" w:color="auto"/>
            <w:right w:val="none" w:sz="0" w:space="0" w:color="auto"/>
          </w:divBdr>
        </w:div>
        <w:div w:id="1453524550">
          <w:marLeft w:val="480"/>
          <w:marRight w:val="0"/>
          <w:marTop w:val="0"/>
          <w:marBottom w:val="0"/>
          <w:divBdr>
            <w:top w:val="none" w:sz="0" w:space="0" w:color="auto"/>
            <w:left w:val="none" w:sz="0" w:space="0" w:color="auto"/>
            <w:bottom w:val="none" w:sz="0" w:space="0" w:color="auto"/>
            <w:right w:val="none" w:sz="0" w:space="0" w:color="auto"/>
          </w:divBdr>
        </w:div>
        <w:div w:id="1548683234">
          <w:marLeft w:val="480"/>
          <w:marRight w:val="0"/>
          <w:marTop w:val="0"/>
          <w:marBottom w:val="0"/>
          <w:divBdr>
            <w:top w:val="none" w:sz="0" w:space="0" w:color="auto"/>
            <w:left w:val="none" w:sz="0" w:space="0" w:color="auto"/>
            <w:bottom w:val="none" w:sz="0" w:space="0" w:color="auto"/>
            <w:right w:val="none" w:sz="0" w:space="0" w:color="auto"/>
          </w:divBdr>
        </w:div>
        <w:div w:id="1598175196">
          <w:marLeft w:val="480"/>
          <w:marRight w:val="0"/>
          <w:marTop w:val="0"/>
          <w:marBottom w:val="0"/>
          <w:divBdr>
            <w:top w:val="none" w:sz="0" w:space="0" w:color="auto"/>
            <w:left w:val="none" w:sz="0" w:space="0" w:color="auto"/>
            <w:bottom w:val="none" w:sz="0" w:space="0" w:color="auto"/>
            <w:right w:val="none" w:sz="0" w:space="0" w:color="auto"/>
          </w:divBdr>
        </w:div>
        <w:div w:id="1603999477">
          <w:marLeft w:val="480"/>
          <w:marRight w:val="0"/>
          <w:marTop w:val="0"/>
          <w:marBottom w:val="0"/>
          <w:divBdr>
            <w:top w:val="none" w:sz="0" w:space="0" w:color="auto"/>
            <w:left w:val="none" w:sz="0" w:space="0" w:color="auto"/>
            <w:bottom w:val="none" w:sz="0" w:space="0" w:color="auto"/>
            <w:right w:val="none" w:sz="0" w:space="0" w:color="auto"/>
          </w:divBdr>
        </w:div>
        <w:div w:id="1822035032">
          <w:marLeft w:val="480"/>
          <w:marRight w:val="0"/>
          <w:marTop w:val="0"/>
          <w:marBottom w:val="0"/>
          <w:divBdr>
            <w:top w:val="none" w:sz="0" w:space="0" w:color="auto"/>
            <w:left w:val="none" w:sz="0" w:space="0" w:color="auto"/>
            <w:bottom w:val="none" w:sz="0" w:space="0" w:color="auto"/>
            <w:right w:val="none" w:sz="0" w:space="0" w:color="auto"/>
          </w:divBdr>
        </w:div>
      </w:divsChild>
    </w:div>
    <w:div w:id="1620867280">
      <w:marLeft w:val="480"/>
      <w:marRight w:val="0"/>
      <w:marTop w:val="0"/>
      <w:marBottom w:val="0"/>
      <w:divBdr>
        <w:top w:val="none" w:sz="0" w:space="0" w:color="auto"/>
        <w:left w:val="none" w:sz="0" w:space="0" w:color="auto"/>
        <w:bottom w:val="none" w:sz="0" w:space="0" w:color="auto"/>
        <w:right w:val="none" w:sz="0" w:space="0" w:color="auto"/>
      </w:divBdr>
    </w:div>
    <w:div w:id="1620867317">
      <w:marLeft w:val="480"/>
      <w:marRight w:val="0"/>
      <w:marTop w:val="0"/>
      <w:marBottom w:val="0"/>
      <w:divBdr>
        <w:top w:val="none" w:sz="0" w:space="0" w:color="auto"/>
        <w:left w:val="none" w:sz="0" w:space="0" w:color="auto"/>
        <w:bottom w:val="none" w:sz="0" w:space="0" w:color="auto"/>
        <w:right w:val="none" w:sz="0" w:space="0" w:color="auto"/>
      </w:divBdr>
    </w:div>
    <w:div w:id="1621262000">
      <w:marLeft w:val="480"/>
      <w:marRight w:val="0"/>
      <w:marTop w:val="0"/>
      <w:marBottom w:val="0"/>
      <w:divBdr>
        <w:top w:val="none" w:sz="0" w:space="0" w:color="auto"/>
        <w:left w:val="none" w:sz="0" w:space="0" w:color="auto"/>
        <w:bottom w:val="none" w:sz="0" w:space="0" w:color="auto"/>
        <w:right w:val="none" w:sz="0" w:space="0" w:color="auto"/>
      </w:divBdr>
    </w:div>
    <w:div w:id="1621496118">
      <w:marLeft w:val="480"/>
      <w:marRight w:val="0"/>
      <w:marTop w:val="0"/>
      <w:marBottom w:val="0"/>
      <w:divBdr>
        <w:top w:val="none" w:sz="0" w:space="0" w:color="auto"/>
        <w:left w:val="none" w:sz="0" w:space="0" w:color="auto"/>
        <w:bottom w:val="none" w:sz="0" w:space="0" w:color="auto"/>
        <w:right w:val="none" w:sz="0" w:space="0" w:color="auto"/>
      </w:divBdr>
    </w:div>
    <w:div w:id="1621717659">
      <w:marLeft w:val="480"/>
      <w:marRight w:val="0"/>
      <w:marTop w:val="0"/>
      <w:marBottom w:val="0"/>
      <w:divBdr>
        <w:top w:val="none" w:sz="0" w:space="0" w:color="auto"/>
        <w:left w:val="none" w:sz="0" w:space="0" w:color="auto"/>
        <w:bottom w:val="none" w:sz="0" w:space="0" w:color="auto"/>
        <w:right w:val="none" w:sz="0" w:space="0" w:color="auto"/>
      </w:divBdr>
    </w:div>
    <w:div w:id="1621955148">
      <w:marLeft w:val="480"/>
      <w:marRight w:val="0"/>
      <w:marTop w:val="0"/>
      <w:marBottom w:val="0"/>
      <w:divBdr>
        <w:top w:val="none" w:sz="0" w:space="0" w:color="auto"/>
        <w:left w:val="none" w:sz="0" w:space="0" w:color="auto"/>
        <w:bottom w:val="none" w:sz="0" w:space="0" w:color="auto"/>
        <w:right w:val="none" w:sz="0" w:space="0" w:color="auto"/>
      </w:divBdr>
    </w:div>
    <w:div w:id="1622296829">
      <w:marLeft w:val="480"/>
      <w:marRight w:val="0"/>
      <w:marTop w:val="0"/>
      <w:marBottom w:val="0"/>
      <w:divBdr>
        <w:top w:val="none" w:sz="0" w:space="0" w:color="auto"/>
        <w:left w:val="none" w:sz="0" w:space="0" w:color="auto"/>
        <w:bottom w:val="none" w:sz="0" w:space="0" w:color="auto"/>
        <w:right w:val="none" w:sz="0" w:space="0" w:color="auto"/>
      </w:divBdr>
    </w:div>
    <w:div w:id="1622567214">
      <w:marLeft w:val="480"/>
      <w:marRight w:val="0"/>
      <w:marTop w:val="0"/>
      <w:marBottom w:val="0"/>
      <w:divBdr>
        <w:top w:val="none" w:sz="0" w:space="0" w:color="auto"/>
        <w:left w:val="none" w:sz="0" w:space="0" w:color="auto"/>
        <w:bottom w:val="none" w:sz="0" w:space="0" w:color="auto"/>
        <w:right w:val="none" w:sz="0" w:space="0" w:color="auto"/>
      </w:divBdr>
    </w:div>
    <w:div w:id="1623151435">
      <w:marLeft w:val="480"/>
      <w:marRight w:val="0"/>
      <w:marTop w:val="0"/>
      <w:marBottom w:val="0"/>
      <w:divBdr>
        <w:top w:val="none" w:sz="0" w:space="0" w:color="auto"/>
        <w:left w:val="none" w:sz="0" w:space="0" w:color="auto"/>
        <w:bottom w:val="none" w:sz="0" w:space="0" w:color="auto"/>
        <w:right w:val="none" w:sz="0" w:space="0" w:color="auto"/>
      </w:divBdr>
    </w:div>
    <w:div w:id="1623345840">
      <w:marLeft w:val="480"/>
      <w:marRight w:val="0"/>
      <w:marTop w:val="0"/>
      <w:marBottom w:val="0"/>
      <w:divBdr>
        <w:top w:val="none" w:sz="0" w:space="0" w:color="auto"/>
        <w:left w:val="none" w:sz="0" w:space="0" w:color="auto"/>
        <w:bottom w:val="none" w:sz="0" w:space="0" w:color="auto"/>
        <w:right w:val="none" w:sz="0" w:space="0" w:color="auto"/>
      </w:divBdr>
    </w:div>
    <w:div w:id="1624997261">
      <w:marLeft w:val="480"/>
      <w:marRight w:val="0"/>
      <w:marTop w:val="0"/>
      <w:marBottom w:val="0"/>
      <w:divBdr>
        <w:top w:val="none" w:sz="0" w:space="0" w:color="auto"/>
        <w:left w:val="none" w:sz="0" w:space="0" w:color="auto"/>
        <w:bottom w:val="none" w:sz="0" w:space="0" w:color="auto"/>
        <w:right w:val="none" w:sz="0" w:space="0" w:color="auto"/>
      </w:divBdr>
    </w:div>
    <w:div w:id="1625313061">
      <w:marLeft w:val="480"/>
      <w:marRight w:val="0"/>
      <w:marTop w:val="0"/>
      <w:marBottom w:val="0"/>
      <w:divBdr>
        <w:top w:val="none" w:sz="0" w:space="0" w:color="auto"/>
        <w:left w:val="none" w:sz="0" w:space="0" w:color="auto"/>
        <w:bottom w:val="none" w:sz="0" w:space="0" w:color="auto"/>
        <w:right w:val="none" w:sz="0" w:space="0" w:color="auto"/>
      </w:divBdr>
    </w:div>
    <w:div w:id="1625381672">
      <w:marLeft w:val="480"/>
      <w:marRight w:val="0"/>
      <w:marTop w:val="0"/>
      <w:marBottom w:val="0"/>
      <w:divBdr>
        <w:top w:val="none" w:sz="0" w:space="0" w:color="auto"/>
        <w:left w:val="none" w:sz="0" w:space="0" w:color="auto"/>
        <w:bottom w:val="none" w:sz="0" w:space="0" w:color="auto"/>
        <w:right w:val="none" w:sz="0" w:space="0" w:color="auto"/>
      </w:divBdr>
    </w:div>
    <w:div w:id="1625382994">
      <w:marLeft w:val="480"/>
      <w:marRight w:val="0"/>
      <w:marTop w:val="0"/>
      <w:marBottom w:val="0"/>
      <w:divBdr>
        <w:top w:val="none" w:sz="0" w:space="0" w:color="auto"/>
        <w:left w:val="none" w:sz="0" w:space="0" w:color="auto"/>
        <w:bottom w:val="none" w:sz="0" w:space="0" w:color="auto"/>
        <w:right w:val="none" w:sz="0" w:space="0" w:color="auto"/>
      </w:divBdr>
    </w:div>
    <w:div w:id="1625768507">
      <w:marLeft w:val="480"/>
      <w:marRight w:val="0"/>
      <w:marTop w:val="0"/>
      <w:marBottom w:val="0"/>
      <w:divBdr>
        <w:top w:val="none" w:sz="0" w:space="0" w:color="auto"/>
        <w:left w:val="none" w:sz="0" w:space="0" w:color="auto"/>
        <w:bottom w:val="none" w:sz="0" w:space="0" w:color="auto"/>
        <w:right w:val="none" w:sz="0" w:space="0" w:color="auto"/>
      </w:divBdr>
    </w:div>
    <w:div w:id="1626278205">
      <w:marLeft w:val="480"/>
      <w:marRight w:val="0"/>
      <w:marTop w:val="0"/>
      <w:marBottom w:val="0"/>
      <w:divBdr>
        <w:top w:val="none" w:sz="0" w:space="0" w:color="auto"/>
        <w:left w:val="none" w:sz="0" w:space="0" w:color="auto"/>
        <w:bottom w:val="none" w:sz="0" w:space="0" w:color="auto"/>
        <w:right w:val="none" w:sz="0" w:space="0" w:color="auto"/>
      </w:divBdr>
    </w:div>
    <w:div w:id="1626422460">
      <w:marLeft w:val="480"/>
      <w:marRight w:val="0"/>
      <w:marTop w:val="0"/>
      <w:marBottom w:val="0"/>
      <w:divBdr>
        <w:top w:val="none" w:sz="0" w:space="0" w:color="auto"/>
        <w:left w:val="none" w:sz="0" w:space="0" w:color="auto"/>
        <w:bottom w:val="none" w:sz="0" w:space="0" w:color="auto"/>
        <w:right w:val="none" w:sz="0" w:space="0" w:color="auto"/>
      </w:divBdr>
    </w:div>
    <w:div w:id="1626542981">
      <w:marLeft w:val="480"/>
      <w:marRight w:val="0"/>
      <w:marTop w:val="0"/>
      <w:marBottom w:val="0"/>
      <w:divBdr>
        <w:top w:val="none" w:sz="0" w:space="0" w:color="auto"/>
        <w:left w:val="none" w:sz="0" w:space="0" w:color="auto"/>
        <w:bottom w:val="none" w:sz="0" w:space="0" w:color="auto"/>
        <w:right w:val="none" w:sz="0" w:space="0" w:color="auto"/>
      </w:divBdr>
    </w:div>
    <w:div w:id="1626766628">
      <w:marLeft w:val="480"/>
      <w:marRight w:val="0"/>
      <w:marTop w:val="0"/>
      <w:marBottom w:val="0"/>
      <w:divBdr>
        <w:top w:val="none" w:sz="0" w:space="0" w:color="auto"/>
        <w:left w:val="none" w:sz="0" w:space="0" w:color="auto"/>
        <w:bottom w:val="none" w:sz="0" w:space="0" w:color="auto"/>
        <w:right w:val="none" w:sz="0" w:space="0" w:color="auto"/>
      </w:divBdr>
    </w:div>
    <w:div w:id="1627664160">
      <w:marLeft w:val="480"/>
      <w:marRight w:val="0"/>
      <w:marTop w:val="0"/>
      <w:marBottom w:val="0"/>
      <w:divBdr>
        <w:top w:val="none" w:sz="0" w:space="0" w:color="auto"/>
        <w:left w:val="none" w:sz="0" w:space="0" w:color="auto"/>
        <w:bottom w:val="none" w:sz="0" w:space="0" w:color="auto"/>
        <w:right w:val="none" w:sz="0" w:space="0" w:color="auto"/>
      </w:divBdr>
    </w:div>
    <w:div w:id="1627849850">
      <w:marLeft w:val="480"/>
      <w:marRight w:val="0"/>
      <w:marTop w:val="0"/>
      <w:marBottom w:val="0"/>
      <w:divBdr>
        <w:top w:val="none" w:sz="0" w:space="0" w:color="auto"/>
        <w:left w:val="none" w:sz="0" w:space="0" w:color="auto"/>
        <w:bottom w:val="none" w:sz="0" w:space="0" w:color="auto"/>
        <w:right w:val="none" w:sz="0" w:space="0" w:color="auto"/>
      </w:divBdr>
    </w:div>
    <w:div w:id="1628317353">
      <w:marLeft w:val="480"/>
      <w:marRight w:val="0"/>
      <w:marTop w:val="0"/>
      <w:marBottom w:val="0"/>
      <w:divBdr>
        <w:top w:val="none" w:sz="0" w:space="0" w:color="auto"/>
        <w:left w:val="none" w:sz="0" w:space="0" w:color="auto"/>
        <w:bottom w:val="none" w:sz="0" w:space="0" w:color="auto"/>
        <w:right w:val="none" w:sz="0" w:space="0" w:color="auto"/>
      </w:divBdr>
    </w:div>
    <w:div w:id="1629051535">
      <w:marLeft w:val="480"/>
      <w:marRight w:val="0"/>
      <w:marTop w:val="0"/>
      <w:marBottom w:val="0"/>
      <w:divBdr>
        <w:top w:val="none" w:sz="0" w:space="0" w:color="auto"/>
        <w:left w:val="none" w:sz="0" w:space="0" w:color="auto"/>
        <w:bottom w:val="none" w:sz="0" w:space="0" w:color="auto"/>
        <w:right w:val="none" w:sz="0" w:space="0" w:color="auto"/>
      </w:divBdr>
    </w:div>
    <w:div w:id="1629119509">
      <w:marLeft w:val="480"/>
      <w:marRight w:val="0"/>
      <w:marTop w:val="0"/>
      <w:marBottom w:val="0"/>
      <w:divBdr>
        <w:top w:val="none" w:sz="0" w:space="0" w:color="auto"/>
        <w:left w:val="none" w:sz="0" w:space="0" w:color="auto"/>
        <w:bottom w:val="none" w:sz="0" w:space="0" w:color="auto"/>
        <w:right w:val="none" w:sz="0" w:space="0" w:color="auto"/>
      </w:divBdr>
    </w:div>
    <w:div w:id="1629160753">
      <w:marLeft w:val="480"/>
      <w:marRight w:val="0"/>
      <w:marTop w:val="0"/>
      <w:marBottom w:val="0"/>
      <w:divBdr>
        <w:top w:val="none" w:sz="0" w:space="0" w:color="auto"/>
        <w:left w:val="none" w:sz="0" w:space="0" w:color="auto"/>
        <w:bottom w:val="none" w:sz="0" w:space="0" w:color="auto"/>
        <w:right w:val="none" w:sz="0" w:space="0" w:color="auto"/>
      </w:divBdr>
    </w:div>
    <w:div w:id="1629622453">
      <w:marLeft w:val="480"/>
      <w:marRight w:val="0"/>
      <w:marTop w:val="0"/>
      <w:marBottom w:val="0"/>
      <w:divBdr>
        <w:top w:val="none" w:sz="0" w:space="0" w:color="auto"/>
        <w:left w:val="none" w:sz="0" w:space="0" w:color="auto"/>
        <w:bottom w:val="none" w:sz="0" w:space="0" w:color="auto"/>
        <w:right w:val="none" w:sz="0" w:space="0" w:color="auto"/>
      </w:divBdr>
    </w:div>
    <w:div w:id="1629780179">
      <w:marLeft w:val="480"/>
      <w:marRight w:val="0"/>
      <w:marTop w:val="0"/>
      <w:marBottom w:val="0"/>
      <w:divBdr>
        <w:top w:val="none" w:sz="0" w:space="0" w:color="auto"/>
        <w:left w:val="none" w:sz="0" w:space="0" w:color="auto"/>
        <w:bottom w:val="none" w:sz="0" w:space="0" w:color="auto"/>
        <w:right w:val="none" w:sz="0" w:space="0" w:color="auto"/>
      </w:divBdr>
    </w:div>
    <w:div w:id="1630092804">
      <w:marLeft w:val="480"/>
      <w:marRight w:val="0"/>
      <w:marTop w:val="0"/>
      <w:marBottom w:val="0"/>
      <w:divBdr>
        <w:top w:val="none" w:sz="0" w:space="0" w:color="auto"/>
        <w:left w:val="none" w:sz="0" w:space="0" w:color="auto"/>
        <w:bottom w:val="none" w:sz="0" w:space="0" w:color="auto"/>
        <w:right w:val="none" w:sz="0" w:space="0" w:color="auto"/>
      </w:divBdr>
    </w:div>
    <w:div w:id="1630277355">
      <w:marLeft w:val="480"/>
      <w:marRight w:val="0"/>
      <w:marTop w:val="0"/>
      <w:marBottom w:val="0"/>
      <w:divBdr>
        <w:top w:val="none" w:sz="0" w:space="0" w:color="auto"/>
        <w:left w:val="none" w:sz="0" w:space="0" w:color="auto"/>
        <w:bottom w:val="none" w:sz="0" w:space="0" w:color="auto"/>
        <w:right w:val="none" w:sz="0" w:space="0" w:color="auto"/>
      </w:divBdr>
    </w:div>
    <w:div w:id="1630471621">
      <w:marLeft w:val="480"/>
      <w:marRight w:val="0"/>
      <w:marTop w:val="0"/>
      <w:marBottom w:val="0"/>
      <w:divBdr>
        <w:top w:val="none" w:sz="0" w:space="0" w:color="auto"/>
        <w:left w:val="none" w:sz="0" w:space="0" w:color="auto"/>
        <w:bottom w:val="none" w:sz="0" w:space="0" w:color="auto"/>
        <w:right w:val="none" w:sz="0" w:space="0" w:color="auto"/>
      </w:divBdr>
    </w:div>
    <w:div w:id="1631127641">
      <w:marLeft w:val="480"/>
      <w:marRight w:val="0"/>
      <w:marTop w:val="0"/>
      <w:marBottom w:val="0"/>
      <w:divBdr>
        <w:top w:val="none" w:sz="0" w:space="0" w:color="auto"/>
        <w:left w:val="none" w:sz="0" w:space="0" w:color="auto"/>
        <w:bottom w:val="none" w:sz="0" w:space="0" w:color="auto"/>
        <w:right w:val="none" w:sz="0" w:space="0" w:color="auto"/>
      </w:divBdr>
    </w:div>
    <w:div w:id="1631277765">
      <w:marLeft w:val="480"/>
      <w:marRight w:val="0"/>
      <w:marTop w:val="0"/>
      <w:marBottom w:val="0"/>
      <w:divBdr>
        <w:top w:val="none" w:sz="0" w:space="0" w:color="auto"/>
        <w:left w:val="none" w:sz="0" w:space="0" w:color="auto"/>
        <w:bottom w:val="none" w:sz="0" w:space="0" w:color="auto"/>
        <w:right w:val="none" w:sz="0" w:space="0" w:color="auto"/>
      </w:divBdr>
    </w:div>
    <w:div w:id="1631665451">
      <w:marLeft w:val="480"/>
      <w:marRight w:val="0"/>
      <w:marTop w:val="0"/>
      <w:marBottom w:val="0"/>
      <w:divBdr>
        <w:top w:val="none" w:sz="0" w:space="0" w:color="auto"/>
        <w:left w:val="none" w:sz="0" w:space="0" w:color="auto"/>
        <w:bottom w:val="none" w:sz="0" w:space="0" w:color="auto"/>
        <w:right w:val="none" w:sz="0" w:space="0" w:color="auto"/>
      </w:divBdr>
    </w:div>
    <w:div w:id="1633554831">
      <w:marLeft w:val="480"/>
      <w:marRight w:val="0"/>
      <w:marTop w:val="0"/>
      <w:marBottom w:val="0"/>
      <w:divBdr>
        <w:top w:val="none" w:sz="0" w:space="0" w:color="auto"/>
        <w:left w:val="none" w:sz="0" w:space="0" w:color="auto"/>
        <w:bottom w:val="none" w:sz="0" w:space="0" w:color="auto"/>
        <w:right w:val="none" w:sz="0" w:space="0" w:color="auto"/>
      </w:divBdr>
    </w:div>
    <w:div w:id="1633632604">
      <w:marLeft w:val="480"/>
      <w:marRight w:val="0"/>
      <w:marTop w:val="0"/>
      <w:marBottom w:val="0"/>
      <w:divBdr>
        <w:top w:val="none" w:sz="0" w:space="0" w:color="auto"/>
        <w:left w:val="none" w:sz="0" w:space="0" w:color="auto"/>
        <w:bottom w:val="none" w:sz="0" w:space="0" w:color="auto"/>
        <w:right w:val="none" w:sz="0" w:space="0" w:color="auto"/>
      </w:divBdr>
    </w:div>
    <w:div w:id="1634094835">
      <w:marLeft w:val="480"/>
      <w:marRight w:val="0"/>
      <w:marTop w:val="0"/>
      <w:marBottom w:val="0"/>
      <w:divBdr>
        <w:top w:val="none" w:sz="0" w:space="0" w:color="auto"/>
        <w:left w:val="none" w:sz="0" w:space="0" w:color="auto"/>
        <w:bottom w:val="none" w:sz="0" w:space="0" w:color="auto"/>
        <w:right w:val="none" w:sz="0" w:space="0" w:color="auto"/>
      </w:divBdr>
    </w:div>
    <w:div w:id="1634480970">
      <w:marLeft w:val="480"/>
      <w:marRight w:val="0"/>
      <w:marTop w:val="0"/>
      <w:marBottom w:val="0"/>
      <w:divBdr>
        <w:top w:val="none" w:sz="0" w:space="0" w:color="auto"/>
        <w:left w:val="none" w:sz="0" w:space="0" w:color="auto"/>
        <w:bottom w:val="none" w:sz="0" w:space="0" w:color="auto"/>
        <w:right w:val="none" w:sz="0" w:space="0" w:color="auto"/>
      </w:divBdr>
    </w:div>
    <w:div w:id="1635405216">
      <w:marLeft w:val="480"/>
      <w:marRight w:val="0"/>
      <w:marTop w:val="0"/>
      <w:marBottom w:val="0"/>
      <w:divBdr>
        <w:top w:val="none" w:sz="0" w:space="0" w:color="auto"/>
        <w:left w:val="none" w:sz="0" w:space="0" w:color="auto"/>
        <w:bottom w:val="none" w:sz="0" w:space="0" w:color="auto"/>
        <w:right w:val="none" w:sz="0" w:space="0" w:color="auto"/>
      </w:divBdr>
    </w:div>
    <w:div w:id="1635406623">
      <w:marLeft w:val="480"/>
      <w:marRight w:val="0"/>
      <w:marTop w:val="0"/>
      <w:marBottom w:val="0"/>
      <w:divBdr>
        <w:top w:val="none" w:sz="0" w:space="0" w:color="auto"/>
        <w:left w:val="none" w:sz="0" w:space="0" w:color="auto"/>
        <w:bottom w:val="none" w:sz="0" w:space="0" w:color="auto"/>
        <w:right w:val="none" w:sz="0" w:space="0" w:color="auto"/>
      </w:divBdr>
    </w:div>
    <w:div w:id="1635984536">
      <w:marLeft w:val="480"/>
      <w:marRight w:val="0"/>
      <w:marTop w:val="0"/>
      <w:marBottom w:val="0"/>
      <w:divBdr>
        <w:top w:val="none" w:sz="0" w:space="0" w:color="auto"/>
        <w:left w:val="none" w:sz="0" w:space="0" w:color="auto"/>
        <w:bottom w:val="none" w:sz="0" w:space="0" w:color="auto"/>
        <w:right w:val="none" w:sz="0" w:space="0" w:color="auto"/>
      </w:divBdr>
    </w:div>
    <w:div w:id="1636326003">
      <w:marLeft w:val="480"/>
      <w:marRight w:val="0"/>
      <w:marTop w:val="0"/>
      <w:marBottom w:val="0"/>
      <w:divBdr>
        <w:top w:val="none" w:sz="0" w:space="0" w:color="auto"/>
        <w:left w:val="none" w:sz="0" w:space="0" w:color="auto"/>
        <w:bottom w:val="none" w:sz="0" w:space="0" w:color="auto"/>
        <w:right w:val="none" w:sz="0" w:space="0" w:color="auto"/>
      </w:divBdr>
    </w:div>
    <w:div w:id="1636444749">
      <w:marLeft w:val="480"/>
      <w:marRight w:val="0"/>
      <w:marTop w:val="0"/>
      <w:marBottom w:val="0"/>
      <w:divBdr>
        <w:top w:val="none" w:sz="0" w:space="0" w:color="auto"/>
        <w:left w:val="none" w:sz="0" w:space="0" w:color="auto"/>
        <w:bottom w:val="none" w:sz="0" w:space="0" w:color="auto"/>
        <w:right w:val="none" w:sz="0" w:space="0" w:color="auto"/>
      </w:divBdr>
    </w:div>
    <w:div w:id="1636830159">
      <w:marLeft w:val="480"/>
      <w:marRight w:val="0"/>
      <w:marTop w:val="0"/>
      <w:marBottom w:val="0"/>
      <w:divBdr>
        <w:top w:val="none" w:sz="0" w:space="0" w:color="auto"/>
        <w:left w:val="none" w:sz="0" w:space="0" w:color="auto"/>
        <w:bottom w:val="none" w:sz="0" w:space="0" w:color="auto"/>
        <w:right w:val="none" w:sz="0" w:space="0" w:color="auto"/>
      </w:divBdr>
    </w:div>
    <w:div w:id="1636830762">
      <w:marLeft w:val="480"/>
      <w:marRight w:val="0"/>
      <w:marTop w:val="0"/>
      <w:marBottom w:val="0"/>
      <w:divBdr>
        <w:top w:val="none" w:sz="0" w:space="0" w:color="auto"/>
        <w:left w:val="none" w:sz="0" w:space="0" w:color="auto"/>
        <w:bottom w:val="none" w:sz="0" w:space="0" w:color="auto"/>
        <w:right w:val="none" w:sz="0" w:space="0" w:color="auto"/>
      </w:divBdr>
    </w:div>
    <w:div w:id="1636910931">
      <w:marLeft w:val="480"/>
      <w:marRight w:val="0"/>
      <w:marTop w:val="0"/>
      <w:marBottom w:val="0"/>
      <w:divBdr>
        <w:top w:val="none" w:sz="0" w:space="0" w:color="auto"/>
        <w:left w:val="none" w:sz="0" w:space="0" w:color="auto"/>
        <w:bottom w:val="none" w:sz="0" w:space="0" w:color="auto"/>
        <w:right w:val="none" w:sz="0" w:space="0" w:color="auto"/>
      </w:divBdr>
    </w:div>
    <w:div w:id="1637028302">
      <w:marLeft w:val="480"/>
      <w:marRight w:val="0"/>
      <w:marTop w:val="0"/>
      <w:marBottom w:val="0"/>
      <w:divBdr>
        <w:top w:val="none" w:sz="0" w:space="0" w:color="auto"/>
        <w:left w:val="none" w:sz="0" w:space="0" w:color="auto"/>
        <w:bottom w:val="none" w:sz="0" w:space="0" w:color="auto"/>
        <w:right w:val="none" w:sz="0" w:space="0" w:color="auto"/>
      </w:divBdr>
    </w:div>
    <w:div w:id="1638027755">
      <w:marLeft w:val="480"/>
      <w:marRight w:val="0"/>
      <w:marTop w:val="0"/>
      <w:marBottom w:val="0"/>
      <w:divBdr>
        <w:top w:val="none" w:sz="0" w:space="0" w:color="auto"/>
        <w:left w:val="none" w:sz="0" w:space="0" w:color="auto"/>
        <w:bottom w:val="none" w:sz="0" w:space="0" w:color="auto"/>
        <w:right w:val="none" w:sz="0" w:space="0" w:color="auto"/>
      </w:divBdr>
    </w:div>
    <w:div w:id="1638030028">
      <w:marLeft w:val="480"/>
      <w:marRight w:val="0"/>
      <w:marTop w:val="0"/>
      <w:marBottom w:val="0"/>
      <w:divBdr>
        <w:top w:val="none" w:sz="0" w:space="0" w:color="auto"/>
        <w:left w:val="none" w:sz="0" w:space="0" w:color="auto"/>
        <w:bottom w:val="none" w:sz="0" w:space="0" w:color="auto"/>
        <w:right w:val="none" w:sz="0" w:space="0" w:color="auto"/>
      </w:divBdr>
    </w:div>
    <w:div w:id="1638144656">
      <w:marLeft w:val="480"/>
      <w:marRight w:val="0"/>
      <w:marTop w:val="0"/>
      <w:marBottom w:val="0"/>
      <w:divBdr>
        <w:top w:val="none" w:sz="0" w:space="0" w:color="auto"/>
        <w:left w:val="none" w:sz="0" w:space="0" w:color="auto"/>
        <w:bottom w:val="none" w:sz="0" w:space="0" w:color="auto"/>
        <w:right w:val="none" w:sz="0" w:space="0" w:color="auto"/>
      </w:divBdr>
    </w:div>
    <w:div w:id="1638679986">
      <w:marLeft w:val="480"/>
      <w:marRight w:val="0"/>
      <w:marTop w:val="0"/>
      <w:marBottom w:val="0"/>
      <w:divBdr>
        <w:top w:val="none" w:sz="0" w:space="0" w:color="auto"/>
        <w:left w:val="none" w:sz="0" w:space="0" w:color="auto"/>
        <w:bottom w:val="none" w:sz="0" w:space="0" w:color="auto"/>
        <w:right w:val="none" w:sz="0" w:space="0" w:color="auto"/>
      </w:divBdr>
    </w:div>
    <w:div w:id="1639263694">
      <w:marLeft w:val="480"/>
      <w:marRight w:val="0"/>
      <w:marTop w:val="0"/>
      <w:marBottom w:val="0"/>
      <w:divBdr>
        <w:top w:val="none" w:sz="0" w:space="0" w:color="auto"/>
        <w:left w:val="none" w:sz="0" w:space="0" w:color="auto"/>
        <w:bottom w:val="none" w:sz="0" w:space="0" w:color="auto"/>
        <w:right w:val="none" w:sz="0" w:space="0" w:color="auto"/>
      </w:divBdr>
    </w:div>
    <w:div w:id="1639794812">
      <w:marLeft w:val="480"/>
      <w:marRight w:val="0"/>
      <w:marTop w:val="0"/>
      <w:marBottom w:val="0"/>
      <w:divBdr>
        <w:top w:val="none" w:sz="0" w:space="0" w:color="auto"/>
        <w:left w:val="none" w:sz="0" w:space="0" w:color="auto"/>
        <w:bottom w:val="none" w:sz="0" w:space="0" w:color="auto"/>
        <w:right w:val="none" w:sz="0" w:space="0" w:color="auto"/>
      </w:divBdr>
    </w:div>
    <w:div w:id="1640066903">
      <w:marLeft w:val="480"/>
      <w:marRight w:val="0"/>
      <w:marTop w:val="0"/>
      <w:marBottom w:val="0"/>
      <w:divBdr>
        <w:top w:val="none" w:sz="0" w:space="0" w:color="auto"/>
        <w:left w:val="none" w:sz="0" w:space="0" w:color="auto"/>
        <w:bottom w:val="none" w:sz="0" w:space="0" w:color="auto"/>
        <w:right w:val="none" w:sz="0" w:space="0" w:color="auto"/>
      </w:divBdr>
    </w:div>
    <w:div w:id="1640722065">
      <w:marLeft w:val="480"/>
      <w:marRight w:val="0"/>
      <w:marTop w:val="0"/>
      <w:marBottom w:val="0"/>
      <w:divBdr>
        <w:top w:val="none" w:sz="0" w:space="0" w:color="auto"/>
        <w:left w:val="none" w:sz="0" w:space="0" w:color="auto"/>
        <w:bottom w:val="none" w:sz="0" w:space="0" w:color="auto"/>
        <w:right w:val="none" w:sz="0" w:space="0" w:color="auto"/>
      </w:divBdr>
    </w:div>
    <w:div w:id="1641184939">
      <w:marLeft w:val="480"/>
      <w:marRight w:val="0"/>
      <w:marTop w:val="0"/>
      <w:marBottom w:val="0"/>
      <w:divBdr>
        <w:top w:val="none" w:sz="0" w:space="0" w:color="auto"/>
        <w:left w:val="none" w:sz="0" w:space="0" w:color="auto"/>
        <w:bottom w:val="none" w:sz="0" w:space="0" w:color="auto"/>
        <w:right w:val="none" w:sz="0" w:space="0" w:color="auto"/>
      </w:divBdr>
    </w:div>
    <w:div w:id="1641375276">
      <w:marLeft w:val="480"/>
      <w:marRight w:val="0"/>
      <w:marTop w:val="0"/>
      <w:marBottom w:val="0"/>
      <w:divBdr>
        <w:top w:val="none" w:sz="0" w:space="0" w:color="auto"/>
        <w:left w:val="none" w:sz="0" w:space="0" w:color="auto"/>
        <w:bottom w:val="none" w:sz="0" w:space="0" w:color="auto"/>
        <w:right w:val="none" w:sz="0" w:space="0" w:color="auto"/>
      </w:divBdr>
    </w:div>
    <w:div w:id="1641496948">
      <w:marLeft w:val="480"/>
      <w:marRight w:val="0"/>
      <w:marTop w:val="0"/>
      <w:marBottom w:val="0"/>
      <w:divBdr>
        <w:top w:val="none" w:sz="0" w:space="0" w:color="auto"/>
        <w:left w:val="none" w:sz="0" w:space="0" w:color="auto"/>
        <w:bottom w:val="none" w:sz="0" w:space="0" w:color="auto"/>
        <w:right w:val="none" w:sz="0" w:space="0" w:color="auto"/>
      </w:divBdr>
    </w:div>
    <w:div w:id="1641614960">
      <w:marLeft w:val="480"/>
      <w:marRight w:val="0"/>
      <w:marTop w:val="0"/>
      <w:marBottom w:val="0"/>
      <w:divBdr>
        <w:top w:val="none" w:sz="0" w:space="0" w:color="auto"/>
        <w:left w:val="none" w:sz="0" w:space="0" w:color="auto"/>
        <w:bottom w:val="none" w:sz="0" w:space="0" w:color="auto"/>
        <w:right w:val="none" w:sz="0" w:space="0" w:color="auto"/>
      </w:divBdr>
    </w:div>
    <w:div w:id="1641763795">
      <w:marLeft w:val="480"/>
      <w:marRight w:val="0"/>
      <w:marTop w:val="0"/>
      <w:marBottom w:val="0"/>
      <w:divBdr>
        <w:top w:val="none" w:sz="0" w:space="0" w:color="auto"/>
        <w:left w:val="none" w:sz="0" w:space="0" w:color="auto"/>
        <w:bottom w:val="none" w:sz="0" w:space="0" w:color="auto"/>
        <w:right w:val="none" w:sz="0" w:space="0" w:color="auto"/>
      </w:divBdr>
    </w:div>
    <w:div w:id="1642154742">
      <w:marLeft w:val="480"/>
      <w:marRight w:val="0"/>
      <w:marTop w:val="0"/>
      <w:marBottom w:val="0"/>
      <w:divBdr>
        <w:top w:val="none" w:sz="0" w:space="0" w:color="auto"/>
        <w:left w:val="none" w:sz="0" w:space="0" w:color="auto"/>
        <w:bottom w:val="none" w:sz="0" w:space="0" w:color="auto"/>
        <w:right w:val="none" w:sz="0" w:space="0" w:color="auto"/>
      </w:divBdr>
    </w:div>
    <w:div w:id="1642222997">
      <w:marLeft w:val="480"/>
      <w:marRight w:val="0"/>
      <w:marTop w:val="0"/>
      <w:marBottom w:val="0"/>
      <w:divBdr>
        <w:top w:val="none" w:sz="0" w:space="0" w:color="auto"/>
        <w:left w:val="none" w:sz="0" w:space="0" w:color="auto"/>
        <w:bottom w:val="none" w:sz="0" w:space="0" w:color="auto"/>
        <w:right w:val="none" w:sz="0" w:space="0" w:color="auto"/>
      </w:divBdr>
    </w:div>
    <w:div w:id="1642539807">
      <w:marLeft w:val="480"/>
      <w:marRight w:val="0"/>
      <w:marTop w:val="0"/>
      <w:marBottom w:val="0"/>
      <w:divBdr>
        <w:top w:val="none" w:sz="0" w:space="0" w:color="auto"/>
        <w:left w:val="none" w:sz="0" w:space="0" w:color="auto"/>
        <w:bottom w:val="none" w:sz="0" w:space="0" w:color="auto"/>
        <w:right w:val="none" w:sz="0" w:space="0" w:color="auto"/>
      </w:divBdr>
    </w:div>
    <w:div w:id="1643004508">
      <w:marLeft w:val="480"/>
      <w:marRight w:val="0"/>
      <w:marTop w:val="0"/>
      <w:marBottom w:val="0"/>
      <w:divBdr>
        <w:top w:val="none" w:sz="0" w:space="0" w:color="auto"/>
        <w:left w:val="none" w:sz="0" w:space="0" w:color="auto"/>
        <w:bottom w:val="none" w:sz="0" w:space="0" w:color="auto"/>
        <w:right w:val="none" w:sz="0" w:space="0" w:color="auto"/>
      </w:divBdr>
    </w:div>
    <w:div w:id="1643119016">
      <w:marLeft w:val="480"/>
      <w:marRight w:val="0"/>
      <w:marTop w:val="0"/>
      <w:marBottom w:val="0"/>
      <w:divBdr>
        <w:top w:val="none" w:sz="0" w:space="0" w:color="auto"/>
        <w:left w:val="none" w:sz="0" w:space="0" w:color="auto"/>
        <w:bottom w:val="none" w:sz="0" w:space="0" w:color="auto"/>
        <w:right w:val="none" w:sz="0" w:space="0" w:color="auto"/>
      </w:divBdr>
    </w:div>
    <w:div w:id="1644001077">
      <w:marLeft w:val="480"/>
      <w:marRight w:val="0"/>
      <w:marTop w:val="0"/>
      <w:marBottom w:val="0"/>
      <w:divBdr>
        <w:top w:val="none" w:sz="0" w:space="0" w:color="auto"/>
        <w:left w:val="none" w:sz="0" w:space="0" w:color="auto"/>
        <w:bottom w:val="none" w:sz="0" w:space="0" w:color="auto"/>
        <w:right w:val="none" w:sz="0" w:space="0" w:color="auto"/>
      </w:divBdr>
    </w:div>
    <w:div w:id="1644045339">
      <w:marLeft w:val="480"/>
      <w:marRight w:val="0"/>
      <w:marTop w:val="0"/>
      <w:marBottom w:val="0"/>
      <w:divBdr>
        <w:top w:val="none" w:sz="0" w:space="0" w:color="auto"/>
        <w:left w:val="none" w:sz="0" w:space="0" w:color="auto"/>
        <w:bottom w:val="none" w:sz="0" w:space="0" w:color="auto"/>
        <w:right w:val="none" w:sz="0" w:space="0" w:color="auto"/>
      </w:divBdr>
    </w:div>
    <w:div w:id="1644197366">
      <w:marLeft w:val="480"/>
      <w:marRight w:val="0"/>
      <w:marTop w:val="0"/>
      <w:marBottom w:val="0"/>
      <w:divBdr>
        <w:top w:val="none" w:sz="0" w:space="0" w:color="auto"/>
        <w:left w:val="none" w:sz="0" w:space="0" w:color="auto"/>
        <w:bottom w:val="none" w:sz="0" w:space="0" w:color="auto"/>
        <w:right w:val="none" w:sz="0" w:space="0" w:color="auto"/>
      </w:divBdr>
    </w:div>
    <w:div w:id="1644699241">
      <w:marLeft w:val="480"/>
      <w:marRight w:val="0"/>
      <w:marTop w:val="0"/>
      <w:marBottom w:val="0"/>
      <w:divBdr>
        <w:top w:val="none" w:sz="0" w:space="0" w:color="auto"/>
        <w:left w:val="none" w:sz="0" w:space="0" w:color="auto"/>
        <w:bottom w:val="none" w:sz="0" w:space="0" w:color="auto"/>
        <w:right w:val="none" w:sz="0" w:space="0" w:color="auto"/>
      </w:divBdr>
    </w:div>
    <w:div w:id="1645037721">
      <w:marLeft w:val="480"/>
      <w:marRight w:val="0"/>
      <w:marTop w:val="0"/>
      <w:marBottom w:val="0"/>
      <w:divBdr>
        <w:top w:val="none" w:sz="0" w:space="0" w:color="auto"/>
        <w:left w:val="none" w:sz="0" w:space="0" w:color="auto"/>
        <w:bottom w:val="none" w:sz="0" w:space="0" w:color="auto"/>
        <w:right w:val="none" w:sz="0" w:space="0" w:color="auto"/>
      </w:divBdr>
    </w:div>
    <w:div w:id="1645087674">
      <w:marLeft w:val="480"/>
      <w:marRight w:val="0"/>
      <w:marTop w:val="0"/>
      <w:marBottom w:val="0"/>
      <w:divBdr>
        <w:top w:val="none" w:sz="0" w:space="0" w:color="auto"/>
        <w:left w:val="none" w:sz="0" w:space="0" w:color="auto"/>
        <w:bottom w:val="none" w:sz="0" w:space="0" w:color="auto"/>
        <w:right w:val="none" w:sz="0" w:space="0" w:color="auto"/>
      </w:divBdr>
    </w:div>
    <w:div w:id="1645160022">
      <w:marLeft w:val="480"/>
      <w:marRight w:val="0"/>
      <w:marTop w:val="0"/>
      <w:marBottom w:val="0"/>
      <w:divBdr>
        <w:top w:val="none" w:sz="0" w:space="0" w:color="auto"/>
        <w:left w:val="none" w:sz="0" w:space="0" w:color="auto"/>
        <w:bottom w:val="none" w:sz="0" w:space="0" w:color="auto"/>
        <w:right w:val="none" w:sz="0" w:space="0" w:color="auto"/>
      </w:divBdr>
    </w:div>
    <w:div w:id="1645310743">
      <w:marLeft w:val="480"/>
      <w:marRight w:val="0"/>
      <w:marTop w:val="0"/>
      <w:marBottom w:val="0"/>
      <w:divBdr>
        <w:top w:val="none" w:sz="0" w:space="0" w:color="auto"/>
        <w:left w:val="none" w:sz="0" w:space="0" w:color="auto"/>
        <w:bottom w:val="none" w:sz="0" w:space="0" w:color="auto"/>
        <w:right w:val="none" w:sz="0" w:space="0" w:color="auto"/>
      </w:divBdr>
    </w:div>
    <w:div w:id="1645544561">
      <w:marLeft w:val="480"/>
      <w:marRight w:val="0"/>
      <w:marTop w:val="0"/>
      <w:marBottom w:val="0"/>
      <w:divBdr>
        <w:top w:val="none" w:sz="0" w:space="0" w:color="auto"/>
        <w:left w:val="none" w:sz="0" w:space="0" w:color="auto"/>
        <w:bottom w:val="none" w:sz="0" w:space="0" w:color="auto"/>
        <w:right w:val="none" w:sz="0" w:space="0" w:color="auto"/>
      </w:divBdr>
    </w:div>
    <w:div w:id="1645700704">
      <w:marLeft w:val="480"/>
      <w:marRight w:val="0"/>
      <w:marTop w:val="0"/>
      <w:marBottom w:val="0"/>
      <w:divBdr>
        <w:top w:val="none" w:sz="0" w:space="0" w:color="auto"/>
        <w:left w:val="none" w:sz="0" w:space="0" w:color="auto"/>
        <w:bottom w:val="none" w:sz="0" w:space="0" w:color="auto"/>
        <w:right w:val="none" w:sz="0" w:space="0" w:color="auto"/>
      </w:divBdr>
    </w:div>
    <w:div w:id="1645894296">
      <w:marLeft w:val="480"/>
      <w:marRight w:val="0"/>
      <w:marTop w:val="0"/>
      <w:marBottom w:val="0"/>
      <w:divBdr>
        <w:top w:val="none" w:sz="0" w:space="0" w:color="auto"/>
        <w:left w:val="none" w:sz="0" w:space="0" w:color="auto"/>
        <w:bottom w:val="none" w:sz="0" w:space="0" w:color="auto"/>
        <w:right w:val="none" w:sz="0" w:space="0" w:color="auto"/>
      </w:divBdr>
    </w:div>
    <w:div w:id="1646621227">
      <w:marLeft w:val="480"/>
      <w:marRight w:val="0"/>
      <w:marTop w:val="0"/>
      <w:marBottom w:val="0"/>
      <w:divBdr>
        <w:top w:val="none" w:sz="0" w:space="0" w:color="auto"/>
        <w:left w:val="none" w:sz="0" w:space="0" w:color="auto"/>
        <w:bottom w:val="none" w:sz="0" w:space="0" w:color="auto"/>
        <w:right w:val="none" w:sz="0" w:space="0" w:color="auto"/>
      </w:divBdr>
    </w:div>
    <w:div w:id="1646813308">
      <w:marLeft w:val="480"/>
      <w:marRight w:val="0"/>
      <w:marTop w:val="0"/>
      <w:marBottom w:val="0"/>
      <w:divBdr>
        <w:top w:val="none" w:sz="0" w:space="0" w:color="auto"/>
        <w:left w:val="none" w:sz="0" w:space="0" w:color="auto"/>
        <w:bottom w:val="none" w:sz="0" w:space="0" w:color="auto"/>
        <w:right w:val="none" w:sz="0" w:space="0" w:color="auto"/>
      </w:divBdr>
    </w:div>
    <w:div w:id="1647200570">
      <w:marLeft w:val="480"/>
      <w:marRight w:val="0"/>
      <w:marTop w:val="0"/>
      <w:marBottom w:val="0"/>
      <w:divBdr>
        <w:top w:val="none" w:sz="0" w:space="0" w:color="auto"/>
        <w:left w:val="none" w:sz="0" w:space="0" w:color="auto"/>
        <w:bottom w:val="none" w:sz="0" w:space="0" w:color="auto"/>
        <w:right w:val="none" w:sz="0" w:space="0" w:color="auto"/>
      </w:divBdr>
    </w:div>
    <w:div w:id="1647202470">
      <w:marLeft w:val="480"/>
      <w:marRight w:val="0"/>
      <w:marTop w:val="0"/>
      <w:marBottom w:val="0"/>
      <w:divBdr>
        <w:top w:val="none" w:sz="0" w:space="0" w:color="auto"/>
        <w:left w:val="none" w:sz="0" w:space="0" w:color="auto"/>
        <w:bottom w:val="none" w:sz="0" w:space="0" w:color="auto"/>
        <w:right w:val="none" w:sz="0" w:space="0" w:color="auto"/>
      </w:divBdr>
    </w:div>
    <w:div w:id="1647316758">
      <w:marLeft w:val="480"/>
      <w:marRight w:val="0"/>
      <w:marTop w:val="0"/>
      <w:marBottom w:val="0"/>
      <w:divBdr>
        <w:top w:val="none" w:sz="0" w:space="0" w:color="auto"/>
        <w:left w:val="none" w:sz="0" w:space="0" w:color="auto"/>
        <w:bottom w:val="none" w:sz="0" w:space="0" w:color="auto"/>
        <w:right w:val="none" w:sz="0" w:space="0" w:color="auto"/>
      </w:divBdr>
    </w:div>
    <w:div w:id="1647397194">
      <w:marLeft w:val="480"/>
      <w:marRight w:val="0"/>
      <w:marTop w:val="0"/>
      <w:marBottom w:val="0"/>
      <w:divBdr>
        <w:top w:val="none" w:sz="0" w:space="0" w:color="auto"/>
        <w:left w:val="none" w:sz="0" w:space="0" w:color="auto"/>
        <w:bottom w:val="none" w:sz="0" w:space="0" w:color="auto"/>
        <w:right w:val="none" w:sz="0" w:space="0" w:color="auto"/>
      </w:divBdr>
    </w:div>
    <w:div w:id="1647398909">
      <w:marLeft w:val="480"/>
      <w:marRight w:val="0"/>
      <w:marTop w:val="0"/>
      <w:marBottom w:val="0"/>
      <w:divBdr>
        <w:top w:val="none" w:sz="0" w:space="0" w:color="auto"/>
        <w:left w:val="none" w:sz="0" w:space="0" w:color="auto"/>
        <w:bottom w:val="none" w:sz="0" w:space="0" w:color="auto"/>
        <w:right w:val="none" w:sz="0" w:space="0" w:color="auto"/>
      </w:divBdr>
    </w:div>
    <w:div w:id="1647590116">
      <w:marLeft w:val="480"/>
      <w:marRight w:val="0"/>
      <w:marTop w:val="0"/>
      <w:marBottom w:val="0"/>
      <w:divBdr>
        <w:top w:val="none" w:sz="0" w:space="0" w:color="auto"/>
        <w:left w:val="none" w:sz="0" w:space="0" w:color="auto"/>
        <w:bottom w:val="none" w:sz="0" w:space="0" w:color="auto"/>
        <w:right w:val="none" w:sz="0" w:space="0" w:color="auto"/>
      </w:divBdr>
    </w:div>
    <w:div w:id="1648389883">
      <w:marLeft w:val="480"/>
      <w:marRight w:val="0"/>
      <w:marTop w:val="0"/>
      <w:marBottom w:val="0"/>
      <w:divBdr>
        <w:top w:val="none" w:sz="0" w:space="0" w:color="auto"/>
        <w:left w:val="none" w:sz="0" w:space="0" w:color="auto"/>
        <w:bottom w:val="none" w:sz="0" w:space="0" w:color="auto"/>
        <w:right w:val="none" w:sz="0" w:space="0" w:color="auto"/>
      </w:divBdr>
    </w:div>
    <w:div w:id="1648706431">
      <w:marLeft w:val="480"/>
      <w:marRight w:val="0"/>
      <w:marTop w:val="0"/>
      <w:marBottom w:val="0"/>
      <w:divBdr>
        <w:top w:val="none" w:sz="0" w:space="0" w:color="auto"/>
        <w:left w:val="none" w:sz="0" w:space="0" w:color="auto"/>
        <w:bottom w:val="none" w:sz="0" w:space="0" w:color="auto"/>
        <w:right w:val="none" w:sz="0" w:space="0" w:color="auto"/>
      </w:divBdr>
    </w:div>
    <w:div w:id="1648824242">
      <w:marLeft w:val="480"/>
      <w:marRight w:val="0"/>
      <w:marTop w:val="0"/>
      <w:marBottom w:val="0"/>
      <w:divBdr>
        <w:top w:val="none" w:sz="0" w:space="0" w:color="auto"/>
        <w:left w:val="none" w:sz="0" w:space="0" w:color="auto"/>
        <w:bottom w:val="none" w:sz="0" w:space="0" w:color="auto"/>
        <w:right w:val="none" w:sz="0" w:space="0" w:color="auto"/>
      </w:divBdr>
    </w:div>
    <w:div w:id="1648852748">
      <w:marLeft w:val="480"/>
      <w:marRight w:val="0"/>
      <w:marTop w:val="0"/>
      <w:marBottom w:val="0"/>
      <w:divBdr>
        <w:top w:val="none" w:sz="0" w:space="0" w:color="auto"/>
        <w:left w:val="none" w:sz="0" w:space="0" w:color="auto"/>
        <w:bottom w:val="none" w:sz="0" w:space="0" w:color="auto"/>
        <w:right w:val="none" w:sz="0" w:space="0" w:color="auto"/>
      </w:divBdr>
    </w:div>
    <w:div w:id="1649167425">
      <w:marLeft w:val="480"/>
      <w:marRight w:val="0"/>
      <w:marTop w:val="0"/>
      <w:marBottom w:val="0"/>
      <w:divBdr>
        <w:top w:val="none" w:sz="0" w:space="0" w:color="auto"/>
        <w:left w:val="none" w:sz="0" w:space="0" w:color="auto"/>
        <w:bottom w:val="none" w:sz="0" w:space="0" w:color="auto"/>
        <w:right w:val="none" w:sz="0" w:space="0" w:color="auto"/>
      </w:divBdr>
    </w:div>
    <w:div w:id="1649362243">
      <w:marLeft w:val="480"/>
      <w:marRight w:val="0"/>
      <w:marTop w:val="0"/>
      <w:marBottom w:val="0"/>
      <w:divBdr>
        <w:top w:val="none" w:sz="0" w:space="0" w:color="auto"/>
        <w:left w:val="none" w:sz="0" w:space="0" w:color="auto"/>
        <w:bottom w:val="none" w:sz="0" w:space="0" w:color="auto"/>
        <w:right w:val="none" w:sz="0" w:space="0" w:color="auto"/>
      </w:divBdr>
    </w:div>
    <w:div w:id="1649821074">
      <w:marLeft w:val="480"/>
      <w:marRight w:val="0"/>
      <w:marTop w:val="0"/>
      <w:marBottom w:val="0"/>
      <w:divBdr>
        <w:top w:val="none" w:sz="0" w:space="0" w:color="auto"/>
        <w:left w:val="none" w:sz="0" w:space="0" w:color="auto"/>
        <w:bottom w:val="none" w:sz="0" w:space="0" w:color="auto"/>
        <w:right w:val="none" w:sz="0" w:space="0" w:color="auto"/>
      </w:divBdr>
    </w:div>
    <w:div w:id="1650016614">
      <w:marLeft w:val="480"/>
      <w:marRight w:val="0"/>
      <w:marTop w:val="0"/>
      <w:marBottom w:val="0"/>
      <w:divBdr>
        <w:top w:val="none" w:sz="0" w:space="0" w:color="auto"/>
        <w:left w:val="none" w:sz="0" w:space="0" w:color="auto"/>
        <w:bottom w:val="none" w:sz="0" w:space="0" w:color="auto"/>
        <w:right w:val="none" w:sz="0" w:space="0" w:color="auto"/>
      </w:divBdr>
    </w:div>
    <w:div w:id="1650018430">
      <w:marLeft w:val="480"/>
      <w:marRight w:val="0"/>
      <w:marTop w:val="0"/>
      <w:marBottom w:val="0"/>
      <w:divBdr>
        <w:top w:val="none" w:sz="0" w:space="0" w:color="auto"/>
        <w:left w:val="none" w:sz="0" w:space="0" w:color="auto"/>
        <w:bottom w:val="none" w:sz="0" w:space="0" w:color="auto"/>
        <w:right w:val="none" w:sz="0" w:space="0" w:color="auto"/>
      </w:divBdr>
    </w:div>
    <w:div w:id="1650359921">
      <w:marLeft w:val="480"/>
      <w:marRight w:val="0"/>
      <w:marTop w:val="0"/>
      <w:marBottom w:val="0"/>
      <w:divBdr>
        <w:top w:val="none" w:sz="0" w:space="0" w:color="auto"/>
        <w:left w:val="none" w:sz="0" w:space="0" w:color="auto"/>
        <w:bottom w:val="none" w:sz="0" w:space="0" w:color="auto"/>
        <w:right w:val="none" w:sz="0" w:space="0" w:color="auto"/>
      </w:divBdr>
    </w:div>
    <w:div w:id="1650548085">
      <w:marLeft w:val="480"/>
      <w:marRight w:val="0"/>
      <w:marTop w:val="0"/>
      <w:marBottom w:val="0"/>
      <w:divBdr>
        <w:top w:val="none" w:sz="0" w:space="0" w:color="auto"/>
        <w:left w:val="none" w:sz="0" w:space="0" w:color="auto"/>
        <w:bottom w:val="none" w:sz="0" w:space="0" w:color="auto"/>
        <w:right w:val="none" w:sz="0" w:space="0" w:color="auto"/>
      </w:divBdr>
    </w:div>
    <w:div w:id="1650669094">
      <w:marLeft w:val="480"/>
      <w:marRight w:val="0"/>
      <w:marTop w:val="0"/>
      <w:marBottom w:val="0"/>
      <w:divBdr>
        <w:top w:val="none" w:sz="0" w:space="0" w:color="auto"/>
        <w:left w:val="none" w:sz="0" w:space="0" w:color="auto"/>
        <w:bottom w:val="none" w:sz="0" w:space="0" w:color="auto"/>
        <w:right w:val="none" w:sz="0" w:space="0" w:color="auto"/>
      </w:divBdr>
    </w:div>
    <w:div w:id="1652127729">
      <w:marLeft w:val="480"/>
      <w:marRight w:val="0"/>
      <w:marTop w:val="0"/>
      <w:marBottom w:val="0"/>
      <w:divBdr>
        <w:top w:val="none" w:sz="0" w:space="0" w:color="auto"/>
        <w:left w:val="none" w:sz="0" w:space="0" w:color="auto"/>
        <w:bottom w:val="none" w:sz="0" w:space="0" w:color="auto"/>
        <w:right w:val="none" w:sz="0" w:space="0" w:color="auto"/>
      </w:divBdr>
    </w:div>
    <w:div w:id="1652518365">
      <w:marLeft w:val="480"/>
      <w:marRight w:val="0"/>
      <w:marTop w:val="0"/>
      <w:marBottom w:val="0"/>
      <w:divBdr>
        <w:top w:val="none" w:sz="0" w:space="0" w:color="auto"/>
        <w:left w:val="none" w:sz="0" w:space="0" w:color="auto"/>
        <w:bottom w:val="none" w:sz="0" w:space="0" w:color="auto"/>
        <w:right w:val="none" w:sz="0" w:space="0" w:color="auto"/>
      </w:divBdr>
    </w:div>
    <w:div w:id="1652520527">
      <w:marLeft w:val="480"/>
      <w:marRight w:val="0"/>
      <w:marTop w:val="0"/>
      <w:marBottom w:val="0"/>
      <w:divBdr>
        <w:top w:val="none" w:sz="0" w:space="0" w:color="auto"/>
        <w:left w:val="none" w:sz="0" w:space="0" w:color="auto"/>
        <w:bottom w:val="none" w:sz="0" w:space="0" w:color="auto"/>
        <w:right w:val="none" w:sz="0" w:space="0" w:color="auto"/>
      </w:divBdr>
    </w:div>
    <w:div w:id="1653215643">
      <w:marLeft w:val="480"/>
      <w:marRight w:val="0"/>
      <w:marTop w:val="0"/>
      <w:marBottom w:val="0"/>
      <w:divBdr>
        <w:top w:val="none" w:sz="0" w:space="0" w:color="auto"/>
        <w:left w:val="none" w:sz="0" w:space="0" w:color="auto"/>
        <w:bottom w:val="none" w:sz="0" w:space="0" w:color="auto"/>
        <w:right w:val="none" w:sz="0" w:space="0" w:color="auto"/>
      </w:divBdr>
    </w:div>
    <w:div w:id="1653291128">
      <w:marLeft w:val="480"/>
      <w:marRight w:val="0"/>
      <w:marTop w:val="0"/>
      <w:marBottom w:val="0"/>
      <w:divBdr>
        <w:top w:val="none" w:sz="0" w:space="0" w:color="auto"/>
        <w:left w:val="none" w:sz="0" w:space="0" w:color="auto"/>
        <w:bottom w:val="none" w:sz="0" w:space="0" w:color="auto"/>
        <w:right w:val="none" w:sz="0" w:space="0" w:color="auto"/>
      </w:divBdr>
    </w:div>
    <w:div w:id="1653362294">
      <w:marLeft w:val="480"/>
      <w:marRight w:val="0"/>
      <w:marTop w:val="0"/>
      <w:marBottom w:val="0"/>
      <w:divBdr>
        <w:top w:val="none" w:sz="0" w:space="0" w:color="auto"/>
        <w:left w:val="none" w:sz="0" w:space="0" w:color="auto"/>
        <w:bottom w:val="none" w:sz="0" w:space="0" w:color="auto"/>
        <w:right w:val="none" w:sz="0" w:space="0" w:color="auto"/>
      </w:divBdr>
    </w:div>
    <w:div w:id="1653682384">
      <w:marLeft w:val="480"/>
      <w:marRight w:val="0"/>
      <w:marTop w:val="0"/>
      <w:marBottom w:val="0"/>
      <w:divBdr>
        <w:top w:val="none" w:sz="0" w:space="0" w:color="auto"/>
        <w:left w:val="none" w:sz="0" w:space="0" w:color="auto"/>
        <w:bottom w:val="none" w:sz="0" w:space="0" w:color="auto"/>
        <w:right w:val="none" w:sz="0" w:space="0" w:color="auto"/>
      </w:divBdr>
    </w:div>
    <w:div w:id="1653831469">
      <w:marLeft w:val="480"/>
      <w:marRight w:val="0"/>
      <w:marTop w:val="0"/>
      <w:marBottom w:val="0"/>
      <w:divBdr>
        <w:top w:val="none" w:sz="0" w:space="0" w:color="auto"/>
        <w:left w:val="none" w:sz="0" w:space="0" w:color="auto"/>
        <w:bottom w:val="none" w:sz="0" w:space="0" w:color="auto"/>
        <w:right w:val="none" w:sz="0" w:space="0" w:color="auto"/>
      </w:divBdr>
    </w:div>
    <w:div w:id="1654069574">
      <w:marLeft w:val="480"/>
      <w:marRight w:val="0"/>
      <w:marTop w:val="0"/>
      <w:marBottom w:val="0"/>
      <w:divBdr>
        <w:top w:val="none" w:sz="0" w:space="0" w:color="auto"/>
        <w:left w:val="none" w:sz="0" w:space="0" w:color="auto"/>
        <w:bottom w:val="none" w:sz="0" w:space="0" w:color="auto"/>
        <w:right w:val="none" w:sz="0" w:space="0" w:color="auto"/>
      </w:divBdr>
    </w:div>
    <w:div w:id="1654143765">
      <w:marLeft w:val="480"/>
      <w:marRight w:val="0"/>
      <w:marTop w:val="0"/>
      <w:marBottom w:val="0"/>
      <w:divBdr>
        <w:top w:val="none" w:sz="0" w:space="0" w:color="auto"/>
        <w:left w:val="none" w:sz="0" w:space="0" w:color="auto"/>
        <w:bottom w:val="none" w:sz="0" w:space="0" w:color="auto"/>
        <w:right w:val="none" w:sz="0" w:space="0" w:color="auto"/>
      </w:divBdr>
    </w:div>
    <w:div w:id="1654410475">
      <w:marLeft w:val="480"/>
      <w:marRight w:val="0"/>
      <w:marTop w:val="0"/>
      <w:marBottom w:val="0"/>
      <w:divBdr>
        <w:top w:val="none" w:sz="0" w:space="0" w:color="auto"/>
        <w:left w:val="none" w:sz="0" w:space="0" w:color="auto"/>
        <w:bottom w:val="none" w:sz="0" w:space="0" w:color="auto"/>
        <w:right w:val="none" w:sz="0" w:space="0" w:color="auto"/>
      </w:divBdr>
    </w:div>
    <w:div w:id="1654602747">
      <w:marLeft w:val="480"/>
      <w:marRight w:val="0"/>
      <w:marTop w:val="0"/>
      <w:marBottom w:val="0"/>
      <w:divBdr>
        <w:top w:val="none" w:sz="0" w:space="0" w:color="auto"/>
        <w:left w:val="none" w:sz="0" w:space="0" w:color="auto"/>
        <w:bottom w:val="none" w:sz="0" w:space="0" w:color="auto"/>
        <w:right w:val="none" w:sz="0" w:space="0" w:color="auto"/>
      </w:divBdr>
    </w:div>
    <w:div w:id="1655452578">
      <w:marLeft w:val="480"/>
      <w:marRight w:val="0"/>
      <w:marTop w:val="0"/>
      <w:marBottom w:val="0"/>
      <w:divBdr>
        <w:top w:val="none" w:sz="0" w:space="0" w:color="auto"/>
        <w:left w:val="none" w:sz="0" w:space="0" w:color="auto"/>
        <w:bottom w:val="none" w:sz="0" w:space="0" w:color="auto"/>
        <w:right w:val="none" w:sz="0" w:space="0" w:color="auto"/>
      </w:divBdr>
    </w:div>
    <w:div w:id="1656295943">
      <w:marLeft w:val="480"/>
      <w:marRight w:val="0"/>
      <w:marTop w:val="0"/>
      <w:marBottom w:val="0"/>
      <w:divBdr>
        <w:top w:val="none" w:sz="0" w:space="0" w:color="auto"/>
        <w:left w:val="none" w:sz="0" w:space="0" w:color="auto"/>
        <w:bottom w:val="none" w:sz="0" w:space="0" w:color="auto"/>
        <w:right w:val="none" w:sz="0" w:space="0" w:color="auto"/>
      </w:divBdr>
    </w:div>
    <w:div w:id="1656379420">
      <w:marLeft w:val="480"/>
      <w:marRight w:val="0"/>
      <w:marTop w:val="0"/>
      <w:marBottom w:val="0"/>
      <w:divBdr>
        <w:top w:val="none" w:sz="0" w:space="0" w:color="auto"/>
        <w:left w:val="none" w:sz="0" w:space="0" w:color="auto"/>
        <w:bottom w:val="none" w:sz="0" w:space="0" w:color="auto"/>
        <w:right w:val="none" w:sz="0" w:space="0" w:color="auto"/>
      </w:divBdr>
    </w:div>
    <w:div w:id="1656488122">
      <w:marLeft w:val="480"/>
      <w:marRight w:val="0"/>
      <w:marTop w:val="0"/>
      <w:marBottom w:val="0"/>
      <w:divBdr>
        <w:top w:val="none" w:sz="0" w:space="0" w:color="auto"/>
        <w:left w:val="none" w:sz="0" w:space="0" w:color="auto"/>
        <w:bottom w:val="none" w:sz="0" w:space="0" w:color="auto"/>
        <w:right w:val="none" w:sz="0" w:space="0" w:color="auto"/>
      </w:divBdr>
    </w:div>
    <w:div w:id="1656492053">
      <w:marLeft w:val="480"/>
      <w:marRight w:val="0"/>
      <w:marTop w:val="0"/>
      <w:marBottom w:val="0"/>
      <w:divBdr>
        <w:top w:val="none" w:sz="0" w:space="0" w:color="auto"/>
        <w:left w:val="none" w:sz="0" w:space="0" w:color="auto"/>
        <w:bottom w:val="none" w:sz="0" w:space="0" w:color="auto"/>
        <w:right w:val="none" w:sz="0" w:space="0" w:color="auto"/>
      </w:divBdr>
    </w:div>
    <w:div w:id="1657340158">
      <w:marLeft w:val="480"/>
      <w:marRight w:val="0"/>
      <w:marTop w:val="0"/>
      <w:marBottom w:val="0"/>
      <w:divBdr>
        <w:top w:val="none" w:sz="0" w:space="0" w:color="auto"/>
        <w:left w:val="none" w:sz="0" w:space="0" w:color="auto"/>
        <w:bottom w:val="none" w:sz="0" w:space="0" w:color="auto"/>
        <w:right w:val="none" w:sz="0" w:space="0" w:color="auto"/>
      </w:divBdr>
    </w:div>
    <w:div w:id="1658461588">
      <w:marLeft w:val="480"/>
      <w:marRight w:val="0"/>
      <w:marTop w:val="0"/>
      <w:marBottom w:val="0"/>
      <w:divBdr>
        <w:top w:val="none" w:sz="0" w:space="0" w:color="auto"/>
        <w:left w:val="none" w:sz="0" w:space="0" w:color="auto"/>
        <w:bottom w:val="none" w:sz="0" w:space="0" w:color="auto"/>
        <w:right w:val="none" w:sz="0" w:space="0" w:color="auto"/>
      </w:divBdr>
    </w:div>
    <w:div w:id="1658529293">
      <w:marLeft w:val="480"/>
      <w:marRight w:val="0"/>
      <w:marTop w:val="0"/>
      <w:marBottom w:val="0"/>
      <w:divBdr>
        <w:top w:val="none" w:sz="0" w:space="0" w:color="auto"/>
        <w:left w:val="none" w:sz="0" w:space="0" w:color="auto"/>
        <w:bottom w:val="none" w:sz="0" w:space="0" w:color="auto"/>
        <w:right w:val="none" w:sz="0" w:space="0" w:color="auto"/>
      </w:divBdr>
    </w:div>
    <w:div w:id="1659184862">
      <w:marLeft w:val="480"/>
      <w:marRight w:val="0"/>
      <w:marTop w:val="0"/>
      <w:marBottom w:val="0"/>
      <w:divBdr>
        <w:top w:val="none" w:sz="0" w:space="0" w:color="auto"/>
        <w:left w:val="none" w:sz="0" w:space="0" w:color="auto"/>
        <w:bottom w:val="none" w:sz="0" w:space="0" w:color="auto"/>
        <w:right w:val="none" w:sz="0" w:space="0" w:color="auto"/>
      </w:divBdr>
    </w:div>
    <w:div w:id="1659259963">
      <w:marLeft w:val="480"/>
      <w:marRight w:val="0"/>
      <w:marTop w:val="0"/>
      <w:marBottom w:val="0"/>
      <w:divBdr>
        <w:top w:val="none" w:sz="0" w:space="0" w:color="auto"/>
        <w:left w:val="none" w:sz="0" w:space="0" w:color="auto"/>
        <w:bottom w:val="none" w:sz="0" w:space="0" w:color="auto"/>
        <w:right w:val="none" w:sz="0" w:space="0" w:color="auto"/>
      </w:divBdr>
    </w:div>
    <w:div w:id="1659263417">
      <w:marLeft w:val="480"/>
      <w:marRight w:val="0"/>
      <w:marTop w:val="0"/>
      <w:marBottom w:val="0"/>
      <w:divBdr>
        <w:top w:val="none" w:sz="0" w:space="0" w:color="auto"/>
        <w:left w:val="none" w:sz="0" w:space="0" w:color="auto"/>
        <w:bottom w:val="none" w:sz="0" w:space="0" w:color="auto"/>
        <w:right w:val="none" w:sz="0" w:space="0" w:color="auto"/>
      </w:divBdr>
    </w:div>
    <w:div w:id="1659308070">
      <w:marLeft w:val="480"/>
      <w:marRight w:val="0"/>
      <w:marTop w:val="0"/>
      <w:marBottom w:val="0"/>
      <w:divBdr>
        <w:top w:val="none" w:sz="0" w:space="0" w:color="auto"/>
        <w:left w:val="none" w:sz="0" w:space="0" w:color="auto"/>
        <w:bottom w:val="none" w:sz="0" w:space="0" w:color="auto"/>
        <w:right w:val="none" w:sz="0" w:space="0" w:color="auto"/>
      </w:divBdr>
    </w:div>
    <w:div w:id="1659571251">
      <w:marLeft w:val="480"/>
      <w:marRight w:val="0"/>
      <w:marTop w:val="0"/>
      <w:marBottom w:val="0"/>
      <w:divBdr>
        <w:top w:val="none" w:sz="0" w:space="0" w:color="auto"/>
        <w:left w:val="none" w:sz="0" w:space="0" w:color="auto"/>
        <w:bottom w:val="none" w:sz="0" w:space="0" w:color="auto"/>
        <w:right w:val="none" w:sz="0" w:space="0" w:color="auto"/>
      </w:divBdr>
    </w:div>
    <w:div w:id="1659647797">
      <w:marLeft w:val="480"/>
      <w:marRight w:val="0"/>
      <w:marTop w:val="0"/>
      <w:marBottom w:val="0"/>
      <w:divBdr>
        <w:top w:val="none" w:sz="0" w:space="0" w:color="auto"/>
        <w:left w:val="none" w:sz="0" w:space="0" w:color="auto"/>
        <w:bottom w:val="none" w:sz="0" w:space="0" w:color="auto"/>
        <w:right w:val="none" w:sz="0" w:space="0" w:color="auto"/>
      </w:divBdr>
    </w:div>
    <w:div w:id="1659992385">
      <w:marLeft w:val="480"/>
      <w:marRight w:val="0"/>
      <w:marTop w:val="0"/>
      <w:marBottom w:val="0"/>
      <w:divBdr>
        <w:top w:val="none" w:sz="0" w:space="0" w:color="auto"/>
        <w:left w:val="none" w:sz="0" w:space="0" w:color="auto"/>
        <w:bottom w:val="none" w:sz="0" w:space="0" w:color="auto"/>
        <w:right w:val="none" w:sz="0" w:space="0" w:color="auto"/>
      </w:divBdr>
    </w:div>
    <w:div w:id="1660040761">
      <w:marLeft w:val="480"/>
      <w:marRight w:val="0"/>
      <w:marTop w:val="0"/>
      <w:marBottom w:val="0"/>
      <w:divBdr>
        <w:top w:val="none" w:sz="0" w:space="0" w:color="auto"/>
        <w:left w:val="none" w:sz="0" w:space="0" w:color="auto"/>
        <w:bottom w:val="none" w:sz="0" w:space="0" w:color="auto"/>
        <w:right w:val="none" w:sz="0" w:space="0" w:color="auto"/>
      </w:divBdr>
    </w:div>
    <w:div w:id="1660882586">
      <w:marLeft w:val="480"/>
      <w:marRight w:val="0"/>
      <w:marTop w:val="0"/>
      <w:marBottom w:val="0"/>
      <w:divBdr>
        <w:top w:val="none" w:sz="0" w:space="0" w:color="auto"/>
        <w:left w:val="none" w:sz="0" w:space="0" w:color="auto"/>
        <w:bottom w:val="none" w:sz="0" w:space="0" w:color="auto"/>
        <w:right w:val="none" w:sz="0" w:space="0" w:color="auto"/>
      </w:divBdr>
    </w:div>
    <w:div w:id="1661040492">
      <w:marLeft w:val="480"/>
      <w:marRight w:val="0"/>
      <w:marTop w:val="0"/>
      <w:marBottom w:val="0"/>
      <w:divBdr>
        <w:top w:val="none" w:sz="0" w:space="0" w:color="auto"/>
        <w:left w:val="none" w:sz="0" w:space="0" w:color="auto"/>
        <w:bottom w:val="none" w:sz="0" w:space="0" w:color="auto"/>
        <w:right w:val="none" w:sz="0" w:space="0" w:color="auto"/>
      </w:divBdr>
    </w:div>
    <w:div w:id="1661469633">
      <w:marLeft w:val="480"/>
      <w:marRight w:val="0"/>
      <w:marTop w:val="0"/>
      <w:marBottom w:val="0"/>
      <w:divBdr>
        <w:top w:val="none" w:sz="0" w:space="0" w:color="auto"/>
        <w:left w:val="none" w:sz="0" w:space="0" w:color="auto"/>
        <w:bottom w:val="none" w:sz="0" w:space="0" w:color="auto"/>
        <w:right w:val="none" w:sz="0" w:space="0" w:color="auto"/>
      </w:divBdr>
    </w:div>
    <w:div w:id="1661738135">
      <w:marLeft w:val="480"/>
      <w:marRight w:val="0"/>
      <w:marTop w:val="0"/>
      <w:marBottom w:val="0"/>
      <w:divBdr>
        <w:top w:val="none" w:sz="0" w:space="0" w:color="auto"/>
        <w:left w:val="none" w:sz="0" w:space="0" w:color="auto"/>
        <w:bottom w:val="none" w:sz="0" w:space="0" w:color="auto"/>
        <w:right w:val="none" w:sz="0" w:space="0" w:color="auto"/>
      </w:divBdr>
    </w:div>
    <w:div w:id="1661959555">
      <w:marLeft w:val="480"/>
      <w:marRight w:val="0"/>
      <w:marTop w:val="0"/>
      <w:marBottom w:val="0"/>
      <w:divBdr>
        <w:top w:val="none" w:sz="0" w:space="0" w:color="auto"/>
        <w:left w:val="none" w:sz="0" w:space="0" w:color="auto"/>
        <w:bottom w:val="none" w:sz="0" w:space="0" w:color="auto"/>
        <w:right w:val="none" w:sz="0" w:space="0" w:color="auto"/>
      </w:divBdr>
    </w:div>
    <w:div w:id="1662124561">
      <w:marLeft w:val="480"/>
      <w:marRight w:val="0"/>
      <w:marTop w:val="0"/>
      <w:marBottom w:val="0"/>
      <w:divBdr>
        <w:top w:val="none" w:sz="0" w:space="0" w:color="auto"/>
        <w:left w:val="none" w:sz="0" w:space="0" w:color="auto"/>
        <w:bottom w:val="none" w:sz="0" w:space="0" w:color="auto"/>
        <w:right w:val="none" w:sz="0" w:space="0" w:color="auto"/>
      </w:divBdr>
    </w:div>
    <w:div w:id="1662346687">
      <w:marLeft w:val="480"/>
      <w:marRight w:val="0"/>
      <w:marTop w:val="0"/>
      <w:marBottom w:val="0"/>
      <w:divBdr>
        <w:top w:val="none" w:sz="0" w:space="0" w:color="auto"/>
        <w:left w:val="none" w:sz="0" w:space="0" w:color="auto"/>
        <w:bottom w:val="none" w:sz="0" w:space="0" w:color="auto"/>
        <w:right w:val="none" w:sz="0" w:space="0" w:color="auto"/>
      </w:divBdr>
    </w:div>
    <w:div w:id="1662852280">
      <w:marLeft w:val="480"/>
      <w:marRight w:val="0"/>
      <w:marTop w:val="0"/>
      <w:marBottom w:val="0"/>
      <w:divBdr>
        <w:top w:val="none" w:sz="0" w:space="0" w:color="auto"/>
        <w:left w:val="none" w:sz="0" w:space="0" w:color="auto"/>
        <w:bottom w:val="none" w:sz="0" w:space="0" w:color="auto"/>
        <w:right w:val="none" w:sz="0" w:space="0" w:color="auto"/>
      </w:divBdr>
    </w:div>
    <w:div w:id="1663511762">
      <w:marLeft w:val="480"/>
      <w:marRight w:val="0"/>
      <w:marTop w:val="0"/>
      <w:marBottom w:val="0"/>
      <w:divBdr>
        <w:top w:val="none" w:sz="0" w:space="0" w:color="auto"/>
        <w:left w:val="none" w:sz="0" w:space="0" w:color="auto"/>
        <w:bottom w:val="none" w:sz="0" w:space="0" w:color="auto"/>
        <w:right w:val="none" w:sz="0" w:space="0" w:color="auto"/>
      </w:divBdr>
    </w:div>
    <w:div w:id="1663700673">
      <w:marLeft w:val="480"/>
      <w:marRight w:val="0"/>
      <w:marTop w:val="0"/>
      <w:marBottom w:val="0"/>
      <w:divBdr>
        <w:top w:val="none" w:sz="0" w:space="0" w:color="auto"/>
        <w:left w:val="none" w:sz="0" w:space="0" w:color="auto"/>
        <w:bottom w:val="none" w:sz="0" w:space="0" w:color="auto"/>
        <w:right w:val="none" w:sz="0" w:space="0" w:color="auto"/>
      </w:divBdr>
    </w:div>
    <w:div w:id="1663772025">
      <w:marLeft w:val="480"/>
      <w:marRight w:val="0"/>
      <w:marTop w:val="0"/>
      <w:marBottom w:val="0"/>
      <w:divBdr>
        <w:top w:val="none" w:sz="0" w:space="0" w:color="auto"/>
        <w:left w:val="none" w:sz="0" w:space="0" w:color="auto"/>
        <w:bottom w:val="none" w:sz="0" w:space="0" w:color="auto"/>
        <w:right w:val="none" w:sz="0" w:space="0" w:color="auto"/>
      </w:divBdr>
    </w:div>
    <w:div w:id="1663967842">
      <w:marLeft w:val="480"/>
      <w:marRight w:val="0"/>
      <w:marTop w:val="0"/>
      <w:marBottom w:val="0"/>
      <w:divBdr>
        <w:top w:val="none" w:sz="0" w:space="0" w:color="auto"/>
        <w:left w:val="none" w:sz="0" w:space="0" w:color="auto"/>
        <w:bottom w:val="none" w:sz="0" w:space="0" w:color="auto"/>
        <w:right w:val="none" w:sz="0" w:space="0" w:color="auto"/>
      </w:divBdr>
    </w:div>
    <w:div w:id="1664314362">
      <w:marLeft w:val="480"/>
      <w:marRight w:val="0"/>
      <w:marTop w:val="0"/>
      <w:marBottom w:val="0"/>
      <w:divBdr>
        <w:top w:val="none" w:sz="0" w:space="0" w:color="auto"/>
        <w:left w:val="none" w:sz="0" w:space="0" w:color="auto"/>
        <w:bottom w:val="none" w:sz="0" w:space="0" w:color="auto"/>
        <w:right w:val="none" w:sz="0" w:space="0" w:color="auto"/>
      </w:divBdr>
    </w:div>
    <w:div w:id="1664353702">
      <w:marLeft w:val="480"/>
      <w:marRight w:val="0"/>
      <w:marTop w:val="0"/>
      <w:marBottom w:val="0"/>
      <w:divBdr>
        <w:top w:val="none" w:sz="0" w:space="0" w:color="auto"/>
        <w:left w:val="none" w:sz="0" w:space="0" w:color="auto"/>
        <w:bottom w:val="none" w:sz="0" w:space="0" w:color="auto"/>
        <w:right w:val="none" w:sz="0" w:space="0" w:color="auto"/>
      </w:divBdr>
    </w:div>
    <w:div w:id="1664778077">
      <w:marLeft w:val="480"/>
      <w:marRight w:val="0"/>
      <w:marTop w:val="0"/>
      <w:marBottom w:val="0"/>
      <w:divBdr>
        <w:top w:val="none" w:sz="0" w:space="0" w:color="auto"/>
        <w:left w:val="none" w:sz="0" w:space="0" w:color="auto"/>
        <w:bottom w:val="none" w:sz="0" w:space="0" w:color="auto"/>
        <w:right w:val="none" w:sz="0" w:space="0" w:color="auto"/>
      </w:divBdr>
    </w:div>
    <w:div w:id="1666475334">
      <w:marLeft w:val="480"/>
      <w:marRight w:val="0"/>
      <w:marTop w:val="0"/>
      <w:marBottom w:val="0"/>
      <w:divBdr>
        <w:top w:val="none" w:sz="0" w:space="0" w:color="auto"/>
        <w:left w:val="none" w:sz="0" w:space="0" w:color="auto"/>
        <w:bottom w:val="none" w:sz="0" w:space="0" w:color="auto"/>
        <w:right w:val="none" w:sz="0" w:space="0" w:color="auto"/>
      </w:divBdr>
    </w:div>
    <w:div w:id="1666593669">
      <w:marLeft w:val="480"/>
      <w:marRight w:val="0"/>
      <w:marTop w:val="0"/>
      <w:marBottom w:val="0"/>
      <w:divBdr>
        <w:top w:val="none" w:sz="0" w:space="0" w:color="auto"/>
        <w:left w:val="none" w:sz="0" w:space="0" w:color="auto"/>
        <w:bottom w:val="none" w:sz="0" w:space="0" w:color="auto"/>
        <w:right w:val="none" w:sz="0" w:space="0" w:color="auto"/>
      </w:divBdr>
    </w:div>
    <w:div w:id="1667050246">
      <w:marLeft w:val="480"/>
      <w:marRight w:val="0"/>
      <w:marTop w:val="0"/>
      <w:marBottom w:val="0"/>
      <w:divBdr>
        <w:top w:val="none" w:sz="0" w:space="0" w:color="auto"/>
        <w:left w:val="none" w:sz="0" w:space="0" w:color="auto"/>
        <w:bottom w:val="none" w:sz="0" w:space="0" w:color="auto"/>
        <w:right w:val="none" w:sz="0" w:space="0" w:color="auto"/>
      </w:divBdr>
    </w:div>
    <w:div w:id="1667172456">
      <w:marLeft w:val="480"/>
      <w:marRight w:val="0"/>
      <w:marTop w:val="0"/>
      <w:marBottom w:val="0"/>
      <w:divBdr>
        <w:top w:val="none" w:sz="0" w:space="0" w:color="auto"/>
        <w:left w:val="none" w:sz="0" w:space="0" w:color="auto"/>
        <w:bottom w:val="none" w:sz="0" w:space="0" w:color="auto"/>
        <w:right w:val="none" w:sz="0" w:space="0" w:color="auto"/>
      </w:divBdr>
    </w:div>
    <w:div w:id="1667515506">
      <w:marLeft w:val="480"/>
      <w:marRight w:val="0"/>
      <w:marTop w:val="0"/>
      <w:marBottom w:val="0"/>
      <w:divBdr>
        <w:top w:val="none" w:sz="0" w:space="0" w:color="auto"/>
        <w:left w:val="none" w:sz="0" w:space="0" w:color="auto"/>
        <w:bottom w:val="none" w:sz="0" w:space="0" w:color="auto"/>
        <w:right w:val="none" w:sz="0" w:space="0" w:color="auto"/>
      </w:divBdr>
    </w:div>
    <w:div w:id="1667630867">
      <w:marLeft w:val="480"/>
      <w:marRight w:val="0"/>
      <w:marTop w:val="0"/>
      <w:marBottom w:val="0"/>
      <w:divBdr>
        <w:top w:val="none" w:sz="0" w:space="0" w:color="auto"/>
        <w:left w:val="none" w:sz="0" w:space="0" w:color="auto"/>
        <w:bottom w:val="none" w:sz="0" w:space="0" w:color="auto"/>
        <w:right w:val="none" w:sz="0" w:space="0" w:color="auto"/>
      </w:divBdr>
    </w:div>
    <w:div w:id="1667632411">
      <w:marLeft w:val="480"/>
      <w:marRight w:val="0"/>
      <w:marTop w:val="0"/>
      <w:marBottom w:val="0"/>
      <w:divBdr>
        <w:top w:val="none" w:sz="0" w:space="0" w:color="auto"/>
        <w:left w:val="none" w:sz="0" w:space="0" w:color="auto"/>
        <w:bottom w:val="none" w:sz="0" w:space="0" w:color="auto"/>
        <w:right w:val="none" w:sz="0" w:space="0" w:color="auto"/>
      </w:divBdr>
    </w:div>
    <w:div w:id="1667903552">
      <w:marLeft w:val="480"/>
      <w:marRight w:val="0"/>
      <w:marTop w:val="0"/>
      <w:marBottom w:val="0"/>
      <w:divBdr>
        <w:top w:val="none" w:sz="0" w:space="0" w:color="auto"/>
        <w:left w:val="none" w:sz="0" w:space="0" w:color="auto"/>
        <w:bottom w:val="none" w:sz="0" w:space="0" w:color="auto"/>
        <w:right w:val="none" w:sz="0" w:space="0" w:color="auto"/>
      </w:divBdr>
    </w:div>
    <w:div w:id="1668054859">
      <w:marLeft w:val="480"/>
      <w:marRight w:val="0"/>
      <w:marTop w:val="0"/>
      <w:marBottom w:val="0"/>
      <w:divBdr>
        <w:top w:val="none" w:sz="0" w:space="0" w:color="auto"/>
        <w:left w:val="none" w:sz="0" w:space="0" w:color="auto"/>
        <w:bottom w:val="none" w:sz="0" w:space="0" w:color="auto"/>
        <w:right w:val="none" w:sz="0" w:space="0" w:color="auto"/>
      </w:divBdr>
    </w:div>
    <w:div w:id="1668096674">
      <w:marLeft w:val="480"/>
      <w:marRight w:val="0"/>
      <w:marTop w:val="0"/>
      <w:marBottom w:val="0"/>
      <w:divBdr>
        <w:top w:val="none" w:sz="0" w:space="0" w:color="auto"/>
        <w:left w:val="none" w:sz="0" w:space="0" w:color="auto"/>
        <w:bottom w:val="none" w:sz="0" w:space="0" w:color="auto"/>
        <w:right w:val="none" w:sz="0" w:space="0" w:color="auto"/>
      </w:divBdr>
    </w:div>
    <w:div w:id="1668510968">
      <w:marLeft w:val="480"/>
      <w:marRight w:val="0"/>
      <w:marTop w:val="0"/>
      <w:marBottom w:val="0"/>
      <w:divBdr>
        <w:top w:val="none" w:sz="0" w:space="0" w:color="auto"/>
        <w:left w:val="none" w:sz="0" w:space="0" w:color="auto"/>
        <w:bottom w:val="none" w:sz="0" w:space="0" w:color="auto"/>
        <w:right w:val="none" w:sz="0" w:space="0" w:color="auto"/>
      </w:divBdr>
    </w:div>
    <w:div w:id="1669168615">
      <w:marLeft w:val="480"/>
      <w:marRight w:val="0"/>
      <w:marTop w:val="0"/>
      <w:marBottom w:val="0"/>
      <w:divBdr>
        <w:top w:val="none" w:sz="0" w:space="0" w:color="auto"/>
        <w:left w:val="none" w:sz="0" w:space="0" w:color="auto"/>
        <w:bottom w:val="none" w:sz="0" w:space="0" w:color="auto"/>
        <w:right w:val="none" w:sz="0" w:space="0" w:color="auto"/>
      </w:divBdr>
    </w:div>
    <w:div w:id="1669207823">
      <w:marLeft w:val="480"/>
      <w:marRight w:val="0"/>
      <w:marTop w:val="0"/>
      <w:marBottom w:val="0"/>
      <w:divBdr>
        <w:top w:val="none" w:sz="0" w:space="0" w:color="auto"/>
        <w:left w:val="none" w:sz="0" w:space="0" w:color="auto"/>
        <w:bottom w:val="none" w:sz="0" w:space="0" w:color="auto"/>
        <w:right w:val="none" w:sz="0" w:space="0" w:color="auto"/>
      </w:divBdr>
    </w:div>
    <w:div w:id="1669212612">
      <w:marLeft w:val="480"/>
      <w:marRight w:val="0"/>
      <w:marTop w:val="0"/>
      <w:marBottom w:val="0"/>
      <w:divBdr>
        <w:top w:val="none" w:sz="0" w:space="0" w:color="auto"/>
        <w:left w:val="none" w:sz="0" w:space="0" w:color="auto"/>
        <w:bottom w:val="none" w:sz="0" w:space="0" w:color="auto"/>
        <w:right w:val="none" w:sz="0" w:space="0" w:color="auto"/>
      </w:divBdr>
    </w:div>
    <w:div w:id="1669753484">
      <w:marLeft w:val="480"/>
      <w:marRight w:val="0"/>
      <w:marTop w:val="0"/>
      <w:marBottom w:val="0"/>
      <w:divBdr>
        <w:top w:val="none" w:sz="0" w:space="0" w:color="auto"/>
        <w:left w:val="none" w:sz="0" w:space="0" w:color="auto"/>
        <w:bottom w:val="none" w:sz="0" w:space="0" w:color="auto"/>
        <w:right w:val="none" w:sz="0" w:space="0" w:color="auto"/>
      </w:divBdr>
    </w:div>
    <w:div w:id="1669867131">
      <w:marLeft w:val="480"/>
      <w:marRight w:val="0"/>
      <w:marTop w:val="0"/>
      <w:marBottom w:val="0"/>
      <w:divBdr>
        <w:top w:val="none" w:sz="0" w:space="0" w:color="auto"/>
        <w:left w:val="none" w:sz="0" w:space="0" w:color="auto"/>
        <w:bottom w:val="none" w:sz="0" w:space="0" w:color="auto"/>
        <w:right w:val="none" w:sz="0" w:space="0" w:color="auto"/>
      </w:divBdr>
    </w:div>
    <w:div w:id="1670062976">
      <w:marLeft w:val="480"/>
      <w:marRight w:val="0"/>
      <w:marTop w:val="0"/>
      <w:marBottom w:val="0"/>
      <w:divBdr>
        <w:top w:val="none" w:sz="0" w:space="0" w:color="auto"/>
        <w:left w:val="none" w:sz="0" w:space="0" w:color="auto"/>
        <w:bottom w:val="none" w:sz="0" w:space="0" w:color="auto"/>
        <w:right w:val="none" w:sz="0" w:space="0" w:color="auto"/>
      </w:divBdr>
    </w:div>
    <w:div w:id="1670601688">
      <w:marLeft w:val="480"/>
      <w:marRight w:val="0"/>
      <w:marTop w:val="0"/>
      <w:marBottom w:val="0"/>
      <w:divBdr>
        <w:top w:val="none" w:sz="0" w:space="0" w:color="auto"/>
        <w:left w:val="none" w:sz="0" w:space="0" w:color="auto"/>
        <w:bottom w:val="none" w:sz="0" w:space="0" w:color="auto"/>
        <w:right w:val="none" w:sz="0" w:space="0" w:color="auto"/>
      </w:divBdr>
    </w:div>
    <w:div w:id="1670792171">
      <w:marLeft w:val="480"/>
      <w:marRight w:val="0"/>
      <w:marTop w:val="0"/>
      <w:marBottom w:val="0"/>
      <w:divBdr>
        <w:top w:val="none" w:sz="0" w:space="0" w:color="auto"/>
        <w:left w:val="none" w:sz="0" w:space="0" w:color="auto"/>
        <w:bottom w:val="none" w:sz="0" w:space="0" w:color="auto"/>
        <w:right w:val="none" w:sz="0" w:space="0" w:color="auto"/>
      </w:divBdr>
    </w:div>
    <w:div w:id="1670986435">
      <w:marLeft w:val="480"/>
      <w:marRight w:val="0"/>
      <w:marTop w:val="0"/>
      <w:marBottom w:val="0"/>
      <w:divBdr>
        <w:top w:val="none" w:sz="0" w:space="0" w:color="auto"/>
        <w:left w:val="none" w:sz="0" w:space="0" w:color="auto"/>
        <w:bottom w:val="none" w:sz="0" w:space="0" w:color="auto"/>
        <w:right w:val="none" w:sz="0" w:space="0" w:color="auto"/>
      </w:divBdr>
    </w:div>
    <w:div w:id="1671441185">
      <w:marLeft w:val="480"/>
      <w:marRight w:val="0"/>
      <w:marTop w:val="0"/>
      <w:marBottom w:val="0"/>
      <w:divBdr>
        <w:top w:val="none" w:sz="0" w:space="0" w:color="auto"/>
        <w:left w:val="none" w:sz="0" w:space="0" w:color="auto"/>
        <w:bottom w:val="none" w:sz="0" w:space="0" w:color="auto"/>
        <w:right w:val="none" w:sz="0" w:space="0" w:color="auto"/>
      </w:divBdr>
    </w:div>
    <w:div w:id="1671634464">
      <w:marLeft w:val="480"/>
      <w:marRight w:val="0"/>
      <w:marTop w:val="0"/>
      <w:marBottom w:val="0"/>
      <w:divBdr>
        <w:top w:val="none" w:sz="0" w:space="0" w:color="auto"/>
        <w:left w:val="none" w:sz="0" w:space="0" w:color="auto"/>
        <w:bottom w:val="none" w:sz="0" w:space="0" w:color="auto"/>
        <w:right w:val="none" w:sz="0" w:space="0" w:color="auto"/>
      </w:divBdr>
    </w:div>
    <w:div w:id="1672753203">
      <w:marLeft w:val="480"/>
      <w:marRight w:val="0"/>
      <w:marTop w:val="0"/>
      <w:marBottom w:val="0"/>
      <w:divBdr>
        <w:top w:val="none" w:sz="0" w:space="0" w:color="auto"/>
        <w:left w:val="none" w:sz="0" w:space="0" w:color="auto"/>
        <w:bottom w:val="none" w:sz="0" w:space="0" w:color="auto"/>
        <w:right w:val="none" w:sz="0" w:space="0" w:color="auto"/>
      </w:divBdr>
    </w:div>
    <w:div w:id="1673530553">
      <w:marLeft w:val="480"/>
      <w:marRight w:val="0"/>
      <w:marTop w:val="0"/>
      <w:marBottom w:val="0"/>
      <w:divBdr>
        <w:top w:val="none" w:sz="0" w:space="0" w:color="auto"/>
        <w:left w:val="none" w:sz="0" w:space="0" w:color="auto"/>
        <w:bottom w:val="none" w:sz="0" w:space="0" w:color="auto"/>
        <w:right w:val="none" w:sz="0" w:space="0" w:color="auto"/>
      </w:divBdr>
    </w:div>
    <w:div w:id="1674139653">
      <w:marLeft w:val="480"/>
      <w:marRight w:val="0"/>
      <w:marTop w:val="0"/>
      <w:marBottom w:val="0"/>
      <w:divBdr>
        <w:top w:val="none" w:sz="0" w:space="0" w:color="auto"/>
        <w:left w:val="none" w:sz="0" w:space="0" w:color="auto"/>
        <w:bottom w:val="none" w:sz="0" w:space="0" w:color="auto"/>
        <w:right w:val="none" w:sz="0" w:space="0" w:color="auto"/>
      </w:divBdr>
    </w:div>
    <w:div w:id="1674450965">
      <w:marLeft w:val="480"/>
      <w:marRight w:val="0"/>
      <w:marTop w:val="0"/>
      <w:marBottom w:val="0"/>
      <w:divBdr>
        <w:top w:val="none" w:sz="0" w:space="0" w:color="auto"/>
        <w:left w:val="none" w:sz="0" w:space="0" w:color="auto"/>
        <w:bottom w:val="none" w:sz="0" w:space="0" w:color="auto"/>
        <w:right w:val="none" w:sz="0" w:space="0" w:color="auto"/>
      </w:divBdr>
    </w:div>
    <w:div w:id="1675181482">
      <w:marLeft w:val="480"/>
      <w:marRight w:val="0"/>
      <w:marTop w:val="0"/>
      <w:marBottom w:val="0"/>
      <w:divBdr>
        <w:top w:val="none" w:sz="0" w:space="0" w:color="auto"/>
        <w:left w:val="none" w:sz="0" w:space="0" w:color="auto"/>
        <w:bottom w:val="none" w:sz="0" w:space="0" w:color="auto"/>
        <w:right w:val="none" w:sz="0" w:space="0" w:color="auto"/>
      </w:divBdr>
    </w:div>
    <w:div w:id="1675379791">
      <w:marLeft w:val="480"/>
      <w:marRight w:val="0"/>
      <w:marTop w:val="0"/>
      <w:marBottom w:val="0"/>
      <w:divBdr>
        <w:top w:val="none" w:sz="0" w:space="0" w:color="auto"/>
        <w:left w:val="none" w:sz="0" w:space="0" w:color="auto"/>
        <w:bottom w:val="none" w:sz="0" w:space="0" w:color="auto"/>
        <w:right w:val="none" w:sz="0" w:space="0" w:color="auto"/>
      </w:divBdr>
    </w:div>
    <w:div w:id="1675567003">
      <w:marLeft w:val="480"/>
      <w:marRight w:val="0"/>
      <w:marTop w:val="0"/>
      <w:marBottom w:val="0"/>
      <w:divBdr>
        <w:top w:val="none" w:sz="0" w:space="0" w:color="auto"/>
        <w:left w:val="none" w:sz="0" w:space="0" w:color="auto"/>
        <w:bottom w:val="none" w:sz="0" w:space="0" w:color="auto"/>
        <w:right w:val="none" w:sz="0" w:space="0" w:color="auto"/>
      </w:divBdr>
    </w:div>
    <w:div w:id="1675717045">
      <w:marLeft w:val="480"/>
      <w:marRight w:val="0"/>
      <w:marTop w:val="0"/>
      <w:marBottom w:val="0"/>
      <w:divBdr>
        <w:top w:val="none" w:sz="0" w:space="0" w:color="auto"/>
        <w:left w:val="none" w:sz="0" w:space="0" w:color="auto"/>
        <w:bottom w:val="none" w:sz="0" w:space="0" w:color="auto"/>
        <w:right w:val="none" w:sz="0" w:space="0" w:color="auto"/>
      </w:divBdr>
    </w:div>
    <w:div w:id="1675835449">
      <w:marLeft w:val="480"/>
      <w:marRight w:val="0"/>
      <w:marTop w:val="0"/>
      <w:marBottom w:val="0"/>
      <w:divBdr>
        <w:top w:val="none" w:sz="0" w:space="0" w:color="auto"/>
        <w:left w:val="none" w:sz="0" w:space="0" w:color="auto"/>
        <w:bottom w:val="none" w:sz="0" w:space="0" w:color="auto"/>
        <w:right w:val="none" w:sz="0" w:space="0" w:color="auto"/>
      </w:divBdr>
    </w:div>
    <w:div w:id="1676027950">
      <w:marLeft w:val="480"/>
      <w:marRight w:val="0"/>
      <w:marTop w:val="0"/>
      <w:marBottom w:val="0"/>
      <w:divBdr>
        <w:top w:val="none" w:sz="0" w:space="0" w:color="auto"/>
        <w:left w:val="none" w:sz="0" w:space="0" w:color="auto"/>
        <w:bottom w:val="none" w:sz="0" w:space="0" w:color="auto"/>
        <w:right w:val="none" w:sz="0" w:space="0" w:color="auto"/>
      </w:divBdr>
    </w:div>
    <w:div w:id="1676567487">
      <w:marLeft w:val="480"/>
      <w:marRight w:val="0"/>
      <w:marTop w:val="0"/>
      <w:marBottom w:val="0"/>
      <w:divBdr>
        <w:top w:val="none" w:sz="0" w:space="0" w:color="auto"/>
        <w:left w:val="none" w:sz="0" w:space="0" w:color="auto"/>
        <w:bottom w:val="none" w:sz="0" w:space="0" w:color="auto"/>
        <w:right w:val="none" w:sz="0" w:space="0" w:color="auto"/>
      </w:divBdr>
    </w:div>
    <w:div w:id="1676685520">
      <w:marLeft w:val="480"/>
      <w:marRight w:val="0"/>
      <w:marTop w:val="0"/>
      <w:marBottom w:val="0"/>
      <w:divBdr>
        <w:top w:val="none" w:sz="0" w:space="0" w:color="auto"/>
        <w:left w:val="none" w:sz="0" w:space="0" w:color="auto"/>
        <w:bottom w:val="none" w:sz="0" w:space="0" w:color="auto"/>
        <w:right w:val="none" w:sz="0" w:space="0" w:color="auto"/>
      </w:divBdr>
    </w:div>
    <w:div w:id="1676876549">
      <w:marLeft w:val="480"/>
      <w:marRight w:val="0"/>
      <w:marTop w:val="0"/>
      <w:marBottom w:val="0"/>
      <w:divBdr>
        <w:top w:val="none" w:sz="0" w:space="0" w:color="auto"/>
        <w:left w:val="none" w:sz="0" w:space="0" w:color="auto"/>
        <w:bottom w:val="none" w:sz="0" w:space="0" w:color="auto"/>
        <w:right w:val="none" w:sz="0" w:space="0" w:color="auto"/>
      </w:divBdr>
    </w:div>
    <w:div w:id="1677002093">
      <w:marLeft w:val="480"/>
      <w:marRight w:val="0"/>
      <w:marTop w:val="0"/>
      <w:marBottom w:val="0"/>
      <w:divBdr>
        <w:top w:val="none" w:sz="0" w:space="0" w:color="auto"/>
        <w:left w:val="none" w:sz="0" w:space="0" w:color="auto"/>
        <w:bottom w:val="none" w:sz="0" w:space="0" w:color="auto"/>
        <w:right w:val="none" w:sz="0" w:space="0" w:color="auto"/>
      </w:divBdr>
    </w:div>
    <w:div w:id="1677003687">
      <w:marLeft w:val="480"/>
      <w:marRight w:val="0"/>
      <w:marTop w:val="0"/>
      <w:marBottom w:val="0"/>
      <w:divBdr>
        <w:top w:val="none" w:sz="0" w:space="0" w:color="auto"/>
        <w:left w:val="none" w:sz="0" w:space="0" w:color="auto"/>
        <w:bottom w:val="none" w:sz="0" w:space="0" w:color="auto"/>
        <w:right w:val="none" w:sz="0" w:space="0" w:color="auto"/>
      </w:divBdr>
    </w:div>
    <w:div w:id="1677230012">
      <w:marLeft w:val="480"/>
      <w:marRight w:val="0"/>
      <w:marTop w:val="0"/>
      <w:marBottom w:val="0"/>
      <w:divBdr>
        <w:top w:val="none" w:sz="0" w:space="0" w:color="auto"/>
        <w:left w:val="none" w:sz="0" w:space="0" w:color="auto"/>
        <w:bottom w:val="none" w:sz="0" w:space="0" w:color="auto"/>
        <w:right w:val="none" w:sz="0" w:space="0" w:color="auto"/>
      </w:divBdr>
    </w:div>
    <w:div w:id="1677346640">
      <w:marLeft w:val="480"/>
      <w:marRight w:val="0"/>
      <w:marTop w:val="0"/>
      <w:marBottom w:val="0"/>
      <w:divBdr>
        <w:top w:val="none" w:sz="0" w:space="0" w:color="auto"/>
        <w:left w:val="none" w:sz="0" w:space="0" w:color="auto"/>
        <w:bottom w:val="none" w:sz="0" w:space="0" w:color="auto"/>
        <w:right w:val="none" w:sz="0" w:space="0" w:color="auto"/>
      </w:divBdr>
    </w:div>
    <w:div w:id="1678656411">
      <w:marLeft w:val="480"/>
      <w:marRight w:val="0"/>
      <w:marTop w:val="0"/>
      <w:marBottom w:val="0"/>
      <w:divBdr>
        <w:top w:val="none" w:sz="0" w:space="0" w:color="auto"/>
        <w:left w:val="none" w:sz="0" w:space="0" w:color="auto"/>
        <w:bottom w:val="none" w:sz="0" w:space="0" w:color="auto"/>
        <w:right w:val="none" w:sz="0" w:space="0" w:color="auto"/>
      </w:divBdr>
    </w:div>
    <w:div w:id="1679308187">
      <w:marLeft w:val="480"/>
      <w:marRight w:val="0"/>
      <w:marTop w:val="0"/>
      <w:marBottom w:val="0"/>
      <w:divBdr>
        <w:top w:val="none" w:sz="0" w:space="0" w:color="auto"/>
        <w:left w:val="none" w:sz="0" w:space="0" w:color="auto"/>
        <w:bottom w:val="none" w:sz="0" w:space="0" w:color="auto"/>
        <w:right w:val="none" w:sz="0" w:space="0" w:color="auto"/>
      </w:divBdr>
    </w:div>
    <w:div w:id="1679577787">
      <w:marLeft w:val="480"/>
      <w:marRight w:val="0"/>
      <w:marTop w:val="0"/>
      <w:marBottom w:val="0"/>
      <w:divBdr>
        <w:top w:val="none" w:sz="0" w:space="0" w:color="auto"/>
        <w:left w:val="none" w:sz="0" w:space="0" w:color="auto"/>
        <w:bottom w:val="none" w:sz="0" w:space="0" w:color="auto"/>
        <w:right w:val="none" w:sz="0" w:space="0" w:color="auto"/>
      </w:divBdr>
    </w:div>
    <w:div w:id="1679650714">
      <w:marLeft w:val="480"/>
      <w:marRight w:val="0"/>
      <w:marTop w:val="0"/>
      <w:marBottom w:val="0"/>
      <w:divBdr>
        <w:top w:val="none" w:sz="0" w:space="0" w:color="auto"/>
        <w:left w:val="none" w:sz="0" w:space="0" w:color="auto"/>
        <w:bottom w:val="none" w:sz="0" w:space="0" w:color="auto"/>
        <w:right w:val="none" w:sz="0" w:space="0" w:color="auto"/>
      </w:divBdr>
    </w:div>
    <w:div w:id="1681155739">
      <w:marLeft w:val="480"/>
      <w:marRight w:val="0"/>
      <w:marTop w:val="0"/>
      <w:marBottom w:val="0"/>
      <w:divBdr>
        <w:top w:val="none" w:sz="0" w:space="0" w:color="auto"/>
        <w:left w:val="none" w:sz="0" w:space="0" w:color="auto"/>
        <w:bottom w:val="none" w:sz="0" w:space="0" w:color="auto"/>
        <w:right w:val="none" w:sz="0" w:space="0" w:color="auto"/>
      </w:divBdr>
    </w:div>
    <w:div w:id="1681816495">
      <w:marLeft w:val="480"/>
      <w:marRight w:val="0"/>
      <w:marTop w:val="0"/>
      <w:marBottom w:val="0"/>
      <w:divBdr>
        <w:top w:val="none" w:sz="0" w:space="0" w:color="auto"/>
        <w:left w:val="none" w:sz="0" w:space="0" w:color="auto"/>
        <w:bottom w:val="none" w:sz="0" w:space="0" w:color="auto"/>
        <w:right w:val="none" w:sz="0" w:space="0" w:color="auto"/>
      </w:divBdr>
    </w:div>
    <w:div w:id="1681856223">
      <w:marLeft w:val="480"/>
      <w:marRight w:val="0"/>
      <w:marTop w:val="0"/>
      <w:marBottom w:val="0"/>
      <w:divBdr>
        <w:top w:val="none" w:sz="0" w:space="0" w:color="auto"/>
        <w:left w:val="none" w:sz="0" w:space="0" w:color="auto"/>
        <w:bottom w:val="none" w:sz="0" w:space="0" w:color="auto"/>
        <w:right w:val="none" w:sz="0" w:space="0" w:color="auto"/>
      </w:divBdr>
    </w:div>
    <w:div w:id="1683436865">
      <w:marLeft w:val="480"/>
      <w:marRight w:val="0"/>
      <w:marTop w:val="0"/>
      <w:marBottom w:val="0"/>
      <w:divBdr>
        <w:top w:val="none" w:sz="0" w:space="0" w:color="auto"/>
        <w:left w:val="none" w:sz="0" w:space="0" w:color="auto"/>
        <w:bottom w:val="none" w:sz="0" w:space="0" w:color="auto"/>
        <w:right w:val="none" w:sz="0" w:space="0" w:color="auto"/>
      </w:divBdr>
    </w:div>
    <w:div w:id="1683586539">
      <w:marLeft w:val="480"/>
      <w:marRight w:val="0"/>
      <w:marTop w:val="0"/>
      <w:marBottom w:val="0"/>
      <w:divBdr>
        <w:top w:val="none" w:sz="0" w:space="0" w:color="auto"/>
        <w:left w:val="none" w:sz="0" w:space="0" w:color="auto"/>
        <w:bottom w:val="none" w:sz="0" w:space="0" w:color="auto"/>
        <w:right w:val="none" w:sz="0" w:space="0" w:color="auto"/>
      </w:divBdr>
    </w:div>
    <w:div w:id="1683624343">
      <w:marLeft w:val="480"/>
      <w:marRight w:val="0"/>
      <w:marTop w:val="0"/>
      <w:marBottom w:val="0"/>
      <w:divBdr>
        <w:top w:val="none" w:sz="0" w:space="0" w:color="auto"/>
        <w:left w:val="none" w:sz="0" w:space="0" w:color="auto"/>
        <w:bottom w:val="none" w:sz="0" w:space="0" w:color="auto"/>
        <w:right w:val="none" w:sz="0" w:space="0" w:color="auto"/>
      </w:divBdr>
    </w:div>
    <w:div w:id="1683629285">
      <w:marLeft w:val="480"/>
      <w:marRight w:val="0"/>
      <w:marTop w:val="0"/>
      <w:marBottom w:val="0"/>
      <w:divBdr>
        <w:top w:val="none" w:sz="0" w:space="0" w:color="auto"/>
        <w:left w:val="none" w:sz="0" w:space="0" w:color="auto"/>
        <w:bottom w:val="none" w:sz="0" w:space="0" w:color="auto"/>
        <w:right w:val="none" w:sz="0" w:space="0" w:color="auto"/>
      </w:divBdr>
    </w:div>
    <w:div w:id="1684280225">
      <w:marLeft w:val="480"/>
      <w:marRight w:val="0"/>
      <w:marTop w:val="0"/>
      <w:marBottom w:val="0"/>
      <w:divBdr>
        <w:top w:val="none" w:sz="0" w:space="0" w:color="auto"/>
        <w:left w:val="none" w:sz="0" w:space="0" w:color="auto"/>
        <w:bottom w:val="none" w:sz="0" w:space="0" w:color="auto"/>
        <w:right w:val="none" w:sz="0" w:space="0" w:color="auto"/>
      </w:divBdr>
    </w:div>
    <w:div w:id="1684936552">
      <w:marLeft w:val="480"/>
      <w:marRight w:val="0"/>
      <w:marTop w:val="0"/>
      <w:marBottom w:val="0"/>
      <w:divBdr>
        <w:top w:val="none" w:sz="0" w:space="0" w:color="auto"/>
        <w:left w:val="none" w:sz="0" w:space="0" w:color="auto"/>
        <w:bottom w:val="none" w:sz="0" w:space="0" w:color="auto"/>
        <w:right w:val="none" w:sz="0" w:space="0" w:color="auto"/>
      </w:divBdr>
    </w:div>
    <w:div w:id="1685087189">
      <w:marLeft w:val="480"/>
      <w:marRight w:val="0"/>
      <w:marTop w:val="0"/>
      <w:marBottom w:val="0"/>
      <w:divBdr>
        <w:top w:val="none" w:sz="0" w:space="0" w:color="auto"/>
        <w:left w:val="none" w:sz="0" w:space="0" w:color="auto"/>
        <w:bottom w:val="none" w:sz="0" w:space="0" w:color="auto"/>
        <w:right w:val="none" w:sz="0" w:space="0" w:color="auto"/>
      </w:divBdr>
    </w:div>
    <w:div w:id="1685286604">
      <w:marLeft w:val="480"/>
      <w:marRight w:val="0"/>
      <w:marTop w:val="0"/>
      <w:marBottom w:val="0"/>
      <w:divBdr>
        <w:top w:val="none" w:sz="0" w:space="0" w:color="auto"/>
        <w:left w:val="none" w:sz="0" w:space="0" w:color="auto"/>
        <w:bottom w:val="none" w:sz="0" w:space="0" w:color="auto"/>
        <w:right w:val="none" w:sz="0" w:space="0" w:color="auto"/>
      </w:divBdr>
    </w:div>
    <w:div w:id="1686009542">
      <w:marLeft w:val="480"/>
      <w:marRight w:val="0"/>
      <w:marTop w:val="0"/>
      <w:marBottom w:val="0"/>
      <w:divBdr>
        <w:top w:val="none" w:sz="0" w:space="0" w:color="auto"/>
        <w:left w:val="none" w:sz="0" w:space="0" w:color="auto"/>
        <w:bottom w:val="none" w:sz="0" w:space="0" w:color="auto"/>
        <w:right w:val="none" w:sz="0" w:space="0" w:color="auto"/>
      </w:divBdr>
    </w:div>
    <w:div w:id="1686205709">
      <w:marLeft w:val="480"/>
      <w:marRight w:val="0"/>
      <w:marTop w:val="0"/>
      <w:marBottom w:val="0"/>
      <w:divBdr>
        <w:top w:val="none" w:sz="0" w:space="0" w:color="auto"/>
        <w:left w:val="none" w:sz="0" w:space="0" w:color="auto"/>
        <w:bottom w:val="none" w:sz="0" w:space="0" w:color="auto"/>
        <w:right w:val="none" w:sz="0" w:space="0" w:color="auto"/>
      </w:divBdr>
    </w:div>
    <w:div w:id="1686710533">
      <w:marLeft w:val="480"/>
      <w:marRight w:val="0"/>
      <w:marTop w:val="0"/>
      <w:marBottom w:val="0"/>
      <w:divBdr>
        <w:top w:val="none" w:sz="0" w:space="0" w:color="auto"/>
        <w:left w:val="none" w:sz="0" w:space="0" w:color="auto"/>
        <w:bottom w:val="none" w:sz="0" w:space="0" w:color="auto"/>
        <w:right w:val="none" w:sz="0" w:space="0" w:color="auto"/>
      </w:divBdr>
    </w:div>
    <w:div w:id="1686784124">
      <w:marLeft w:val="480"/>
      <w:marRight w:val="0"/>
      <w:marTop w:val="0"/>
      <w:marBottom w:val="0"/>
      <w:divBdr>
        <w:top w:val="none" w:sz="0" w:space="0" w:color="auto"/>
        <w:left w:val="none" w:sz="0" w:space="0" w:color="auto"/>
        <w:bottom w:val="none" w:sz="0" w:space="0" w:color="auto"/>
        <w:right w:val="none" w:sz="0" w:space="0" w:color="auto"/>
      </w:divBdr>
    </w:div>
    <w:div w:id="1686901026">
      <w:marLeft w:val="480"/>
      <w:marRight w:val="0"/>
      <w:marTop w:val="0"/>
      <w:marBottom w:val="0"/>
      <w:divBdr>
        <w:top w:val="none" w:sz="0" w:space="0" w:color="auto"/>
        <w:left w:val="none" w:sz="0" w:space="0" w:color="auto"/>
        <w:bottom w:val="none" w:sz="0" w:space="0" w:color="auto"/>
        <w:right w:val="none" w:sz="0" w:space="0" w:color="auto"/>
      </w:divBdr>
    </w:div>
    <w:div w:id="1687176786">
      <w:marLeft w:val="480"/>
      <w:marRight w:val="0"/>
      <w:marTop w:val="0"/>
      <w:marBottom w:val="0"/>
      <w:divBdr>
        <w:top w:val="none" w:sz="0" w:space="0" w:color="auto"/>
        <w:left w:val="none" w:sz="0" w:space="0" w:color="auto"/>
        <w:bottom w:val="none" w:sz="0" w:space="0" w:color="auto"/>
        <w:right w:val="none" w:sz="0" w:space="0" w:color="auto"/>
      </w:divBdr>
    </w:div>
    <w:div w:id="1687244751">
      <w:marLeft w:val="480"/>
      <w:marRight w:val="0"/>
      <w:marTop w:val="0"/>
      <w:marBottom w:val="0"/>
      <w:divBdr>
        <w:top w:val="none" w:sz="0" w:space="0" w:color="auto"/>
        <w:left w:val="none" w:sz="0" w:space="0" w:color="auto"/>
        <w:bottom w:val="none" w:sz="0" w:space="0" w:color="auto"/>
        <w:right w:val="none" w:sz="0" w:space="0" w:color="auto"/>
      </w:divBdr>
    </w:div>
    <w:div w:id="1687366070">
      <w:marLeft w:val="480"/>
      <w:marRight w:val="0"/>
      <w:marTop w:val="0"/>
      <w:marBottom w:val="0"/>
      <w:divBdr>
        <w:top w:val="none" w:sz="0" w:space="0" w:color="auto"/>
        <w:left w:val="none" w:sz="0" w:space="0" w:color="auto"/>
        <w:bottom w:val="none" w:sz="0" w:space="0" w:color="auto"/>
        <w:right w:val="none" w:sz="0" w:space="0" w:color="auto"/>
      </w:divBdr>
    </w:div>
    <w:div w:id="1687752348">
      <w:marLeft w:val="480"/>
      <w:marRight w:val="0"/>
      <w:marTop w:val="0"/>
      <w:marBottom w:val="0"/>
      <w:divBdr>
        <w:top w:val="none" w:sz="0" w:space="0" w:color="auto"/>
        <w:left w:val="none" w:sz="0" w:space="0" w:color="auto"/>
        <w:bottom w:val="none" w:sz="0" w:space="0" w:color="auto"/>
        <w:right w:val="none" w:sz="0" w:space="0" w:color="auto"/>
      </w:divBdr>
    </w:div>
    <w:div w:id="1687826044">
      <w:marLeft w:val="480"/>
      <w:marRight w:val="0"/>
      <w:marTop w:val="0"/>
      <w:marBottom w:val="0"/>
      <w:divBdr>
        <w:top w:val="none" w:sz="0" w:space="0" w:color="auto"/>
        <w:left w:val="none" w:sz="0" w:space="0" w:color="auto"/>
        <w:bottom w:val="none" w:sz="0" w:space="0" w:color="auto"/>
        <w:right w:val="none" w:sz="0" w:space="0" w:color="auto"/>
      </w:divBdr>
    </w:div>
    <w:div w:id="1687830582">
      <w:marLeft w:val="480"/>
      <w:marRight w:val="0"/>
      <w:marTop w:val="0"/>
      <w:marBottom w:val="0"/>
      <w:divBdr>
        <w:top w:val="none" w:sz="0" w:space="0" w:color="auto"/>
        <w:left w:val="none" w:sz="0" w:space="0" w:color="auto"/>
        <w:bottom w:val="none" w:sz="0" w:space="0" w:color="auto"/>
        <w:right w:val="none" w:sz="0" w:space="0" w:color="auto"/>
      </w:divBdr>
    </w:div>
    <w:div w:id="1688751805">
      <w:marLeft w:val="480"/>
      <w:marRight w:val="0"/>
      <w:marTop w:val="0"/>
      <w:marBottom w:val="0"/>
      <w:divBdr>
        <w:top w:val="none" w:sz="0" w:space="0" w:color="auto"/>
        <w:left w:val="none" w:sz="0" w:space="0" w:color="auto"/>
        <w:bottom w:val="none" w:sz="0" w:space="0" w:color="auto"/>
        <w:right w:val="none" w:sz="0" w:space="0" w:color="auto"/>
      </w:divBdr>
    </w:div>
    <w:div w:id="1688946403">
      <w:marLeft w:val="480"/>
      <w:marRight w:val="0"/>
      <w:marTop w:val="0"/>
      <w:marBottom w:val="0"/>
      <w:divBdr>
        <w:top w:val="none" w:sz="0" w:space="0" w:color="auto"/>
        <w:left w:val="none" w:sz="0" w:space="0" w:color="auto"/>
        <w:bottom w:val="none" w:sz="0" w:space="0" w:color="auto"/>
        <w:right w:val="none" w:sz="0" w:space="0" w:color="auto"/>
      </w:divBdr>
    </w:div>
    <w:div w:id="1690790772">
      <w:marLeft w:val="480"/>
      <w:marRight w:val="0"/>
      <w:marTop w:val="0"/>
      <w:marBottom w:val="0"/>
      <w:divBdr>
        <w:top w:val="none" w:sz="0" w:space="0" w:color="auto"/>
        <w:left w:val="none" w:sz="0" w:space="0" w:color="auto"/>
        <w:bottom w:val="none" w:sz="0" w:space="0" w:color="auto"/>
        <w:right w:val="none" w:sz="0" w:space="0" w:color="auto"/>
      </w:divBdr>
    </w:div>
    <w:div w:id="1690831126">
      <w:marLeft w:val="480"/>
      <w:marRight w:val="0"/>
      <w:marTop w:val="0"/>
      <w:marBottom w:val="0"/>
      <w:divBdr>
        <w:top w:val="none" w:sz="0" w:space="0" w:color="auto"/>
        <w:left w:val="none" w:sz="0" w:space="0" w:color="auto"/>
        <w:bottom w:val="none" w:sz="0" w:space="0" w:color="auto"/>
        <w:right w:val="none" w:sz="0" w:space="0" w:color="auto"/>
      </w:divBdr>
    </w:div>
    <w:div w:id="1690836391">
      <w:marLeft w:val="480"/>
      <w:marRight w:val="0"/>
      <w:marTop w:val="0"/>
      <w:marBottom w:val="0"/>
      <w:divBdr>
        <w:top w:val="none" w:sz="0" w:space="0" w:color="auto"/>
        <w:left w:val="none" w:sz="0" w:space="0" w:color="auto"/>
        <w:bottom w:val="none" w:sz="0" w:space="0" w:color="auto"/>
        <w:right w:val="none" w:sz="0" w:space="0" w:color="auto"/>
      </w:divBdr>
    </w:div>
    <w:div w:id="1691108253">
      <w:marLeft w:val="480"/>
      <w:marRight w:val="0"/>
      <w:marTop w:val="0"/>
      <w:marBottom w:val="0"/>
      <w:divBdr>
        <w:top w:val="none" w:sz="0" w:space="0" w:color="auto"/>
        <w:left w:val="none" w:sz="0" w:space="0" w:color="auto"/>
        <w:bottom w:val="none" w:sz="0" w:space="0" w:color="auto"/>
        <w:right w:val="none" w:sz="0" w:space="0" w:color="auto"/>
      </w:divBdr>
    </w:div>
    <w:div w:id="1691225704">
      <w:marLeft w:val="480"/>
      <w:marRight w:val="0"/>
      <w:marTop w:val="0"/>
      <w:marBottom w:val="0"/>
      <w:divBdr>
        <w:top w:val="none" w:sz="0" w:space="0" w:color="auto"/>
        <w:left w:val="none" w:sz="0" w:space="0" w:color="auto"/>
        <w:bottom w:val="none" w:sz="0" w:space="0" w:color="auto"/>
        <w:right w:val="none" w:sz="0" w:space="0" w:color="auto"/>
      </w:divBdr>
    </w:div>
    <w:div w:id="1691762848">
      <w:marLeft w:val="480"/>
      <w:marRight w:val="0"/>
      <w:marTop w:val="0"/>
      <w:marBottom w:val="0"/>
      <w:divBdr>
        <w:top w:val="none" w:sz="0" w:space="0" w:color="auto"/>
        <w:left w:val="none" w:sz="0" w:space="0" w:color="auto"/>
        <w:bottom w:val="none" w:sz="0" w:space="0" w:color="auto"/>
        <w:right w:val="none" w:sz="0" w:space="0" w:color="auto"/>
      </w:divBdr>
    </w:div>
    <w:div w:id="1691878728">
      <w:marLeft w:val="480"/>
      <w:marRight w:val="0"/>
      <w:marTop w:val="0"/>
      <w:marBottom w:val="0"/>
      <w:divBdr>
        <w:top w:val="none" w:sz="0" w:space="0" w:color="auto"/>
        <w:left w:val="none" w:sz="0" w:space="0" w:color="auto"/>
        <w:bottom w:val="none" w:sz="0" w:space="0" w:color="auto"/>
        <w:right w:val="none" w:sz="0" w:space="0" w:color="auto"/>
      </w:divBdr>
    </w:div>
    <w:div w:id="1693991601">
      <w:marLeft w:val="480"/>
      <w:marRight w:val="0"/>
      <w:marTop w:val="0"/>
      <w:marBottom w:val="0"/>
      <w:divBdr>
        <w:top w:val="none" w:sz="0" w:space="0" w:color="auto"/>
        <w:left w:val="none" w:sz="0" w:space="0" w:color="auto"/>
        <w:bottom w:val="none" w:sz="0" w:space="0" w:color="auto"/>
        <w:right w:val="none" w:sz="0" w:space="0" w:color="auto"/>
      </w:divBdr>
    </w:div>
    <w:div w:id="1694184965">
      <w:marLeft w:val="480"/>
      <w:marRight w:val="0"/>
      <w:marTop w:val="0"/>
      <w:marBottom w:val="0"/>
      <w:divBdr>
        <w:top w:val="none" w:sz="0" w:space="0" w:color="auto"/>
        <w:left w:val="none" w:sz="0" w:space="0" w:color="auto"/>
        <w:bottom w:val="none" w:sz="0" w:space="0" w:color="auto"/>
        <w:right w:val="none" w:sz="0" w:space="0" w:color="auto"/>
      </w:divBdr>
    </w:div>
    <w:div w:id="1694308243">
      <w:marLeft w:val="480"/>
      <w:marRight w:val="0"/>
      <w:marTop w:val="0"/>
      <w:marBottom w:val="0"/>
      <w:divBdr>
        <w:top w:val="none" w:sz="0" w:space="0" w:color="auto"/>
        <w:left w:val="none" w:sz="0" w:space="0" w:color="auto"/>
        <w:bottom w:val="none" w:sz="0" w:space="0" w:color="auto"/>
        <w:right w:val="none" w:sz="0" w:space="0" w:color="auto"/>
      </w:divBdr>
    </w:div>
    <w:div w:id="1695375048">
      <w:marLeft w:val="480"/>
      <w:marRight w:val="0"/>
      <w:marTop w:val="0"/>
      <w:marBottom w:val="0"/>
      <w:divBdr>
        <w:top w:val="none" w:sz="0" w:space="0" w:color="auto"/>
        <w:left w:val="none" w:sz="0" w:space="0" w:color="auto"/>
        <w:bottom w:val="none" w:sz="0" w:space="0" w:color="auto"/>
        <w:right w:val="none" w:sz="0" w:space="0" w:color="auto"/>
      </w:divBdr>
    </w:div>
    <w:div w:id="1695960182">
      <w:marLeft w:val="480"/>
      <w:marRight w:val="0"/>
      <w:marTop w:val="0"/>
      <w:marBottom w:val="0"/>
      <w:divBdr>
        <w:top w:val="none" w:sz="0" w:space="0" w:color="auto"/>
        <w:left w:val="none" w:sz="0" w:space="0" w:color="auto"/>
        <w:bottom w:val="none" w:sz="0" w:space="0" w:color="auto"/>
        <w:right w:val="none" w:sz="0" w:space="0" w:color="auto"/>
      </w:divBdr>
    </w:div>
    <w:div w:id="1696492659">
      <w:marLeft w:val="480"/>
      <w:marRight w:val="0"/>
      <w:marTop w:val="0"/>
      <w:marBottom w:val="0"/>
      <w:divBdr>
        <w:top w:val="none" w:sz="0" w:space="0" w:color="auto"/>
        <w:left w:val="none" w:sz="0" w:space="0" w:color="auto"/>
        <w:bottom w:val="none" w:sz="0" w:space="0" w:color="auto"/>
        <w:right w:val="none" w:sz="0" w:space="0" w:color="auto"/>
      </w:divBdr>
    </w:div>
    <w:div w:id="1696737543">
      <w:marLeft w:val="480"/>
      <w:marRight w:val="0"/>
      <w:marTop w:val="0"/>
      <w:marBottom w:val="0"/>
      <w:divBdr>
        <w:top w:val="none" w:sz="0" w:space="0" w:color="auto"/>
        <w:left w:val="none" w:sz="0" w:space="0" w:color="auto"/>
        <w:bottom w:val="none" w:sz="0" w:space="0" w:color="auto"/>
        <w:right w:val="none" w:sz="0" w:space="0" w:color="auto"/>
      </w:divBdr>
    </w:div>
    <w:div w:id="1697266085">
      <w:marLeft w:val="480"/>
      <w:marRight w:val="0"/>
      <w:marTop w:val="0"/>
      <w:marBottom w:val="0"/>
      <w:divBdr>
        <w:top w:val="none" w:sz="0" w:space="0" w:color="auto"/>
        <w:left w:val="none" w:sz="0" w:space="0" w:color="auto"/>
        <w:bottom w:val="none" w:sz="0" w:space="0" w:color="auto"/>
        <w:right w:val="none" w:sz="0" w:space="0" w:color="auto"/>
      </w:divBdr>
    </w:div>
    <w:div w:id="1697391687">
      <w:marLeft w:val="480"/>
      <w:marRight w:val="0"/>
      <w:marTop w:val="0"/>
      <w:marBottom w:val="0"/>
      <w:divBdr>
        <w:top w:val="none" w:sz="0" w:space="0" w:color="auto"/>
        <w:left w:val="none" w:sz="0" w:space="0" w:color="auto"/>
        <w:bottom w:val="none" w:sz="0" w:space="0" w:color="auto"/>
        <w:right w:val="none" w:sz="0" w:space="0" w:color="auto"/>
      </w:divBdr>
    </w:div>
    <w:div w:id="1698004690">
      <w:marLeft w:val="480"/>
      <w:marRight w:val="0"/>
      <w:marTop w:val="0"/>
      <w:marBottom w:val="0"/>
      <w:divBdr>
        <w:top w:val="none" w:sz="0" w:space="0" w:color="auto"/>
        <w:left w:val="none" w:sz="0" w:space="0" w:color="auto"/>
        <w:bottom w:val="none" w:sz="0" w:space="0" w:color="auto"/>
        <w:right w:val="none" w:sz="0" w:space="0" w:color="auto"/>
      </w:divBdr>
    </w:div>
    <w:div w:id="1698463677">
      <w:marLeft w:val="480"/>
      <w:marRight w:val="0"/>
      <w:marTop w:val="0"/>
      <w:marBottom w:val="0"/>
      <w:divBdr>
        <w:top w:val="none" w:sz="0" w:space="0" w:color="auto"/>
        <w:left w:val="none" w:sz="0" w:space="0" w:color="auto"/>
        <w:bottom w:val="none" w:sz="0" w:space="0" w:color="auto"/>
        <w:right w:val="none" w:sz="0" w:space="0" w:color="auto"/>
      </w:divBdr>
    </w:div>
    <w:div w:id="1698892152">
      <w:marLeft w:val="480"/>
      <w:marRight w:val="0"/>
      <w:marTop w:val="0"/>
      <w:marBottom w:val="0"/>
      <w:divBdr>
        <w:top w:val="none" w:sz="0" w:space="0" w:color="auto"/>
        <w:left w:val="none" w:sz="0" w:space="0" w:color="auto"/>
        <w:bottom w:val="none" w:sz="0" w:space="0" w:color="auto"/>
        <w:right w:val="none" w:sz="0" w:space="0" w:color="auto"/>
      </w:divBdr>
    </w:div>
    <w:div w:id="1699427402">
      <w:marLeft w:val="480"/>
      <w:marRight w:val="0"/>
      <w:marTop w:val="0"/>
      <w:marBottom w:val="0"/>
      <w:divBdr>
        <w:top w:val="none" w:sz="0" w:space="0" w:color="auto"/>
        <w:left w:val="none" w:sz="0" w:space="0" w:color="auto"/>
        <w:bottom w:val="none" w:sz="0" w:space="0" w:color="auto"/>
        <w:right w:val="none" w:sz="0" w:space="0" w:color="auto"/>
      </w:divBdr>
    </w:div>
    <w:div w:id="1699549497">
      <w:marLeft w:val="480"/>
      <w:marRight w:val="0"/>
      <w:marTop w:val="0"/>
      <w:marBottom w:val="0"/>
      <w:divBdr>
        <w:top w:val="none" w:sz="0" w:space="0" w:color="auto"/>
        <w:left w:val="none" w:sz="0" w:space="0" w:color="auto"/>
        <w:bottom w:val="none" w:sz="0" w:space="0" w:color="auto"/>
        <w:right w:val="none" w:sz="0" w:space="0" w:color="auto"/>
      </w:divBdr>
    </w:div>
    <w:div w:id="1700164435">
      <w:marLeft w:val="480"/>
      <w:marRight w:val="0"/>
      <w:marTop w:val="0"/>
      <w:marBottom w:val="0"/>
      <w:divBdr>
        <w:top w:val="none" w:sz="0" w:space="0" w:color="auto"/>
        <w:left w:val="none" w:sz="0" w:space="0" w:color="auto"/>
        <w:bottom w:val="none" w:sz="0" w:space="0" w:color="auto"/>
        <w:right w:val="none" w:sz="0" w:space="0" w:color="auto"/>
      </w:divBdr>
    </w:div>
    <w:div w:id="1700472840">
      <w:marLeft w:val="480"/>
      <w:marRight w:val="0"/>
      <w:marTop w:val="0"/>
      <w:marBottom w:val="0"/>
      <w:divBdr>
        <w:top w:val="none" w:sz="0" w:space="0" w:color="auto"/>
        <w:left w:val="none" w:sz="0" w:space="0" w:color="auto"/>
        <w:bottom w:val="none" w:sz="0" w:space="0" w:color="auto"/>
        <w:right w:val="none" w:sz="0" w:space="0" w:color="auto"/>
      </w:divBdr>
    </w:div>
    <w:div w:id="1701273512">
      <w:marLeft w:val="480"/>
      <w:marRight w:val="0"/>
      <w:marTop w:val="0"/>
      <w:marBottom w:val="0"/>
      <w:divBdr>
        <w:top w:val="none" w:sz="0" w:space="0" w:color="auto"/>
        <w:left w:val="none" w:sz="0" w:space="0" w:color="auto"/>
        <w:bottom w:val="none" w:sz="0" w:space="0" w:color="auto"/>
        <w:right w:val="none" w:sz="0" w:space="0" w:color="auto"/>
      </w:divBdr>
    </w:div>
    <w:div w:id="1701516388">
      <w:marLeft w:val="480"/>
      <w:marRight w:val="0"/>
      <w:marTop w:val="0"/>
      <w:marBottom w:val="0"/>
      <w:divBdr>
        <w:top w:val="none" w:sz="0" w:space="0" w:color="auto"/>
        <w:left w:val="none" w:sz="0" w:space="0" w:color="auto"/>
        <w:bottom w:val="none" w:sz="0" w:space="0" w:color="auto"/>
        <w:right w:val="none" w:sz="0" w:space="0" w:color="auto"/>
      </w:divBdr>
    </w:div>
    <w:div w:id="1701516535">
      <w:marLeft w:val="480"/>
      <w:marRight w:val="0"/>
      <w:marTop w:val="0"/>
      <w:marBottom w:val="0"/>
      <w:divBdr>
        <w:top w:val="none" w:sz="0" w:space="0" w:color="auto"/>
        <w:left w:val="none" w:sz="0" w:space="0" w:color="auto"/>
        <w:bottom w:val="none" w:sz="0" w:space="0" w:color="auto"/>
        <w:right w:val="none" w:sz="0" w:space="0" w:color="auto"/>
      </w:divBdr>
    </w:div>
    <w:div w:id="1701856191">
      <w:marLeft w:val="480"/>
      <w:marRight w:val="0"/>
      <w:marTop w:val="0"/>
      <w:marBottom w:val="0"/>
      <w:divBdr>
        <w:top w:val="none" w:sz="0" w:space="0" w:color="auto"/>
        <w:left w:val="none" w:sz="0" w:space="0" w:color="auto"/>
        <w:bottom w:val="none" w:sz="0" w:space="0" w:color="auto"/>
        <w:right w:val="none" w:sz="0" w:space="0" w:color="auto"/>
      </w:divBdr>
    </w:div>
    <w:div w:id="1701859490">
      <w:marLeft w:val="480"/>
      <w:marRight w:val="0"/>
      <w:marTop w:val="0"/>
      <w:marBottom w:val="0"/>
      <w:divBdr>
        <w:top w:val="none" w:sz="0" w:space="0" w:color="auto"/>
        <w:left w:val="none" w:sz="0" w:space="0" w:color="auto"/>
        <w:bottom w:val="none" w:sz="0" w:space="0" w:color="auto"/>
        <w:right w:val="none" w:sz="0" w:space="0" w:color="auto"/>
      </w:divBdr>
    </w:div>
    <w:div w:id="1701970750">
      <w:marLeft w:val="480"/>
      <w:marRight w:val="0"/>
      <w:marTop w:val="0"/>
      <w:marBottom w:val="0"/>
      <w:divBdr>
        <w:top w:val="none" w:sz="0" w:space="0" w:color="auto"/>
        <w:left w:val="none" w:sz="0" w:space="0" w:color="auto"/>
        <w:bottom w:val="none" w:sz="0" w:space="0" w:color="auto"/>
        <w:right w:val="none" w:sz="0" w:space="0" w:color="auto"/>
      </w:divBdr>
    </w:div>
    <w:div w:id="1702516270">
      <w:marLeft w:val="480"/>
      <w:marRight w:val="0"/>
      <w:marTop w:val="0"/>
      <w:marBottom w:val="0"/>
      <w:divBdr>
        <w:top w:val="none" w:sz="0" w:space="0" w:color="auto"/>
        <w:left w:val="none" w:sz="0" w:space="0" w:color="auto"/>
        <w:bottom w:val="none" w:sz="0" w:space="0" w:color="auto"/>
        <w:right w:val="none" w:sz="0" w:space="0" w:color="auto"/>
      </w:divBdr>
    </w:div>
    <w:div w:id="1702585483">
      <w:marLeft w:val="480"/>
      <w:marRight w:val="0"/>
      <w:marTop w:val="0"/>
      <w:marBottom w:val="0"/>
      <w:divBdr>
        <w:top w:val="none" w:sz="0" w:space="0" w:color="auto"/>
        <w:left w:val="none" w:sz="0" w:space="0" w:color="auto"/>
        <w:bottom w:val="none" w:sz="0" w:space="0" w:color="auto"/>
        <w:right w:val="none" w:sz="0" w:space="0" w:color="auto"/>
      </w:divBdr>
    </w:div>
    <w:div w:id="1703020964">
      <w:marLeft w:val="480"/>
      <w:marRight w:val="0"/>
      <w:marTop w:val="0"/>
      <w:marBottom w:val="0"/>
      <w:divBdr>
        <w:top w:val="none" w:sz="0" w:space="0" w:color="auto"/>
        <w:left w:val="none" w:sz="0" w:space="0" w:color="auto"/>
        <w:bottom w:val="none" w:sz="0" w:space="0" w:color="auto"/>
        <w:right w:val="none" w:sz="0" w:space="0" w:color="auto"/>
      </w:divBdr>
    </w:div>
    <w:div w:id="1703048818">
      <w:marLeft w:val="480"/>
      <w:marRight w:val="0"/>
      <w:marTop w:val="0"/>
      <w:marBottom w:val="0"/>
      <w:divBdr>
        <w:top w:val="none" w:sz="0" w:space="0" w:color="auto"/>
        <w:left w:val="none" w:sz="0" w:space="0" w:color="auto"/>
        <w:bottom w:val="none" w:sz="0" w:space="0" w:color="auto"/>
        <w:right w:val="none" w:sz="0" w:space="0" w:color="auto"/>
      </w:divBdr>
    </w:div>
    <w:div w:id="1703552015">
      <w:marLeft w:val="480"/>
      <w:marRight w:val="0"/>
      <w:marTop w:val="0"/>
      <w:marBottom w:val="0"/>
      <w:divBdr>
        <w:top w:val="none" w:sz="0" w:space="0" w:color="auto"/>
        <w:left w:val="none" w:sz="0" w:space="0" w:color="auto"/>
        <w:bottom w:val="none" w:sz="0" w:space="0" w:color="auto"/>
        <w:right w:val="none" w:sz="0" w:space="0" w:color="auto"/>
      </w:divBdr>
    </w:div>
    <w:div w:id="1703937955">
      <w:marLeft w:val="480"/>
      <w:marRight w:val="0"/>
      <w:marTop w:val="0"/>
      <w:marBottom w:val="0"/>
      <w:divBdr>
        <w:top w:val="none" w:sz="0" w:space="0" w:color="auto"/>
        <w:left w:val="none" w:sz="0" w:space="0" w:color="auto"/>
        <w:bottom w:val="none" w:sz="0" w:space="0" w:color="auto"/>
        <w:right w:val="none" w:sz="0" w:space="0" w:color="auto"/>
      </w:divBdr>
    </w:div>
    <w:div w:id="1704136455">
      <w:marLeft w:val="480"/>
      <w:marRight w:val="0"/>
      <w:marTop w:val="0"/>
      <w:marBottom w:val="0"/>
      <w:divBdr>
        <w:top w:val="none" w:sz="0" w:space="0" w:color="auto"/>
        <w:left w:val="none" w:sz="0" w:space="0" w:color="auto"/>
        <w:bottom w:val="none" w:sz="0" w:space="0" w:color="auto"/>
        <w:right w:val="none" w:sz="0" w:space="0" w:color="auto"/>
      </w:divBdr>
    </w:div>
    <w:div w:id="1704330945">
      <w:marLeft w:val="480"/>
      <w:marRight w:val="0"/>
      <w:marTop w:val="0"/>
      <w:marBottom w:val="0"/>
      <w:divBdr>
        <w:top w:val="none" w:sz="0" w:space="0" w:color="auto"/>
        <w:left w:val="none" w:sz="0" w:space="0" w:color="auto"/>
        <w:bottom w:val="none" w:sz="0" w:space="0" w:color="auto"/>
        <w:right w:val="none" w:sz="0" w:space="0" w:color="auto"/>
      </w:divBdr>
    </w:div>
    <w:div w:id="1704360879">
      <w:marLeft w:val="480"/>
      <w:marRight w:val="0"/>
      <w:marTop w:val="0"/>
      <w:marBottom w:val="0"/>
      <w:divBdr>
        <w:top w:val="none" w:sz="0" w:space="0" w:color="auto"/>
        <w:left w:val="none" w:sz="0" w:space="0" w:color="auto"/>
        <w:bottom w:val="none" w:sz="0" w:space="0" w:color="auto"/>
        <w:right w:val="none" w:sz="0" w:space="0" w:color="auto"/>
      </w:divBdr>
    </w:div>
    <w:div w:id="1704669493">
      <w:marLeft w:val="480"/>
      <w:marRight w:val="0"/>
      <w:marTop w:val="0"/>
      <w:marBottom w:val="0"/>
      <w:divBdr>
        <w:top w:val="none" w:sz="0" w:space="0" w:color="auto"/>
        <w:left w:val="none" w:sz="0" w:space="0" w:color="auto"/>
        <w:bottom w:val="none" w:sz="0" w:space="0" w:color="auto"/>
        <w:right w:val="none" w:sz="0" w:space="0" w:color="auto"/>
      </w:divBdr>
    </w:div>
    <w:div w:id="1704791771">
      <w:marLeft w:val="480"/>
      <w:marRight w:val="0"/>
      <w:marTop w:val="0"/>
      <w:marBottom w:val="0"/>
      <w:divBdr>
        <w:top w:val="none" w:sz="0" w:space="0" w:color="auto"/>
        <w:left w:val="none" w:sz="0" w:space="0" w:color="auto"/>
        <w:bottom w:val="none" w:sz="0" w:space="0" w:color="auto"/>
        <w:right w:val="none" w:sz="0" w:space="0" w:color="auto"/>
      </w:divBdr>
    </w:div>
    <w:div w:id="1704938564">
      <w:marLeft w:val="480"/>
      <w:marRight w:val="0"/>
      <w:marTop w:val="0"/>
      <w:marBottom w:val="0"/>
      <w:divBdr>
        <w:top w:val="none" w:sz="0" w:space="0" w:color="auto"/>
        <w:left w:val="none" w:sz="0" w:space="0" w:color="auto"/>
        <w:bottom w:val="none" w:sz="0" w:space="0" w:color="auto"/>
        <w:right w:val="none" w:sz="0" w:space="0" w:color="auto"/>
      </w:divBdr>
    </w:div>
    <w:div w:id="1705015580">
      <w:marLeft w:val="480"/>
      <w:marRight w:val="0"/>
      <w:marTop w:val="0"/>
      <w:marBottom w:val="0"/>
      <w:divBdr>
        <w:top w:val="none" w:sz="0" w:space="0" w:color="auto"/>
        <w:left w:val="none" w:sz="0" w:space="0" w:color="auto"/>
        <w:bottom w:val="none" w:sz="0" w:space="0" w:color="auto"/>
        <w:right w:val="none" w:sz="0" w:space="0" w:color="auto"/>
      </w:divBdr>
    </w:div>
    <w:div w:id="1705053157">
      <w:marLeft w:val="480"/>
      <w:marRight w:val="0"/>
      <w:marTop w:val="0"/>
      <w:marBottom w:val="0"/>
      <w:divBdr>
        <w:top w:val="none" w:sz="0" w:space="0" w:color="auto"/>
        <w:left w:val="none" w:sz="0" w:space="0" w:color="auto"/>
        <w:bottom w:val="none" w:sz="0" w:space="0" w:color="auto"/>
        <w:right w:val="none" w:sz="0" w:space="0" w:color="auto"/>
      </w:divBdr>
    </w:div>
    <w:div w:id="1706901450">
      <w:marLeft w:val="480"/>
      <w:marRight w:val="0"/>
      <w:marTop w:val="0"/>
      <w:marBottom w:val="0"/>
      <w:divBdr>
        <w:top w:val="none" w:sz="0" w:space="0" w:color="auto"/>
        <w:left w:val="none" w:sz="0" w:space="0" w:color="auto"/>
        <w:bottom w:val="none" w:sz="0" w:space="0" w:color="auto"/>
        <w:right w:val="none" w:sz="0" w:space="0" w:color="auto"/>
      </w:divBdr>
    </w:div>
    <w:div w:id="1706903586">
      <w:marLeft w:val="480"/>
      <w:marRight w:val="0"/>
      <w:marTop w:val="0"/>
      <w:marBottom w:val="0"/>
      <w:divBdr>
        <w:top w:val="none" w:sz="0" w:space="0" w:color="auto"/>
        <w:left w:val="none" w:sz="0" w:space="0" w:color="auto"/>
        <w:bottom w:val="none" w:sz="0" w:space="0" w:color="auto"/>
        <w:right w:val="none" w:sz="0" w:space="0" w:color="auto"/>
      </w:divBdr>
    </w:div>
    <w:div w:id="1707220337">
      <w:marLeft w:val="480"/>
      <w:marRight w:val="0"/>
      <w:marTop w:val="0"/>
      <w:marBottom w:val="0"/>
      <w:divBdr>
        <w:top w:val="none" w:sz="0" w:space="0" w:color="auto"/>
        <w:left w:val="none" w:sz="0" w:space="0" w:color="auto"/>
        <w:bottom w:val="none" w:sz="0" w:space="0" w:color="auto"/>
        <w:right w:val="none" w:sz="0" w:space="0" w:color="auto"/>
      </w:divBdr>
    </w:div>
    <w:div w:id="1707486376">
      <w:marLeft w:val="480"/>
      <w:marRight w:val="0"/>
      <w:marTop w:val="0"/>
      <w:marBottom w:val="0"/>
      <w:divBdr>
        <w:top w:val="none" w:sz="0" w:space="0" w:color="auto"/>
        <w:left w:val="none" w:sz="0" w:space="0" w:color="auto"/>
        <w:bottom w:val="none" w:sz="0" w:space="0" w:color="auto"/>
        <w:right w:val="none" w:sz="0" w:space="0" w:color="auto"/>
      </w:divBdr>
    </w:div>
    <w:div w:id="1707607479">
      <w:marLeft w:val="480"/>
      <w:marRight w:val="0"/>
      <w:marTop w:val="0"/>
      <w:marBottom w:val="0"/>
      <w:divBdr>
        <w:top w:val="none" w:sz="0" w:space="0" w:color="auto"/>
        <w:left w:val="none" w:sz="0" w:space="0" w:color="auto"/>
        <w:bottom w:val="none" w:sz="0" w:space="0" w:color="auto"/>
        <w:right w:val="none" w:sz="0" w:space="0" w:color="auto"/>
      </w:divBdr>
    </w:div>
    <w:div w:id="1708140307">
      <w:marLeft w:val="480"/>
      <w:marRight w:val="0"/>
      <w:marTop w:val="0"/>
      <w:marBottom w:val="0"/>
      <w:divBdr>
        <w:top w:val="none" w:sz="0" w:space="0" w:color="auto"/>
        <w:left w:val="none" w:sz="0" w:space="0" w:color="auto"/>
        <w:bottom w:val="none" w:sz="0" w:space="0" w:color="auto"/>
        <w:right w:val="none" w:sz="0" w:space="0" w:color="auto"/>
      </w:divBdr>
    </w:div>
    <w:div w:id="1708217470">
      <w:marLeft w:val="480"/>
      <w:marRight w:val="0"/>
      <w:marTop w:val="0"/>
      <w:marBottom w:val="0"/>
      <w:divBdr>
        <w:top w:val="none" w:sz="0" w:space="0" w:color="auto"/>
        <w:left w:val="none" w:sz="0" w:space="0" w:color="auto"/>
        <w:bottom w:val="none" w:sz="0" w:space="0" w:color="auto"/>
        <w:right w:val="none" w:sz="0" w:space="0" w:color="auto"/>
      </w:divBdr>
    </w:div>
    <w:div w:id="1708261718">
      <w:marLeft w:val="480"/>
      <w:marRight w:val="0"/>
      <w:marTop w:val="0"/>
      <w:marBottom w:val="0"/>
      <w:divBdr>
        <w:top w:val="none" w:sz="0" w:space="0" w:color="auto"/>
        <w:left w:val="none" w:sz="0" w:space="0" w:color="auto"/>
        <w:bottom w:val="none" w:sz="0" w:space="0" w:color="auto"/>
        <w:right w:val="none" w:sz="0" w:space="0" w:color="auto"/>
      </w:divBdr>
    </w:div>
    <w:div w:id="1708408001">
      <w:marLeft w:val="480"/>
      <w:marRight w:val="0"/>
      <w:marTop w:val="0"/>
      <w:marBottom w:val="0"/>
      <w:divBdr>
        <w:top w:val="none" w:sz="0" w:space="0" w:color="auto"/>
        <w:left w:val="none" w:sz="0" w:space="0" w:color="auto"/>
        <w:bottom w:val="none" w:sz="0" w:space="0" w:color="auto"/>
        <w:right w:val="none" w:sz="0" w:space="0" w:color="auto"/>
      </w:divBdr>
    </w:div>
    <w:div w:id="1708606216">
      <w:marLeft w:val="480"/>
      <w:marRight w:val="0"/>
      <w:marTop w:val="0"/>
      <w:marBottom w:val="0"/>
      <w:divBdr>
        <w:top w:val="none" w:sz="0" w:space="0" w:color="auto"/>
        <w:left w:val="none" w:sz="0" w:space="0" w:color="auto"/>
        <w:bottom w:val="none" w:sz="0" w:space="0" w:color="auto"/>
        <w:right w:val="none" w:sz="0" w:space="0" w:color="auto"/>
      </w:divBdr>
    </w:div>
    <w:div w:id="1709136408">
      <w:marLeft w:val="480"/>
      <w:marRight w:val="0"/>
      <w:marTop w:val="0"/>
      <w:marBottom w:val="0"/>
      <w:divBdr>
        <w:top w:val="none" w:sz="0" w:space="0" w:color="auto"/>
        <w:left w:val="none" w:sz="0" w:space="0" w:color="auto"/>
        <w:bottom w:val="none" w:sz="0" w:space="0" w:color="auto"/>
        <w:right w:val="none" w:sz="0" w:space="0" w:color="auto"/>
      </w:divBdr>
    </w:div>
    <w:div w:id="1709138260">
      <w:marLeft w:val="480"/>
      <w:marRight w:val="0"/>
      <w:marTop w:val="0"/>
      <w:marBottom w:val="0"/>
      <w:divBdr>
        <w:top w:val="none" w:sz="0" w:space="0" w:color="auto"/>
        <w:left w:val="none" w:sz="0" w:space="0" w:color="auto"/>
        <w:bottom w:val="none" w:sz="0" w:space="0" w:color="auto"/>
        <w:right w:val="none" w:sz="0" w:space="0" w:color="auto"/>
      </w:divBdr>
    </w:div>
    <w:div w:id="1709724608">
      <w:marLeft w:val="480"/>
      <w:marRight w:val="0"/>
      <w:marTop w:val="0"/>
      <w:marBottom w:val="0"/>
      <w:divBdr>
        <w:top w:val="none" w:sz="0" w:space="0" w:color="auto"/>
        <w:left w:val="none" w:sz="0" w:space="0" w:color="auto"/>
        <w:bottom w:val="none" w:sz="0" w:space="0" w:color="auto"/>
        <w:right w:val="none" w:sz="0" w:space="0" w:color="auto"/>
      </w:divBdr>
    </w:div>
    <w:div w:id="1709993320">
      <w:marLeft w:val="480"/>
      <w:marRight w:val="0"/>
      <w:marTop w:val="0"/>
      <w:marBottom w:val="0"/>
      <w:divBdr>
        <w:top w:val="none" w:sz="0" w:space="0" w:color="auto"/>
        <w:left w:val="none" w:sz="0" w:space="0" w:color="auto"/>
        <w:bottom w:val="none" w:sz="0" w:space="0" w:color="auto"/>
        <w:right w:val="none" w:sz="0" w:space="0" w:color="auto"/>
      </w:divBdr>
    </w:div>
    <w:div w:id="1710883442">
      <w:marLeft w:val="480"/>
      <w:marRight w:val="0"/>
      <w:marTop w:val="0"/>
      <w:marBottom w:val="0"/>
      <w:divBdr>
        <w:top w:val="none" w:sz="0" w:space="0" w:color="auto"/>
        <w:left w:val="none" w:sz="0" w:space="0" w:color="auto"/>
        <w:bottom w:val="none" w:sz="0" w:space="0" w:color="auto"/>
        <w:right w:val="none" w:sz="0" w:space="0" w:color="auto"/>
      </w:divBdr>
    </w:div>
    <w:div w:id="1711496746">
      <w:marLeft w:val="480"/>
      <w:marRight w:val="0"/>
      <w:marTop w:val="0"/>
      <w:marBottom w:val="0"/>
      <w:divBdr>
        <w:top w:val="none" w:sz="0" w:space="0" w:color="auto"/>
        <w:left w:val="none" w:sz="0" w:space="0" w:color="auto"/>
        <w:bottom w:val="none" w:sz="0" w:space="0" w:color="auto"/>
        <w:right w:val="none" w:sz="0" w:space="0" w:color="auto"/>
      </w:divBdr>
    </w:div>
    <w:div w:id="1711568188">
      <w:marLeft w:val="480"/>
      <w:marRight w:val="0"/>
      <w:marTop w:val="0"/>
      <w:marBottom w:val="0"/>
      <w:divBdr>
        <w:top w:val="none" w:sz="0" w:space="0" w:color="auto"/>
        <w:left w:val="none" w:sz="0" w:space="0" w:color="auto"/>
        <w:bottom w:val="none" w:sz="0" w:space="0" w:color="auto"/>
        <w:right w:val="none" w:sz="0" w:space="0" w:color="auto"/>
      </w:divBdr>
    </w:div>
    <w:div w:id="1711614988">
      <w:marLeft w:val="480"/>
      <w:marRight w:val="0"/>
      <w:marTop w:val="0"/>
      <w:marBottom w:val="0"/>
      <w:divBdr>
        <w:top w:val="none" w:sz="0" w:space="0" w:color="auto"/>
        <w:left w:val="none" w:sz="0" w:space="0" w:color="auto"/>
        <w:bottom w:val="none" w:sz="0" w:space="0" w:color="auto"/>
        <w:right w:val="none" w:sz="0" w:space="0" w:color="auto"/>
      </w:divBdr>
    </w:div>
    <w:div w:id="1711832347">
      <w:marLeft w:val="480"/>
      <w:marRight w:val="0"/>
      <w:marTop w:val="0"/>
      <w:marBottom w:val="0"/>
      <w:divBdr>
        <w:top w:val="none" w:sz="0" w:space="0" w:color="auto"/>
        <w:left w:val="none" w:sz="0" w:space="0" w:color="auto"/>
        <w:bottom w:val="none" w:sz="0" w:space="0" w:color="auto"/>
        <w:right w:val="none" w:sz="0" w:space="0" w:color="auto"/>
      </w:divBdr>
    </w:div>
    <w:div w:id="1711950176">
      <w:marLeft w:val="480"/>
      <w:marRight w:val="0"/>
      <w:marTop w:val="0"/>
      <w:marBottom w:val="0"/>
      <w:divBdr>
        <w:top w:val="none" w:sz="0" w:space="0" w:color="auto"/>
        <w:left w:val="none" w:sz="0" w:space="0" w:color="auto"/>
        <w:bottom w:val="none" w:sz="0" w:space="0" w:color="auto"/>
        <w:right w:val="none" w:sz="0" w:space="0" w:color="auto"/>
      </w:divBdr>
    </w:div>
    <w:div w:id="1712418793">
      <w:marLeft w:val="480"/>
      <w:marRight w:val="0"/>
      <w:marTop w:val="0"/>
      <w:marBottom w:val="0"/>
      <w:divBdr>
        <w:top w:val="none" w:sz="0" w:space="0" w:color="auto"/>
        <w:left w:val="none" w:sz="0" w:space="0" w:color="auto"/>
        <w:bottom w:val="none" w:sz="0" w:space="0" w:color="auto"/>
        <w:right w:val="none" w:sz="0" w:space="0" w:color="auto"/>
      </w:divBdr>
    </w:div>
    <w:div w:id="1712611837">
      <w:marLeft w:val="480"/>
      <w:marRight w:val="0"/>
      <w:marTop w:val="0"/>
      <w:marBottom w:val="0"/>
      <w:divBdr>
        <w:top w:val="none" w:sz="0" w:space="0" w:color="auto"/>
        <w:left w:val="none" w:sz="0" w:space="0" w:color="auto"/>
        <w:bottom w:val="none" w:sz="0" w:space="0" w:color="auto"/>
        <w:right w:val="none" w:sz="0" w:space="0" w:color="auto"/>
      </w:divBdr>
    </w:div>
    <w:div w:id="1713647440">
      <w:marLeft w:val="480"/>
      <w:marRight w:val="0"/>
      <w:marTop w:val="0"/>
      <w:marBottom w:val="0"/>
      <w:divBdr>
        <w:top w:val="none" w:sz="0" w:space="0" w:color="auto"/>
        <w:left w:val="none" w:sz="0" w:space="0" w:color="auto"/>
        <w:bottom w:val="none" w:sz="0" w:space="0" w:color="auto"/>
        <w:right w:val="none" w:sz="0" w:space="0" w:color="auto"/>
      </w:divBdr>
    </w:div>
    <w:div w:id="1714305858">
      <w:marLeft w:val="480"/>
      <w:marRight w:val="0"/>
      <w:marTop w:val="0"/>
      <w:marBottom w:val="0"/>
      <w:divBdr>
        <w:top w:val="none" w:sz="0" w:space="0" w:color="auto"/>
        <w:left w:val="none" w:sz="0" w:space="0" w:color="auto"/>
        <w:bottom w:val="none" w:sz="0" w:space="0" w:color="auto"/>
        <w:right w:val="none" w:sz="0" w:space="0" w:color="auto"/>
      </w:divBdr>
    </w:div>
    <w:div w:id="1714381305">
      <w:marLeft w:val="480"/>
      <w:marRight w:val="0"/>
      <w:marTop w:val="0"/>
      <w:marBottom w:val="0"/>
      <w:divBdr>
        <w:top w:val="none" w:sz="0" w:space="0" w:color="auto"/>
        <w:left w:val="none" w:sz="0" w:space="0" w:color="auto"/>
        <w:bottom w:val="none" w:sz="0" w:space="0" w:color="auto"/>
        <w:right w:val="none" w:sz="0" w:space="0" w:color="auto"/>
      </w:divBdr>
    </w:div>
    <w:div w:id="1714573959">
      <w:marLeft w:val="480"/>
      <w:marRight w:val="0"/>
      <w:marTop w:val="0"/>
      <w:marBottom w:val="0"/>
      <w:divBdr>
        <w:top w:val="none" w:sz="0" w:space="0" w:color="auto"/>
        <w:left w:val="none" w:sz="0" w:space="0" w:color="auto"/>
        <w:bottom w:val="none" w:sz="0" w:space="0" w:color="auto"/>
        <w:right w:val="none" w:sz="0" w:space="0" w:color="auto"/>
      </w:divBdr>
    </w:div>
    <w:div w:id="1715033573">
      <w:marLeft w:val="480"/>
      <w:marRight w:val="0"/>
      <w:marTop w:val="0"/>
      <w:marBottom w:val="0"/>
      <w:divBdr>
        <w:top w:val="none" w:sz="0" w:space="0" w:color="auto"/>
        <w:left w:val="none" w:sz="0" w:space="0" w:color="auto"/>
        <w:bottom w:val="none" w:sz="0" w:space="0" w:color="auto"/>
        <w:right w:val="none" w:sz="0" w:space="0" w:color="auto"/>
      </w:divBdr>
    </w:div>
    <w:div w:id="1715080172">
      <w:marLeft w:val="480"/>
      <w:marRight w:val="0"/>
      <w:marTop w:val="0"/>
      <w:marBottom w:val="0"/>
      <w:divBdr>
        <w:top w:val="none" w:sz="0" w:space="0" w:color="auto"/>
        <w:left w:val="none" w:sz="0" w:space="0" w:color="auto"/>
        <w:bottom w:val="none" w:sz="0" w:space="0" w:color="auto"/>
        <w:right w:val="none" w:sz="0" w:space="0" w:color="auto"/>
      </w:divBdr>
    </w:div>
    <w:div w:id="1715080761">
      <w:marLeft w:val="480"/>
      <w:marRight w:val="0"/>
      <w:marTop w:val="0"/>
      <w:marBottom w:val="0"/>
      <w:divBdr>
        <w:top w:val="none" w:sz="0" w:space="0" w:color="auto"/>
        <w:left w:val="none" w:sz="0" w:space="0" w:color="auto"/>
        <w:bottom w:val="none" w:sz="0" w:space="0" w:color="auto"/>
        <w:right w:val="none" w:sz="0" w:space="0" w:color="auto"/>
      </w:divBdr>
    </w:div>
    <w:div w:id="1715423954">
      <w:marLeft w:val="480"/>
      <w:marRight w:val="0"/>
      <w:marTop w:val="0"/>
      <w:marBottom w:val="0"/>
      <w:divBdr>
        <w:top w:val="none" w:sz="0" w:space="0" w:color="auto"/>
        <w:left w:val="none" w:sz="0" w:space="0" w:color="auto"/>
        <w:bottom w:val="none" w:sz="0" w:space="0" w:color="auto"/>
        <w:right w:val="none" w:sz="0" w:space="0" w:color="auto"/>
      </w:divBdr>
    </w:div>
    <w:div w:id="1715885436">
      <w:marLeft w:val="480"/>
      <w:marRight w:val="0"/>
      <w:marTop w:val="0"/>
      <w:marBottom w:val="0"/>
      <w:divBdr>
        <w:top w:val="none" w:sz="0" w:space="0" w:color="auto"/>
        <w:left w:val="none" w:sz="0" w:space="0" w:color="auto"/>
        <w:bottom w:val="none" w:sz="0" w:space="0" w:color="auto"/>
        <w:right w:val="none" w:sz="0" w:space="0" w:color="auto"/>
      </w:divBdr>
    </w:div>
    <w:div w:id="1716349171">
      <w:marLeft w:val="480"/>
      <w:marRight w:val="0"/>
      <w:marTop w:val="0"/>
      <w:marBottom w:val="0"/>
      <w:divBdr>
        <w:top w:val="none" w:sz="0" w:space="0" w:color="auto"/>
        <w:left w:val="none" w:sz="0" w:space="0" w:color="auto"/>
        <w:bottom w:val="none" w:sz="0" w:space="0" w:color="auto"/>
        <w:right w:val="none" w:sz="0" w:space="0" w:color="auto"/>
      </w:divBdr>
    </w:div>
    <w:div w:id="1716923520">
      <w:marLeft w:val="480"/>
      <w:marRight w:val="0"/>
      <w:marTop w:val="0"/>
      <w:marBottom w:val="0"/>
      <w:divBdr>
        <w:top w:val="none" w:sz="0" w:space="0" w:color="auto"/>
        <w:left w:val="none" w:sz="0" w:space="0" w:color="auto"/>
        <w:bottom w:val="none" w:sz="0" w:space="0" w:color="auto"/>
        <w:right w:val="none" w:sz="0" w:space="0" w:color="auto"/>
      </w:divBdr>
    </w:div>
    <w:div w:id="1717192473">
      <w:marLeft w:val="480"/>
      <w:marRight w:val="0"/>
      <w:marTop w:val="0"/>
      <w:marBottom w:val="0"/>
      <w:divBdr>
        <w:top w:val="none" w:sz="0" w:space="0" w:color="auto"/>
        <w:left w:val="none" w:sz="0" w:space="0" w:color="auto"/>
        <w:bottom w:val="none" w:sz="0" w:space="0" w:color="auto"/>
        <w:right w:val="none" w:sz="0" w:space="0" w:color="auto"/>
      </w:divBdr>
    </w:div>
    <w:div w:id="1717580969">
      <w:marLeft w:val="480"/>
      <w:marRight w:val="0"/>
      <w:marTop w:val="0"/>
      <w:marBottom w:val="0"/>
      <w:divBdr>
        <w:top w:val="none" w:sz="0" w:space="0" w:color="auto"/>
        <w:left w:val="none" w:sz="0" w:space="0" w:color="auto"/>
        <w:bottom w:val="none" w:sz="0" w:space="0" w:color="auto"/>
        <w:right w:val="none" w:sz="0" w:space="0" w:color="auto"/>
      </w:divBdr>
    </w:div>
    <w:div w:id="1717657851">
      <w:marLeft w:val="480"/>
      <w:marRight w:val="0"/>
      <w:marTop w:val="0"/>
      <w:marBottom w:val="0"/>
      <w:divBdr>
        <w:top w:val="none" w:sz="0" w:space="0" w:color="auto"/>
        <w:left w:val="none" w:sz="0" w:space="0" w:color="auto"/>
        <w:bottom w:val="none" w:sz="0" w:space="0" w:color="auto"/>
        <w:right w:val="none" w:sz="0" w:space="0" w:color="auto"/>
      </w:divBdr>
    </w:div>
    <w:div w:id="1717965483">
      <w:marLeft w:val="480"/>
      <w:marRight w:val="0"/>
      <w:marTop w:val="0"/>
      <w:marBottom w:val="0"/>
      <w:divBdr>
        <w:top w:val="none" w:sz="0" w:space="0" w:color="auto"/>
        <w:left w:val="none" w:sz="0" w:space="0" w:color="auto"/>
        <w:bottom w:val="none" w:sz="0" w:space="0" w:color="auto"/>
        <w:right w:val="none" w:sz="0" w:space="0" w:color="auto"/>
      </w:divBdr>
    </w:div>
    <w:div w:id="1718625438">
      <w:marLeft w:val="480"/>
      <w:marRight w:val="0"/>
      <w:marTop w:val="0"/>
      <w:marBottom w:val="0"/>
      <w:divBdr>
        <w:top w:val="none" w:sz="0" w:space="0" w:color="auto"/>
        <w:left w:val="none" w:sz="0" w:space="0" w:color="auto"/>
        <w:bottom w:val="none" w:sz="0" w:space="0" w:color="auto"/>
        <w:right w:val="none" w:sz="0" w:space="0" w:color="auto"/>
      </w:divBdr>
    </w:div>
    <w:div w:id="1718821517">
      <w:marLeft w:val="480"/>
      <w:marRight w:val="0"/>
      <w:marTop w:val="0"/>
      <w:marBottom w:val="0"/>
      <w:divBdr>
        <w:top w:val="none" w:sz="0" w:space="0" w:color="auto"/>
        <w:left w:val="none" w:sz="0" w:space="0" w:color="auto"/>
        <w:bottom w:val="none" w:sz="0" w:space="0" w:color="auto"/>
        <w:right w:val="none" w:sz="0" w:space="0" w:color="auto"/>
      </w:divBdr>
    </w:div>
    <w:div w:id="1718890173">
      <w:marLeft w:val="480"/>
      <w:marRight w:val="0"/>
      <w:marTop w:val="0"/>
      <w:marBottom w:val="0"/>
      <w:divBdr>
        <w:top w:val="none" w:sz="0" w:space="0" w:color="auto"/>
        <w:left w:val="none" w:sz="0" w:space="0" w:color="auto"/>
        <w:bottom w:val="none" w:sz="0" w:space="0" w:color="auto"/>
        <w:right w:val="none" w:sz="0" w:space="0" w:color="auto"/>
      </w:divBdr>
    </w:div>
    <w:div w:id="1720084608">
      <w:marLeft w:val="480"/>
      <w:marRight w:val="0"/>
      <w:marTop w:val="0"/>
      <w:marBottom w:val="0"/>
      <w:divBdr>
        <w:top w:val="none" w:sz="0" w:space="0" w:color="auto"/>
        <w:left w:val="none" w:sz="0" w:space="0" w:color="auto"/>
        <w:bottom w:val="none" w:sz="0" w:space="0" w:color="auto"/>
        <w:right w:val="none" w:sz="0" w:space="0" w:color="auto"/>
      </w:divBdr>
    </w:div>
    <w:div w:id="1720476726">
      <w:marLeft w:val="480"/>
      <w:marRight w:val="0"/>
      <w:marTop w:val="0"/>
      <w:marBottom w:val="0"/>
      <w:divBdr>
        <w:top w:val="none" w:sz="0" w:space="0" w:color="auto"/>
        <w:left w:val="none" w:sz="0" w:space="0" w:color="auto"/>
        <w:bottom w:val="none" w:sz="0" w:space="0" w:color="auto"/>
        <w:right w:val="none" w:sz="0" w:space="0" w:color="auto"/>
      </w:divBdr>
    </w:div>
    <w:div w:id="1720666119">
      <w:marLeft w:val="480"/>
      <w:marRight w:val="0"/>
      <w:marTop w:val="0"/>
      <w:marBottom w:val="0"/>
      <w:divBdr>
        <w:top w:val="none" w:sz="0" w:space="0" w:color="auto"/>
        <w:left w:val="none" w:sz="0" w:space="0" w:color="auto"/>
        <w:bottom w:val="none" w:sz="0" w:space="0" w:color="auto"/>
        <w:right w:val="none" w:sz="0" w:space="0" w:color="auto"/>
      </w:divBdr>
    </w:div>
    <w:div w:id="1721631802">
      <w:marLeft w:val="480"/>
      <w:marRight w:val="0"/>
      <w:marTop w:val="0"/>
      <w:marBottom w:val="0"/>
      <w:divBdr>
        <w:top w:val="none" w:sz="0" w:space="0" w:color="auto"/>
        <w:left w:val="none" w:sz="0" w:space="0" w:color="auto"/>
        <w:bottom w:val="none" w:sz="0" w:space="0" w:color="auto"/>
        <w:right w:val="none" w:sz="0" w:space="0" w:color="auto"/>
      </w:divBdr>
    </w:div>
    <w:div w:id="1721703783">
      <w:marLeft w:val="480"/>
      <w:marRight w:val="0"/>
      <w:marTop w:val="0"/>
      <w:marBottom w:val="0"/>
      <w:divBdr>
        <w:top w:val="none" w:sz="0" w:space="0" w:color="auto"/>
        <w:left w:val="none" w:sz="0" w:space="0" w:color="auto"/>
        <w:bottom w:val="none" w:sz="0" w:space="0" w:color="auto"/>
        <w:right w:val="none" w:sz="0" w:space="0" w:color="auto"/>
      </w:divBdr>
    </w:div>
    <w:div w:id="1721706578">
      <w:marLeft w:val="480"/>
      <w:marRight w:val="0"/>
      <w:marTop w:val="0"/>
      <w:marBottom w:val="0"/>
      <w:divBdr>
        <w:top w:val="none" w:sz="0" w:space="0" w:color="auto"/>
        <w:left w:val="none" w:sz="0" w:space="0" w:color="auto"/>
        <w:bottom w:val="none" w:sz="0" w:space="0" w:color="auto"/>
        <w:right w:val="none" w:sz="0" w:space="0" w:color="auto"/>
      </w:divBdr>
    </w:div>
    <w:div w:id="1721899758">
      <w:marLeft w:val="480"/>
      <w:marRight w:val="0"/>
      <w:marTop w:val="0"/>
      <w:marBottom w:val="0"/>
      <w:divBdr>
        <w:top w:val="none" w:sz="0" w:space="0" w:color="auto"/>
        <w:left w:val="none" w:sz="0" w:space="0" w:color="auto"/>
        <w:bottom w:val="none" w:sz="0" w:space="0" w:color="auto"/>
        <w:right w:val="none" w:sz="0" w:space="0" w:color="auto"/>
      </w:divBdr>
    </w:div>
    <w:div w:id="1722171349">
      <w:marLeft w:val="480"/>
      <w:marRight w:val="0"/>
      <w:marTop w:val="0"/>
      <w:marBottom w:val="0"/>
      <w:divBdr>
        <w:top w:val="none" w:sz="0" w:space="0" w:color="auto"/>
        <w:left w:val="none" w:sz="0" w:space="0" w:color="auto"/>
        <w:bottom w:val="none" w:sz="0" w:space="0" w:color="auto"/>
        <w:right w:val="none" w:sz="0" w:space="0" w:color="auto"/>
      </w:divBdr>
    </w:div>
    <w:div w:id="1722286356">
      <w:marLeft w:val="480"/>
      <w:marRight w:val="0"/>
      <w:marTop w:val="0"/>
      <w:marBottom w:val="0"/>
      <w:divBdr>
        <w:top w:val="none" w:sz="0" w:space="0" w:color="auto"/>
        <w:left w:val="none" w:sz="0" w:space="0" w:color="auto"/>
        <w:bottom w:val="none" w:sz="0" w:space="0" w:color="auto"/>
        <w:right w:val="none" w:sz="0" w:space="0" w:color="auto"/>
      </w:divBdr>
    </w:div>
    <w:div w:id="1722749542">
      <w:marLeft w:val="480"/>
      <w:marRight w:val="0"/>
      <w:marTop w:val="0"/>
      <w:marBottom w:val="0"/>
      <w:divBdr>
        <w:top w:val="none" w:sz="0" w:space="0" w:color="auto"/>
        <w:left w:val="none" w:sz="0" w:space="0" w:color="auto"/>
        <w:bottom w:val="none" w:sz="0" w:space="0" w:color="auto"/>
        <w:right w:val="none" w:sz="0" w:space="0" w:color="auto"/>
      </w:divBdr>
    </w:div>
    <w:div w:id="1723016629">
      <w:marLeft w:val="480"/>
      <w:marRight w:val="0"/>
      <w:marTop w:val="0"/>
      <w:marBottom w:val="0"/>
      <w:divBdr>
        <w:top w:val="none" w:sz="0" w:space="0" w:color="auto"/>
        <w:left w:val="none" w:sz="0" w:space="0" w:color="auto"/>
        <w:bottom w:val="none" w:sz="0" w:space="0" w:color="auto"/>
        <w:right w:val="none" w:sz="0" w:space="0" w:color="auto"/>
      </w:divBdr>
    </w:div>
    <w:div w:id="1723212683">
      <w:marLeft w:val="480"/>
      <w:marRight w:val="0"/>
      <w:marTop w:val="0"/>
      <w:marBottom w:val="0"/>
      <w:divBdr>
        <w:top w:val="none" w:sz="0" w:space="0" w:color="auto"/>
        <w:left w:val="none" w:sz="0" w:space="0" w:color="auto"/>
        <w:bottom w:val="none" w:sz="0" w:space="0" w:color="auto"/>
        <w:right w:val="none" w:sz="0" w:space="0" w:color="auto"/>
      </w:divBdr>
    </w:div>
    <w:div w:id="1724213007">
      <w:marLeft w:val="480"/>
      <w:marRight w:val="0"/>
      <w:marTop w:val="0"/>
      <w:marBottom w:val="0"/>
      <w:divBdr>
        <w:top w:val="none" w:sz="0" w:space="0" w:color="auto"/>
        <w:left w:val="none" w:sz="0" w:space="0" w:color="auto"/>
        <w:bottom w:val="none" w:sz="0" w:space="0" w:color="auto"/>
        <w:right w:val="none" w:sz="0" w:space="0" w:color="auto"/>
      </w:divBdr>
    </w:div>
    <w:div w:id="1725182664">
      <w:marLeft w:val="480"/>
      <w:marRight w:val="0"/>
      <w:marTop w:val="0"/>
      <w:marBottom w:val="0"/>
      <w:divBdr>
        <w:top w:val="none" w:sz="0" w:space="0" w:color="auto"/>
        <w:left w:val="none" w:sz="0" w:space="0" w:color="auto"/>
        <w:bottom w:val="none" w:sz="0" w:space="0" w:color="auto"/>
        <w:right w:val="none" w:sz="0" w:space="0" w:color="auto"/>
      </w:divBdr>
    </w:div>
    <w:div w:id="1725327705">
      <w:marLeft w:val="480"/>
      <w:marRight w:val="0"/>
      <w:marTop w:val="0"/>
      <w:marBottom w:val="0"/>
      <w:divBdr>
        <w:top w:val="none" w:sz="0" w:space="0" w:color="auto"/>
        <w:left w:val="none" w:sz="0" w:space="0" w:color="auto"/>
        <w:bottom w:val="none" w:sz="0" w:space="0" w:color="auto"/>
        <w:right w:val="none" w:sz="0" w:space="0" w:color="auto"/>
      </w:divBdr>
    </w:div>
    <w:div w:id="1725369619">
      <w:marLeft w:val="480"/>
      <w:marRight w:val="0"/>
      <w:marTop w:val="0"/>
      <w:marBottom w:val="0"/>
      <w:divBdr>
        <w:top w:val="none" w:sz="0" w:space="0" w:color="auto"/>
        <w:left w:val="none" w:sz="0" w:space="0" w:color="auto"/>
        <w:bottom w:val="none" w:sz="0" w:space="0" w:color="auto"/>
        <w:right w:val="none" w:sz="0" w:space="0" w:color="auto"/>
      </w:divBdr>
    </w:div>
    <w:div w:id="1725442943">
      <w:marLeft w:val="480"/>
      <w:marRight w:val="0"/>
      <w:marTop w:val="0"/>
      <w:marBottom w:val="0"/>
      <w:divBdr>
        <w:top w:val="none" w:sz="0" w:space="0" w:color="auto"/>
        <w:left w:val="none" w:sz="0" w:space="0" w:color="auto"/>
        <w:bottom w:val="none" w:sz="0" w:space="0" w:color="auto"/>
        <w:right w:val="none" w:sz="0" w:space="0" w:color="auto"/>
      </w:divBdr>
    </w:div>
    <w:div w:id="1725760979">
      <w:marLeft w:val="480"/>
      <w:marRight w:val="0"/>
      <w:marTop w:val="0"/>
      <w:marBottom w:val="0"/>
      <w:divBdr>
        <w:top w:val="none" w:sz="0" w:space="0" w:color="auto"/>
        <w:left w:val="none" w:sz="0" w:space="0" w:color="auto"/>
        <w:bottom w:val="none" w:sz="0" w:space="0" w:color="auto"/>
        <w:right w:val="none" w:sz="0" w:space="0" w:color="auto"/>
      </w:divBdr>
    </w:div>
    <w:div w:id="1726022462">
      <w:marLeft w:val="480"/>
      <w:marRight w:val="0"/>
      <w:marTop w:val="0"/>
      <w:marBottom w:val="0"/>
      <w:divBdr>
        <w:top w:val="none" w:sz="0" w:space="0" w:color="auto"/>
        <w:left w:val="none" w:sz="0" w:space="0" w:color="auto"/>
        <w:bottom w:val="none" w:sz="0" w:space="0" w:color="auto"/>
        <w:right w:val="none" w:sz="0" w:space="0" w:color="auto"/>
      </w:divBdr>
    </w:div>
    <w:div w:id="1726299481">
      <w:marLeft w:val="480"/>
      <w:marRight w:val="0"/>
      <w:marTop w:val="0"/>
      <w:marBottom w:val="0"/>
      <w:divBdr>
        <w:top w:val="none" w:sz="0" w:space="0" w:color="auto"/>
        <w:left w:val="none" w:sz="0" w:space="0" w:color="auto"/>
        <w:bottom w:val="none" w:sz="0" w:space="0" w:color="auto"/>
        <w:right w:val="none" w:sz="0" w:space="0" w:color="auto"/>
      </w:divBdr>
    </w:div>
    <w:div w:id="1726444473">
      <w:marLeft w:val="480"/>
      <w:marRight w:val="0"/>
      <w:marTop w:val="0"/>
      <w:marBottom w:val="0"/>
      <w:divBdr>
        <w:top w:val="none" w:sz="0" w:space="0" w:color="auto"/>
        <w:left w:val="none" w:sz="0" w:space="0" w:color="auto"/>
        <w:bottom w:val="none" w:sz="0" w:space="0" w:color="auto"/>
        <w:right w:val="none" w:sz="0" w:space="0" w:color="auto"/>
      </w:divBdr>
    </w:div>
    <w:div w:id="1726447127">
      <w:marLeft w:val="480"/>
      <w:marRight w:val="0"/>
      <w:marTop w:val="0"/>
      <w:marBottom w:val="0"/>
      <w:divBdr>
        <w:top w:val="none" w:sz="0" w:space="0" w:color="auto"/>
        <w:left w:val="none" w:sz="0" w:space="0" w:color="auto"/>
        <w:bottom w:val="none" w:sz="0" w:space="0" w:color="auto"/>
        <w:right w:val="none" w:sz="0" w:space="0" w:color="auto"/>
      </w:divBdr>
    </w:div>
    <w:div w:id="1726904263">
      <w:marLeft w:val="480"/>
      <w:marRight w:val="0"/>
      <w:marTop w:val="0"/>
      <w:marBottom w:val="0"/>
      <w:divBdr>
        <w:top w:val="none" w:sz="0" w:space="0" w:color="auto"/>
        <w:left w:val="none" w:sz="0" w:space="0" w:color="auto"/>
        <w:bottom w:val="none" w:sz="0" w:space="0" w:color="auto"/>
        <w:right w:val="none" w:sz="0" w:space="0" w:color="auto"/>
      </w:divBdr>
    </w:div>
    <w:div w:id="1727221237">
      <w:marLeft w:val="480"/>
      <w:marRight w:val="0"/>
      <w:marTop w:val="0"/>
      <w:marBottom w:val="0"/>
      <w:divBdr>
        <w:top w:val="none" w:sz="0" w:space="0" w:color="auto"/>
        <w:left w:val="none" w:sz="0" w:space="0" w:color="auto"/>
        <w:bottom w:val="none" w:sz="0" w:space="0" w:color="auto"/>
        <w:right w:val="none" w:sz="0" w:space="0" w:color="auto"/>
      </w:divBdr>
    </w:div>
    <w:div w:id="1727605398">
      <w:marLeft w:val="480"/>
      <w:marRight w:val="0"/>
      <w:marTop w:val="0"/>
      <w:marBottom w:val="0"/>
      <w:divBdr>
        <w:top w:val="none" w:sz="0" w:space="0" w:color="auto"/>
        <w:left w:val="none" w:sz="0" w:space="0" w:color="auto"/>
        <w:bottom w:val="none" w:sz="0" w:space="0" w:color="auto"/>
        <w:right w:val="none" w:sz="0" w:space="0" w:color="auto"/>
      </w:divBdr>
    </w:div>
    <w:div w:id="1728406946">
      <w:marLeft w:val="480"/>
      <w:marRight w:val="0"/>
      <w:marTop w:val="0"/>
      <w:marBottom w:val="0"/>
      <w:divBdr>
        <w:top w:val="none" w:sz="0" w:space="0" w:color="auto"/>
        <w:left w:val="none" w:sz="0" w:space="0" w:color="auto"/>
        <w:bottom w:val="none" w:sz="0" w:space="0" w:color="auto"/>
        <w:right w:val="none" w:sz="0" w:space="0" w:color="auto"/>
      </w:divBdr>
    </w:div>
    <w:div w:id="1728722138">
      <w:marLeft w:val="480"/>
      <w:marRight w:val="0"/>
      <w:marTop w:val="0"/>
      <w:marBottom w:val="0"/>
      <w:divBdr>
        <w:top w:val="none" w:sz="0" w:space="0" w:color="auto"/>
        <w:left w:val="none" w:sz="0" w:space="0" w:color="auto"/>
        <w:bottom w:val="none" w:sz="0" w:space="0" w:color="auto"/>
        <w:right w:val="none" w:sz="0" w:space="0" w:color="auto"/>
      </w:divBdr>
    </w:div>
    <w:div w:id="1729762854">
      <w:marLeft w:val="480"/>
      <w:marRight w:val="0"/>
      <w:marTop w:val="0"/>
      <w:marBottom w:val="0"/>
      <w:divBdr>
        <w:top w:val="none" w:sz="0" w:space="0" w:color="auto"/>
        <w:left w:val="none" w:sz="0" w:space="0" w:color="auto"/>
        <w:bottom w:val="none" w:sz="0" w:space="0" w:color="auto"/>
        <w:right w:val="none" w:sz="0" w:space="0" w:color="auto"/>
      </w:divBdr>
    </w:div>
    <w:div w:id="1730230424">
      <w:marLeft w:val="480"/>
      <w:marRight w:val="0"/>
      <w:marTop w:val="0"/>
      <w:marBottom w:val="0"/>
      <w:divBdr>
        <w:top w:val="none" w:sz="0" w:space="0" w:color="auto"/>
        <w:left w:val="none" w:sz="0" w:space="0" w:color="auto"/>
        <w:bottom w:val="none" w:sz="0" w:space="0" w:color="auto"/>
        <w:right w:val="none" w:sz="0" w:space="0" w:color="auto"/>
      </w:divBdr>
    </w:div>
    <w:div w:id="1730419574">
      <w:marLeft w:val="480"/>
      <w:marRight w:val="0"/>
      <w:marTop w:val="0"/>
      <w:marBottom w:val="0"/>
      <w:divBdr>
        <w:top w:val="none" w:sz="0" w:space="0" w:color="auto"/>
        <w:left w:val="none" w:sz="0" w:space="0" w:color="auto"/>
        <w:bottom w:val="none" w:sz="0" w:space="0" w:color="auto"/>
        <w:right w:val="none" w:sz="0" w:space="0" w:color="auto"/>
      </w:divBdr>
    </w:div>
    <w:div w:id="1730878846">
      <w:marLeft w:val="480"/>
      <w:marRight w:val="0"/>
      <w:marTop w:val="0"/>
      <w:marBottom w:val="0"/>
      <w:divBdr>
        <w:top w:val="none" w:sz="0" w:space="0" w:color="auto"/>
        <w:left w:val="none" w:sz="0" w:space="0" w:color="auto"/>
        <w:bottom w:val="none" w:sz="0" w:space="0" w:color="auto"/>
        <w:right w:val="none" w:sz="0" w:space="0" w:color="auto"/>
      </w:divBdr>
    </w:div>
    <w:div w:id="1732269007">
      <w:marLeft w:val="480"/>
      <w:marRight w:val="0"/>
      <w:marTop w:val="0"/>
      <w:marBottom w:val="0"/>
      <w:divBdr>
        <w:top w:val="none" w:sz="0" w:space="0" w:color="auto"/>
        <w:left w:val="none" w:sz="0" w:space="0" w:color="auto"/>
        <w:bottom w:val="none" w:sz="0" w:space="0" w:color="auto"/>
        <w:right w:val="none" w:sz="0" w:space="0" w:color="auto"/>
      </w:divBdr>
    </w:div>
    <w:div w:id="1732387034">
      <w:marLeft w:val="480"/>
      <w:marRight w:val="0"/>
      <w:marTop w:val="0"/>
      <w:marBottom w:val="0"/>
      <w:divBdr>
        <w:top w:val="none" w:sz="0" w:space="0" w:color="auto"/>
        <w:left w:val="none" w:sz="0" w:space="0" w:color="auto"/>
        <w:bottom w:val="none" w:sz="0" w:space="0" w:color="auto"/>
        <w:right w:val="none" w:sz="0" w:space="0" w:color="auto"/>
      </w:divBdr>
    </w:div>
    <w:div w:id="1732580002">
      <w:marLeft w:val="480"/>
      <w:marRight w:val="0"/>
      <w:marTop w:val="0"/>
      <w:marBottom w:val="0"/>
      <w:divBdr>
        <w:top w:val="none" w:sz="0" w:space="0" w:color="auto"/>
        <w:left w:val="none" w:sz="0" w:space="0" w:color="auto"/>
        <w:bottom w:val="none" w:sz="0" w:space="0" w:color="auto"/>
        <w:right w:val="none" w:sz="0" w:space="0" w:color="auto"/>
      </w:divBdr>
    </w:div>
    <w:div w:id="1733506523">
      <w:marLeft w:val="480"/>
      <w:marRight w:val="0"/>
      <w:marTop w:val="0"/>
      <w:marBottom w:val="0"/>
      <w:divBdr>
        <w:top w:val="none" w:sz="0" w:space="0" w:color="auto"/>
        <w:left w:val="none" w:sz="0" w:space="0" w:color="auto"/>
        <w:bottom w:val="none" w:sz="0" w:space="0" w:color="auto"/>
        <w:right w:val="none" w:sz="0" w:space="0" w:color="auto"/>
      </w:divBdr>
    </w:div>
    <w:div w:id="1733887982">
      <w:marLeft w:val="480"/>
      <w:marRight w:val="0"/>
      <w:marTop w:val="0"/>
      <w:marBottom w:val="0"/>
      <w:divBdr>
        <w:top w:val="none" w:sz="0" w:space="0" w:color="auto"/>
        <w:left w:val="none" w:sz="0" w:space="0" w:color="auto"/>
        <w:bottom w:val="none" w:sz="0" w:space="0" w:color="auto"/>
        <w:right w:val="none" w:sz="0" w:space="0" w:color="auto"/>
      </w:divBdr>
    </w:div>
    <w:div w:id="1733968283">
      <w:marLeft w:val="480"/>
      <w:marRight w:val="0"/>
      <w:marTop w:val="0"/>
      <w:marBottom w:val="0"/>
      <w:divBdr>
        <w:top w:val="none" w:sz="0" w:space="0" w:color="auto"/>
        <w:left w:val="none" w:sz="0" w:space="0" w:color="auto"/>
        <w:bottom w:val="none" w:sz="0" w:space="0" w:color="auto"/>
        <w:right w:val="none" w:sz="0" w:space="0" w:color="auto"/>
      </w:divBdr>
    </w:div>
    <w:div w:id="1734156141">
      <w:marLeft w:val="480"/>
      <w:marRight w:val="0"/>
      <w:marTop w:val="0"/>
      <w:marBottom w:val="0"/>
      <w:divBdr>
        <w:top w:val="none" w:sz="0" w:space="0" w:color="auto"/>
        <w:left w:val="none" w:sz="0" w:space="0" w:color="auto"/>
        <w:bottom w:val="none" w:sz="0" w:space="0" w:color="auto"/>
        <w:right w:val="none" w:sz="0" w:space="0" w:color="auto"/>
      </w:divBdr>
    </w:div>
    <w:div w:id="1734506995">
      <w:marLeft w:val="480"/>
      <w:marRight w:val="0"/>
      <w:marTop w:val="0"/>
      <w:marBottom w:val="0"/>
      <w:divBdr>
        <w:top w:val="none" w:sz="0" w:space="0" w:color="auto"/>
        <w:left w:val="none" w:sz="0" w:space="0" w:color="auto"/>
        <w:bottom w:val="none" w:sz="0" w:space="0" w:color="auto"/>
        <w:right w:val="none" w:sz="0" w:space="0" w:color="auto"/>
      </w:divBdr>
    </w:div>
    <w:div w:id="1736585326">
      <w:marLeft w:val="480"/>
      <w:marRight w:val="0"/>
      <w:marTop w:val="0"/>
      <w:marBottom w:val="0"/>
      <w:divBdr>
        <w:top w:val="none" w:sz="0" w:space="0" w:color="auto"/>
        <w:left w:val="none" w:sz="0" w:space="0" w:color="auto"/>
        <w:bottom w:val="none" w:sz="0" w:space="0" w:color="auto"/>
        <w:right w:val="none" w:sz="0" w:space="0" w:color="auto"/>
      </w:divBdr>
    </w:div>
    <w:div w:id="1736704982">
      <w:marLeft w:val="480"/>
      <w:marRight w:val="0"/>
      <w:marTop w:val="0"/>
      <w:marBottom w:val="0"/>
      <w:divBdr>
        <w:top w:val="none" w:sz="0" w:space="0" w:color="auto"/>
        <w:left w:val="none" w:sz="0" w:space="0" w:color="auto"/>
        <w:bottom w:val="none" w:sz="0" w:space="0" w:color="auto"/>
        <w:right w:val="none" w:sz="0" w:space="0" w:color="auto"/>
      </w:divBdr>
    </w:div>
    <w:div w:id="1737167854">
      <w:marLeft w:val="480"/>
      <w:marRight w:val="0"/>
      <w:marTop w:val="0"/>
      <w:marBottom w:val="0"/>
      <w:divBdr>
        <w:top w:val="none" w:sz="0" w:space="0" w:color="auto"/>
        <w:left w:val="none" w:sz="0" w:space="0" w:color="auto"/>
        <w:bottom w:val="none" w:sz="0" w:space="0" w:color="auto"/>
        <w:right w:val="none" w:sz="0" w:space="0" w:color="auto"/>
      </w:divBdr>
    </w:div>
    <w:div w:id="1738477833">
      <w:marLeft w:val="480"/>
      <w:marRight w:val="0"/>
      <w:marTop w:val="0"/>
      <w:marBottom w:val="0"/>
      <w:divBdr>
        <w:top w:val="none" w:sz="0" w:space="0" w:color="auto"/>
        <w:left w:val="none" w:sz="0" w:space="0" w:color="auto"/>
        <w:bottom w:val="none" w:sz="0" w:space="0" w:color="auto"/>
        <w:right w:val="none" w:sz="0" w:space="0" w:color="auto"/>
      </w:divBdr>
    </w:div>
    <w:div w:id="1738505716">
      <w:marLeft w:val="480"/>
      <w:marRight w:val="0"/>
      <w:marTop w:val="0"/>
      <w:marBottom w:val="0"/>
      <w:divBdr>
        <w:top w:val="none" w:sz="0" w:space="0" w:color="auto"/>
        <w:left w:val="none" w:sz="0" w:space="0" w:color="auto"/>
        <w:bottom w:val="none" w:sz="0" w:space="0" w:color="auto"/>
        <w:right w:val="none" w:sz="0" w:space="0" w:color="auto"/>
      </w:divBdr>
    </w:div>
    <w:div w:id="1739014862">
      <w:marLeft w:val="480"/>
      <w:marRight w:val="0"/>
      <w:marTop w:val="0"/>
      <w:marBottom w:val="0"/>
      <w:divBdr>
        <w:top w:val="none" w:sz="0" w:space="0" w:color="auto"/>
        <w:left w:val="none" w:sz="0" w:space="0" w:color="auto"/>
        <w:bottom w:val="none" w:sz="0" w:space="0" w:color="auto"/>
        <w:right w:val="none" w:sz="0" w:space="0" w:color="auto"/>
      </w:divBdr>
    </w:div>
    <w:div w:id="1739550290">
      <w:marLeft w:val="480"/>
      <w:marRight w:val="0"/>
      <w:marTop w:val="0"/>
      <w:marBottom w:val="0"/>
      <w:divBdr>
        <w:top w:val="none" w:sz="0" w:space="0" w:color="auto"/>
        <w:left w:val="none" w:sz="0" w:space="0" w:color="auto"/>
        <w:bottom w:val="none" w:sz="0" w:space="0" w:color="auto"/>
        <w:right w:val="none" w:sz="0" w:space="0" w:color="auto"/>
      </w:divBdr>
    </w:div>
    <w:div w:id="1740055400">
      <w:marLeft w:val="480"/>
      <w:marRight w:val="0"/>
      <w:marTop w:val="0"/>
      <w:marBottom w:val="0"/>
      <w:divBdr>
        <w:top w:val="none" w:sz="0" w:space="0" w:color="auto"/>
        <w:left w:val="none" w:sz="0" w:space="0" w:color="auto"/>
        <w:bottom w:val="none" w:sz="0" w:space="0" w:color="auto"/>
        <w:right w:val="none" w:sz="0" w:space="0" w:color="auto"/>
      </w:divBdr>
    </w:div>
    <w:div w:id="1740710418">
      <w:marLeft w:val="480"/>
      <w:marRight w:val="0"/>
      <w:marTop w:val="0"/>
      <w:marBottom w:val="0"/>
      <w:divBdr>
        <w:top w:val="none" w:sz="0" w:space="0" w:color="auto"/>
        <w:left w:val="none" w:sz="0" w:space="0" w:color="auto"/>
        <w:bottom w:val="none" w:sz="0" w:space="0" w:color="auto"/>
        <w:right w:val="none" w:sz="0" w:space="0" w:color="auto"/>
      </w:divBdr>
    </w:div>
    <w:div w:id="1740710637">
      <w:marLeft w:val="480"/>
      <w:marRight w:val="0"/>
      <w:marTop w:val="0"/>
      <w:marBottom w:val="0"/>
      <w:divBdr>
        <w:top w:val="none" w:sz="0" w:space="0" w:color="auto"/>
        <w:left w:val="none" w:sz="0" w:space="0" w:color="auto"/>
        <w:bottom w:val="none" w:sz="0" w:space="0" w:color="auto"/>
        <w:right w:val="none" w:sz="0" w:space="0" w:color="auto"/>
      </w:divBdr>
    </w:div>
    <w:div w:id="1741055315">
      <w:marLeft w:val="480"/>
      <w:marRight w:val="0"/>
      <w:marTop w:val="0"/>
      <w:marBottom w:val="0"/>
      <w:divBdr>
        <w:top w:val="none" w:sz="0" w:space="0" w:color="auto"/>
        <w:left w:val="none" w:sz="0" w:space="0" w:color="auto"/>
        <w:bottom w:val="none" w:sz="0" w:space="0" w:color="auto"/>
        <w:right w:val="none" w:sz="0" w:space="0" w:color="auto"/>
      </w:divBdr>
    </w:div>
    <w:div w:id="1741362703">
      <w:marLeft w:val="480"/>
      <w:marRight w:val="0"/>
      <w:marTop w:val="0"/>
      <w:marBottom w:val="0"/>
      <w:divBdr>
        <w:top w:val="none" w:sz="0" w:space="0" w:color="auto"/>
        <w:left w:val="none" w:sz="0" w:space="0" w:color="auto"/>
        <w:bottom w:val="none" w:sz="0" w:space="0" w:color="auto"/>
        <w:right w:val="none" w:sz="0" w:space="0" w:color="auto"/>
      </w:divBdr>
    </w:div>
    <w:div w:id="1741440294">
      <w:marLeft w:val="480"/>
      <w:marRight w:val="0"/>
      <w:marTop w:val="0"/>
      <w:marBottom w:val="0"/>
      <w:divBdr>
        <w:top w:val="none" w:sz="0" w:space="0" w:color="auto"/>
        <w:left w:val="none" w:sz="0" w:space="0" w:color="auto"/>
        <w:bottom w:val="none" w:sz="0" w:space="0" w:color="auto"/>
        <w:right w:val="none" w:sz="0" w:space="0" w:color="auto"/>
      </w:divBdr>
    </w:div>
    <w:div w:id="1742288405">
      <w:marLeft w:val="480"/>
      <w:marRight w:val="0"/>
      <w:marTop w:val="0"/>
      <w:marBottom w:val="0"/>
      <w:divBdr>
        <w:top w:val="none" w:sz="0" w:space="0" w:color="auto"/>
        <w:left w:val="none" w:sz="0" w:space="0" w:color="auto"/>
        <w:bottom w:val="none" w:sz="0" w:space="0" w:color="auto"/>
        <w:right w:val="none" w:sz="0" w:space="0" w:color="auto"/>
      </w:divBdr>
    </w:div>
    <w:div w:id="1742799319">
      <w:marLeft w:val="480"/>
      <w:marRight w:val="0"/>
      <w:marTop w:val="0"/>
      <w:marBottom w:val="0"/>
      <w:divBdr>
        <w:top w:val="none" w:sz="0" w:space="0" w:color="auto"/>
        <w:left w:val="none" w:sz="0" w:space="0" w:color="auto"/>
        <w:bottom w:val="none" w:sz="0" w:space="0" w:color="auto"/>
        <w:right w:val="none" w:sz="0" w:space="0" w:color="auto"/>
      </w:divBdr>
    </w:div>
    <w:div w:id="1743334516">
      <w:marLeft w:val="480"/>
      <w:marRight w:val="0"/>
      <w:marTop w:val="0"/>
      <w:marBottom w:val="0"/>
      <w:divBdr>
        <w:top w:val="none" w:sz="0" w:space="0" w:color="auto"/>
        <w:left w:val="none" w:sz="0" w:space="0" w:color="auto"/>
        <w:bottom w:val="none" w:sz="0" w:space="0" w:color="auto"/>
        <w:right w:val="none" w:sz="0" w:space="0" w:color="auto"/>
      </w:divBdr>
    </w:div>
    <w:div w:id="1743599261">
      <w:marLeft w:val="480"/>
      <w:marRight w:val="0"/>
      <w:marTop w:val="0"/>
      <w:marBottom w:val="0"/>
      <w:divBdr>
        <w:top w:val="none" w:sz="0" w:space="0" w:color="auto"/>
        <w:left w:val="none" w:sz="0" w:space="0" w:color="auto"/>
        <w:bottom w:val="none" w:sz="0" w:space="0" w:color="auto"/>
        <w:right w:val="none" w:sz="0" w:space="0" w:color="auto"/>
      </w:divBdr>
    </w:div>
    <w:div w:id="1743870967">
      <w:marLeft w:val="480"/>
      <w:marRight w:val="0"/>
      <w:marTop w:val="0"/>
      <w:marBottom w:val="0"/>
      <w:divBdr>
        <w:top w:val="none" w:sz="0" w:space="0" w:color="auto"/>
        <w:left w:val="none" w:sz="0" w:space="0" w:color="auto"/>
        <w:bottom w:val="none" w:sz="0" w:space="0" w:color="auto"/>
        <w:right w:val="none" w:sz="0" w:space="0" w:color="auto"/>
      </w:divBdr>
    </w:div>
    <w:div w:id="1744060698">
      <w:marLeft w:val="480"/>
      <w:marRight w:val="0"/>
      <w:marTop w:val="0"/>
      <w:marBottom w:val="0"/>
      <w:divBdr>
        <w:top w:val="none" w:sz="0" w:space="0" w:color="auto"/>
        <w:left w:val="none" w:sz="0" w:space="0" w:color="auto"/>
        <w:bottom w:val="none" w:sz="0" w:space="0" w:color="auto"/>
        <w:right w:val="none" w:sz="0" w:space="0" w:color="auto"/>
      </w:divBdr>
    </w:div>
    <w:div w:id="1744139511">
      <w:marLeft w:val="480"/>
      <w:marRight w:val="0"/>
      <w:marTop w:val="0"/>
      <w:marBottom w:val="0"/>
      <w:divBdr>
        <w:top w:val="none" w:sz="0" w:space="0" w:color="auto"/>
        <w:left w:val="none" w:sz="0" w:space="0" w:color="auto"/>
        <w:bottom w:val="none" w:sz="0" w:space="0" w:color="auto"/>
        <w:right w:val="none" w:sz="0" w:space="0" w:color="auto"/>
      </w:divBdr>
    </w:div>
    <w:div w:id="1744444722">
      <w:marLeft w:val="480"/>
      <w:marRight w:val="0"/>
      <w:marTop w:val="0"/>
      <w:marBottom w:val="0"/>
      <w:divBdr>
        <w:top w:val="none" w:sz="0" w:space="0" w:color="auto"/>
        <w:left w:val="none" w:sz="0" w:space="0" w:color="auto"/>
        <w:bottom w:val="none" w:sz="0" w:space="0" w:color="auto"/>
        <w:right w:val="none" w:sz="0" w:space="0" w:color="auto"/>
      </w:divBdr>
    </w:div>
    <w:div w:id="1745835832">
      <w:marLeft w:val="480"/>
      <w:marRight w:val="0"/>
      <w:marTop w:val="0"/>
      <w:marBottom w:val="0"/>
      <w:divBdr>
        <w:top w:val="none" w:sz="0" w:space="0" w:color="auto"/>
        <w:left w:val="none" w:sz="0" w:space="0" w:color="auto"/>
        <w:bottom w:val="none" w:sz="0" w:space="0" w:color="auto"/>
        <w:right w:val="none" w:sz="0" w:space="0" w:color="auto"/>
      </w:divBdr>
    </w:div>
    <w:div w:id="1746410262">
      <w:marLeft w:val="480"/>
      <w:marRight w:val="0"/>
      <w:marTop w:val="0"/>
      <w:marBottom w:val="0"/>
      <w:divBdr>
        <w:top w:val="none" w:sz="0" w:space="0" w:color="auto"/>
        <w:left w:val="none" w:sz="0" w:space="0" w:color="auto"/>
        <w:bottom w:val="none" w:sz="0" w:space="0" w:color="auto"/>
        <w:right w:val="none" w:sz="0" w:space="0" w:color="auto"/>
      </w:divBdr>
    </w:div>
    <w:div w:id="1746492574">
      <w:marLeft w:val="480"/>
      <w:marRight w:val="0"/>
      <w:marTop w:val="0"/>
      <w:marBottom w:val="0"/>
      <w:divBdr>
        <w:top w:val="none" w:sz="0" w:space="0" w:color="auto"/>
        <w:left w:val="none" w:sz="0" w:space="0" w:color="auto"/>
        <w:bottom w:val="none" w:sz="0" w:space="0" w:color="auto"/>
        <w:right w:val="none" w:sz="0" w:space="0" w:color="auto"/>
      </w:divBdr>
    </w:div>
    <w:div w:id="1746493823">
      <w:marLeft w:val="480"/>
      <w:marRight w:val="0"/>
      <w:marTop w:val="0"/>
      <w:marBottom w:val="0"/>
      <w:divBdr>
        <w:top w:val="none" w:sz="0" w:space="0" w:color="auto"/>
        <w:left w:val="none" w:sz="0" w:space="0" w:color="auto"/>
        <w:bottom w:val="none" w:sz="0" w:space="0" w:color="auto"/>
        <w:right w:val="none" w:sz="0" w:space="0" w:color="auto"/>
      </w:divBdr>
    </w:div>
    <w:div w:id="1746998660">
      <w:marLeft w:val="480"/>
      <w:marRight w:val="0"/>
      <w:marTop w:val="0"/>
      <w:marBottom w:val="0"/>
      <w:divBdr>
        <w:top w:val="none" w:sz="0" w:space="0" w:color="auto"/>
        <w:left w:val="none" w:sz="0" w:space="0" w:color="auto"/>
        <w:bottom w:val="none" w:sz="0" w:space="0" w:color="auto"/>
        <w:right w:val="none" w:sz="0" w:space="0" w:color="auto"/>
      </w:divBdr>
    </w:div>
    <w:div w:id="1747410873">
      <w:marLeft w:val="480"/>
      <w:marRight w:val="0"/>
      <w:marTop w:val="0"/>
      <w:marBottom w:val="0"/>
      <w:divBdr>
        <w:top w:val="none" w:sz="0" w:space="0" w:color="auto"/>
        <w:left w:val="none" w:sz="0" w:space="0" w:color="auto"/>
        <w:bottom w:val="none" w:sz="0" w:space="0" w:color="auto"/>
        <w:right w:val="none" w:sz="0" w:space="0" w:color="auto"/>
      </w:divBdr>
    </w:div>
    <w:div w:id="1748570367">
      <w:marLeft w:val="480"/>
      <w:marRight w:val="0"/>
      <w:marTop w:val="0"/>
      <w:marBottom w:val="0"/>
      <w:divBdr>
        <w:top w:val="none" w:sz="0" w:space="0" w:color="auto"/>
        <w:left w:val="none" w:sz="0" w:space="0" w:color="auto"/>
        <w:bottom w:val="none" w:sz="0" w:space="0" w:color="auto"/>
        <w:right w:val="none" w:sz="0" w:space="0" w:color="auto"/>
      </w:divBdr>
    </w:div>
    <w:div w:id="1749037548">
      <w:marLeft w:val="480"/>
      <w:marRight w:val="0"/>
      <w:marTop w:val="0"/>
      <w:marBottom w:val="0"/>
      <w:divBdr>
        <w:top w:val="none" w:sz="0" w:space="0" w:color="auto"/>
        <w:left w:val="none" w:sz="0" w:space="0" w:color="auto"/>
        <w:bottom w:val="none" w:sz="0" w:space="0" w:color="auto"/>
        <w:right w:val="none" w:sz="0" w:space="0" w:color="auto"/>
      </w:divBdr>
    </w:div>
    <w:div w:id="1749114160">
      <w:marLeft w:val="480"/>
      <w:marRight w:val="0"/>
      <w:marTop w:val="0"/>
      <w:marBottom w:val="0"/>
      <w:divBdr>
        <w:top w:val="none" w:sz="0" w:space="0" w:color="auto"/>
        <w:left w:val="none" w:sz="0" w:space="0" w:color="auto"/>
        <w:bottom w:val="none" w:sz="0" w:space="0" w:color="auto"/>
        <w:right w:val="none" w:sz="0" w:space="0" w:color="auto"/>
      </w:divBdr>
    </w:div>
    <w:div w:id="1750233629">
      <w:marLeft w:val="480"/>
      <w:marRight w:val="0"/>
      <w:marTop w:val="0"/>
      <w:marBottom w:val="0"/>
      <w:divBdr>
        <w:top w:val="none" w:sz="0" w:space="0" w:color="auto"/>
        <w:left w:val="none" w:sz="0" w:space="0" w:color="auto"/>
        <w:bottom w:val="none" w:sz="0" w:space="0" w:color="auto"/>
        <w:right w:val="none" w:sz="0" w:space="0" w:color="auto"/>
      </w:divBdr>
    </w:div>
    <w:div w:id="1750541235">
      <w:marLeft w:val="480"/>
      <w:marRight w:val="0"/>
      <w:marTop w:val="0"/>
      <w:marBottom w:val="0"/>
      <w:divBdr>
        <w:top w:val="none" w:sz="0" w:space="0" w:color="auto"/>
        <w:left w:val="none" w:sz="0" w:space="0" w:color="auto"/>
        <w:bottom w:val="none" w:sz="0" w:space="0" w:color="auto"/>
        <w:right w:val="none" w:sz="0" w:space="0" w:color="auto"/>
      </w:divBdr>
    </w:div>
    <w:div w:id="1751079719">
      <w:marLeft w:val="480"/>
      <w:marRight w:val="0"/>
      <w:marTop w:val="0"/>
      <w:marBottom w:val="0"/>
      <w:divBdr>
        <w:top w:val="none" w:sz="0" w:space="0" w:color="auto"/>
        <w:left w:val="none" w:sz="0" w:space="0" w:color="auto"/>
        <w:bottom w:val="none" w:sz="0" w:space="0" w:color="auto"/>
        <w:right w:val="none" w:sz="0" w:space="0" w:color="auto"/>
      </w:divBdr>
    </w:div>
    <w:div w:id="1751344993">
      <w:marLeft w:val="480"/>
      <w:marRight w:val="0"/>
      <w:marTop w:val="0"/>
      <w:marBottom w:val="0"/>
      <w:divBdr>
        <w:top w:val="none" w:sz="0" w:space="0" w:color="auto"/>
        <w:left w:val="none" w:sz="0" w:space="0" w:color="auto"/>
        <w:bottom w:val="none" w:sz="0" w:space="0" w:color="auto"/>
        <w:right w:val="none" w:sz="0" w:space="0" w:color="auto"/>
      </w:divBdr>
    </w:div>
    <w:div w:id="1751804105">
      <w:marLeft w:val="480"/>
      <w:marRight w:val="0"/>
      <w:marTop w:val="0"/>
      <w:marBottom w:val="0"/>
      <w:divBdr>
        <w:top w:val="none" w:sz="0" w:space="0" w:color="auto"/>
        <w:left w:val="none" w:sz="0" w:space="0" w:color="auto"/>
        <w:bottom w:val="none" w:sz="0" w:space="0" w:color="auto"/>
        <w:right w:val="none" w:sz="0" w:space="0" w:color="auto"/>
      </w:divBdr>
    </w:div>
    <w:div w:id="1752656044">
      <w:marLeft w:val="480"/>
      <w:marRight w:val="0"/>
      <w:marTop w:val="0"/>
      <w:marBottom w:val="0"/>
      <w:divBdr>
        <w:top w:val="none" w:sz="0" w:space="0" w:color="auto"/>
        <w:left w:val="none" w:sz="0" w:space="0" w:color="auto"/>
        <w:bottom w:val="none" w:sz="0" w:space="0" w:color="auto"/>
        <w:right w:val="none" w:sz="0" w:space="0" w:color="auto"/>
      </w:divBdr>
    </w:div>
    <w:div w:id="1752854584">
      <w:marLeft w:val="480"/>
      <w:marRight w:val="0"/>
      <w:marTop w:val="0"/>
      <w:marBottom w:val="0"/>
      <w:divBdr>
        <w:top w:val="none" w:sz="0" w:space="0" w:color="auto"/>
        <w:left w:val="none" w:sz="0" w:space="0" w:color="auto"/>
        <w:bottom w:val="none" w:sz="0" w:space="0" w:color="auto"/>
        <w:right w:val="none" w:sz="0" w:space="0" w:color="auto"/>
      </w:divBdr>
    </w:div>
    <w:div w:id="1753694306">
      <w:marLeft w:val="480"/>
      <w:marRight w:val="0"/>
      <w:marTop w:val="0"/>
      <w:marBottom w:val="0"/>
      <w:divBdr>
        <w:top w:val="none" w:sz="0" w:space="0" w:color="auto"/>
        <w:left w:val="none" w:sz="0" w:space="0" w:color="auto"/>
        <w:bottom w:val="none" w:sz="0" w:space="0" w:color="auto"/>
        <w:right w:val="none" w:sz="0" w:space="0" w:color="auto"/>
      </w:divBdr>
    </w:div>
    <w:div w:id="1754007560">
      <w:marLeft w:val="480"/>
      <w:marRight w:val="0"/>
      <w:marTop w:val="0"/>
      <w:marBottom w:val="0"/>
      <w:divBdr>
        <w:top w:val="none" w:sz="0" w:space="0" w:color="auto"/>
        <w:left w:val="none" w:sz="0" w:space="0" w:color="auto"/>
        <w:bottom w:val="none" w:sz="0" w:space="0" w:color="auto"/>
        <w:right w:val="none" w:sz="0" w:space="0" w:color="auto"/>
      </w:divBdr>
    </w:div>
    <w:div w:id="1754010173">
      <w:marLeft w:val="480"/>
      <w:marRight w:val="0"/>
      <w:marTop w:val="0"/>
      <w:marBottom w:val="0"/>
      <w:divBdr>
        <w:top w:val="none" w:sz="0" w:space="0" w:color="auto"/>
        <w:left w:val="none" w:sz="0" w:space="0" w:color="auto"/>
        <w:bottom w:val="none" w:sz="0" w:space="0" w:color="auto"/>
        <w:right w:val="none" w:sz="0" w:space="0" w:color="auto"/>
      </w:divBdr>
    </w:div>
    <w:div w:id="1754351030">
      <w:marLeft w:val="480"/>
      <w:marRight w:val="0"/>
      <w:marTop w:val="0"/>
      <w:marBottom w:val="0"/>
      <w:divBdr>
        <w:top w:val="none" w:sz="0" w:space="0" w:color="auto"/>
        <w:left w:val="none" w:sz="0" w:space="0" w:color="auto"/>
        <w:bottom w:val="none" w:sz="0" w:space="0" w:color="auto"/>
        <w:right w:val="none" w:sz="0" w:space="0" w:color="auto"/>
      </w:divBdr>
    </w:div>
    <w:div w:id="1754357527">
      <w:marLeft w:val="480"/>
      <w:marRight w:val="0"/>
      <w:marTop w:val="0"/>
      <w:marBottom w:val="0"/>
      <w:divBdr>
        <w:top w:val="none" w:sz="0" w:space="0" w:color="auto"/>
        <w:left w:val="none" w:sz="0" w:space="0" w:color="auto"/>
        <w:bottom w:val="none" w:sz="0" w:space="0" w:color="auto"/>
        <w:right w:val="none" w:sz="0" w:space="0" w:color="auto"/>
      </w:divBdr>
    </w:div>
    <w:div w:id="1755082303">
      <w:marLeft w:val="480"/>
      <w:marRight w:val="0"/>
      <w:marTop w:val="0"/>
      <w:marBottom w:val="0"/>
      <w:divBdr>
        <w:top w:val="none" w:sz="0" w:space="0" w:color="auto"/>
        <w:left w:val="none" w:sz="0" w:space="0" w:color="auto"/>
        <w:bottom w:val="none" w:sz="0" w:space="0" w:color="auto"/>
        <w:right w:val="none" w:sz="0" w:space="0" w:color="auto"/>
      </w:divBdr>
    </w:div>
    <w:div w:id="1755395688">
      <w:marLeft w:val="480"/>
      <w:marRight w:val="0"/>
      <w:marTop w:val="0"/>
      <w:marBottom w:val="0"/>
      <w:divBdr>
        <w:top w:val="none" w:sz="0" w:space="0" w:color="auto"/>
        <w:left w:val="none" w:sz="0" w:space="0" w:color="auto"/>
        <w:bottom w:val="none" w:sz="0" w:space="0" w:color="auto"/>
        <w:right w:val="none" w:sz="0" w:space="0" w:color="auto"/>
      </w:divBdr>
    </w:div>
    <w:div w:id="1755856932">
      <w:marLeft w:val="480"/>
      <w:marRight w:val="0"/>
      <w:marTop w:val="0"/>
      <w:marBottom w:val="0"/>
      <w:divBdr>
        <w:top w:val="none" w:sz="0" w:space="0" w:color="auto"/>
        <w:left w:val="none" w:sz="0" w:space="0" w:color="auto"/>
        <w:bottom w:val="none" w:sz="0" w:space="0" w:color="auto"/>
        <w:right w:val="none" w:sz="0" w:space="0" w:color="auto"/>
      </w:divBdr>
    </w:div>
    <w:div w:id="1756390110">
      <w:marLeft w:val="480"/>
      <w:marRight w:val="0"/>
      <w:marTop w:val="0"/>
      <w:marBottom w:val="0"/>
      <w:divBdr>
        <w:top w:val="none" w:sz="0" w:space="0" w:color="auto"/>
        <w:left w:val="none" w:sz="0" w:space="0" w:color="auto"/>
        <w:bottom w:val="none" w:sz="0" w:space="0" w:color="auto"/>
        <w:right w:val="none" w:sz="0" w:space="0" w:color="auto"/>
      </w:divBdr>
    </w:div>
    <w:div w:id="1756511991">
      <w:marLeft w:val="480"/>
      <w:marRight w:val="0"/>
      <w:marTop w:val="0"/>
      <w:marBottom w:val="0"/>
      <w:divBdr>
        <w:top w:val="none" w:sz="0" w:space="0" w:color="auto"/>
        <w:left w:val="none" w:sz="0" w:space="0" w:color="auto"/>
        <w:bottom w:val="none" w:sz="0" w:space="0" w:color="auto"/>
        <w:right w:val="none" w:sz="0" w:space="0" w:color="auto"/>
      </w:divBdr>
    </w:div>
    <w:div w:id="1758207926">
      <w:marLeft w:val="480"/>
      <w:marRight w:val="0"/>
      <w:marTop w:val="0"/>
      <w:marBottom w:val="0"/>
      <w:divBdr>
        <w:top w:val="none" w:sz="0" w:space="0" w:color="auto"/>
        <w:left w:val="none" w:sz="0" w:space="0" w:color="auto"/>
        <w:bottom w:val="none" w:sz="0" w:space="0" w:color="auto"/>
        <w:right w:val="none" w:sz="0" w:space="0" w:color="auto"/>
      </w:divBdr>
    </w:div>
    <w:div w:id="1758675820">
      <w:marLeft w:val="480"/>
      <w:marRight w:val="0"/>
      <w:marTop w:val="0"/>
      <w:marBottom w:val="0"/>
      <w:divBdr>
        <w:top w:val="none" w:sz="0" w:space="0" w:color="auto"/>
        <w:left w:val="none" w:sz="0" w:space="0" w:color="auto"/>
        <w:bottom w:val="none" w:sz="0" w:space="0" w:color="auto"/>
        <w:right w:val="none" w:sz="0" w:space="0" w:color="auto"/>
      </w:divBdr>
    </w:div>
    <w:div w:id="1758818394">
      <w:marLeft w:val="480"/>
      <w:marRight w:val="0"/>
      <w:marTop w:val="0"/>
      <w:marBottom w:val="0"/>
      <w:divBdr>
        <w:top w:val="none" w:sz="0" w:space="0" w:color="auto"/>
        <w:left w:val="none" w:sz="0" w:space="0" w:color="auto"/>
        <w:bottom w:val="none" w:sz="0" w:space="0" w:color="auto"/>
        <w:right w:val="none" w:sz="0" w:space="0" w:color="auto"/>
      </w:divBdr>
    </w:div>
    <w:div w:id="1759448921">
      <w:marLeft w:val="480"/>
      <w:marRight w:val="0"/>
      <w:marTop w:val="0"/>
      <w:marBottom w:val="0"/>
      <w:divBdr>
        <w:top w:val="none" w:sz="0" w:space="0" w:color="auto"/>
        <w:left w:val="none" w:sz="0" w:space="0" w:color="auto"/>
        <w:bottom w:val="none" w:sz="0" w:space="0" w:color="auto"/>
        <w:right w:val="none" w:sz="0" w:space="0" w:color="auto"/>
      </w:divBdr>
    </w:div>
    <w:div w:id="1759641786">
      <w:marLeft w:val="480"/>
      <w:marRight w:val="0"/>
      <w:marTop w:val="0"/>
      <w:marBottom w:val="0"/>
      <w:divBdr>
        <w:top w:val="none" w:sz="0" w:space="0" w:color="auto"/>
        <w:left w:val="none" w:sz="0" w:space="0" w:color="auto"/>
        <w:bottom w:val="none" w:sz="0" w:space="0" w:color="auto"/>
        <w:right w:val="none" w:sz="0" w:space="0" w:color="auto"/>
      </w:divBdr>
    </w:div>
    <w:div w:id="1760175680">
      <w:marLeft w:val="480"/>
      <w:marRight w:val="0"/>
      <w:marTop w:val="0"/>
      <w:marBottom w:val="0"/>
      <w:divBdr>
        <w:top w:val="none" w:sz="0" w:space="0" w:color="auto"/>
        <w:left w:val="none" w:sz="0" w:space="0" w:color="auto"/>
        <w:bottom w:val="none" w:sz="0" w:space="0" w:color="auto"/>
        <w:right w:val="none" w:sz="0" w:space="0" w:color="auto"/>
      </w:divBdr>
    </w:div>
    <w:div w:id="1760177431">
      <w:marLeft w:val="480"/>
      <w:marRight w:val="0"/>
      <w:marTop w:val="0"/>
      <w:marBottom w:val="0"/>
      <w:divBdr>
        <w:top w:val="none" w:sz="0" w:space="0" w:color="auto"/>
        <w:left w:val="none" w:sz="0" w:space="0" w:color="auto"/>
        <w:bottom w:val="none" w:sz="0" w:space="0" w:color="auto"/>
        <w:right w:val="none" w:sz="0" w:space="0" w:color="auto"/>
      </w:divBdr>
    </w:div>
    <w:div w:id="1760566545">
      <w:marLeft w:val="480"/>
      <w:marRight w:val="0"/>
      <w:marTop w:val="0"/>
      <w:marBottom w:val="0"/>
      <w:divBdr>
        <w:top w:val="none" w:sz="0" w:space="0" w:color="auto"/>
        <w:left w:val="none" w:sz="0" w:space="0" w:color="auto"/>
        <w:bottom w:val="none" w:sz="0" w:space="0" w:color="auto"/>
        <w:right w:val="none" w:sz="0" w:space="0" w:color="auto"/>
      </w:divBdr>
    </w:div>
    <w:div w:id="1760784498">
      <w:marLeft w:val="480"/>
      <w:marRight w:val="0"/>
      <w:marTop w:val="0"/>
      <w:marBottom w:val="0"/>
      <w:divBdr>
        <w:top w:val="none" w:sz="0" w:space="0" w:color="auto"/>
        <w:left w:val="none" w:sz="0" w:space="0" w:color="auto"/>
        <w:bottom w:val="none" w:sz="0" w:space="0" w:color="auto"/>
        <w:right w:val="none" w:sz="0" w:space="0" w:color="auto"/>
      </w:divBdr>
    </w:div>
    <w:div w:id="1760785946">
      <w:marLeft w:val="480"/>
      <w:marRight w:val="0"/>
      <w:marTop w:val="0"/>
      <w:marBottom w:val="0"/>
      <w:divBdr>
        <w:top w:val="none" w:sz="0" w:space="0" w:color="auto"/>
        <w:left w:val="none" w:sz="0" w:space="0" w:color="auto"/>
        <w:bottom w:val="none" w:sz="0" w:space="0" w:color="auto"/>
        <w:right w:val="none" w:sz="0" w:space="0" w:color="auto"/>
      </w:divBdr>
    </w:div>
    <w:div w:id="1761411846">
      <w:marLeft w:val="480"/>
      <w:marRight w:val="0"/>
      <w:marTop w:val="0"/>
      <w:marBottom w:val="0"/>
      <w:divBdr>
        <w:top w:val="none" w:sz="0" w:space="0" w:color="auto"/>
        <w:left w:val="none" w:sz="0" w:space="0" w:color="auto"/>
        <w:bottom w:val="none" w:sz="0" w:space="0" w:color="auto"/>
        <w:right w:val="none" w:sz="0" w:space="0" w:color="auto"/>
      </w:divBdr>
    </w:div>
    <w:div w:id="1762140174">
      <w:marLeft w:val="480"/>
      <w:marRight w:val="0"/>
      <w:marTop w:val="0"/>
      <w:marBottom w:val="0"/>
      <w:divBdr>
        <w:top w:val="none" w:sz="0" w:space="0" w:color="auto"/>
        <w:left w:val="none" w:sz="0" w:space="0" w:color="auto"/>
        <w:bottom w:val="none" w:sz="0" w:space="0" w:color="auto"/>
        <w:right w:val="none" w:sz="0" w:space="0" w:color="auto"/>
      </w:divBdr>
    </w:div>
    <w:div w:id="1762487543">
      <w:marLeft w:val="480"/>
      <w:marRight w:val="0"/>
      <w:marTop w:val="0"/>
      <w:marBottom w:val="0"/>
      <w:divBdr>
        <w:top w:val="none" w:sz="0" w:space="0" w:color="auto"/>
        <w:left w:val="none" w:sz="0" w:space="0" w:color="auto"/>
        <w:bottom w:val="none" w:sz="0" w:space="0" w:color="auto"/>
        <w:right w:val="none" w:sz="0" w:space="0" w:color="auto"/>
      </w:divBdr>
    </w:div>
    <w:div w:id="1762876895">
      <w:marLeft w:val="480"/>
      <w:marRight w:val="0"/>
      <w:marTop w:val="0"/>
      <w:marBottom w:val="0"/>
      <w:divBdr>
        <w:top w:val="none" w:sz="0" w:space="0" w:color="auto"/>
        <w:left w:val="none" w:sz="0" w:space="0" w:color="auto"/>
        <w:bottom w:val="none" w:sz="0" w:space="0" w:color="auto"/>
        <w:right w:val="none" w:sz="0" w:space="0" w:color="auto"/>
      </w:divBdr>
    </w:div>
    <w:div w:id="1763183548">
      <w:marLeft w:val="480"/>
      <w:marRight w:val="0"/>
      <w:marTop w:val="0"/>
      <w:marBottom w:val="0"/>
      <w:divBdr>
        <w:top w:val="none" w:sz="0" w:space="0" w:color="auto"/>
        <w:left w:val="none" w:sz="0" w:space="0" w:color="auto"/>
        <w:bottom w:val="none" w:sz="0" w:space="0" w:color="auto"/>
        <w:right w:val="none" w:sz="0" w:space="0" w:color="auto"/>
      </w:divBdr>
    </w:div>
    <w:div w:id="1763603596">
      <w:marLeft w:val="480"/>
      <w:marRight w:val="0"/>
      <w:marTop w:val="0"/>
      <w:marBottom w:val="0"/>
      <w:divBdr>
        <w:top w:val="none" w:sz="0" w:space="0" w:color="auto"/>
        <w:left w:val="none" w:sz="0" w:space="0" w:color="auto"/>
        <w:bottom w:val="none" w:sz="0" w:space="0" w:color="auto"/>
        <w:right w:val="none" w:sz="0" w:space="0" w:color="auto"/>
      </w:divBdr>
    </w:div>
    <w:div w:id="1764036489">
      <w:marLeft w:val="480"/>
      <w:marRight w:val="0"/>
      <w:marTop w:val="0"/>
      <w:marBottom w:val="0"/>
      <w:divBdr>
        <w:top w:val="none" w:sz="0" w:space="0" w:color="auto"/>
        <w:left w:val="none" w:sz="0" w:space="0" w:color="auto"/>
        <w:bottom w:val="none" w:sz="0" w:space="0" w:color="auto"/>
        <w:right w:val="none" w:sz="0" w:space="0" w:color="auto"/>
      </w:divBdr>
    </w:div>
    <w:div w:id="1764061864">
      <w:marLeft w:val="480"/>
      <w:marRight w:val="0"/>
      <w:marTop w:val="0"/>
      <w:marBottom w:val="0"/>
      <w:divBdr>
        <w:top w:val="none" w:sz="0" w:space="0" w:color="auto"/>
        <w:left w:val="none" w:sz="0" w:space="0" w:color="auto"/>
        <w:bottom w:val="none" w:sz="0" w:space="0" w:color="auto"/>
        <w:right w:val="none" w:sz="0" w:space="0" w:color="auto"/>
      </w:divBdr>
    </w:div>
    <w:div w:id="1764178061">
      <w:marLeft w:val="480"/>
      <w:marRight w:val="0"/>
      <w:marTop w:val="0"/>
      <w:marBottom w:val="0"/>
      <w:divBdr>
        <w:top w:val="none" w:sz="0" w:space="0" w:color="auto"/>
        <w:left w:val="none" w:sz="0" w:space="0" w:color="auto"/>
        <w:bottom w:val="none" w:sz="0" w:space="0" w:color="auto"/>
        <w:right w:val="none" w:sz="0" w:space="0" w:color="auto"/>
      </w:divBdr>
    </w:div>
    <w:div w:id="1764565815">
      <w:marLeft w:val="480"/>
      <w:marRight w:val="0"/>
      <w:marTop w:val="0"/>
      <w:marBottom w:val="0"/>
      <w:divBdr>
        <w:top w:val="none" w:sz="0" w:space="0" w:color="auto"/>
        <w:left w:val="none" w:sz="0" w:space="0" w:color="auto"/>
        <w:bottom w:val="none" w:sz="0" w:space="0" w:color="auto"/>
        <w:right w:val="none" w:sz="0" w:space="0" w:color="auto"/>
      </w:divBdr>
    </w:div>
    <w:div w:id="1764648456">
      <w:marLeft w:val="480"/>
      <w:marRight w:val="0"/>
      <w:marTop w:val="0"/>
      <w:marBottom w:val="0"/>
      <w:divBdr>
        <w:top w:val="none" w:sz="0" w:space="0" w:color="auto"/>
        <w:left w:val="none" w:sz="0" w:space="0" w:color="auto"/>
        <w:bottom w:val="none" w:sz="0" w:space="0" w:color="auto"/>
        <w:right w:val="none" w:sz="0" w:space="0" w:color="auto"/>
      </w:divBdr>
    </w:div>
    <w:div w:id="1765106509">
      <w:marLeft w:val="480"/>
      <w:marRight w:val="0"/>
      <w:marTop w:val="0"/>
      <w:marBottom w:val="0"/>
      <w:divBdr>
        <w:top w:val="none" w:sz="0" w:space="0" w:color="auto"/>
        <w:left w:val="none" w:sz="0" w:space="0" w:color="auto"/>
        <w:bottom w:val="none" w:sz="0" w:space="0" w:color="auto"/>
        <w:right w:val="none" w:sz="0" w:space="0" w:color="auto"/>
      </w:divBdr>
    </w:div>
    <w:div w:id="1767116884">
      <w:marLeft w:val="480"/>
      <w:marRight w:val="0"/>
      <w:marTop w:val="0"/>
      <w:marBottom w:val="0"/>
      <w:divBdr>
        <w:top w:val="none" w:sz="0" w:space="0" w:color="auto"/>
        <w:left w:val="none" w:sz="0" w:space="0" w:color="auto"/>
        <w:bottom w:val="none" w:sz="0" w:space="0" w:color="auto"/>
        <w:right w:val="none" w:sz="0" w:space="0" w:color="auto"/>
      </w:divBdr>
    </w:div>
    <w:div w:id="1767726336">
      <w:marLeft w:val="480"/>
      <w:marRight w:val="0"/>
      <w:marTop w:val="0"/>
      <w:marBottom w:val="0"/>
      <w:divBdr>
        <w:top w:val="none" w:sz="0" w:space="0" w:color="auto"/>
        <w:left w:val="none" w:sz="0" w:space="0" w:color="auto"/>
        <w:bottom w:val="none" w:sz="0" w:space="0" w:color="auto"/>
        <w:right w:val="none" w:sz="0" w:space="0" w:color="auto"/>
      </w:divBdr>
    </w:div>
    <w:div w:id="1767995341">
      <w:marLeft w:val="480"/>
      <w:marRight w:val="0"/>
      <w:marTop w:val="0"/>
      <w:marBottom w:val="0"/>
      <w:divBdr>
        <w:top w:val="none" w:sz="0" w:space="0" w:color="auto"/>
        <w:left w:val="none" w:sz="0" w:space="0" w:color="auto"/>
        <w:bottom w:val="none" w:sz="0" w:space="0" w:color="auto"/>
        <w:right w:val="none" w:sz="0" w:space="0" w:color="auto"/>
      </w:divBdr>
    </w:div>
    <w:div w:id="1768186916">
      <w:marLeft w:val="480"/>
      <w:marRight w:val="0"/>
      <w:marTop w:val="0"/>
      <w:marBottom w:val="0"/>
      <w:divBdr>
        <w:top w:val="none" w:sz="0" w:space="0" w:color="auto"/>
        <w:left w:val="none" w:sz="0" w:space="0" w:color="auto"/>
        <w:bottom w:val="none" w:sz="0" w:space="0" w:color="auto"/>
        <w:right w:val="none" w:sz="0" w:space="0" w:color="auto"/>
      </w:divBdr>
    </w:div>
    <w:div w:id="1768191657">
      <w:marLeft w:val="480"/>
      <w:marRight w:val="0"/>
      <w:marTop w:val="0"/>
      <w:marBottom w:val="0"/>
      <w:divBdr>
        <w:top w:val="none" w:sz="0" w:space="0" w:color="auto"/>
        <w:left w:val="none" w:sz="0" w:space="0" w:color="auto"/>
        <w:bottom w:val="none" w:sz="0" w:space="0" w:color="auto"/>
        <w:right w:val="none" w:sz="0" w:space="0" w:color="auto"/>
      </w:divBdr>
    </w:div>
    <w:div w:id="1768623748">
      <w:marLeft w:val="480"/>
      <w:marRight w:val="0"/>
      <w:marTop w:val="0"/>
      <w:marBottom w:val="0"/>
      <w:divBdr>
        <w:top w:val="none" w:sz="0" w:space="0" w:color="auto"/>
        <w:left w:val="none" w:sz="0" w:space="0" w:color="auto"/>
        <w:bottom w:val="none" w:sz="0" w:space="0" w:color="auto"/>
        <w:right w:val="none" w:sz="0" w:space="0" w:color="auto"/>
      </w:divBdr>
    </w:div>
    <w:div w:id="1769502288">
      <w:marLeft w:val="480"/>
      <w:marRight w:val="0"/>
      <w:marTop w:val="0"/>
      <w:marBottom w:val="0"/>
      <w:divBdr>
        <w:top w:val="none" w:sz="0" w:space="0" w:color="auto"/>
        <w:left w:val="none" w:sz="0" w:space="0" w:color="auto"/>
        <w:bottom w:val="none" w:sz="0" w:space="0" w:color="auto"/>
        <w:right w:val="none" w:sz="0" w:space="0" w:color="auto"/>
      </w:divBdr>
    </w:div>
    <w:div w:id="1769540321">
      <w:marLeft w:val="480"/>
      <w:marRight w:val="0"/>
      <w:marTop w:val="0"/>
      <w:marBottom w:val="0"/>
      <w:divBdr>
        <w:top w:val="none" w:sz="0" w:space="0" w:color="auto"/>
        <w:left w:val="none" w:sz="0" w:space="0" w:color="auto"/>
        <w:bottom w:val="none" w:sz="0" w:space="0" w:color="auto"/>
        <w:right w:val="none" w:sz="0" w:space="0" w:color="auto"/>
      </w:divBdr>
    </w:div>
    <w:div w:id="1770391236">
      <w:marLeft w:val="480"/>
      <w:marRight w:val="0"/>
      <w:marTop w:val="0"/>
      <w:marBottom w:val="0"/>
      <w:divBdr>
        <w:top w:val="none" w:sz="0" w:space="0" w:color="auto"/>
        <w:left w:val="none" w:sz="0" w:space="0" w:color="auto"/>
        <w:bottom w:val="none" w:sz="0" w:space="0" w:color="auto"/>
        <w:right w:val="none" w:sz="0" w:space="0" w:color="auto"/>
      </w:divBdr>
    </w:div>
    <w:div w:id="1770462014">
      <w:marLeft w:val="480"/>
      <w:marRight w:val="0"/>
      <w:marTop w:val="0"/>
      <w:marBottom w:val="0"/>
      <w:divBdr>
        <w:top w:val="none" w:sz="0" w:space="0" w:color="auto"/>
        <w:left w:val="none" w:sz="0" w:space="0" w:color="auto"/>
        <w:bottom w:val="none" w:sz="0" w:space="0" w:color="auto"/>
        <w:right w:val="none" w:sz="0" w:space="0" w:color="auto"/>
      </w:divBdr>
    </w:div>
    <w:div w:id="1770660535">
      <w:marLeft w:val="480"/>
      <w:marRight w:val="0"/>
      <w:marTop w:val="0"/>
      <w:marBottom w:val="0"/>
      <w:divBdr>
        <w:top w:val="none" w:sz="0" w:space="0" w:color="auto"/>
        <w:left w:val="none" w:sz="0" w:space="0" w:color="auto"/>
        <w:bottom w:val="none" w:sz="0" w:space="0" w:color="auto"/>
        <w:right w:val="none" w:sz="0" w:space="0" w:color="auto"/>
      </w:divBdr>
    </w:div>
    <w:div w:id="1770810662">
      <w:marLeft w:val="480"/>
      <w:marRight w:val="0"/>
      <w:marTop w:val="0"/>
      <w:marBottom w:val="0"/>
      <w:divBdr>
        <w:top w:val="none" w:sz="0" w:space="0" w:color="auto"/>
        <w:left w:val="none" w:sz="0" w:space="0" w:color="auto"/>
        <w:bottom w:val="none" w:sz="0" w:space="0" w:color="auto"/>
        <w:right w:val="none" w:sz="0" w:space="0" w:color="auto"/>
      </w:divBdr>
    </w:div>
    <w:div w:id="1770852224">
      <w:marLeft w:val="480"/>
      <w:marRight w:val="0"/>
      <w:marTop w:val="0"/>
      <w:marBottom w:val="0"/>
      <w:divBdr>
        <w:top w:val="none" w:sz="0" w:space="0" w:color="auto"/>
        <w:left w:val="none" w:sz="0" w:space="0" w:color="auto"/>
        <w:bottom w:val="none" w:sz="0" w:space="0" w:color="auto"/>
        <w:right w:val="none" w:sz="0" w:space="0" w:color="auto"/>
      </w:divBdr>
    </w:div>
    <w:div w:id="1770855792">
      <w:marLeft w:val="480"/>
      <w:marRight w:val="0"/>
      <w:marTop w:val="0"/>
      <w:marBottom w:val="0"/>
      <w:divBdr>
        <w:top w:val="none" w:sz="0" w:space="0" w:color="auto"/>
        <w:left w:val="none" w:sz="0" w:space="0" w:color="auto"/>
        <w:bottom w:val="none" w:sz="0" w:space="0" w:color="auto"/>
        <w:right w:val="none" w:sz="0" w:space="0" w:color="auto"/>
      </w:divBdr>
    </w:div>
    <w:div w:id="1770927965">
      <w:marLeft w:val="480"/>
      <w:marRight w:val="0"/>
      <w:marTop w:val="0"/>
      <w:marBottom w:val="0"/>
      <w:divBdr>
        <w:top w:val="none" w:sz="0" w:space="0" w:color="auto"/>
        <w:left w:val="none" w:sz="0" w:space="0" w:color="auto"/>
        <w:bottom w:val="none" w:sz="0" w:space="0" w:color="auto"/>
        <w:right w:val="none" w:sz="0" w:space="0" w:color="auto"/>
      </w:divBdr>
    </w:div>
    <w:div w:id="1771470082">
      <w:marLeft w:val="480"/>
      <w:marRight w:val="0"/>
      <w:marTop w:val="0"/>
      <w:marBottom w:val="0"/>
      <w:divBdr>
        <w:top w:val="none" w:sz="0" w:space="0" w:color="auto"/>
        <w:left w:val="none" w:sz="0" w:space="0" w:color="auto"/>
        <w:bottom w:val="none" w:sz="0" w:space="0" w:color="auto"/>
        <w:right w:val="none" w:sz="0" w:space="0" w:color="auto"/>
      </w:divBdr>
    </w:div>
    <w:div w:id="1772118836">
      <w:marLeft w:val="480"/>
      <w:marRight w:val="0"/>
      <w:marTop w:val="0"/>
      <w:marBottom w:val="0"/>
      <w:divBdr>
        <w:top w:val="none" w:sz="0" w:space="0" w:color="auto"/>
        <w:left w:val="none" w:sz="0" w:space="0" w:color="auto"/>
        <w:bottom w:val="none" w:sz="0" w:space="0" w:color="auto"/>
        <w:right w:val="none" w:sz="0" w:space="0" w:color="auto"/>
      </w:divBdr>
    </w:div>
    <w:div w:id="1772239474">
      <w:marLeft w:val="480"/>
      <w:marRight w:val="0"/>
      <w:marTop w:val="0"/>
      <w:marBottom w:val="0"/>
      <w:divBdr>
        <w:top w:val="none" w:sz="0" w:space="0" w:color="auto"/>
        <w:left w:val="none" w:sz="0" w:space="0" w:color="auto"/>
        <w:bottom w:val="none" w:sz="0" w:space="0" w:color="auto"/>
        <w:right w:val="none" w:sz="0" w:space="0" w:color="auto"/>
      </w:divBdr>
    </w:div>
    <w:div w:id="1772429111">
      <w:marLeft w:val="480"/>
      <w:marRight w:val="0"/>
      <w:marTop w:val="0"/>
      <w:marBottom w:val="0"/>
      <w:divBdr>
        <w:top w:val="none" w:sz="0" w:space="0" w:color="auto"/>
        <w:left w:val="none" w:sz="0" w:space="0" w:color="auto"/>
        <w:bottom w:val="none" w:sz="0" w:space="0" w:color="auto"/>
        <w:right w:val="none" w:sz="0" w:space="0" w:color="auto"/>
      </w:divBdr>
    </w:div>
    <w:div w:id="1772553928">
      <w:marLeft w:val="480"/>
      <w:marRight w:val="0"/>
      <w:marTop w:val="0"/>
      <w:marBottom w:val="0"/>
      <w:divBdr>
        <w:top w:val="none" w:sz="0" w:space="0" w:color="auto"/>
        <w:left w:val="none" w:sz="0" w:space="0" w:color="auto"/>
        <w:bottom w:val="none" w:sz="0" w:space="0" w:color="auto"/>
        <w:right w:val="none" w:sz="0" w:space="0" w:color="auto"/>
      </w:divBdr>
    </w:div>
    <w:div w:id="1772773678">
      <w:marLeft w:val="480"/>
      <w:marRight w:val="0"/>
      <w:marTop w:val="0"/>
      <w:marBottom w:val="0"/>
      <w:divBdr>
        <w:top w:val="none" w:sz="0" w:space="0" w:color="auto"/>
        <w:left w:val="none" w:sz="0" w:space="0" w:color="auto"/>
        <w:bottom w:val="none" w:sz="0" w:space="0" w:color="auto"/>
        <w:right w:val="none" w:sz="0" w:space="0" w:color="auto"/>
      </w:divBdr>
    </w:div>
    <w:div w:id="1772821238">
      <w:marLeft w:val="480"/>
      <w:marRight w:val="0"/>
      <w:marTop w:val="0"/>
      <w:marBottom w:val="0"/>
      <w:divBdr>
        <w:top w:val="none" w:sz="0" w:space="0" w:color="auto"/>
        <w:left w:val="none" w:sz="0" w:space="0" w:color="auto"/>
        <w:bottom w:val="none" w:sz="0" w:space="0" w:color="auto"/>
        <w:right w:val="none" w:sz="0" w:space="0" w:color="auto"/>
      </w:divBdr>
    </w:div>
    <w:div w:id="1773276355">
      <w:marLeft w:val="480"/>
      <w:marRight w:val="0"/>
      <w:marTop w:val="0"/>
      <w:marBottom w:val="0"/>
      <w:divBdr>
        <w:top w:val="none" w:sz="0" w:space="0" w:color="auto"/>
        <w:left w:val="none" w:sz="0" w:space="0" w:color="auto"/>
        <w:bottom w:val="none" w:sz="0" w:space="0" w:color="auto"/>
        <w:right w:val="none" w:sz="0" w:space="0" w:color="auto"/>
      </w:divBdr>
    </w:div>
    <w:div w:id="1773434818">
      <w:marLeft w:val="480"/>
      <w:marRight w:val="0"/>
      <w:marTop w:val="0"/>
      <w:marBottom w:val="0"/>
      <w:divBdr>
        <w:top w:val="none" w:sz="0" w:space="0" w:color="auto"/>
        <w:left w:val="none" w:sz="0" w:space="0" w:color="auto"/>
        <w:bottom w:val="none" w:sz="0" w:space="0" w:color="auto"/>
        <w:right w:val="none" w:sz="0" w:space="0" w:color="auto"/>
      </w:divBdr>
    </w:div>
    <w:div w:id="1774014547">
      <w:marLeft w:val="480"/>
      <w:marRight w:val="0"/>
      <w:marTop w:val="0"/>
      <w:marBottom w:val="0"/>
      <w:divBdr>
        <w:top w:val="none" w:sz="0" w:space="0" w:color="auto"/>
        <w:left w:val="none" w:sz="0" w:space="0" w:color="auto"/>
        <w:bottom w:val="none" w:sz="0" w:space="0" w:color="auto"/>
        <w:right w:val="none" w:sz="0" w:space="0" w:color="auto"/>
      </w:divBdr>
    </w:div>
    <w:div w:id="1774549786">
      <w:marLeft w:val="480"/>
      <w:marRight w:val="0"/>
      <w:marTop w:val="0"/>
      <w:marBottom w:val="0"/>
      <w:divBdr>
        <w:top w:val="none" w:sz="0" w:space="0" w:color="auto"/>
        <w:left w:val="none" w:sz="0" w:space="0" w:color="auto"/>
        <w:bottom w:val="none" w:sz="0" w:space="0" w:color="auto"/>
        <w:right w:val="none" w:sz="0" w:space="0" w:color="auto"/>
      </w:divBdr>
    </w:div>
    <w:div w:id="1775051841">
      <w:marLeft w:val="480"/>
      <w:marRight w:val="0"/>
      <w:marTop w:val="0"/>
      <w:marBottom w:val="0"/>
      <w:divBdr>
        <w:top w:val="none" w:sz="0" w:space="0" w:color="auto"/>
        <w:left w:val="none" w:sz="0" w:space="0" w:color="auto"/>
        <w:bottom w:val="none" w:sz="0" w:space="0" w:color="auto"/>
        <w:right w:val="none" w:sz="0" w:space="0" w:color="auto"/>
      </w:divBdr>
    </w:div>
    <w:div w:id="1775128871">
      <w:marLeft w:val="480"/>
      <w:marRight w:val="0"/>
      <w:marTop w:val="0"/>
      <w:marBottom w:val="0"/>
      <w:divBdr>
        <w:top w:val="none" w:sz="0" w:space="0" w:color="auto"/>
        <w:left w:val="none" w:sz="0" w:space="0" w:color="auto"/>
        <w:bottom w:val="none" w:sz="0" w:space="0" w:color="auto"/>
        <w:right w:val="none" w:sz="0" w:space="0" w:color="auto"/>
      </w:divBdr>
    </w:div>
    <w:div w:id="1776562210">
      <w:marLeft w:val="480"/>
      <w:marRight w:val="0"/>
      <w:marTop w:val="0"/>
      <w:marBottom w:val="0"/>
      <w:divBdr>
        <w:top w:val="none" w:sz="0" w:space="0" w:color="auto"/>
        <w:left w:val="none" w:sz="0" w:space="0" w:color="auto"/>
        <w:bottom w:val="none" w:sz="0" w:space="0" w:color="auto"/>
        <w:right w:val="none" w:sz="0" w:space="0" w:color="auto"/>
      </w:divBdr>
    </w:div>
    <w:div w:id="1777359646">
      <w:marLeft w:val="480"/>
      <w:marRight w:val="0"/>
      <w:marTop w:val="0"/>
      <w:marBottom w:val="0"/>
      <w:divBdr>
        <w:top w:val="none" w:sz="0" w:space="0" w:color="auto"/>
        <w:left w:val="none" w:sz="0" w:space="0" w:color="auto"/>
        <w:bottom w:val="none" w:sz="0" w:space="0" w:color="auto"/>
        <w:right w:val="none" w:sz="0" w:space="0" w:color="auto"/>
      </w:divBdr>
    </w:div>
    <w:div w:id="1777599322">
      <w:marLeft w:val="480"/>
      <w:marRight w:val="0"/>
      <w:marTop w:val="0"/>
      <w:marBottom w:val="0"/>
      <w:divBdr>
        <w:top w:val="none" w:sz="0" w:space="0" w:color="auto"/>
        <w:left w:val="none" w:sz="0" w:space="0" w:color="auto"/>
        <w:bottom w:val="none" w:sz="0" w:space="0" w:color="auto"/>
        <w:right w:val="none" w:sz="0" w:space="0" w:color="auto"/>
      </w:divBdr>
    </w:div>
    <w:div w:id="1777678609">
      <w:marLeft w:val="480"/>
      <w:marRight w:val="0"/>
      <w:marTop w:val="0"/>
      <w:marBottom w:val="0"/>
      <w:divBdr>
        <w:top w:val="none" w:sz="0" w:space="0" w:color="auto"/>
        <w:left w:val="none" w:sz="0" w:space="0" w:color="auto"/>
        <w:bottom w:val="none" w:sz="0" w:space="0" w:color="auto"/>
        <w:right w:val="none" w:sz="0" w:space="0" w:color="auto"/>
      </w:divBdr>
    </w:div>
    <w:div w:id="1777745832">
      <w:marLeft w:val="480"/>
      <w:marRight w:val="0"/>
      <w:marTop w:val="0"/>
      <w:marBottom w:val="0"/>
      <w:divBdr>
        <w:top w:val="none" w:sz="0" w:space="0" w:color="auto"/>
        <w:left w:val="none" w:sz="0" w:space="0" w:color="auto"/>
        <w:bottom w:val="none" w:sz="0" w:space="0" w:color="auto"/>
        <w:right w:val="none" w:sz="0" w:space="0" w:color="auto"/>
      </w:divBdr>
    </w:div>
    <w:div w:id="1777870680">
      <w:marLeft w:val="480"/>
      <w:marRight w:val="0"/>
      <w:marTop w:val="0"/>
      <w:marBottom w:val="0"/>
      <w:divBdr>
        <w:top w:val="none" w:sz="0" w:space="0" w:color="auto"/>
        <w:left w:val="none" w:sz="0" w:space="0" w:color="auto"/>
        <w:bottom w:val="none" w:sz="0" w:space="0" w:color="auto"/>
        <w:right w:val="none" w:sz="0" w:space="0" w:color="auto"/>
      </w:divBdr>
    </w:div>
    <w:div w:id="1778210796">
      <w:marLeft w:val="480"/>
      <w:marRight w:val="0"/>
      <w:marTop w:val="0"/>
      <w:marBottom w:val="0"/>
      <w:divBdr>
        <w:top w:val="none" w:sz="0" w:space="0" w:color="auto"/>
        <w:left w:val="none" w:sz="0" w:space="0" w:color="auto"/>
        <w:bottom w:val="none" w:sz="0" w:space="0" w:color="auto"/>
        <w:right w:val="none" w:sz="0" w:space="0" w:color="auto"/>
      </w:divBdr>
    </w:div>
    <w:div w:id="1778676639">
      <w:marLeft w:val="480"/>
      <w:marRight w:val="0"/>
      <w:marTop w:val="0"/>
      <w:marBottom w:val="0"/>
      <w:divBdr>
        <w:top w:val="none" w:sz="0" w:space="0" w:color="auto"/>
        <w:left w:val="none" w:sz="0" w:space="0" w:color="auto"/>
        <w:bottom w:val="none" w:sz="0" w:space="0" w:color="auto"/>
        <w:right w:val="none" w:sz="0" w:space="0" w:color="auto"/>
      </w:divBdr>
    </w:div>
    <w:div w:id="1779793428">
      <w:marLeft w:val="480"/>
      <w:marRight w:val="0"/>
      <w:marTop w:val="0"/>
      <w:marBottom w:val="0"/>
      <w:divBdr>
        <w:top w:val="none" w:sz="0" w:space="0" w:color="auto"/>
        <w:left w:val="none" w:sz="0" w:space="0" w:color="auto"/>
        <w:bottom w:val="none" w:sz="0" w:space="0" w:color="auto"/>
        <w:right w:val="none" w:sz="0" w:space="0" w:color="auto"/>
      </w:divBdr>
    </w:div>
    <w:div w:id="1779988761">
      <w:marLeft w:val="480"/>
      <w:marRight w:val="0"/>
      <w:marTop w:val="0"/>
      <w:marBottom w:val="0"/>
      <w:divBdr>
        <w:top w:val="none" w:sz="0" w:space="0" w:color="auto"/>
        <w:left w:val="none" w:sz="0" w:space="0" w:color="auto"/>
        <w:bottom w:val="none" w:sz="0" w:space="0" w:color="auto"/>
        <w:right w:val="none" w:sz="0" w:space="0" w:color="auto"/>
      </w:divBdr>
    </w:div>
    <w:div w:id="1780905065">
      <w:marLeft w:val="480"/>
      <w:marRight w:val="0"/>
      <w:marTop w:val="0"/>
      <w:marBottom w:val="0"/>
      <w:divBdr>
        <w:top w:val="none" w:sz="0" w:space="0" w:color="auto"/>
        <w:left w:val="none" w:sz="0" w:space="0" w:color="auto"/>
        <w:bottom w:val="none" w:sz="0" w:space="0" w:color="auto"/>
        <w:right w:val="none" w:sz="0" w:space="0" w:color="auto"/>
      </w:divBdr>
    </w:div>
    <w:div w:id="1781030112">
      <w:marLeft w:val="480"/>
      <w:marRight w:val="0"/>
      <w:marTop w:val="0"/>
      <w:marBottom w:val="0"/>
      <w:divBdr>
        <w:top w:val="none" w:sz="0" w:space="0" w:color="auto"/>
        <w:left w:val="none" w:sz="0" w:space="0" w:color="auto"/>
        <w:bottom w:val="none" w:sz="0" w:space="0" w:color="auto"/>
        <w:right w:val="none" w:sz="0" w:space="0" w:color="auto"/>
      </w:divBdr>
    </w:div>
    <w:div w:id="1781337936">
      <w:marLeft w:val="480"/>
      <w:marRight w:val="0"/>
      <w:marTop w:val="0"/>
      <w:marBottom w:val="0"/>
      <w:divBdr>
        <w:top w:val="none" w:sz="0" w:space="0" w:color="auto"/>
        <w:left w:val="none" w:sz="0" w:space="0" w:color="auto"/>
        <w:bottom w:val="none" w:sz="0" w:space="0" w:color="auto"/>
        <w:right w:val="none" w:sz="0" w:space="0" w:color="auto"/>
      </w:divBdr>
    </w:div>
    <w:div w:id="1781415898">
      <w:marLeft w:val="480"/>
      <w:marRight w:val="0"/>
      <w:marTop w:val="0"/>
      <w:marBottom w:val="0"/>
      <w:divBdr>
        <w:top w:val="none" w:sz="0" w:space="0" w:color="auto"/>
        <w:left w:val="none" w:sz="0" w:space="0" w:color="auto"/>
        <w:bottom w:val="none" w:sz="0" w:space="0" w:color="auto"/>
        <w:right w:val="none" w:sz="0" w:space="0" w:color="auto"/>
      </w:divBdr>
    </w:div>
    <w:div w:id="1781876182">
      <w:marLeft w:val="480"/>
      <w:marRight w:val="0"/>
      <w:marTop w:val="0"/>
      <w:marBottom w:val="0"/>
      <w:divBdr>
        <w:top w:val="none" w:sz="0" w:space="0" w:color="auto"/>
        <w:left w:val="none" w:sz="0" w:space="0" w:color="auto"/>
        <w:bottom w:val="none" w:sz="0" w:space="0" w:color="auto"/>
        <w:right w:val="none" w:sz="0" w:space="0" w:color="auto"/>
      </w:divBdr>
    </w:div>
    <w:div w:id="1782141931">
      <w:marLeft w:val="480"/>
      <w:marRight w:val="0"/>
      <w:marTop w:val="0"/>
      <w:marBottom w:val="0"/>
      <w:divBdr>
        <w:top w:val="none" w:sz="0" w:space="0" w:color="auto"/>
        <w:left w:val="none" w:sz="0" w:space="0" w:color="auto"/>
        <w:bottom w:val="none" w:sz="0" w:space="0" w:color="auto"/>
        <w:right w:val="none" w:sz="0" w:space="0" w:color="auto"/>
      </w:divBdr>
    </w:div>
    <w:div w:id="1782187977">
      <w:marLeft w:val="480"/>
      <w:marRight w:val="0"/>
      <w:marTop w:val="0"/>
      <w:marBottom w:val="0"/>
      <w:divBdr>
        <w:top w:val="none" w:sz="0" w:space="0" w:color="auto"/>
        <w:left w:val="none" w:sz="0" w:space="0" w:color="auto"/>
        <w:bottom w:val="none" w:sz="0" w:space="0" w:color="auto"/>
        <w:right w:val="none" w:sz="0" w:space="0" w:color="auto"/>
      </w:divBdr>
    </w:div>
    <w:div w:id="1782799148">
      <w:marLeft w:val="480"/>
      <w:marRight w:val="0"/>
      <w:marTop w:val="0"/>
      <w:marBottom w:val="0"/>
      <w:divBdr>
        <w:top w:val="none" w:sz="0" w:space="0" w:color="auto"/>
        <w:left w:val="none" w:sz="0" w:space="0" w:color="auto"/>
        <w:bottom w:val="none" w:sz="0" w:space="0" w:color="auto"/>
        <w:right w:val="none" w:sz="0" w:space="0" w:color="auto"/>
      </w:divBdr>
    </w:div>
    <w:div w:id="1783068045">
      <w:marLeft w:val="480"/>
      <w:marRight w:val="0"/>
      <w:marTop w:val="0"/>
      <w:marBottom w:val="0"/>
      <w:divBdr>
        <w:top w:val="none" w:sz="0" w:space="0" w:color="auto"/>
        <w:left w:val="none" w:sz="0" w:space="0" w:color="auto"/>
        <w:bottom w:val="none" w:sz="0" w:space="0" w:color="auto"/>
        <w:right w:val="none" w:sz="0" w:space="0" w:color="auto"/>
      </w:divBdr>
    </w:div>
    <w:div w:id="1783187181">
      <w:marLeft w:val="480"/>
      <w:marRight w:val="0"/>
      <w:marTop w:val="0"/>
      <w:marBottom w:val="0"/>
      <w:divBdr>
        <w:top w:val="none" w:sz="0" w:space="0" w:color="auto"/>
        <w:left w:val="none" w:sz="0" w:space="0" w:color="auto"/>
        <w:bottom w:val="none" w:sz="0" w:space="0" w:color="auto"/>
        <w:right w:val="none" w:sz="0" w:space="0" w:color="auto"/>
      </w:divBdr>
    </w:div>
    <w:div w:id="1783190374">
      <w:marLeft w:val="480"/>
      <w:marRight w:val="0"/>
      <w:marTop w:val="0"/>
      <w:marBottom w:val="0"/>
      <w:divBdr>
        <w:top w:val="none" w:sz="0" w:space="0" w:color="auto"/>
        <w:left w:val="none" w:sz="0" w:space="0" w:color="auto"/>
        <w:bottom w:val="none" w:sz="0" w:space="0" w:color="auto"/>
        <w:right w:val="none" w:sz="0" w:space="0" w:color="auto"/>
      </w:divBdr>
    </w:div>
    <w:div w:id="1783569748">
      <w:marLeft w:val="480"/>
      <w:marRight w:val="0"/>
      <w:marTop w:val="0"/>
      <w:marBottom w:val="0"/>
      <w:divBdr>
        <w:top w:val="none" w:sz="0" w:space="0" w:color="auto"/>
        <w:left w:val="none" w:sz="0" w:space="0" w:color="auto"/>
        <w:bottom w:val="none" w:sz="0" w:space="0" w:color="auto"/>
        <w:right w:val="none" w:sz="0" w:space="0" w:color="auto"/>
      </w:divBdr>
    </w:div>
    <w:div w:id="1783722396">
      <w:marLeft w:val="480"/>
      <w:marRight w:val="0"/>
      <w:marTop w:val="0"/>
      <w:marBottom w:val="0"/>
      <w:divBdr>
        <w:top w:val="none" w:sz="0" w:space="0" w:color="auto"/>
        <w:left w:val="none" w:sz="0" w:space="0" w:color="auto"/>
        <w:bottom w:val="none" w:sz="0" w:space="0" w:color="auto"/>
        <w:right w:val="none" w:sz="0" w:space="0" w:color="auto"/>
      </w:divBdr>
    </w:div>
    <w:div w:id="1784419781">
      <w:marLeft w:val="480"/>
      <w:marRight w:val="0"/>
      <w:marTop w:val="0"/>
      <w:marBottom w:val="0"/>
      <w:divBdr>
        <w:top w:val="none" w:sz="0" w:space="0" w:color="auto"/>
        <w:left w:val="none" w:sz="0" w:space="0" w:color="auto"/>
        <w:bottom w:val="none" w:sz="0" w:space="0" w:color="auto"/>
        <w:right w:val="none" w:sz="0" w:space="0" w:color="auto"/>
      </w:divBdr>
    </w:div>
    <w:div w:id="1784693140">
      <w:marLeft w:val="480"/>
      <w:marRight w:val="0"/>
      <w:marTop w:val="0"/>
      <w:marBottom w:val="0"/>
      <w:divBdr>
        <w:top w:val="none" w:sz="0" w:space="0" w:color="auto"/>
        <w:left w:val="none" w:sz="0" w:space="0" w:color="auto"/>
        <w:bottom w:val="none" w:sz="0" w:space="0" w:color="auto"/>
        <w:right w:val="none" w:sz="0" w:space="0" w:color="auto"/>
      </w:divBdr>
    </w:div>
    <w:div w:id="1785072635">
      <w:marLeft w:val="480"/>
      <w:marRight w:val="0"/>
      <w:marTop w:val="0"/>
      <w:marBottom w:val="0"/>
      <w:divBdr>
        <w:top w:val="none" w:sz="0" w:space="0" w:color="auto"/>
        <w:left w:val="none" w:sz="0" w:space="0" w:color="auto"/>
        <w:bottom w:val="none" w:sz="0" w:space="0" w:color="auto"/>
        <w:right w:val="none" w:sz="0" w:space="0" w:color="auto"/>
      </w:divBdr>
    </w:div>
    <w:div w:id="1785266813">
      <w:marLeft w:val="480"/>
      <w:marRight w:val="0"/>
      <w:marTop w:val="0"/>
      <w:marBottom w:val="0"/>
      <w:divBdr>
        <w:top w:val="none" w:sz="0" w:space="0" w:color="auto"/>
        <w:left w:val="none" w:sz="0" w:space="0" w:color="auto"/>
        <w:bottom w:val="none" w:sz="0" w:space="0" w:color="auto"/>
        <w:right w:val="none" w:sz="0" w:space="0" w:color="auto"/>
      </w:divBdr>
    </w:div>
    <w:div w:id="1785344595">
      <w:marLeft w:val="480"/>
      <w:marRight w:val="0"/>
      <w:marTop w:val="0"/>
      <w:marBottom w:val="0"/>
      <w:divBdr>
        <w:top w:val="none" w:sz="0" w:space="0" w:color="auto"/>
        <w:left w:val="none" w:sz="0" w:space="0" w:color="auto"/>
        <w:bottom w:val="none" w:sz="0" w:space="0" w:color="auto"/>
        <w:right w:val="none" w:sz="0" w:space="0" w:color="auto"/>
      </w:divBdr>
    </w:div>
    <w:div w:id="1786994685">
      <w:marLeft w:val="480"/>
      <w:marRight w:val="0"/>
      <w:marTop w:val="0"/>
      <w:marBottom w:val="0"/>
      <w:divBdr>
        <w:top w:val="none" w:sz="0" w:space="0" w:color="auto"/>
        <w:left w:val="none" w:sz="0" w:space="0" w:color="auto"/>
        <w:bottom w:val="none" w:sz="0" w:space="0" w:color="auto"/>
        <w:right w:val="none" w:sz="0" w:space="0" w:color="auto"/>
      </w:divBdr>
    </w:div>
    <w:div w:id="1787381440">
      <w:marLeft w:val="480"/>
      <w:marRight w:val="0"/>
      <w:marTop w:val="0"/>
      <w:marBottom w:val="0"/>
      <w:divBdr>
        <w:top w:val="none" w:sz="0" w:space="0" w:color="auto"/>
        <w:left w:val="none" w:sz="0" w:space="0" w:color="auto"/>
        <w:bottom w:val="none" w:sz="0" w:space="0" w:color="auto"/>
        <w:right w:val="none" w:sz="0" w:space="0" w:color="auto"/>
      </w:divBdr>
    </w:div>
    <w:div w:id="1787576900">
      <w:marLeft w:val="480"/>
      <w:marRight w:val="0"/>
      <w:marTop w:val="0"/>
      <w:marBottom w:val="0"/>
      <w:divBdr>
        <w:top w:val="none" w:sz="0" w:space="0" w:color="auto"/>
        <w:left w:val="none" w:sz="0" w:space="0" w:color="auto"/>
        <w:bottom w:val="none" w:sz="0" w:space="0" w:color="auto"/>
        <w:right w:val="none" w:sz="0" w:space="0" w:color="auto"/>
      </w:divBdr>
    </w:div>
    <w:div w:id="1787697181">
      <w:marLeft w:val="480"/>
      <w:marRight w:val="0"/>
      <w:marTop w:val="0"/>
      <w:marBottom w:val="0"/>
      <w:divBdr>
        <w:top w:val="none" w:sz="0" w:space="0" w:color="auto"/>
        <w:left w:val="none" w:sz="0" w:space="0" w:color="auto"/>
        <w:bottom w:val="none" w:sz="0" w:space="0" w:color="auto"/>
        <w:right w:val="none" w:sz="0" w:space="0" w:color="auto"/>
      </w:divBdr>
    </w:div>
    <w:div w:id="1787961320">
      <w:marLeft w:val="480"/>
      <w:marRight w:val="0"/>
      <w:marTop w:val="0"/>
      <w:marBottom w:val="0"/>
      <w:divBdr>
        <w:top w:val="none" w:sz="0" w:space="0" w:color="auto"/>
        <w:left w:val="none" w:sz="0" w:space="0" w:color="auto"/>
        <w:bottom w:val="none" w:sz="0" w:space="0" w:color="auto"/>
        <w:right w:val="none" w:sz="0" w:space="0" w:color="auto"/>
      </w:divBdr>
    </w:div>
    <w:div w:id="1788429706">
      <w:marLeft w:val="480"/>
      <w:marRight w:val="0"/>
      <w:marTop w:val="0"/>
      <w:marBottom w:val="0"/>
      <w:divBdr>
        <w:top w:val="none" w:sz="0" w:space="0" w:color="auto"/>
        <w:left w:val="none" w:sz="0" w:space="0" w:color="auto"/>
        <w:bottom w:val="none" w:sz="0" w:space="0" w:color="auto"/>
        <w:right w:val="none" w:sz="0" w:space="0" w:color="auto"/>
      </w:divBdr>
    </w:div>
    <w:div w:id="1789004663">
      <w:marLeft w:val="480"/>
      <w:marRight w:val="0"/>
      <w:marTop w:val="0"/>
      <w:marBottom w:val="0"/>
      <w:divBdr>
        <w:top w:val="none" w:sz="0" w:space="0" w:color="auto"/>
        <w:left w:val="none" w:sz="0" w:space="0" w:color="auto"/>
        <w:bottom w:val="none" w:sz="0" w:space="0" w:color="auto"/>
        <w:right w:val="none" w:sz="0" w:space="0" w:color="auto"/>
      </w:divBdr>
    </w:div>
    <w:div w:id="1789007197">
      <w:marLeft w:val="480"/>
      <w:marRight w:val="0"/>
      <w:marTop w:val="0"/>
      <w:marBottom w:val="0"/>
      <w:divBdr>
        <w:top w:val="none" w:sz="0" w:space="0" w:color="auto"/>
        <w:left w:val="none" w:sz="0" w:space="0" w:color="auto"/>
        <w:bottom w:val="none" w:sz="0" w:space="0" w:color="auto"/>
        <w:right w:val="none" w:sz="0" w:space="0" w:color="auto"/>
      </w:divBdr>
    </w:div>
    <w:div w:id="1789011076">
      <w:marLeft w:val="480"/>
      <w:marRight w:val="0"/>
      <w:marTop w:val="0"/>
      <w:marBottom w:val="0"/>
      <w:divBdr>
        <w:top w:val="none" w:sz="0" w:space="0" w:color="auto"/>
        <w:left w:val="none" w:sz="0" w:space="0" w:color="auto"/>
        <w:bottom w:val="none" w:sz="0" w:space="0" w:color="auto"/>
        <w:right w:val="none" w:sz="0" w:space="0" w:color="auto"/>
      </w:divBdr>
    </w:div>
    <w:div w:id="1789078877">
      <w:marLeft w:val="480"/>
      <w:marRight w:val="0"/>
      <w:marTop w:val="0"/>
      <w:marBottom w:val="0"/>
      <w:divBdr>
        <w:top w:val="none" w:sz="0" w:space="0" w:color="auto"/>
        <w:left w:val="none" w:sz="0" w:space="0" w:color="auto"/>
        <w:bottom w:val="none" w:sz="0" w:space="0" w:color="auto"/>
        <w:right w:val="none" w:sz="0" w:space="0" w:color="auto"/>
      </w:divBdr>
    </w:div>
    <w:div w:id="1789615438">
      <w:marLeft w:val="480"/>
      <w:marRight w:val="0"/>
      <w:marTop w:val="0"/>
      <w:marBottom w:val="0"/>
      <w:divBdr>
        <w:top w:val="none" w:sz="0" w:space="0" w:color="auto"/>
        <w:left w:val="none" w:sz="0" w:space="0" w:color="auto"/>
        <w:bottom w:val="none" w:sz="0" w:space="0" w:color="auto"/>
        <w:right w:val="none" w:sz="0" w:space="0" w:color="auto"/>
      </w:divBdr>
    </w:div>
    <w:div w:id="1789741413">
      <w:marLeft w:val="480"/>
      <w:marRight w:val="0"/>
      <w:marTop w:val="0"/>
      <w:marBottom w:val="0"/>
      <w:divBdr>
        <w:top w:val="none" w:sz="0" w:space="0" w:color="auto"/>
        <w:left w:val="none" w:sz="0" w:space="0" w:color="auto"/>
        <w:bottom w:val="none" w:sz="0" w:space="0" w:color="auto"/>
        <w:right w:val="none" w:sz="0" w:space="0" w:color="auto"/>
      </w:divBdr>
    </w:div>
    <w:div w:id="1790465957">
      <w:marLeft w:val="480"/>
      <w:marRight w:val="0"/>
      <w:marTop w:val="0"/>
      <w:marBottom w:val="0"/>
      <w:divBdr>
        <w:top w:val="none" w:sz="0" w:space="0" w:color="auto"/>
        <w:left w:val="none" w:sz="0" w:space="0" w:color="auto"/>
        <w:bottom w:val="none" w:sz="0" w:space="0" w:color="auto"/>
        <w:right w:val="none" w:sz="0" w:space="0" w:color="auto"/>
      </w:divBdr>
    </w:div>
    <w:div w:id="1790934556">
      <w:marLeft w:val="480"/>
      <w:marRight w:val="0"/>
      <w:marTop w:val="0"/>
      <w:marBottom w:val="0"/>
      <w:divBdr>
        <w:top w:val="none" w:sz="0" w:space="0" w:color="auto"/>
        <w:left w:val="none" w:sz="0" w:space="0" w:color="auto"/>
        <w:bottom w:val="none" w:sz="0" w:space="0" w:color="auto"/>
        <w:right w:val="none" w:sz="0" w:space="0" w:color="auto"/>
      </w:divBdr>
    </w:div>
    <w:div w:id="1791171351">
      <w:marLeft w:val="480"/>
      <w:marRight w:val="0"/>
      <w:marTop w:val="0"/>
      <w:marBottom w:val="0"/>
      <w:divBdr>
        <w:top w:val="none" w:sz="0" w:space="0" w:color="auto"/>
        <w:left w:val="none" w:sz="0" w:space="0" w:color="auto"/>
        <w:bottom w:val="none" w:sz="0" w:space="0" w:color="auto"/>
        <w:right w:val="none" w:sz="0" w:space="0" w:color="auto"/>
      </w:divBdr>
    </w:div>
    <w:div w:id="1791705247">
      <w:marLeft w:val="480"/>
      <w:marRight w:val="0"/>
      <w:marTop w:val="0"/>
      <w:marBottom w:val="0"/>
      <w:divBdr>
        <w:top w:val="none" w:sz="0" w:space="0" w:color="auto"/>
        <w:left w:val="none" w:sz="0" w:space="0" w:color="auto"/>
        <w:bottom w:val="none" w:sz="0" w:space="0" w:color="auto"/>
        <w:right w:val="none" w:sz="0" w:space="0" w:color="auto"/>
      </w:divBdr>
    </w:div>
    <w:div w:id="1791774736">
      <w:marLeft w:val="480"/>
      <w:marRight w:val="0"/>
      <w:marTop w:val="0"/>
      <w:marBottom w:val="0"/>
      <w:divBdr>
        <w:top w:val="none" w:sz="0" w:space="0" w:color="auto"/>
        <w:left w:val="none" w:sz="0" w:space="0" w:color="auto"/>
        <w:bottom w:val="none" w:sz="0" w:space="0" w:color="auto"/>
        <w:right w:val="none" w:sz="0" w:space="0" w:color="auto"/>
      </w:divBdr>
    </w:div>
    <w:div w:id="1791820960">
      <w:marLeft w:val="480"/>
      <w:marRight w:val="0"/>
      <w:marTop w:val="0"/>
      <w:marBottom w:val="0"/>
      <w:divBdr>
        <w:top w:val="none" w:sz="0" w:space="0" w:color="auto"/>
        <w:left w:val="none" w:sz="0" w:space="0" w:color="auto"/>
        <w:bottom w:val="none" w:sz="0" w:space="0" w:color="auto"/>
        <w:right w:val="none" w:sz="0" w:space="0" w:color="auto"/>
      </w:divBdr>
    </w:div>
    <w:div w:id="1791895720">
      <w:marLeft w:val="480"/>
      <w:marRight w:val="0"/>
      <w:marTop w:val="0"/>
      <w:marBottom w:val="0"/>
      <w:divBdr>
        <w:top w:val="none" w:sz="0" w:space="0" w:color="auto"/>
        <w:left w:val="none" w:sz="0" w:space="0" w:color="auto"/>
        <w:bottom w:val="none" w:sz="0" w:space="0" w:color="auto"/>
        <w:right w:val="none" w:sz="0" w:space="0" w:color="auto"/>
      </w:divBdr>
    </w:div>
    <w:div w:id="1792086627">
      <w:marLeft w:val="480"/>
      <w:marRight w:val="0"/>
      <w:marTop w:val="0"/>
      <w:marBottom w:val="0"/>
      <w:divBdr>
        <w:top w:val="none" w:sz="0" w:space="0" w:color="auto"/>
        <w:left w:val="none" w:sz="0" w:space="0" w:color="auto"/>
        <w:bottom w:val="none" w:sz="0" w:space="0" w:color="auto"/>
        <w:right w:val="none" w:sz="0" w:space="0" w:color="auto"/>
      </w:divBdr>
    </w:div>
    <w:div w:id="1792674360">
      <w:marLeft w:val="480"/>
      <w:marRight w:val="0"/>
      <w:marTop w:val="0"/>
      <w:marBottom w:val="0"/>
      <w:divBdr>
        <w:top w:val="none" w:sz="0" w:space="0" w:color="auto"/>
        <w:left w:val="none" w:sz="0" w:space="0" w:color="auto"/>
        <w:bottom w:val="none" w:sz="0" w:space="0" w:color="auto"/>
        <w:right w:val="none" w:sz="0" w:space="0" w:color="auto"/>
      </w:divBdr>
    </w:div>
    <w:div w:id="1792699940">
      <w:marLeft w:val="480"/>
      <w:marRight w:val="0"/>
      <w:marTop w:val="0"/>
      <w:marBottom w:val="0"/>
      <w:divBdr>
        <w:top w:val="none" w:sz="0" w:space="0" w:color="auto"/>
        <w:left w:val="none" w:sz="0" w:space="0" w:color="auto"/>
        <w:bottom w:val="none" w:sz="0" w:space="0" w:color="auto"/>
        <w:right w:val="none" w:sz="0" w:space="0" w:color="auto"/>
      </w:divBdr>
    </w:div>
    <w:div w:id="1792704162">
      <w:marLeft w:val="480"/>
      <w:marRight w:val="0"/>
      <w:marTop w:val="0"/>
      <w:marBottom w:val="0"/>
      <w:divBdr>
        <w:top w:val="none" w:sz="0" w:space="0" w:color="auto"/>
        <w:left w:val="none" w:sz="0" w:space="0" w:color="auto"/>
        <w:bottom w:val="none" w:sz="0" w:space="0" w:color="auto"/>
        <w:right w:val="none" w:sz="0" w:space="0" w:color="auto"/>
      </w:divBdr>
    </w:div>
    <w:div w:id="1793133005">
      <w:marLeft w:val="480"/>
      <w:marRight w:val="0"/>
      <w:marTop w:val="0"/>
      <w:marBottom w:val="0"/>
      <w:divBdr>
        <w:top w:val="none" w:sz="0" w:space="0" w:color="auto"/>
        <w:left w:val="none" w:sz="0" w:space="0" w:color="auto"/>
        <w:bottom w:val="none" w:sz="0" w:space="0" w:color="auto"/>
        <w:right w:val="none" w:sz="0" w:space="0" w:color="auto"/>
      </w:divBdr>
    </w:div>
    <w:div w:id="1793328503">
      <w:marLeft w:val="480"/>
      <w:marRight w:val="0"/>
      <w:marTop w:val="0"/>
      <w:marBottom w:val="0"/>
      <w:divBdr>
        <w:top w:val="none" w:sz="0" w:space="0" w:color="auto"/>
        <w:left w:val="none" w:sz="0" w:space="0" w:color="auto"/>
        <w:bottom w:val="none" w:sz="0" w:space="0" w:color="auto"/>
        <w:right w:val="none" w:sz="0" w:space="0" w:color="auto"/>
      </w:divBdr>
    </w:div>
    <w:div w:id="1794442882">
      <w:marLeft w:val="480"/>
      <w:marRight w:val="0"/>
      <w:marTop w:val="0"/>
      <w:marBottom w:val="0"/>
      <w:divBdr>
        <w:top w:val="none" w:sz="0" w:space="0" w:color="auto"/>
        <w:left w:val="none" w:sz="0" w:space="0" w:color="auto"/>
        <w:bottom w:val="none" w:sz="0" w:space="0" w:color="auto"/>
        <w:right w:val="none" w:sz="0" w:space="0" w:color="auto"/>
      </w:divBdr>
    </w:div>
    <w:div w:id="1794444673">
      <w:marLeft w:val="480"/>
      <w:marRight w:val="0"/>
      <w:marTop w:val="0"/>
      <w:marBottom w:val="0"/>
      <w:divBdr>
        <w:top w:val="none" w:sz="0" w:space="0" w:color="auto"/>
        <w:left w:val="none" w:sz="0" w:space="0" w:color="auto"/>
        <w:bottom w:val="none" w:sz="0" w:space="0" w:color="auto"/>
        <w:right w:val="none" w:sz="0" w:space="0" w:color="auto"/>
      </w:divBdr>
    </w:div>
    <w:div w:id="1794593700">
      <w:marLeft w:val="480"/>
      <w:marRight w:val="0"/>
      <w:marTop w:val="0"/>
      <w:marBottom w:val="0"/>
      <w:divBdr>
        <w:top w:val="none" w:sz="0" w:space="0" w:color="auto"/>
        <w:left w:val="none" w:sz="0" w:space="0" w:color="auto"/>
        <w:bottom w:val="none" w:sz="0" w:space="0" w:color="auto"/>
        <w:right w:val="none" w:sz="0" w:space="0" w:color="auto"/>
      </w:divBdr>
    </w:div>
    <w:div w:id="1795633299">
      <w:marLeft w:val="480"/>
      <w:marRight w:val="0"/>
      <w:marTop w:val="0"/>
      <w:marBottom w:val="0"/>
      <w:divBdr>
        <w:top w:val="none" w:sz="0" w:space="0" w:color="auto"/>
        <w:left w:val="none" w:sz="0" w:space="0" w:color="auto"/>
        <w:bottom w:val="none" w:sz="0" w:space="0" w:color="auto"/>
        <w:right w:val="none" w:sz="0" w:space="0" w:color="auto"/>
      </w:divBdr>
    </w:div>
    <w:div w:id="1795633838">
      <w:marLeft w:val="480"/>
      <w:marRight w:val="0"/>
      <w:marTop w:val="0"/>
      <w:marBottom w:val="0"/>
      <w:divBdr>
        <w:top w:val="none" w:sz="0" w:space="0" w:color="auto"/>
        <w:left w:val="none" w:sz="0" w:space="0" w:color="auto"/>
        <w:bottom w:val="none" w:sz="0" w:space="0" w:color="auto"/>
        <w:right w:val="none" w:sz="0" w:space="0" w:color="auto"/>
      </w:divBdr>
      <w:divsChild>
        <w:div w:id="52654696">
          <w:marLeft w:val="480"/>
          <w:marRight w:val="0"/>
          <w:marTop w:val="0"/>
          <w:marBottom w:val="0"/>
          <w:divBdr>
            <w:top w:val="none" w:sz="0" w:space="0" w:color="auto"/>
            <w:left w:val="none" w:sz="0" w:space="0" w:color="auto"/>
            <w:bottom w:val="none" w:sz="0" w:space="0" w:color="auto"/>
            <w:right w:val="none" w:sz="0" w:space="0" w:color="auto"/>
          </w:divBdr>
        </w:div>
        <w:div w:id="211623068">
          <w:marLeft w:val="480"/>
          <w:marRight w:val="0"/>
          <w:marTop w:val="0"/>
          <w:marBottom w:val="0"/>
          <w:divBdr>
            <w:top w:val="none" w:sz="0" w:space="0" w:color="auto"/>
            <w:left w:val="none" w:sz="0" w:space="0" w:color="auto"/>
            <w:bottom w:val="none" w:sz="0" w:space="0" w:color="auto"/>
            <w:right w:val="none" w:sz="0" w:space="0" w:color="auto"/>
          </w:divBdr>
        </w:div>
        <w:div w:id="259335865">
          <w:marLeft w:val="480"/>
          <w:marRight w:val="0"/>
          <w:marTop w:val="0"/>
          <w:marBottom w:val="0"/>
          <w:divBdr>
            <w:top w:val="none" w:sz="0" w:space="0" w:color="auto"/>
            <w:left w:val="none" w:sz="0" w:space="0" w:color="auto"/>
            <w:bottom w:val="none" w:sz="0" w:space="0" w:color="auto"/>
            <w:right w:val="none" w:sz="0" w:space="0" w:color="auto"/>
          </w:divBdr>
        </w:div>
        <w:div w:id="268708631">
          <w:marLeft w:val="480"/>
          <w:marRight w:val="0"/>
          <w:marTop w:val="0"/>
          <w:marBottom w:val="0"/>
          <w:divBdr>
            <w:top w:val="none" w:sz="0" w:space="0" w:color="auto"/>
            <w:left w:val="none" w:sz="0" w:space="0" w:color="auto"/>
            <w:bottom w:val="none" w:sz="0" w:space="0" w:color="auto"/>
            <w:right w:val="none" w:sz="0" w:space="0" w:color="auto"/>
          </w:divBdr>
        </w:div>
        <w:div w:id="336007430">
          <w:marLeft w:val="480"/>
          <w:marRight w:val="0"/>
          <w:marTop w:val="0"/>
          <w:marBottom w:val="0"/>
          <w:divBdr>
            <w:top w:val="none" w:sz="0" w:space="0" w:color="auto"/>
            <w:left w:val="none" w:sz="0" w:space="0" w:color="auto"/>
            <w:bottom w:val="none" w:sz="0" w:space="0" w:color="auto"/>
            <w:right w:val="none" w:sz="0" w:space="0" w:color="auto"/>
          </w:divBdr>
        </w:div>
        <w:div w:id="336542132">
          <w:marLeft w:val="480"/>
          <w:marRight w:val="0"/>
          <w:marTop w:val="0"/>
          <w:marBottom w:val="0"/>
          <w:divBdr>
            <w:top w:val="none" w:sz="0" w:space="0" w:color="auto"/>
            <w:left w:val="none" w:sz="0" w:space="0" w:color="auto"/>
            <w:bottom w:val="none" w:sz="0" w:space="0" w:color="auto"/>
            <w:right w:val="none" w:sz="0" w:space="0" w:color="auto"/>
          </w:divBdr>
        </w:div>
        <w:div w:id="684481543">
          <w:marLeft w:val="480"/>
          <w:marRight w:val="0"/>
          <w:marTop w:val="0"/>
          <w:marBottom w:val="0"/>
          <w:divBdr>
            <w:top w:val="none" w:sz="0" w:space="0" w:color="auto"/>
            <w:left w:val="none" w:sz="0" w:space="0" w:color="auto"/>
            <w:bottom w:val="none" w:sz="0" w:space="0" w:color="auto"/>
            <w:right w:val="none" w:sz="0" w:space="0" w:color="auto"/>
          </w:divBdr>
        </w:div>
        <w:div w:id="690424215">
          <w:marLeft w:val="480"/>
          <w:marRight w:val="0"/>
          <w:marTop w:val="0"/>
          <w:marBottom w:val="0"/>
          <w:divBdr>
            <w:top w:val="none" w:sz="0" w:space="0" w:color="auto"/>
            <w:left w:val="none" w:sz="0" w:space="0" w:color="auto"/>
            <w:bottom w:val="none" w:sz="0" w:space="0" w:color="auto"/>
            <w:right w:val="none" w:sz="0" w:space="0" w:color="auto"/>
          </w:divBdr>
        </w:div>
        <w:div w:id="706369837">
          <w:marLeft w:val="480"/>
          <w:marRight w:val="0"/>
          <w:marTop w:val="0"/>
          <w:marBottom w:val="0"/>
          <w:divBdr>
            <w:top w:val="none" w:sz="0" w:space="0" w:color="auto"/>
            <w:left w:val="none" w:sz="0" w:space="0" w:color="auto"/>
            <w:bottom w:val="none" w:sz="0" w:space="0" w:color="auto"/>
            <w:right w:val="none" w:sz="0" w:space="0" w:color="auto"/>
          </w:divBdr>
        </w:div>
        <w:div w:id="1180121549">
          <w:marLeft w:val="480"/>
          <w:marRight w:val="0"/>
          <w:marTop w:val="0"/>
          <w:marBottom w:val="0"/>
          <w:divBdr>
            <w:top w:val="none" w:sz="0" w:space="0" w:color="auto"/>
            <w:left w:val="none" w:sz="0" w:space="0" w:color="auto"/>
            <w:bottom w:val="none" w:sz="0" w:space="0" w:color="auto"/>
            <w:right w:val="none" w:sz="0" w:space="0" w:color="auto"/>
          </w:divBdr>
        </w:div>
        <w:div w:id="1223056733">
          <w:marLeft w:val="480"/>
          <w:marRight w:val="0"/>
          <w:marTop w:val="0"/>
          <w:marBottom w:val="0"/>
          <w:divBdr>
            <w:top w:val="none" w:sz="0" w:space="0" w:color="auto"/>
            <w:left w:val="none" w:sz="0" w:space="0" w:color="auto"/>
            <w:bottom w:val="none" w:sz="0" w:space="0" w:color="auto"/>
            <w:right w:val="none" w:sz="0" w:space="0" w:color="auto"/>
          </w:divBdr>
        </w:div>
        <w:div w:id="1442460149">
          <w:marLeft w:val="480"/>
          <w:marRight w:val="0"/>
          <w:marTop w:val="0"/>
          <w:marBottom w:val="0"/>
          <w:divBdr>
            <w:top w:val="none" w:sz="0" w:space="0" w:color="auto"/>
            <w:left w:val="none" w:sz="0" w:space="0" w:color="auto"/>
            <w:bottom w:val="none" w:sz="0" w:space="0" w:color="auto"/>
            <w:right w:val="none" w:sz="0" w:space="0" w:color="auto"/>
          </w:divBdr>
        </w:div>
        <w:div w:id="1485973320">
          <w:marLeft w:val="480"/>
          <w:marRight w:val="0"/>
          <w:marTop w:val="0"/>
          <w:marBottom w:val="0"/>
          <w:divBdr>
            <w:top w:val="none" w:sz="0" w:space="0" w:color="auto"/>
            <w:left w:val="none" w:sz="0" w:space="0" w:color="auto"/>
            <w:bottom w:val="none" w:sz="0" w:space="0" w:color="auto"/>
            <w:right w:val="none" w:sz="0" w:space="0" w:color="auto"/>
          </w:divBdr>
        </w:div>
        <w:div w:id="1777359148">
          <w:marLeft w:val="480"/>
          <w:marRight w:val="0"/>
          <w:marTop w:val="0"/>
          <w:marBottom w:val="0"/>
          <w:divBdr>
            <w:top w:val="none" w:sz="0" w:space="0" w:color="auto"/>
            <w:left w:val="none" w:sz="0" w:space="0" w:color="auto"/>
            <w:bottom w:val="none" w:sz="0" w:space="0" w:color="auto"/>
            <w:right w:val="none" w:sz="0" w:space="0" w:color="auto"/>
          </w:divBdr>
        </w:div>
        <w:div w:id="1824076702">
          <w:marLeft w:val="480"/>
          <w:marRight w:val="0"/>
          <w:marTop w:val="0"/>
          <w:marBottom w:val="0"/>
          <w:divBdr>
            <w:top w:val="none" w:sz="0" w:space="0" w:color="auto"/>
            <w:left w:val="none" w:sz="0" w:space="0" w:color="auto"/>
            <w:bottom w:val="none" w:sz="0" w:space="0" w:color="auto"/>
            <w:right w:val="none" w:sz="0" w:space="0" w:color="auto"/>
          </w:divBdr>
        </w:div>
        <w:div w:id="1824395971">
          <w:marLeft w:val="480"/>
          <w:marRight w:val="0"/>
          <w:marTop w:val="0"/>
          <w:marBottom w:val="0"/>
          <w:divBdr>
            <w:top w:val="none" w:sz="0" w:space="0" w:color="auto"/>
            <w:left w:val="none" w:sz="0" w:space="0" w:color="auto"/>
            <w:bottom w:val="none" w:sz="0" w:space="0" w:color="auto"/>
            <w:right w:val="none" w:sz="0" w:space="0" w:color="auto"/>
          </w:divBdr>
        </w:div>
        <w:div w:id="1973944712">
          <w:marLeft w:val="480"/>
          <w:marRight w:val="0"/>
          <w:marTop w:val="0"/>
          <w:marBottom w:val="0"/>
          <w:divBdr>
            <w:top w:val="none" w:sz="0" w:space="0" w:color="auto"/>
            <w:left w:val="none" w:sz="0" w:space="0" w:color="auto"/>
            <w:bottom w:val="none" w:sz="0" w:space="0" w:color="auto"/>
            <w:right w:val="none" w:sz="0" w:space="0" w:color="auto"/>
          </w:divBdr>
        </w:div>
        <w:div w:id="2128768597">
          <w:marLeft w:val="480"/>
          <w:marRight w:val="0"/>
          <w:marTop w:val="0"/>
          <w:marBottom w:val="0"/>
          <w:divBdr>
            <w:top w:val="none" w:sz="0" w:space="0" w:color="auto"/>
            <w:left w:val="none" w:sz="0" w:space="0" w:color="auto"/>
            <w:bottom w:val="none" w:sz="0" w:space="0" w:color="auto"/>
            <w:right w:val="none" w:sz="0" w:space="0" w:color="auto"/>
          </w:divBdr>
        </w:div>
      </w:divsChild>
    </w:div>
    <w:div w:id="1796176050">
      <w:marLeft w:val="480"/>
      <w:marRight w:val="0"/>
      <w:marTop w:val="0"/>
      <w:marBottom w:val="0"/>
      <w:divBdr>
        <w:top w:val="none" w:sz="0" w:space="0" w:color="auto"/>
        <w:left w:val="none" w:sz="0" w:space="0" w:color="auto"/>
        <w:bottom w:val="none" w:sz="0" w:space="0" w:color="auto"/>
        <w:right w:val="none" w:sz="0" w:space="0" w:color="auto"/>
      </w:divBdr>
    </w:div>
    <w:div w:id="1796410113">
      <w:marLeft w:val="480"/>
      <w:marRight w:val="0"/>
      <w:marTop w:val="0"/>
      <w:marBottom w:val="0"/>
      <w:divBdr>
        <w:top w:val="none" w:sz="0" w:space="0" w:color="auto"/>
        <w:left w:val="none" w:sz="0" w:space="0" w:color="auto"/>
        <w:bottom w:val="none" w:sz="0" w:space="0" w:color="auto"/>
        <w:right w:val="none" w:sz="0" w:space="0" w:color="auto"/>
      </w:divBdr>
    </w:div>
    <w:div w:id="1796950149">
      <w:marLeft w:val="480"/>
      <w:marRight w:val="0"/>
      <w:marTop w:val="0"/>
      <w:marBottom w:val="0"/>
      <w:divBdr>
        <w:top w:val="none" w:sz="0" w:space="0" w:color="auto"/>
        <w:left w:val="none" w:sz="0" w:space="0" w:color="auto"/>
        <w:bottom w:val="none" w:sz="0" w:space="0" w:color="auto"/>
        <w:right w:val="none" w:sz="0" w:space="0" w:color="auto"/>
      </w:divBdr>
    </w:div>
    <w:div w:id="1797480848">
      <w:marLeft w:val="480"/>
      <w:marRight w:val="0"/>
      <w:marTop w:val="0"/>
      <w:marBottom w:val="0"/>
      <w:divBdr>
        <w:top w:val="none" w:sz="0" w:space="0" w:color="auto"/>
        <w:left w:val="none" w:sz="0" w:space="0" w:color="auto"/>
        <w:bottom w:val="none" w:sz="0" w:space="0" w:color="auto"/>
        <w:right w:val="none" w:sz="0" w:space="0" w:color="auto"/>
      </w:divBdr>
    </w:div>
    <w:div w:id="1797521915">
      <w:marLeft w:val="480"/>
      <w:marRight w:val="0"/>
      <w:marTop w:val="0"/>
      <w:marBottom w:val="0"/>
      <w:divBdr>
        <w:top w:val="none" w:sz="0" w:space="0" w:color="auto"/>
        <w:left w:val="none" w:sz="0" w:space="0" w:color="auto"/>
        <w:bottom w:val="none" w:sz="0" w:space="0" w:color="auto"/>
        <w:right w:val="none" w:sz="0" w:space="0" w:color="auto"/>
      </w:divBdr>
    </w:div>
    <w:div w:id="1797672095">
      <w:marLeft w:val="480"/>
      <w:marRight w:val="0"/>
      <w:marTop w:val="0"/>
      <w:marBottom w:val="0"/>
      <w:divBdr>
        <w:top w:val="none" w:sz="0" w:space="0" w:color="auto"/>
        <w:left w:val="none" w:sz="0" w:space="0" w:color="auto"/>
        <w:bottom w:val="none" w:sz="0" w:space="0" w:color="auto"/>
        <w:right w:val="none" w:sz="0" w:space="0" w:color="auto"/>
      </w:divBdr>
    </w:div>
    <w:div w:id="1797873398">
      <w:marLeft w:val="480"/>
      <w:marRight w:val="0"/>
      <w:marTop w:val="0"/>
      <w:marBottom w:val="0"/>
      <w:divBdr>
        <w:top w:val="none" w:sz="0" w:space="0" w:color="auto"/>
        <w:left w:val="none" w:sz="0" w:space="0" w:color="auto"/>
        <w:bottom w:val="none" w:sz="0" w:space="0" w:color="auto"/>
        <w:right w:val="none" w:sz="0" w:space="0" w:color="auto"/>
      </w:divBdr>
    </w:div>
    <w:div w:id="1798059604">
      <w:marLeft w:val="480"/>
      <w:marRight w:val="0"/>
      <w:marTop w:val="0"/>
      <w:marBottom w:val="0"/>
      <w:divBdr>
        <w:top w:val="none" w:sz="0" w:space="0" w:color="auto"/>
        <w:left w:val="none" w:sz="0" w:space="0" w:color="auto"/>
        <w:bottom w:val="none" w:sz="0" w:space="0" w:color="auto"/>
        <w:right w:val="none" w:sz="0" w:space="0" w:color="auto"/>
      </w:divBdr>
    </w:div>
    <w:div w:id="1798253231">
      <w:marLeft w:val="480"/>
      <w:marRight w:val="0"/>
      <w:marTop w:val="0"/>
      <w:marBottom w:val="0"/>
      <w:divBdr>
        <w:top w:val="none" w:sz="0" w:space="0" w:color="auto"/>
        <w:left w:val="none" w:sz="0" w:space="0" w:color="auto"/>
        <w:bottom w:val="none" w:sz="0" w:space="0" w:color="auto"/>
        <w:right w:val="none" w:sz="0" w:space="0" w:color="auto"/>
      </w:divBdr>
    </w:div>
    <w:div w:id="1798789693">
      <w:marLeft w:val="480"/>
      <w:marRight w:val="0"/>
      <w:marTop w:val="0"/>
      <w:marBottom w:val="0"/>
      <w:divBdr>
        <w:top w:val="none" w:sz="0" w:space="0" w:color="auto"/>
        <w:left w:val="none" w:sz="0" w:space="0" w:color="auto"/>
        <w:bottom w:val="none" w:sz="0" w:space="0" w:color="auto"/>
        <w:right w:val="none" w:sz="0" w:space="0" w:color="auto"/>
      </w:divBdr>
    </w:div>
    <w:div w:id="1798910461">
      <w:marLeft w:val="480"/>
      <w:marRight w:val="0"/>
      <w:marTop w:val="0"/>
      <w:marBottom w:val="0"/>
      <w:divBdr>
        <w:top w:val="none" w:sz="0" w:space="0" w:color="auto"/>
        <w:left w:val="none" w:sz="0" w:space="0" w:color="auto"/>
        <w:bottom w:val="none" w:sz="0" w:space="0" w:color="auto"/>
        <w:right w:val="none" w:sz="0" w:space="0" w:color="auto"/>
      </w:divBdr>
    </w:div>
    <w:div w:id="1799300290">
      <w:marLeft w:val="480"/>
      <w:marRight w:val="0"/>
      <w:marTop w:val="0"/>
      <w:marBottom w:val="0"/>
      <w:divBdr>
        <w:top w:val="none" w:sz="0" w:space="0" w:color="auto"/>
        <w:left w:val="none" w:sz="0" w:space="0" w:color="auto"/>
        <w:bottom w:val="none" w:sz="0" w:space="0" w:color="auto"/>
        <w:right w:val="none" w:sz="0" w:space="0" w:color="auto"/>
      </w:divBdr>
    </w:div>
    <w:div w:id="1800109426">
      <w:marLeft w:val="480"/>
      <w:marRight w:val="0"/>
      <w:marTop w:val="0"/>
      <w:marBottom w:val="0"/>
      <w:divBdr>
        <w:top w:val="none" w:sz="0" w:space="0" w:color="auto"/>
        <w:left w:val="none" w:sz="0" w:space="0" w:color="auto"/>
        <w:bottom w:val="none" w:sz="0" w:space="0" w:color="auto"/>
        <w:right w:val="none" w:sz="0" w:space="0" w:color="auto"/>
      </w:divBdr>
    </w:div>
    <w:div w:id="1800151658">
      <w:marLeft w:val="480"/>
      <w:marRight w:val="0"/>
      <w:marTop w:val="0"/>
      <w:marBottom w:val="0"/>
      <w:divBdr>
        <w:top w:val="none" w:sz="0" w:space="0" w:color="auto"/>
        <w:left w:val="none" w:sz="0" w:space="0" w:color="auto"/>
        <w:bottom w:val="none" w:sz="0" w:space="0" w:color="auto"/>
        <w:right w:val="none" w:sz="0" w:space="0" w:color="auto"/>
      </w:divBdr>
    </w:div>
    <w:div w:id="1800410957">
      <w:marLeft w:val="480"/>
      <w:marRight w:val="0"/>
      <w:marTop w:val="0"/>
      <w:marBottom w:val="0"/>
      <w:divBdr>
        <w:top w:val="none" w:sz="0" w:space="0" w:color="auto"/>
        <w:left w:val="none" w:sz="0" w:space="0" w:color="auto"/>
        <w:bottom w:val="none" w:sz="0" w:space="0" w:color="auto"/>
        <w:right w:val="none" w:sz="0" w:space="0" w:color="auto"/>
      </w:divBdr>
    </w:div>
    <w:div w:id="1800491393">
      <w:marLeft w:val="480"/>
      <w:marRight w:val="0"/>
      <w:marTop w:val="0"/>
      <w:marBottom w:val="0"/>
      <w:divBdr>
        <w:top w:val="none" w:sz="0" w:space="0" w:color="auto"/>
        <w:left w:val="none" w:sz="0" w:space="0" w:color="auto"/>
        <w:bottom w:val="none" w:sz="0" w:space="0" w:color="auto"/>
        <w:right w:val="none" w:sz="0" w:space="0" w:color="auto"/>
      </w:divBdr>
    </w:div>
    <w:div w:id="1801262491">
      <w:marLeft w:val="480"/>
      <w:marRight w:val="0"/>
      <w:marTop w:val="0"/>
      <w:marBottom w:val="0"/>
      <w:divBdr>
        <w:top w:val="none" w:sz="0" w:space="0" w:color="auto"/>
        <w:left w:val="none" w:sz="0" w:space="0" w:color="auto"/>
        <w:bottom w:val="none" w:sz="0" w:space="0" w:color="auto"/>
        <w:right w:val="none" w:sz="0" w:space="0" w:color="auto"/>
      </w:divBdr>
    </w:div>
    <w:div w:id="1801453667">
      <w:marLeft w:val="480"/>
      <w:marRight w:val="0"/>
      <w:marTop w:val="0"/>
      <w:marBottom w:val="0"/>
      <w:divBdr>
        <w:top w:val="none" w:sz="0" w:space="0" w:color="auto"/>
        <w:left w:val="none" w:sz="0" w:space="0" w:color="auto"/>
        <w:bottom w:val="none" w:sz="0" w:space="0" w:color="auto"/>
        <w:right w:val="none" w:sz="0" w:space="0" w:color="auto"/>
      </w:divBdr>
    </w:div>
    <w:div w:id="1802070286">
      <w:marLeft w:val="480"/>
      <w:marRight w:val="0"/>
      <w:marTop w:val="0"/>
      <w:marBottom w:val="0"/>
      <w:divBdr>
        <w:top w:val="none" w:sz="0" w:space="0" w:color="auto"/>
        <w:left w:val="none" w:sz="0" w:space="0" w:color="auto"/>
        <w:bottom w:val="none" w:sz="0" w:space="0" w:color="auto"/>
        <w:right w:val="none" w:sz="0" w:space="0" w:color="auto"/>
      </w:divBdr>
    </w:div>
    <w:div w:id="1802533499">
      <w:marLeft w:val="480"/>
      <w:marRight w:val="0"/>
      <w:marTop w:val="0"/>
      <w:marBottom w:val="0"/>
      <w:divBdr>
        <w:top w:val="none" w:sz="0" w:space="0" w:color="auto"/>
        <w:left w:val="none" w:sz="0" w:space="0" w:color="auto"/>
        <w:bottom w:val="none" w:sz="0" w:space="0" w:color="auto"/>
        <w:right w:val="none" w:sz="0" w:space="0" w:color="auto"/>
      </w:divBdr>
    </w:div>
    <w:div w:id="1802534327">
      <w:marLeft w:val="480"/>
      <w:marRight w:val="0"/>
      <w:marTop w:val="0"/>
      <w:marBottom w:val="0"/>
      <w:divBdr>
        <w:top w:val="none" w:sz="0" w:space="0" w:color="auto"/>
        <w:left w:val="none" w:sz="0" w:space="0" w:color="auto"/>
        <w:bottom w:val="none" w:sz="0" w:space="0" w:color="auto"/>
        <w:right w:val="none" w:sz="0" w:space="0" w:color="auto"/>
      </w:divBdr>
    </w:div>
    <w:div w:id="1803233362">
      <w:marLeft w:val="480"/>
      <w:marRight w:val="0"/>
      <w:marTop w:val="0"/>
      <w:marBottom w:val="0"/>
      <w:divBdr>
        <w:top w:val="none" w:sz="0" w:space="0" w:color="auto"/>
        <w:left w:val="none" w:sz="0" w:space="0" w:color="auto"/>
        <w:bottom w:val="none" w:sz="0" w:space="0" w:color="auto"/>
        <w:right w:val="none" w:sz="0" w:space="0" w:color="auto"/>
      </w:divBdr>
    </w:div>
    <w:div w:id="1803648225">
      <w:marLeft w:val="480"/>
      <w:marRight w:val="0"/>
      <w:marTop w:val="0"/>
      <w:marBottom w:val="0"/>
      <w:divBdr>
        <w:top w:val="none" w:sz="0" w:space="0" w:color="auto"/>
        <w:left w:val="none" w:sz="0" w:space="0" w:color="auto"/>
        <w:bottom w:val="none" w:sz="0" w:space="0" w:color="auto"/>
        <w:right w:val="none" w:sz="0" w:space="0" w:color="auto"/>
      </w:divBdr>
    </w:div>
    <w:div w:id="1804082287">
      <w:marLeft w:val="480"/>
      <w:marRight w:val="0"/>
      <w:marTop w:val="0"/>
      <w:marBottom w:val="0"/>
      <w:divBdr>
        <w:top w:val="none" w:sz="0" w:space="0" w:color="auto"/>
        <w:left w:val="none" w:sz="0" w:space="0" w:color="auto"/>
        <w:bottom w:val="none" w:sz="0" w:space="0" w:color="auto"/>
        <w:right w:val="none" w:sz="0" w:space="0" w:color="auto"/>
      </w:divBdr>
    </w:div>
    <w:div w:id="1804151700">
      <w:marLeft w:val="480"/>
      <w:marRight w:val="0"/>
      <w:marTop w:val="0"/>
      <w:marBottom w:val="0"/>
      <w:divBdr>
        <w:top w:val="none" w:sz="0" w:space="0" w:color="auto"/>
        <w:left w:val="none" w:sz="0" w:space="0" w:color="auto"/>
        <w:bottom w:val="none" w:sz="0" w:space="0" w:color="auto"/>
        <w:right w:val="none" w:sz="0" w:space="0" w:color="auto"/>
      </w:divBdr>
    </w:div>
    <w:div w:id="1804302851">
      <w:marLeft w:val="480"/>
      <w:marRight w:val="0"/>
      <w:marTop w:val="0"/>
      <w:marBottom w:val="0"/>
      <w:divBdr>
        <w:top w:val="none" w:sz="0" w:space="0" w:color="auto"/>
        <w:left w:val="none" w:sz="0" w:space="0" w:color="auto"/>
        <w:bottom w:val="none" w:sz="0" w:space="0" w:color="auto"/>
        <w:right w:val="none" w:sz="0" w:space="0" w:color="auto"/>
      </w:divBdr>
    </w:div>
    <w:div w:id="1804617203">
      <w:marLeft w:val="480"/>
      <w:marRight w:val="0"/>
      <w:marTop w:val="0"/>
      <w:marBottom w:val="0"/>
      <w:divBdr>
        <w:top w:val="none" w:sz="0" w:space="0" w:color="auto"/>
        <w:left w:val="none" w:sz="0" w:space="0" w:color="auto"/>
        <w:bottom w:val="none" w:sz="0" w:space="0" w:color="auto"/>
        <w:right w:val="none" w:sz="0" w:space="0" w:color="auto"/>
      </w:divBdr>
    </w:div>
    <w:div w:id="1804930431">
      <w:marLeft w:val="480"/>
      <w:marRight w:val="0"/>
      <w:marTop w:val="0"/>
      <w:marBottom w:val="0"/>
      <w:divBdr>
        <w:top w:val="none" w:sz="0" w:space="0" w:color="auto"/>
        <w:left w:val="none" w:sz="0" w:space="0" w:color="auto"/>
        <w:bottom w:val="none" w:sz="0" w:space="0" w:color="auto"/>
        <w:right w:val="none" w:sz="0" w:space="0" w:color="auto"/>
      </w:divBdr>
    </w:div>
    <w:div w:id="1805346513">
      <w:marLeft w:val="480"/>
      <w:marRight w:val="0"/>
      <w:marTop w:val="0"/>
      <w:marBottom w:val="0"/>
      <w:divBdr>
        <w:top w:val="none" w:sz="0" w:space="0" w:color="auto"/>
        <w:left w:val="none" w:sz="0" w:space="0" w:color="auto"/>
        <w:bottom w:val="none" w:sz="0" w:space="0" w:color="auto"/>
        <w:right w:val="none" w:sz="0" w:space="0" w:color="auto"/>
      </w:divBdr>
    </w:div>
    <w:div w:id="1805926902">
      <w:marLeft w:val="480"/>
      <w:marRight w:val="0"/>
      <w:marTop w:val="0"/>
      <w:marBottom w:val="0"/>
      <w:divBdr>
        <w:top w:val="none" w:sz="0" w:space="0" w:color="auto"/>
        <w:left w:val="none" w:sz="0" w:space="0" w:color="auto"/>
        <w:bottom w:val="none" w:sz="0" w:space="0" w:color="auto"/>
        <w:right w:val="none" w:sz="0" w:space="0" w:color="auto"/>
      </w:divBdr>
    </w:div>
    <w:div w:id="1806045830">
      <w:marLeft w:val="480"/>
      <w:marRight w:val="0"/>
      <w:marTop w:val="0"/>
      <w:marBottom w:val="0"/>
      <w:divBdr>
        <w:top w:val="none" w:sz="0" w:space="0" w:color="auto"/>
        <w:left w:val="none" w:sz="0" w:space="0" w:color="auto"/>
        <w:bottom w:val="none" w:sz="0" w:space="0" w:color="auto"/>
        <w:right w:val="none" w:sz="0" w:space="0" w:color="auto"/>
      </w:divBdr>
    </w:div>
    <w:div w:id="1806191307">
      <w:marLeft w:val="480"/>
      <w:marRight w:val="0"/>
      <w:marTop w:val="0"/>
      <w:marBottom w:val="0"/>
      <w:divBdr>
        <w:top w:val="none" w:sz="0" w:space="0" w:color="auto"/>
        <w:left w:val="none" w:sz="0" w:space="0" w:color="auto"/>
        <w:bottom w:val="none" w:sz="0" w:space="0" w:color="auto"/>
        <w:right w:val="none" w:sz="0" w:space="0" w:color="auto"/>
      </w:divBdr>
    </w:div>
    <w:div w:id="1806270091">
      <w:marLeft w:val="480"/>
      <w:marRight w:val="0"/>
      <w:marTop w:val="0"/>
      <w:marBottom w:val="0"/>
      <w:divBdr>
        <w:top w:val="none" w:sz="0" w:space="0" w:color="auto"/>
        <w:left w:val="none" w:sz="0" w:space="0" w:color="auto"/>
        <w:bottom w:val="none" w:sz="0" w:space="0" w:color="auto"/>
        <w:right w:val="none" w:sz="0" w:space="0" w:color="auto"/>
      </w:divBdr>
    </w:div>
    <w:div w:id="1807308610">
      <w:marLeft w:val="480"/>
      <w:marRight w:val="0"/>
      <w:marTop w:val="0"/>
      <w:marBottom w:val="0"/>
      <w:divBdr>
        <w:top w:val="none" w:sz="0" w:space="0" w:color="auto"/>
        <w:left w:val="none" w:sz="0" w:space="0" w:color="auto"/>
        <w:bottom w:val="none" w:sz="0" w:space="0" w:color="auto"/>
        <w:right w:val="none" w:sz="0" w:space="0" w:color="auto"/>
      </w:divBdr>
    </w:div>
    <w:div w:id="1807355087">
      <w:marLeft w:val="480"/>
      <w:marRight w:val="0"/>
      <w:marTop w:val="0"/>
      <w:marBottom w:val="0"/>
      <w:divBdr>
        <w:top w:val="none" w:sz="0" w:space="0" w:color="auto"/>
        <w:left w:val="none" w:sz="0" w:space="0" w:color="auto"/>
        <w:bottom w:val="none" w:sz="0" w:space="0" w:color="auto"/>
        <w:right w:val="none" w:sz="0" w:space="0" w:color="auto"/>
      </w:divBdr>
    </w:div>
    <w:div w:id="1807506656">
      <w:marLeft w:val="480"/>
      <w:marRight w:val="0"/>
      <w:marTop w:val="0"/>
      <w:marBottom w:val="0"/>
      <w:divBdr>
        <w:top w:val="none" w:sz="0" w:space="0" w:color="auto"/>
        <w:left w:val="none" w:sz="0" w:space="0" w:color="auto"/>
        <w:bottom w:val="none" w:sz="0" w:space="0" w:color="auto"/>
        <w:right w:val="none" w:sz="0" w:space="0" w:color="auto"/>
      </w:divBdr>
    </w:div>
    <w:div w:id="1807812740">
      <w:marLeft w:val="480"/>
      <w:marRight w:val="0"/>
      <w:marTop w:val="0"/>
      <w:marBottom w:val="0"/>
      <w:divBdr>
        <w:top w:val="none" w:sz="0" w:space="0" w:color="auto"/>
        <w:left w:val="none" w:sz="0" w:space="0" w:color="auto"/>
        <w:bottom w:val="none" w:sz="0" w:space="0" w:color="auto"/>
        <w:right w:val="none" w:sz="0" w:space="0" w:color="auto"/>
      </w:divBdr>
    </w:div>
    <w:div w:id="1807813843">
      <w:marLeft w:val="480"/>
      <w:marRight w:val="0"/>
      <w:marTop w:val="0"/>
      <w:marBottom w:val="0"/>
      <w:divBdr>
        <w:top w:val="none" w:sz="0" w:space="0" w:color="auto"/>
        <w:left w:val="none" w:sz="0" w:space="0" w:color="auto"/>
        <w:bottom w:val="none" w:sz="0" w:space="0" w:color="auto"/>
        <w:right w:val="none" w:sz="0" w:space="0" w:color="auto"/>
      </w:divBdr>
    </w:div>
    <w:div w:id="1807820799">
      <w:marLeft w:val="480"/>
      <w:marRight w:val="0"/>
      <w:marTop w:val="0"/>
      <w:marBottom w:val="0"/>
      <w:divBdr>
        <w:top w:val="none" w:sz="0" w:space="0" w:color="auto"/>
        <w:left w:val="none" w:sz="0" w:space="0" w:color="auto"/>
        <w:bottom w:val="none" w:sz="0" w:space="0" w:color="auto"/>
        <w:right w:val="none" w:sz="0" w:space="0" w:color="auto"/>
      </w:divBdr>
    </w:div>
    <w:div w:id="1808543549">
      <w:marLeft w:val="480"/>
      <w:marRight w:val="0"/>
      <w:marTop w:val="0"/>
      <w:marBottom w:val="0"/>
      <w:divBdr>
        <w:top w:val="none" w:sz="0" w:space="0" w:color="auto"/>
        <w:left w:val="none" w:sz="0" w:space="0" w:color="auto"/>
        <w:bottom w:val="none" w:sz="0" w:space="0" w:color="auto"/>
        <w:right w:val="none" w:sz="0" w:space="0" w:color="auto"/>
      </w:divBdr>
    </w:div>
    <w:div w:id="1808694420">
      <w:marLeft w:val="480"/>
      <w:marRight w:val="0"/>
      <w:marTop w:val="0"/>
      <w:marBottom w:val="0"/>
      <w:divBdr>
        <w:top w:val="none" w:sz="0" w:space="0" w:color="auto"/>
        <w:left w:val="none" w:sz="0" w:space="0" w:color="auto"/>
        <w:bottom w:val="none" w:sz="0" w:space="0" w:color="auto"/>
        <w:right w:val="none" w:sz="0" w:space="0" w:color="auto"/>
      </w:divBdr>
    </w:div>
    <w:div w:id="1809207620">
      <w:marLeft w:val="480"/>
      <w:marRight w:val="0"/>
      <w:marTop w:val="0"/>
      <w:marBottom w:val="0"/>
      <w:divBdr>
        <w:top w:val="none" w:sz="0" w:space="0" w:color="auto"/>
        <w:left w:val="none" w:sz="0" w:space="0" w:color="auto"/>
        <w:bottom w:val="none" w:sz="0" w:space="0" w:color="auto"/>
        <w:right w:val="none" w:sz="0" w:space="0" w:color="auto"/>
      </w:divBdr>
    </w:div>
    <w:div w:id="1809740713">
      <w:marLeft w:val="480"/>
      <w:marRight w:val="0"/>
      <w:marTop w:val="0"/>
      <w:marBottom w:val="0"/>
      <w:divBdr>
        <w:top w:val="none" w:sz="0" w:space="0" w:color="auto"/>
        <w:left w:val="none" w:sz="0" w:space="0" w:color="auto"/>
        <w:bottom w:val="none" w:sz="0" w:space="0" w:color="auto"/>
        <w:right w:val="none" w:sz="0" w:space="0" w:color="auto"/>
      </w:divBdr>
    </w:div>
    <w:div w:id="1809780241">
      <w:marLeft w:val="480"/>
      <w:marRight w:val="0"/>
      <w:marTop w:val="0"/>
      <w:marBottom w:val="0"/>
      <w:divBdr>
        <w:top w:val="none" w:sz="0" w:space="0" w:color="auto"/>
        <w:left w:val="none" w:sz="0" w:space="0" w:color="auto"/>
        <w:bottom w:val="none" w:sz="0" w:space="0" w:color="auto"/>
        <w:right w:val="none" w:sz="0" w:space="0" w:color="auto"/>
      </w:divBdr>
    </w:div>
    <w:div w:id="1810397999">
      <w:marLeft w:val="480"/>
      <w:marRight w:val="0"/>
      <w:marTop w:val="0"/>
      <w:marBottom w:val="0"/>
      <w:divBdr>
        <w:top w:val="none" w:sz="0" w:space="0" w:color="auto"/>
        <w:left w:val="none" w:sz="0" w:space="0" w:color="auto"/>
        <w:bottom w:val="none" w:sz="0" w:space="0" w:color="auto"/>
        <w:right w:val="none" w:sz="0" w:space="0" w:color="auto"/>
      </w:divBdr>
    </w:div>
    <w:div w:id="1810436356">
      <w:marLeft w:val="480"/>
      <w:marRight w:val="0"/>
      <w:marTop w:val="0"/>
      <w:marBottom w:val="0"/>
      <w:divBdr>
        <w:top w:val="none" w:sz="0" w:space="0" w:color="auto"/>
        <w:left w:val="none" w:sz="0" w:space="0" w:color="auto"/>
        <w:bottom w:val="none" w:sz="0" w:space="0" w:color="auto"/>
        <w:right w:val="none" w:sz="0" w:space="0" w:color="auto"/>
      </w:divBdr>
    </w:div>
    <w:div w:id="1810633651">
      <w:marLeft w:val="480"/>
      <w:marRight w:val="0"/>
      <w:marTop w:val="0"/>
      <w:marBottom w:val="0"/>
      <w:divBdr>
        <w:top w:val="none" w:sz="0" w:space="0" w:color="auto"/>
        <w:left w:val="none" w:sz="0" w:space="0" w:color="auto"/>
        <w:bottom w:val="none" w:sz="0" w:space="0" w:color="auto"/>
        <w:right w:val="none" w:sz="0" w:space="0" w:color="auto"/>
      </w:divBdr>
    </w:div>
    <w:div w:id="1812357124">
      <w:marLeft w:val="480"/>
      <w:marRight w:val="0"/>
      <w:marTop w:val="0"/>
      <w:marBottom w:val="0"/>
      <w:divBdr>
        <w:top w:val="none" w:sz="0" w:space="0" w:color="auto"/>
        <w:left w:val="none" w:sz="0" w:space="0" w:color="auto"/>
        <w:bottom w:val="none" w:sz="0" w:space="0" w:color="auto"/>
        <w:right w:val="none" w:sz="0" w:space="0" w:color="auto"/>
      </w:divBdr>
    </w:div>
    <w:div w:id="1813016035">
      <w:marLeft w:val="480"/>
      <w:marRight w:val="0"/>
      <w:marTop w:val="0"/>
      <w:marBottom w:val="0"/>
      <w:divBdr>
        <w:top w:val="none" w:sz="0" w:space="0" w:color="auto"/>
        <w:left w:val="none" w:sz="0" w:space="0" w:color="auto"/>
        <w:bottom w:val="none" w:sz="0" w:space="0" w:color="auto"/>
        <w:right w:val="none" w:sz="0" w:space="0" w:color="auto"/>
      </w:divBdr>
    </w:div>
    <w:div w:id="1813404075">
      <w:marLeft w:val="480"/>
      <w:marRight w:val="0"/>
      <w:marTop w:val="0"/>
      <w:marBottom w:val="0"/>
      <w:divBdr>
        <w:top w:val="none" w:sz="0" w:space="0" w:color="auto"/>
        <w:left w:val="none" w:sz="0" w:space="0" w:color="auto"/>
        <w:bottom w:val="none" w:sz="0" w:space="0" w:color="auto"/>
        <w:right w:val="none" w:sz="0" w:space="0" w:color="auto"/>
      </w:divBdr>
    </w:div>
    <w:div w:id="1813671108">
      <w:marLeft w:val="480"/>
      <w:marRight w:val="0"/>
      <w:marTop w:val="0"/>
      <w:marBottom w:val="0"/>
      <w:divBdr>
        <w:top w:val="none" w:sz="0" w:space="0" w:color="auto"/>
        <w:left w:val="none" w:sz="0" w:space="0" w:color="auto"/>
        <w:bottom w:val="none" w:sz="0" w:space="0" w:color="auto"/>
        <w:right w:val="none" w:sz="0" w:space="0" w:color="auto"/>
      </w:divBdr>
    </w:div>
    <w:div w:id="1813938127">
      <w:marLeft w:val="480"/>
      <w:marRight w:val="0"/>
      <w:marTop w:val="0"/>
      <w:marBottom w:val="0"/>
      <w:divBdr>
        <w:top w:val="none" w:sz="0" w:space="0" w:color="auto"/>
        <w:left w:val="none" w:sz="0" w:space="0" w:color="auto"/>
        <w:bottom w:val="none" w:sz="0" w:space="0" w:color="auto"/>
        <w:right w:val="none" w:sz="0" w:space="0" w:color="auto"/>
      </w:divBdr>
    </w:div>
    <w:div w:id="1814715580">
      <w:marLeft w:val="480"/>
      <w:marRight w:val="0"/>
      <w:marTop w:val="0"/>
      <w:marBottom w:val="0"/>
      <w:divBdr>
        <w:top w:val="none" w:sz="0" w:space="0" w:color="auto"/>
        <w:left w:val="none" w:sz="0" w:space="0" w:color="auto"/>
        <w:bottom w:val="none" w:sz="0" w:space="0" w:color="auto"/>
        <w:right w:val="none" w:sz="0" w:space="0" w:color="auto"/>
      </w:divBdr>
    </w:div>
    <w:div w:id="1814833443">
      <w:marLeft w:val="480"/>
      <w:marRight w:val="0"/>
      <w:marTop w:val="0"/>
      <w:marBottom w:val="0"/>
      <w:divBdr>
        <w:top w:val="none" w:sz="0" w:space="0" w:color="auto"/>
        <w:left w:val="none" w:sz="0" w:space="0" w:color="auto"/>
        <w:bottom w:val="none" w:sz="0" w:space="0" w:color="auto"/>
        <w:right w:val="none" w:sz="0" w:space="0" w:color="auto"/>
      </w:divBdr>
    </w:div>
    <w:div w:id="1815104990">
      <w:marLeft w:val="480"/>
      <w:marRight w:val="0"/>
      <w:marTop w:val="0"/>
      <w:marBottom w:val="0"/>
      <w:divBdr>
        <w:top w:val="none" w:sz="0" w:space="0" w:color="auto"/>
        <w:left w:val="none" w:sz="0" w:space="0" w:color="auto"/>
        <w:bottom w:val="none" w:sz="0" w:space="0" w:color="auto"/>
        <w:right w:val="none" w:sz="0" w:space="0" w:color="auto"/>
      </w:divBdr>
    </w:div>
    <w:div w:id="1815174976">
      <w:marLeft w:val="480"/>
      <w:marRight w:val="0"/>
      <w:marTop w:val="0"/>
      <w:marBottom w:val="0"/>
      <w:divBdr>
        <w:top w:val="none" w:sz="0" w:space="0" w:color="auto"/>
        <w:left w:val="none" w:sz="0" w:space="0" w:color="auto"/>
        <w:bottom w:val="none" w:sz="0" w:space="0" w:color="auto"/>
        <w:right w:val="none" w:sz="0" w:space="0" w:color="auto"/>
      </w:divBdr>
    </w:div>
    <w:div w:id="1815293233">
      <w:marLeft w:val="480"/>
      <w:marRight w:val="0"/>
      <w:marTop w:val="0"/>
      <w:marBottom w:val="0"/>
      <w:divBdr>
        <w:top w:val="none" w:sz="0" w:space="0" w:color="auto"/>
        <w:left w:val="none" w:sz="0" w:space="0" w:color="auto"/>
        <w:bottom w:val="none" w:sz="0" w:space="0" w:color="auto"/>
        <w:right w:val="none" w:sz="0" w:space="0" w:color="auto"/>
      </w:divBdr>
    </w:div>
    <w:div w:id="1815293778">
      <w:marLeft w:val="480"/>
      <w:marRight w:val="0"/>
      <w:marTop w:val="0"/>
      <w:marBottom w:val="0"/>
      <w:divBdr>
        <w:top w:val="none" w:sz="0" w:space="0" w:color="auto"/>
        <w:left w:val="none" w:sz="0" w:space="0" w:color="auto"/>
        <w:bottom w:val="none" w:sz="0" w:space="0" w:color="auto"/>
        <w:right w:val="none" w:sz="0" w:space="0" w:color="auto"/>
      </w:divBdr>
    </w:div>
    <w:div w:id="1815752022">
      <w:marLeft w:val="480"/>
      <w:marRight w:val="0"/>
      <w:marTop w:val="0"/>
      <w:marBottom w:val="0"/>
      <w:divBdr>
        <w:top w:val="none" w:sz="0" w:space="0" w:color="auto"/>
        <w:left w:val="none" w:sz="0" w:space="0" w:color="auto"/>
        <w:bottom w:val="none" w:sz="0" w:space="0" w:color="auto"/>
        <w:right w:val="none" w:sz="0" w:space="0" w:color="auto"/>
      </w:divBdr>
    </w:div>
    <w:div w:id="1815755673">
      <w:marLeft w:val="480"/>
      <w:marRight w:val="0"/>
      <w:marTop w:val="0"/>
      <w:marBottom w:val="0"/>
      <w:divBdr>
        <w:top w:val="none" w:sz="0" w:space="0" w:color="auto"/>
        <w:left w:val="none" w:sz="0" w:space="0" w:color="auto"/>
        <w:bottom w:val="none" w:sz="0" w:space="0" w:color="auto"/>
        <w:right w:val="none" w:sz="0" w:space="0" w:color="auto"/>
      </w:divBdr>
    </w:div>
    <w:div w:id="1816096822">
      <w:marLeft w:val="480"/>
      <w:marRight w:val="0"/>
      <w:marTop w:val="0"/>
      <w:marBottom w:val="0"/>
      <w:divBdr>
        <w:top w:val="none" w:sz="0" w:space="0" w:color="auto"/>
        <w:left w:val="none" w:sz="0" w:space="0" w:color="auto"/>
        <w:bottom w:val="none" w:sz="0" w:space="0" w:color="auto"/>
        <w:right w:val="none" w:sz="0" w:space="0" w:color="auto"/>
      </w:divBdr>
    </w:div>
    <w:div w:id="1816482254">
      <w:marLeft w:val="480"/>
      <w:marRight w:val="0"/>
      <w:marTop w:val="0"/>
      <w:marBottom w:val="0"/>
      <w:divBdr>
        <w:top w:val="none" w:sz="0" w:space="0" w:color="auto"/>
        <w:left w:val="none" w:sz="0" w:space="0" w:color="auto"/>
        <w:bottom w:val="none" w:sz="0" w:space="0" w:color="auto"/>
        <w:right w:val="none" w:sz="0" w:space="0" w:color="auto"/>
      </w:divBdr>
    </w:div>
    <w:div w:id="1816485991">
      <w:marLeft w:val="480"/>
      <w:marRight w:val="0"/>
      <w:marTop w:val="0"/>
      <w:marBottom w:val="0"/>
      <w:divBdr>
        <w:top w:val="none" w:sz="0" w:space="0" w:color="auto"/>
        <w:left w:val="none" w:sz="0" w:space="0" w:color="auto"/>
        <w:bottom w:val="none" w:sz="0" w:space="0" w:color="auto"/>
        <w:right w:val="none" w:sz="0" w:space="0" w:color="auto"/>
      </w:divBdr>
    </w:div>
    <w:div w:id="1817339661">
      <w:marLeft w:val="480"/>
      <w:marRight w:val="0"/>
      <w:marTop w:val="0"/>
      <w:marBottom w:val="0"/>
      <w:divBdr>
        <w:top w:val="none" w:sz="0" w:space="0" w:color="auto"/>
        <w:left w:val="none" w:sz="0" w:space="0" w:color="auto"/>
        <w:bottom w:val="none" w:sz="0" w:space="0" w:color="auto"/>
        <w:right w:val="none" w:sz="0" w:space="0" w:color="auto"/>
      </w:divBdr>
    </w:div>
    <w:div w:id="1817607971">
      <w:marLeft w:val="480"/>
      <w:marRight w:val="0"/>
      <w:marTop w:val="0"/>
      <w:marBottom w:val="0"/>
      <w:divBdr>
        <w:top w:val="none" w:sz="0" w:space="0" w:color="auto"/>
        <w:left w:val="none" w:sz="0" w:space="0" w:color="auto"/>
        <w:bottom w:val="none" w:sz="0" w:space="0" w:color="auto"/>
        <w:right w:val="none" w:sz="0" w:space="0" w:color="auto"/>
      </w:divBdr>
    </w:div>
    <w:div w:id="1817992261">
      <w:marLeft w:val="480"/>
      <w:marRight w:val="0"/>
      <w:marTop w:val="0"/>
      <w:marBottom w:val="0"/>
      <w:divBdr>
        <w:top w:val="none" w:sz="0" w:space="0" w:color="auto"/>
        <w:left w:val="none" w:sz="0" w:space="0" w:color="auto"/>
        <w:bottom w:val="none" w:sz="0" w:space="0" w:color="auto"/>
        <w:right w:val="none" w:sz="0" w:space="0" w:color="auto"/>
      </w:divBdr>
    </w:div>
    <w:div w:id="1818957121">
      <w:marLeft w:val="480"/>
      <w:marRight w:val="0"/>
      <w:marTop w:val="0"/>
      <w:marBottom w:val="0"/>
      <w:divBdr>
        <w:top w:val="none" w:sz="0" w:space="0" w:color="auto"/>
        <w:left w:val="none" w:sz="0" w:space="0" w:color="auto"/>
        <w:bottom w:val="none" w:sz="0" w:space="0" w:color="auto"/>
        <w:right w:val="none" w:sz="0" w:space="0" w:color="auto"/>
      </w:divBdr>
    </w:div>
    <w:div w:id="1818959187">
      <w:marLeft w:val="480"/>
      <w:marRight w:val="0"/>
      <w:marTop w:val="0"/>
      <w:marBottom w:val="0"/>
      <w:divBdr>
        <w:top w:val="none" w:sz="0" w:space="0" w:color="auto"/>
        <w:left w:val="none" w:sz="0" w:space="0" w:color="auto"/>
        <w:bottom w:val="none" w:sz="0" w:space="0" w:color="auto"/>
        <w:right w:val="none" w:sz="0" w:space="0" w:color="auto"/>
      </w:divBdr>
    </w:div>
    <w:div w:id="1819565907">
      <w:marLeft w:val="480"/>
      <w:marRight w:val="0"/>
      <w:marTop w:val="0"/>
      <w:marBottom w:val="0"/>
      <w:divBdr>
        <w:top w:val="none" w:sz="0" w:space="0" w:color="auto"/>
        <w:left w:val="none" w:sz="0" w:space="0" w:color="auto"/>
        <w:bottom w:val="none" w:sz="0" w:space="0" w:color="auto"/>
        <w:right w:val="none" w:sz="0" w:space="0" w:color="auto"/>
      </w:divBdr>
    </w:div>
    <w:div w:id="1819766901">
      <w:marLeft w:val="480"/>
      <w:marRight w:val="0"/>
      <w:marTop w:val="0"/>
      <w:marBottom w:val="0"/>
      <w:divBdr>
        <w:top w:val="none" w:sz="0" w:space="0" w:color="auto"/>
        <w:left w:val="none" w:sz="0" w:space="0" w:color="auto"/>
        <w:bottom w:val="none" w:sz="0" w:space="0" w:color="auto"/>
        <w:right w:val="none" w:sz="0" w:space="0" w:color="auto"/>
      </w:divBdr>
    </w:div>
    <w:div w:id="1819767551">
      <w:marLeft w:val="480"/>
      <w:marRight w:val="0"/>
      <w:marTop w:val="0"/>
      <w:marBottom w:val="0"/>
      <w:divBdr>
        <w:top w:val="none" w:sz="0" w:space="0" w:color="auto"/>
        <w:left w:val="none" w:sz="0" w:space="0" w:color="auto"/>
        <w:bottom w:val="none" w:sz="0" w:space="0" w:color="auto"/>
        <w:right w:val="none" w:sz="0" w:space="0" w:color="auto"/>
      </w:divBdr>
    </w:div>
    <w:div w:id="1820877230">
      <w:marLeft w:val="480"/>
      <w:marRight w:val="0"/>
      <w:marTop w:val="0"/>
      <w:marBottom w:val="0"/>
      <w:divBdr>
        <w:top w:val="none" w:sz="0" w:space="0" w:color="auto"/>
        <w:left w:val="none" w:sz="0" w:space="0" w:color="auto"/>
        <w:bottom w:val="none" w:sz="0" w:space="0" w:color="auto"/>
        <w:right w:val="none" w:sz="0" w:space="0" w:color="auto"/>
      </w:divBdr>
    </w:div>
    <w:div w:id="1820995094">
      <w:marLeft w:val="480"/>
      <w:marRight w:val="0"/>
      <w:marTop w:val="0"/>
      <w:marBottom w:val="0"/>
      <w:divBdr>
        <w:top w:val="none" w:sz="0" w:space="0" w:color="auto"/>
        <w:left w:val="none" w:sz="0" w:space="0" w:color="auto"/>
        <w:bottom w:val="none" w:sz="0" w:space="0" w:color="auto"/>
        <w:right w:val="none" w:sz="0" w:space="0" w:color="auto"/>
      </w:divBdr>
    </w:div>
    <w:div w:id="1821383403">
      <w:marLeft w:val="480"/>
      <w:marRight w:val="0"/>
      <w:marTop w:val="0"/>
      <w:marBottom w:val="0"/>
      <w:divBdr>
        <w:top w:val="none" w:sz="0" w:space="0" w:color="auto"/>
        <w:left w:val="none" w:sz="0" w:space="0" w:color="auto"/>
        <w:bottom w:val="none" w:sz="0" w:space="0" w:color="auto"/>
        <w:right w:val="none" w:sz="0" w:space="0" w:color="auto"/>
      </w:divBdr>
    </w:div>
    <w:div w:id="1821802024">
      <w:marLeft w:val="480"/>
      <w:marRight w:val="0"/>
      <w:marTop w:val="0"/>
      <w:marBottom w:val="0"/>
      <w:divBdr>
        <w:top w:val="none" w:sz="0" w:space="0" w:color="auto"/>
        <w:left w:val="none" w:sz="0" w:space="0" w:color="auto"/>
        <w:bottom w:val="none" w:sz="0" w:space="0" w:color="auto"/>
        <w:right w:val="none" w:sz="0" w:space="0" w:color="auto"/>
      </w:divBdr>
    </w:div>
    <w:div w:id="1822111500">
      <w:marLeft w:val="480"/>
      <w:marRight w:val="0"/>
      <w:marTop w:val="0"/>
      <w:marBottom w:val="0"/>
      <w:divBdr>
        <w:top w:val="none" w:sz="0" w:space="0" w:color="auto"/>
        <w:left w:val="none" w:sz="0" w:space="0" w:color="auto"/>
        <w:bottom w:val="none" w:sz="0" w:space="0" w:color="auto"/>
        <w:right w:val="none" w:sz="0" w:space="0" w:color="auto"/>
      </w:divBdr>
    </w:div>
    <w:div w:id="1822228667">
      <w:marLeft w:val="480"/>
      <w:marRight w:val="0"/>
      <w:marTop w:val="0"/>
      <w:marBottom w:val="0"/>
      <w:divBdr>
        <w:top w:val="none" w:sz="0" w:space="0" w:color="auto"/>
        <w:left w:val="none" w:sz="0" w:space="0" w:color="auto"/>
        <w:bottom w:val="none" w:sz="0" w:space="0" w:color="auto"/>
        <w:right w:val="none" w:sz="0" w:space="0" w:color="auto"/>
      </w:divBdr>
    </w:div>
    <w:div w:id="1822229521">
      <w:marLeft w:val="480"/>
      <w:marRight w:val="0"/>
      <w:marTop w:val="0"/>
      <w:marBottom w:val="0"/>
      <w:divBdr>
        <w:top w:val="none" w:sz="0" w:space="0" w:color="auto"/>
        <w:left w:val="none" w:sz="0" w:space="0" w:color="auto"/>
        <w:bottom w:val="none" w:sz="0" w:space="0" w:color="auto"/>
        <w:right w:val="none" w:sz="0" w:space="0" w:color="auto"/>
      </w:divBdr>
    </w:div>
    <w:div w:id="1823690356">
      <w:marLeft w:val="480"/>
      <w:marRight w:val="0"/>
      <w:marTop w:val="0"/>
      <w:marBottom w:val="0"/>
      <w:divBdr>
        <w:top w:val="none" w:sz="0" w:space="0" w:color="auto"/>
        <w:left w:val="none" w:sz="0" w:space="0" w:color="auto"/>
        <w:bottom w:val="none" w:sz="0" w:space="0" w:color="auto"/>
        <w:right w:val="none" w:sz="0" w:space="0" w:color="auto"/>
      </w:divBdr>
    </w:div>
    <w:div w:id="1824000861">
      <w:marLeft w:val="480"/>
      <w:marRight w:val="0"/>
      <w:marTop w:val="0"/>
      <w:marBottom w:val="0"/>
      <w:divBdr>
        <w:top w:val="none" w:sz="0" w:space="0" w:color="auto"/>
        <w:left w:val="none" w:sz="0" w:space="0" w:color="auto"/>
        <w:bottom w:val="none" w:sz="0" w:space="0" w:color="auto"/>
        <w:right w:val="none" w:sz="0" w:space="0" w:color="auto"/>
      </w:divBdr>
    </w:div>
    <w:div w:id="1824076348">
      <w:marLeft w:val="480"/>
      <w:marRight w:val="0"/>
      <w:marTop w:val="0"/>
      <w:marBottom w:val="0"/>
      <w:divBdr>
        <w:top w:val="none" w:sz="0" w:space="0" w:color="auto"/>
        <w:left w:val="none" w:sz="0" w:space="0" w:color="auto"/>
        <w:bottom w:val="none" w:sz="0" w:space="0" w:color="auto"/>
        <w:right w:val="none" w:sz="0" w:space="0" w:color="auto"/>
      </w:divBdr>
    </w:div>
    <w:div w:id="1824153764">
      <w:marLeft w:val="480"/>
      <w:marRight w:val="0"/>
      <w:marTop w:val="0"/>
      <w:marBottom w:val="0"/>
      <w:divBdr>
        <w:top w:val="none" w:sz="0" w:space="0" w:color="auto"/>
        <w:left w:val="none" w:sz="0" w:space="0" w:color="auto"/>
        <w:bottom w:val="none" w:sz="0" w:space="0" w:color="auto"/>
        <w:right w:val="none" w:sz="0" w:space="0" w:color="auto"/>
      </w:divBdr>
    </w:div>
    <w:div w:id="1825075756">
      <w:marLeft w:val="480"/>
      <w:marRight w:val="0"/>
      <w:marTop w:val="0"/>
      <w:marBottom w:val="0"/>
      <w:divBdr>
        <w:top w:val="none" w:sz="0" w:space="0" w:color="auto"/>
        <w:left w:val="none" w:sz="0" w:space="0" w:color="auto"/>
        <w:bottom w:val="none" w:sz="0" w:space="0" w:color="auto"/>
        <w:right w:val="none" w:sz="0" w:space="0" w:color="auto"/>
      </w:divBdr>
    </w:div>
    <w:div w:id="1825124940">
      <w:marLeft w:val="480"/>
      <w:marRight w:val="0"/>
      <w:marTop w:val="0"/>
      <w:marBottom w:val="0"/>
      <w:divBdr>
        <w:top w:val="none" w:sz="0" w:space="0" w:color="auto"/>
        <w:left w:val="none" w:sz="0" w:space="0" w:color="auto"/>
        <w:bottom w:val="none" w:sz="0" w:space="0" w:color="auto"/>
        <w:right w:val="none" w:sz="0" w:space="0" w:color="auto"/>
      </w:divBdr>
    </w:div>
    <w:div w:id="1825585019">
      <w:marLeft w:val="480"/>
      <w:marRight w:val="0"/>
      <w:marTop w:val="0"/>
      <w:marBottom w:val="0"/>
      <w:divBdr>
        <w:top w:val="none" w:sz="0" w:space="0" w:color="auto"/>
        <w:left w:val="none" w:sz="0" w:space="0" w:color="auto"/>
        <w:bottom w:val="none" w:sz="0" w:space="0" w:color="auto"/>
        <w:right w:val="none" w:sz="0" w:space="0" w:color="auto"/>
      </w:divBdr>
    </w:div>
    <w:div w:id="1826165994">
      <w:marLeft w:val="480"/>
      <w:marRight w:val="0"/>
      <w:marTop w:val="0"/>
      <w:marBottom w:val="0"/>
      <w:divBdr>
        <w:top w:val="none" w:sz="0" w:space="0" w:color="auto"/>
        <w:left w:val="none" w:sz="0" w:space="0" w:color="auto"/>
        <w:bottom w:val="none" w:sz="0" w:space="0" w:color="auto"/>
        <w:right w:val="none" w:sz="0" w:space="0" w:color="auto"/>
      </w:divBdr>
    </w:div>
    <w:div w:id="1826508227">
      <w:marLeft w:val="480"/>
      <w:marRight w:val="0"/>
      <w:marTop w:val="0"/>
      <w:marBottom w:val="0"/>
      <w:divBdr>
        <w:top w:val="none" w:sz="0" w:space="0" w:color="auto"/>
        <w:left w:val="none" w:sz="0" w:space="0" w:color="auto"/>
        <w:bottom w:val="none" w:sz="0" w:space="0" w:color="auto"/>
        <w:right w:val="none" w:sz="0" w:space="0" w:color="auto"/>
      </w:divBdr>
    </w:div>
    <w:div w:id="1827240325">
      <w:marLeft w:val="480"/>
      <w:marRight w:val="0"/>
      <w:marTop w:val="0"/>
      <w:marBottom w:val="0"/>
      <w:divBdr>
        <w:top w:val="none" w:sz="0" w:space="0" w:color="auto"/>
        <w:left w:val="none" w:sz="0" w:space="0" w:color="auto"/>
        <w:bottom w:val="none" w:sz="0" w:space="0" w:color="auto"/>
        <w:right w:val="none" w:sz="0" w:space="0" w:color="auto"/>
      </w:divBdr>
    </w:div>
    <w:div w:id="1827623851">
      <w:marLeft w:val="480"/>
      <w:marRight w:val="0"/>
      <w:marTop w:val="0"/>
      <w:marBottom w:val="0"/>
      <w:divBdr>
        <w:top w:val="none" w:sz="0" w:space="0" w:color="auto"/>
        <w:left w:val="none" w:sz="0" w:space="0" w:color="auto"/>
        <w:bottom w:val="none" w:sz="0" w:space="0" w:color="auto"/>
        <w:right w:val="none" w:sz="0" w:space="0" w:color="auto"/>
      </w:divBdr>
    </w:div>
    <w:div w:id="1827940578">
      <w:marLeft w:val="480"/>
      <w:marRight w:val="0"/>
      <w:marTop w:val="0"/>
      <w:marBottom w:val="0"/>
      <w:divBdr>
        <w:top w:val="none" w:sz="0" w:space="0" w:color="auto"/>
        <w:left w:val="none" w:sz="0" w:space="0" w:color="auto"/>
        <w:bottom w:val="none" w:sz="0" w:space="0" w:color="auto"/>
        <w:right w:val="none" w:sz="0" w:space="0" w:color="auto"/>
      </w:divBdr>
    </w:div>
    <w:div w:id="1828326569">
      <w:marLeft w:val="480"/>
      <w:marRight w:val="0"/>
      <w:marTop w:val="0"/>
      <w:marBottom w:val="0"/>
      <w:divBdr>
        <w:top w:val="none" w:sz="0" w:space="0" w:color="auto"/>
        <w:left w:val="none" w:sz="0" w:space="0" w:color="auto"/>
        <w:bottom w:val="none" w:sz="0" w:space="0" w:color="auto"/>
        <w:right w:val="none" w:sz="0" w:space="0" w:color="auto"/>
      </w:divBdr>
    </w:div>
    <w:div w:id="1828551398">
      <w:marLeft w:val="480"/>
      <w:marRight w:val="0"/>
      <w:marTop w:val="0"/>
      <w:marBottom w:val="0"/>
      <w:divBdr>
        <w:top w:val="none" w:sz="0" w:space="0" w:color="auto"/>
        <w:left w:val="none" w:sz="0" w:space="0" w:color="auto"/>
        <w:bottom w:val="none" w:sz="0" w:space="0" w:color="auto"/>
        <w:right w:val="none" w:sz="0" w:space="0" w:color="auto"/>
      </w:divBdr>
    </w:div>
    <w:div w:id="1828552008">
      <w:marLeft w:val="480"/>
      <w:marRight w:val="0"/>
      <w:marTop w:val="0"/>
      <w:marBottom w:val="0"/>
      <w:divBdr>
        <w:top w:val="none" w:sz="0" w:space="0" w:color="auto"/>
        <w:left w:val="none" w:sz="0" w:space="0" w:color="auto"/>
        <w:bottom w:val="none" w:sz="0" w:space="0" w:color="auto"/>
        <w:right w:val="none" w:sz="0" w:space="0" w:color="auto"/>
      </w:divBdr>
    </w:div>
    <w:div w:id="1828593982">
      <w:marLeft w:val="480"/>
      <w:marRight w:val="0"/>
      <w:marTop w:val="0"/>
      <w:marBottom w:val="0"/>
      <w:divBdr>
        <w:top w:val="none" w:sz="0" w:space="0" w:color="auto"/>
        <w:left w:val="none" w:sz="0" w:space="0" w:color="auto"/>
        <w:bottom w:val="none" w:sz="0" w:space="0" w:color="auto"/>
        <w:right w:val="none" w:sz="0" w:space="0" w:color="auto"/>
      </w:divBdr>
    </w:div>
    <w:div w:id="1828746223">
      <w:marLeft w:val="480"/>
      <w:marRight w:val="0"/>
      <w:marTop w:val="0"/>
      <w:marBottom w:val="0"/>
      <w:divBdr>
        <w:top w:val="none" w:sz="0" w:space="0" w:color="auto"/>
        <w:left w:val="none" w:sz="0" w:space="0" w:color="auto"/>
        <w:bottom w:val="none" w:sz="0" w:space="0" w:color="auto"/>
        <w:right w:val="none" w:sz="0" w:space="0" w:color="auto"/>
      </w:divBdr>
    </w:div>
    <w:div w:id="1829442089">
      <w:marLeft w:val="480"/>
      <w:marRight w:val="0"/>
      <w:marTop w:val="0"/>
      <w:marBottom w:val="0"/>
      <w:divBdr>
        <w:top w:val="none" w:sz="0" w:space="0" w:color="auto"/>
        <w:left w:val="none" w:sz="0" w:space="0" w:color="auto"/>
        <w:bottom w:val="none" w:sz="0" w:space="0" w:color="auto"/>
        <w:right w:val="none" w:sz="0" w:space="0" w:color="auto"/>
      </w:divBdr>
    </w:div>
    <w:div w:id="1829974151">
      <w:marLeft w:val="480"/>
      <w:marRight w:val="0"/>
      <w:marTop w:val="0"/>
      <w:marBottom w:val="0"/>
      <w:divBdr>
        <w:top w:val="none" w:sz="0" w:space="0" w:color="auto"/>
        <w:left w:val="none" w:sz="0" w:space="0" w:color="auto"/>
        <w:bottom w:val="none" w:sz="0" w:space="0" w:color="auto"/>
        <w:right w:val="none" w:sz="0" w:space="0" w:color="auto"/>
      </w:divBdr>
    </w:div>
    <w:div w:id="1830752292">
      <w:marLeft w:val="480"/>
      <w:marRight w:val="0"/>
      <w:marTop w:val="0"/>
      <w:marBottom w:val="0"/>
      <w:divBdr>
        <w:top w:val="none" w:sz="0" w:space="0" w:color="auto"/>
        <w:left w:val="none" w:sz="0" w:space="0" w:color="auto"/>
        <w:bottom w:val="none" w:sz="0" w:space="0" w:color="auto"/>
        <w:right w:val="none" w:sz="0" w:space="0" w:color="auto"/>
      </w:divBdr>
    </w:div>
    <w:div w:id="1831024432">
      <w:marLeft w:val="480"/>
      <w:marRight w:val="0"/>
      <w:marTop w:val="0"/>
      <w:marBottom w:val="0"/>
      <w:divBdr>
        <w:top w:val="none" w:sz="0" w:space="0" w:color="auto"/>
        <w:left w:val="none" w:sz="0" w:space="0" w:color="auto"/>
        <w:bottom w:val="none" w:sz="0" w:space="0" w:color="auto"/>
        <w:right w:val="none" w:sz="0" w:space="0" w:color="auto"/>
      </w:divBdr>
    </w:div>
    <w:div w:id="1831553914">
      <w:marLeft w:val="480"/>
      <w:marRight w:val="0"/>
      <w:marTop w:val="0"/>
      <w:marBottom w:val="0"/>
      <w:divBdr>
        <w:top w:val="none" w:sz="0" w:space="0" w:color="auto"/>
        <w:left w:val="none" w:sz="0" w:space="0" w:color="auto"/>
        <w:bottom w:val="none" w:sz="0" w:space="0" w:color="auto"/>
        <w:right w:val="none" w:sz="0" w:space="0" w:color="auto"/>
      </w:divBdr>
    </w:div>
    <w:div w:id="1832016106">
      <w:marLeft w:val="480"/>
      <w:marRight w:val="0"/>
      <w:marTop w:val="0"/>
      <w:marBottom w:val="0"/>
      <w:divBdr>
        <w:top w:val="none" w:sz="0" w:space="0" w:color="auto"/>
        <w:left w:val="none" w:sz="0" w:space="0" w:color="auto"/>
        <w:bottom w:val="none" w:sz="0" w:space="0" w:color="auto"/>
        <w:right w:val="none" w:sz="0" w:space="0" w:color="auto"/>
      </w:divBdr>
    </w:div>
    <w:div w:id="1832061311">
      <w:marLeft w:val="480"/>
      <w:marRight w:val="0"/>
      <w:marTop w:val="0"/>
      <w:marBottom w:val="0"/>
      <w:divBdr>
        <w:top w:val="none" w:sz="0" w:space="0" w:color="auto"/>
        <w:left w:val="none" w:sz="0" w:space="0" w:color="auto"/>
        <w:bottom w:val="none" w:sz="0" w:space="0" w:color="auto"/>
        <w:right w:val="none" w:sz="0" w:space="0" w:color="auto"/>
      </w:divBdr>
    </w:div>
    <w:div w:id="1832481560">
      <w:marLeft w:val="480"/>
      <w:marRight w:val="0"/>
      <w:marTop w:val="0"/>
      <w:marBottom w:val="0"/>
      <w:divBdr>
        <w:top w:val="none" w:sz="0" w:space="0" w:color="auto"/>
        <w:left w:val="none" w:sz="0" w:space="0" w:color="auto"/>
        <w:bottom w:val="none" w:sz="0" w:space="0" w:color="auto"/>
        <w:right w:val="none" w:sz="0" w:space="0" w:color="auto"/>
      </w:divBdr>
    </w:div>
    <w:div w:id="1832522314">
      <w:marLeft w:val="480"/>
      <w:marRight w:val="0"/>
      <w:marTop w:val="0"/>
      <w:marBottom w:val="0"/>
      <w:divBdr>
        <w:top w:val="none" w:sz="0" w:space="0" w:color="auto"/>
        <w:left w:val="none" w:sz="0" w:space="0" w:color="auto"/>
        <w:bottom w:val="none" w:sz="0" w:space="0" w:color="auto"/>
        <w:right w:val="none" w:sz="0" w:space="0" w:color="auto"/>
      </w:divBdr>
    </w:div>
    <w:div w:id="1832677316">
      <w:marLeft w:val="480"/>
      <w:marRight w:val="0"/>
      <w:marTop w:val="0"/>
      <w:marBottom w:val="0"/>
      <w:divBdr>
        <w:top w:val="none" w:sz="0" w:space="0" w:color="auto"/>
        <w:left w:val="none" w:sz="0" w:space="0" w:color="auto"/>
        <w:bottom w:val="none" w:sz="0" w:space="0" w:color="auto"/>
        <w:right w:val="none" w:sz="0" w:space="0" w:color="auto"/>
      </w:divBdr>
    </w:div>
    <w:div w:id="1832794776">
      <w:marLeft w:val="480"/>
      <w:marRight w:val="0"/>
      <w:marTop w:val="0"/>
      <w:marBottom w:val="0"/>
      <w:divBdr>
        <w:top w:val="none" w:sz="0" w:space="0" w:color="auto"/>
        <w:left w:val="none" w:sz="0" w:space="0" w:color="auto"/>
        <w:bottom w:val="none" w:sz="0" w:space="0" w:color="auto"/>
        <w:right w:val="none" w:sz="0" w:space="0" w:color="auto"/>
      </w:divBdr>
    </w:div>
    <w:div w:id="1833330444">
      <w:marLeft w:val="480"/>
      <w:marRight w:val="0"/>
      <w:marTop w:val="0"/>
      <w:marBottom w:val="0"/>
      <w:divBdr>
        <w:top w:val="none" w:sz="0" w:space="0" w:color="auto"/>
        <w:left w:val="none" w:sz="0" w:space="0" w:color="auto"/>
        <w:bottom w:val="none" w:sz="0" w:space="0" w:color="auto"/>
        <w:right w:val="none" w:sz="0" w:space="0" w:color="auto"/>
      </w:divBdr>
    </w:div>
    <w:div w:id="1833712623">
      <w:marLeft w:val="480"/>
      <w:marRight w:val="0"/>
      <w:marTop w:val="0"/>
      <w:marBottom w:val="0"/>
      <w:divBdr>
        <w:top w:val="none" w:sz="0" w:space="0" w:color="auto"/>
        <w:left w:val="none" w:sz="0" w:space="0" w:color="auto"/>
        <w:bottom w:val="none" w:sz="0" w:space="0" w:color="auto"/>
        <w:right w:val="none" w:sz="0" w:space="0" w:color="auto"/>
      </w:divBdr>
    </w:div>
    <w:div w:id="1833838260">
      <w:marLeft w:val="480"/>
      <w:marRight w:val="0"/>
      <w:marTop w:val="0"/>
      <w:marBottom w:val="0"/>
      <w:divBdr>
        <w:top w:val="none" w:sz="0" w:space="0" w:color="auto"/>
        <w:left w:val="none" w:sz="0" w:space="0" w:color="auto"/>
        <w:bottom w:val="none" w:sz="0" w:space="0" w:color="auto"/>
        <w:right w:val="none" w:sz="0" w:space="0" w:color="auto"/>
      </w:divBdr>
    </w:div>
    <w:div w:id="1834253815">
      <w:marLeft w:val="480"/>
      <w:marRight w:val="0"/>
      <w:marTop w:val="0"/>
      <w:marBottom w:val="0"/>
      <w:divBdr>
        <w:top w:val="none" w:sz="0" w:space="0" w:color="auto"/>
        <w:left w:val="none" w:sz="0" w:space="0" w:color="auto"/>
        <w:bottom w:val="none" w:sz="0" w:space="0" w:color="auto"/>
        <w:right w:val="none" w:sz="0" w:space="0" w:color="auto"/>
      </w:divBdr>
    </w:div>
    <w:div w:id="1834637888">
      <w:marLeft w:val="480"/>
      <w:marRight w:val="0"/>
      <w:marTop w:val="0"/>
      <w:marBottom w:val="0"/>
      <w:divBdr>
        <w:top w:val="none" w:sz="0" w:space="0" w:color="auto"/>
        <w:left w:val="none" w:sz="0" w:space="0" w:color="auto"/>
        <w:bottom w:val="none" w:sz="0" w:space="0" w:color="auto"/>
        <w:right w:val="none" w:sz="0" w:space="0" w:color="auto"/>
      </w:divBdr>
    </w:div>
    <w:div w:id="1835149978">
      <w:marLeft w:val="480"/>
      <w:marRight w:val="0"/>
      <w:marTop w:val="0"/>
      <w:marBottom w:val="0"/>
      <w:divBdr>
        <w:top w:val="none" w:sz="0" w:space="0" w:color="auto"/>
        <w:left w:val="none" w:sz="0" w:space="0" w:color="auto"/>
        <w:bottom w:val="none" w:sz="0" w:space="0" w:color="auto"/>
        <w:right w:val="none" w:sz="0" w:space="0" w:color="auto"/>
      </w:divBdr>
    </w:div>
    <w:div w:id="1836802255">
      <w:marLeft w:val="480"/>
      <w:marRight w:val="0"/>
      <w:marTop w:val="0"/>
      <w:marBottom w:val="0"/>
      <w:divBdr>
        <w:top w:val="none" w:sz="0" w:space="0" w:color="auto"/>
        <w:left w:val="none" w:sz="0" w:space="0" w:color="auto"/>
        <w:bottom w:val="none" w:sz="0" w:space="0" w:color="auto"/>
        <w:right w:val="none" w:sz="0" w:space="0" w:color="auto"/>
      </w:divBdr>
    </w:div>
    <w:div w:id="1837761286">
      <w:marLeft w:val="480"/>
      <w:marRight w:val="0"/>
      <w:marTop w:val="0"/>
      <w:marBottom w:val="0"/>
      <w:divBdr>
        <w:top w:val="none" w:sz="0" w:space="0" w:color="auto"/>
        <w:left w:val="none" w:sz="0" w:space="0" w:color="auto"/>
        <w:bottom w:val="none" w:sz="0" w:space="0" w:color="auto"/>
        <w:right w:val="none" w:sz="0" w:space="0" w:color="auto"/>
      </w:divBdr>
    </w:div>
    <w:div w:id="1838112172">
      <w:marLeft w:val="480"/>
      <w:marRight w:val="0"/>
      <w:marTop w:val="0"/>
      <w:marBottom w:val="0"/>
      <w:divBdr>
        <w:top w:val="none" w:sz="0" w:space="0" w:color="auto"/>
        <w:left w:val="none" w:sz="0" w:space="0" w:color="auto"/>
        <w:bottom w:val="none" w:sz="0" w:space="0" w:color="auto"/>
        <w:right w:val="none" w:sz="0" w:space="0" w:color="auto"/>
      </w:divBdr>
    </w:div>
    <w:div w:id="1838184257">
      <w:marLeft w:val="480"/>
      <w:marRight w:val="0"/>
      <w:marTop w:val="0"/>
      <w:marBottom w:val="0"/>
      <w:divBdr>
        <w:top w:val="none" w:sz="0" w:space="0" w:color="auto"/>
        <w:left w:val="none" w:sz="0" w:space="0" w:color="auto"/>
        <w:bottom w:val="none" w:sz="0" w:space="0" w:color="auto"/>
        <w:right w:val="none" w:sz="0" w:space="0" w:color="auto"/>
      </w:divBdr>
    </w:div>
    <w:div w:id="1838574520">
      <w:marLeft w:val="480"/>
      <w:marRight w:val="0"/>
      <w:marTop w:val="0"/>
      <w:marBottom w:val="0"/>
      <w:divBdr>
        <w:top w:val="none" w:sz="0" w:space="0" w:color="auto"/>
        <w:left w:val="none" w:sz="0" w:space="0" w:color="auto"/>
        <w:bottom w:val="none" w:sz="0" w:space="0" w:color="auto"/>
        <w:right w:val="none" w:sz="0" w:space="0" w:color="auto"/>
      </w:divBdr>
    </w:div>
    <w:div w:id="1838763390">
      <w:marLeft w:val="480"/>
      <w:marRight w:val="0"/>
      <w:marTop w:val="0"/>
      <w:marBottom w:val="0"/>
      <w:divBdr>
        <w:top w:val="none" w:sz="0" w:space="0" w:color="auto"/>
        <w:left w:val="none" w:sz="0" w:space="0" w:color="auto"/>
        <w:bottom w:val="none" w:sz="0" w:space="0" w:color="auto"/>
        <w:right w:val="none" w:sz="0" w:space="0" w:color="auto"/>
      </w:divBdr>
    </w:div>
    <w:div w:id="1838886490">
      <w:marLeft w:val="480"/>
      <w:marRight w:val="0"/>
      <w:marTop w:val="0"/>
      <w:marBottom w:val="0"/>
      <w:divBdr>
        <w:top w:val="none" w:sz="0" w:space="0" w:color="auto"/>
        <w:left w:val="none" w:sz="0" w:space="0" w:color="auto"/>
        <w:bottom w:val="none" w:sz="0" w:space="0" w:color="auto"/>
        <w:right w:val="none" w:sz="0" w:space="0" w:color="auto"/>
      </w:divBdr>
    </w:div>
    <w:div w:id="1839036222">
      <w:marLeft w:val="480"/>
      <w:marRight w:val="0"/>
      <w:marTop w:val="0"/>
      <w:marBottom w:val="0"/>
      <w:divBdr>
        <w:top w:val="none" w:sz="0" w:space="0" w:color="auto"/>
        <w:left w:val="none" w:sz="0" w:space="0" w:color="auto"/>
        <w:bottom w:val="none" w:sz="0" w:space="0" w:color="auto"/>
        <w:right w:val="none" w:sz="0" w:space="0" w:color="auto"/>
      </w:divBdr>
    </w:div>
    <w:div w:id="1839539749">
      <w:marLeft w:val="480"/>
      <w:marRight w:val="0"/>
      <w:marTop w:val="0"/>
      <w:marBottom w:val="0"/>
      <w:divBdr>
        <w:top w:val="none" w:sz="0" w:space="0" w:color="auto"/>
        <w:left w:val="none" w:sz="0" w:space="0" w:color="auto"/>
        <w:bottom w:val="none" w:sz="0" w:space="0" w:color="auto"/>
        <w:right w:val="none" w:sz="0" w:space="0" w:color="auto"/>
      </w:divBdr>
    </w:div>
    <w:div w:id="1839886957">
      <w:marLeft w:val="480"/>
      <w:marRight w:val="0"/>
      <w:marTop w:val="0"/>
      <w:marBottom w:val="0"/>
      <w:divBdr>
        <w:top w:val="none" w:sz="0" w:space="0" w:color="auto"/>
        <w:left w:val="none" w:sz="0" w:space="0" w:color="auto"/>
        <w:bottom w:val="none" w:sz="0" w:space="0" w:color="auto"/>
        <w:right w:val="none" w:sz="0" w:space="0" w:color="auto"/>
      </w:divBdr>
    </w:div>
    <w:div w:id="1840194768">
      <w:marLeft w:val="480"/>
      <w:marRight w:val="0"/>
      <w:marTop w:val="0"/>
      <w:marBottom w:val="0"/>
      <w:divBdr>
        <w:top w:val="none" w:sz="0" w:space="0" w:color="auto"/>
        <w:left w:val="none" w:sz="0" w:space="0" w:color="auto"/>
        <w:bottom w:val="none" w:sz="0" w:space="0" w:color="auto"/>
        <w:right w:val="none" w:sz="0" w:space="0" w:color="auto"/>
      </w:divBdr>
    </w:div>
    <w:div w:id="1840270818">
      <w:marLeft w:val="480"/>
      <w:marRight w:val="0"/>
      <w:marTop w:val="0"/>
      <w:marBottom w:val="0"/>
      <w:divBdr>
        <w:top w:val="none" w:sz="0" w:space="0" w:color="auto"/>
        <w:left w:val="none" w:sz="0" w:space="0" w:color="auto"/>
        <w:bottom w:val="none" w:sz="0" w:space="0" w:color="auto"/>
        <w:right w:val="none" w:sz="0" w:space="0" w:color="auto"/>
      </w:divBdr>
    </w:div>
    <w:div w:id="1840730358">
      <w:marLeft w:val="480"/>
      <w:marRight w:val="0"/>
      <w:marTop w:val="0"/>
      <w:marBottom w:val="0"/>
      <w:divBdr>
        <w:top w:val="none" w:sz="0" w:space="0" w:color="auto"/>
        <w:left w:val="none" w:sz="0" w:space="0" w:color="auto"/>
        <w:bottom w:val="none" w:sz="0" w:space="0" w:color="auto"/>
        <w:right w:val="none" w:sz="0" w:space="0" w:color="auto"/>
      </w:divBdr>
    </w:div>
    <w:div w:id="1840844881">
      <w:marLeft w:val="480"/>
      <w:marRight w:val="0"/>
      <w:marTop w:val="0"/>
      <w:marBottom w:val="0"/>
      <w:divBdr>
        <w:top w:val="none" w:sz="0" w:space="0" w:color="auto"/>
        <w:left w:val="none" w:sz="0" w:space="0" w:color="auto"/>
        <w:bottom w:val="none" w:sz="0" w:space="0" w:color="auto"/>
        <w:right w:val="none" w:sz="0" w:space="0" w:color="auto"/>
      </w:divBdr>
    </w:div>
    <w:div w:id="1841043398">
      <w:marLeft w:val="480"/>
      <w:marRight w:val="0"/>
      <w:marTop w:val="0"/>
      <w:marBottom w:val="0"/>
      <w:divBdr>
        <w:top w:val="none" w:sz="0" w:space="0" w:color="auto"/>
        <w:left w:val="none" w:sz="0" w:space="0" w:color="auto"/>
        <w:bottom w:val="none" w:sz="0" w:space="0" w:color="auto"/>
        <w:right w:val="none" w:sz="0" w:space="0" w:color="auto"/>
      </w:divBdr>
    </w:div>
    <w:div w:id="1841046386">
      <w:marLeft w:val="480"/>
      <w:marRight w:val="0"/>
      <w:marTop w:val="0"/>
      <w:marBottom w:val="0"/>
      <w:divBdr>
        <w:top w:val="none" w:sz="0" w:space="0" w:color="auto"/>
        <w:left w:val="none" w:sz="0" w:space="0" w:color="auto"/>
        <w:bottom w:val="none" w:sz="0" w:space="0" w:color="auto"/>
        <w:right w:val="none" w:sz="0" w:space="0" w:color="auto"/>
      </w:divBdr>
    </w:div>
    <w:div w:id="1841774552">
      <w:marLeft w:val="480"/>
      <w:marRight w:val="0"/>
      <w:marTop w:val="0"/>
      <w:marBottom w:val="0"/>
      <w:divBdr>
        <w:top w:val="none" w:sz="0" w:space="0" w:color="auto"/>
        <w:left w:val="none" w:sz="0" w:space="0" w:color="auto"/>
        <w:bottom w:val="none" w:sz="0" w:space="0" w:color="auto"/>
        <w:right w:val="none" w:sz="0" w:space="0" w:color="auto"/>
      </w:divBdr>
    </w:div>
    <w:div w:id="1842155562">
      <w:marLeft w:val="480"/>
      <w:marRight w:val="0"/>
      <w:marTop w:val="0"/>
      <w:marBottom w:val="0"/>
      <w:divBdr>
        <w:top w:val="none" w:sz="0" w:space="0" w:color="auto"/>
        <w:left w:val="none" w:sz="0" w:space="0" w:color="auto"/>
        <w:bottom w:val="none" w:sz="0" w:space="0" w:color="auto"/>
        <w:right w:val="none" w:sz="0" w:space="0" w:color="auto"/>
      </w:divBdr>
    </w:div>
    <w:div w:id="1842350697">
      <w:marLeft w:val="480"/>
      <w:marRight w:val="0"/>
      <w:marTop w:val="0"/>
      <w:marBottom w:val="0"/>
      <w:divBdr>
        <w:top w:val="none" w:sz="0" w:space="0" w:color="auto"/>
        <w:left w:val="none" w:sz="0" w:space="0" w:color="auto"/>
        <w:bottom w:val="none" w:sz="0" w:space="0" w:color="auto"/>
        <w:right w:val="none" w:sz="0" w:space="0" w:color="auto"/>
      </w:divBdr>
    </w:div>
    <w:div w:id="1843347627">
      <w:marLeft w:val="480"/>
      <w:marRight w:val="0"/>
      <w:marTop w:val="0"/>
      <w:marBottom w:val="0"/>
      <w:divBdr>
        <w:top w:val="none" w:sz="0" w:space="0" w:color="auto"/>
        <w:left w:val="none" w:sz="0" w:space="0" w:color="auto"/>
        <w:bottom w:val="none" w:sz="0" w:space="0" w:color="auto"/>
        <w:right w:val="none" w:sz="0" w:space="0" w:color="auto"/>
      </w:divBdr>
    </w:div>
    <w:div w:id="1843354595">
      <w:marLeft w:val="480"/>
      <w:marRight w:val="0"/>
      <w:marTop w:val="0"/>
      <w:marBottom w:val="0"/>
      <w:divBdr>
        <w:top w:val="none" w:sz="0" w:space="0" w:color="auto"/>
        <w:left w:val="none" w:sz="0" w:space="0" w:color="auto"/>
        <w:bottom w:val="none" w:sz="0" w:space="0" w:color="auto"/>
        <w:right w:val="none" w:sz="0" w:space="0" w:color="auto"/>
      </w:divBdr>
    </w:div>
    <w:div w:id="1843663963">
      <w:marLeft w:val="480"/>
      <w:marRight w:val="0"/>
      <w:marTop w:val="0"/>
      <w:marBottom w:val="0"/>
      <w:divBdr>
        <w:top w:val="none" w:sz="0" w:space="0" w:color="auto"/>
        <w:left w:val="none" w:sz="0" w:space="0" w:color="auto"/>
        <w:bottom w:val="none" w:sz="0" w:space="0" w:color="auto"/>
        <w:right w:val="none" w:sz="0" w:space="0" w:color="auto"/>
      </w:divBdr>
    </w:div>
    <w:div w:id="1843738193">
      <w:marLeft w:val="480"/>
      <w:marRight w:val="0"/>
      <w:marTop w:val="0"/>
      <w:marBottom w:val="0"/>
      <w:divBdr>
        <w:top w:val="none" w:sz="0" w:space="0" w:color="auto"/>
        <w:left w:val="none" w:sz="0" w:space="0" w:color="auto"/>
        <w:bottom w:val="none" w:sz="0" w:space="0" w:color="auto"/>
        <w:right w:val="none" w:sz="0" w:space="0" w:color="auto"/>
      </w:divBdr>
    </w:div>
    <w:div w:id="1844005723">
      <w:marLeft w:val="480"/>
      <w:marRight w:val="0"/>
      <w:marTop w:val="0"/>
      <w:marBottom w:val="0"/>
      <w:divBdr>
        <w:top w:val="none" w:sz="0" w:space="0" w:color="auto"/>
        <w:left w:val="none" w:sz="0" w:space="0" w:color="auto"/>
        <w:bottom w:val="none" w:sz="0" w:space="0" w:color="auto"/>
        <w:right w:val="none" w:sz="0" w:space="0" w:color="auto"/>
      </w:divBdr>
    </w:div>
    <w:div w:id="1844053651">
      <w:marLeft w:val="480"/>
      <w:marRight w:val="0"/>
      <w:marTop w:val="0"/>
      <w:marBottom w:val="0"/>
      <w:divBdr>
        <w:top w:val="none" w:sz="0" w:space="0" w:color="auto"/>
        <w:left w:val="none" w:sz="0" w:space="0" w:color="auto"/>
        <w:bottom w:val="none" w:sz="0" w:space="0" w:color="auto"/>
        <w:right w:val="none" w:sz="0" w:space="0" w:color="auto"/>
      </w:divBdr>
    </w:div>
    <w:div w:id="1844280475">
      <w:marLeft w:val="480"/>
      <w:marRight w:val="0"/>
      <w:marTop w:val="0"/>
      <w:marBottom w:val="0"/>
      <w:divBdr>
        <w:top w:val="none" w:sz="0" w:space="0" w:color="auto"/>
        <w:left w:val="none" w:sz="0" w:space="0" w:color="auto"/>
        <w:bottom w:val="none" w:sz="0" w:space="0" w:color="auto"/>
        <w:right w:val="none" w:sz="0" w:space="0" w:color="auto"/>
      </w:divBdr>
    </w:div>
    <w:div w:id="1844321584">
      <w:marLeft w:val="480"/>
      <w:marRight w:val="0"/>
      <w:marTop w:val="0"/>
      <w:marBottom w:val="0"/>
      <w:divBdr>
        <w:top w:val="none" w:sz="0" w:space="0" w:color="auto"/>
        <w:left w:val="none" w:sz="0" w:space="0" w:color="auto"/>
        <w:bottom w:val="none" w:sz="0" w:space="0" w:color="auto"/>
        <w:right w:val="none" w:sz="0" w:space="0" w:color="auto"/>
      </w:divBdr>
    </w:div>
    <w:div w:id="1845168617">
      <w:marLeft w:val="480"/>
      <w:marRight w:val="0"/>
      <w:marTop w:val="0"/>
      <w:marBottom w:val="0"/>
      <w:divBdr>
        <w:top w:val="none" w:sz="0" w:space="0" w:color="auto"/>
        <w:left w:val="none" w:sz="0" w:space="0" w:color="auto"/>
        <w:bottom w:val="none" w:sz="0" w:space="0" w:color="auto"/>
        <w:right w:val="none" w:sz="0" w:space="0" w:color="auto"/>
      </w:divBdr>
    </w:div>
    <w:div w:id="1845508809">
      <w:marLeft w:val="480"/>
      <w:marRight w:val="0"/>
      <w:marTop w:val="0"/>
      <w:marBottom w:val="0"/>
      <w:divBdr>
        <w:top w:val="none" w:sz="0" w:space="0" w:color="auto"/>
        <w:left w:val="none" w:sz="0" w:space="0" w:color="auto"/>
        <w:bottom w:val="none" w:sz="0" w:space="0" w:color="auto"/>
        <w:right w:val="none" w:sz="0" w:space="0" w:color="auto"/>
      </w:divBdr>
    </w:div>
    <w:div w:id="1846049511">
      <w:marLeft w:val="480"/>
      <w:marRight w:val="0"/>
      <w:marTop w:val="0"/>
      <w:marBottom w:val="0"/>
      <w:divBdr>
        <w:top w:val="none" w:sz="0" w:space="0" w:color="auto"/>
        <w:left w:val="none" w:sz="0" w:space="0" w:color="auto"/>
        <w:bottom w:val="none" w:sz="0" w:space="0" w:color="auto"/>
        <w:right w:val="none" w:sz="0" w:space="0" w:color="auto"/>
      </w:divBdr>
    </w:div>
    <w:div w:id="1846439880">
      <w:marLeft w:val="480"/>
      <w:marRight w:val="0"/>
      <w:marTop w:val="0"/>
      <w:marBottom w:val="0"/>
      <w:divBdr>
        <w:top w:val="none" w:sz="0" w:space="0" w:color="auto"/>
        <w:left w:val="none" w:sz="0" w:space="0" w:color="auto"/>
        <w:bottom w:val="none" w:sz="0" w:space="0" w:color="auto"/>
        <w:right w:val="none" w:sz="0" w:space="0" w:color="auto"/>
      </w:divBdr>
    </w:div>
    <w:div w:id="1846675013">
      <w:marLeft w:val="480"/>
      <w:marRight w:val="0"/>
      <w:marTop w:val="0"/>
      <w:marBottom w:val="0"/>
      <w:divBdr>
        <w:top w:val="none" w:sz="0" w:space="0" w:color="auto"/>
        <w:left w:val="none" w:sz="0" w:space="0" w:color="auto"/>
        <w:bottom w:val="none" w:sz="0" w:space="0" w:color="auto"/>
        <w:right w:val="none" w:sz="0" w:space="0" w:color="auto"/>
      </w:divBdr>
    </w:div>
    <w:div w:id="1847019008">
      <w:marLeft w:val="480"/>
      <w:marRight w:val="0"/>
      <w:marTop w:val="0"/>
      <w:marBottom w:val="0"/>
      <w:divBdr>
        <w:top w:val="none" w:sz="0" w:space="0" w:color="auto"/>
        <w:left w:val="none" w:sz="0" w:space="0" w:color="auto"/>
        <w:bottom w:val="none" w:sz="0" w:space="0" w:color="auto"/>
        <w:right w:val="none" w:sz="0" w:space="0" w:color="auto"/>
      </w:divBdr>
    </w:div>
    <w:div w:id="1847557111">
      <w:marLeft w:val="480"/>
      <w:marRight w:val="0"/>
      <w:marTop w:val="0"/>
      <w:marBottom w:val="0"/>
      <w:divBdr>
        <w:top w:val="none" w:sz="0" w:space="0" w:color="auto"/>
        <w:left w:val="none" w:sz="0" w:space="0" w:color="auto"/>
        <w:bottom w:val="none" w:sz="0" w:space="0" w:color="auto"/>
        <w:right w:val="none" w:sz="0" w:space="0" w:color="auto"/>
      </w:divBdr>
    </w:div>
    <w:div w:id="1848055230">
      <w:marLeft w:val="480"/>
      <w:marRight w:val="0"/>
      <w:marTop w:val="0"/>
      <w:marBottom w:val="0"/>
      <w:divBdr>
        <w:top w:val="none" w:sz="0" w:space="0" w:color="auto"/>
        <w:left w:val="none" w:sz="0" w:space="0" w:color="auto"/>
        <w:bottom w:val="none" w:sz="0" w:space="0" w:color="auto"/>
        <w:right w:val="none" w:sz="0" w:space="0" w:color="auto"/>
      </w:divBdr>
    </w:div>
    <w:div w:id="1848130548">
      <w:marLeft w:val="480"/>
      <w:marRight w:val="0"/>
      <w:marTop w:val="0"/>
      <w:marBottom w:val="0"/>
      <w:divBdr>
        <w:top w:val="none" w:sz="0" w:space="0" w:color="auto"/>
        <w:left w:val="none" w:sz="0" w:space="0" w:color="auto"/>
        <w:bottom w:val="none" w:sz="0" w:space="0" w:color="auto"/>
        <w:right w:val="none" w:sz="0" w:space="0" w:color="auto"/>
      </w:divBdr>
    </w:div>
    <w:div w:id="1848985324">
      <w:marLeft w:val="480"/>
      <w:marRight w:val="0"/>
      <w:marTop w:val="0"/>
      <w:marBottom w:val="0"/>
      <w:divBdr>
        <w:top w:val="none" w:sz="0" w:space="0" w:color="auto"/>
        <w:left w:val="none" w:sz="0" w:space="0" w:color="auto"/>
        <w:bottom w:val="none" w:sz="0" w:space="0" w:color="auto"/>
        <w:right w:val="none" w:sz="0" w:space="0" w:color="auto"/>
      </w:divBdr>
    </w:div>
    <w:div w:id="1849560821">
      <w:marLeft w:val="480"/>
      <w:marRight w:val="0"/>
      <w:marTop w:val="0"/>
      <w:marBottom w:val="0"/>
      <w:divBdr>
        <w:top w:val="none" w:sz="0" w:space="0" w:color="auto"/>
        <w:left w:val="none" w:sz="0" w:space="0" w:color="auto"/>
        <w:bottom w:val="none" w:sz="0" w:space="0" w:color="auto"/>
        <w:right w:val="none" w:sz="0" w:space="0" w:color="auto"/>
      </w:divBdr>
    </w:div>
    <w:div w:id="1850027431">
      <w:marLeft w:val="480"/>
      <w:marRight w:val="0"/>
      <w:marTop w:val="0"/>
      <w:marBottom w:val="0"/>
      <w:divBdr>
        <w:top w:val="none" w:sz="0" w:space="0" w:color="auto"/>
        <w:left w:val="none" w:sz="0" w:space="0" w:color="auto"/>
        <w:bottom w:val="none" w:sz="0" w:space="0" w:color="auto"/>
        <w:right w:val="none" w:sz="0" w:space="0" w:color="auto"/>
      </w:divBdr>
    </w:div>
    <w:div w:id="1850175614">
      <w:marLeft w:val="480"/>
      <w:marRight w:val="0"/>
      <w:marTop w:val="0"/>
      <w:marBottom w:val="0"/>
      <w:divBdr>
        <w:top w:val="none" w:sz="0" w:space="0" w:color="auto"/>
        <w:left w:val="none" w:sz="0" w:space="0" w:color="auto"/>
        <w:bottom w:val="none" w:sz="0" w:space="0" w:color="auto"/>
        <w:right w:val="none" w:sz="0" w:space="0" w:color="auto"/>
      </w:divBdr>
    </w:div>
    <w:div w:id="1850218821">
      <w:marLeft w:val="480"/>
      <w:marRight w:val="0"/>
      <w:marTop w:val="0"/>
      <w:marBottom w:val="0"/>
      <w:divBdr>
        <w:top w:val="none" w:sz="0" w:space="0" w:color="auto"/>
        <w:left w:val="none" w:sz="0" w:space="0" w:color="auto"/>
        <w:bottom w:val="none" w:sz="0" w:space="0" w:color="auto"/>
        <w:right w:val="none" w:sz="0" w:space="0" w:color="auto"/>
      </w:divBdr>
    </w:div>
    <w:div w:id="1850413275">
      <w:marLeft w:val="480"/>
      <w:marRight w:val="0"/>
      <w:marTop w:val="0"/>
      <w:marBottom w:val="0"/>
      <w:divBdr>
        <w:top w:val="none" w:sz="0" w:space="0" w:color="auto"/>
        <w:left w:val="none" w:sz="0" w:space="0" w:color="auto"/>
        <w:bottom w:val="none" w:sz="0" w:space="0" w:color="auto"/>
        <w:right w:val="none" w:sz="0" w:space="0" w:color="auto"/>
      </w:divBdr>
    </w:div>
    <w:div w:id="1850439493">
      <w:marLeft w:val="480"/>
      <w:marRight w:val="0"/>
      <w:marTop w:val="0"/>
      <w:marBottom w:val="0"/>
      <w:divBdr>
        <w:top w:val="none" w:sz="0" w:space="0" w:color="auto"/>
        <w:left w:val="none" w:sz="0" w:space="0" w:color="auto"/>
        <w:bottom w:val="none" w:sz="0" w:space="0" w:color="auto"/>
        <w:right w:val="none" w:sz="0" w:space="0" w:color="auto"/>
      </w:divBdr>
    </w:div>
    <w:div w:id="1850556500">
      <w:marLeft w:val="480"/>
      <w:marRight w:val="0"/>
      <w:marTop w:val="0"/>
      <w:marBottom w:val="0"/>
      <w:divBdr>
        <w:top w:val="none" w:sz="0" w:space="0" w:color="auto"/>
        <w:left w:val="none" w:sz="0" w:space="0" w:color="auto"/>
        <w:bottom w:val="none" w:sz="0" w:space="0" w:color="auto"/>
        <w:right w:val="none" w:sz="0" w:space="0" w:color="auto"/>
      </w:divBdr>
    </w:div>
    <w:div w:id="1850874993">
      <w:marLeft w:val="480"/>
      <w:marRight w:val="0"/>
      <w:marTop w:val="0"/>
      <w:marBottom w:val="0"/>
      <w:divBdr>
        <w:top w:val="none" w:sz="0" w:space="0" w:color="auto"/>
        <w:left w:val="none" w:sz="0" w:space="0" w:color="auto"/>
        <w:bottom w:val="none" w:sz="0" w:space="0" w:color="auto"/>
        <w:right w:val="none" w:sz="0" w:space="0" w:color="auto"/>
      </w:divBdr>
    </w:div>
    <w:div w:id="1851142342">
      <w:marLeft w:val="480"/>
      <w:marRight w:val="0"/>
      <w:marTop w:val="0"/>
      <w:marBottom w:val="0"/>
      <w:divBdr>
        <w:top w:val="none" w:sz="0" w:space="0" w:color="auto"/>
        <w:left w:val="none" w:sz="0" w:space="0" w:color="auto"/>
        <w:bottom w:val="none" w:sz="0" w:space="0" w:color="auto"/>
        <w:right w:val="none" w:sz="0" w:space="0" w:color="auto"/>
      </w:divBdr>
    </w:div>
    <w:div w:id="1851524478">
      <w:marLeft w:val="480"/>
      <w:marRight w:val="0"/>
      <w:marTop w:val="0"/>
      <w:marBottom w:val="0"/>
      <w:divBdr>
        <w:top w:val="none" w:sz="0" w:space="0" w:color="auto"/>
        <w:left w:val="none" w:sz="0" w:space="0" w:color="auto"/>
        <w:bottom w:val="none" w:sz="0" w:space="0" w:color="auto"/>
        <w:right w:val="none" w:sz="0" w:space="0" w:color="auto"/>
      </w:divBdr>
    </w:div>
    <w:div w:id="1852253018">
      <w:marLeft w:val="480"/>
      <w:marRight w:val="0"/>
      <w:marTop w:val="0"/>
      <w:marBottom w:val="0"/>
      <w:divBdr>
        <w:top w:val="none" w:sz="0" w:space="0" w:color="auto"/>
        <w:left w:val="none" w:sz="0" w:space="0" w:color="auto"/>
        <w:bottom w:val="none" w:sz="0" w:space="0" w:color="auto"/>
        <w:right w:val="none" w:sz="0" w:space="0" w:color="auto"/>
      </w:divBdr>
    </w:div>
    <w:div w:id="1852405192">
      <w:marLeft w:val="480"/>
      <w:marRight w:val="0"/>
      <w:marTop w:val="0"/>
      <w:marBottom w:val="0"/>
      <w:divBdr>
        <w:top w:val="none" w:sz="0" w:space="0" w:color="auto"/>
        <w:left w:val="none" w:sz="0" w:space="0" w:color="auto"/>
        <w:bottom w:val="none" w:sz="0" w:space="0" w:color="auto"/>
        <w:right w:val="none" w:sz="0" w:space="0" w:color="auto"/>
      </w:divBdr>
    </w:div>
    <w:div w:id="1853184475">
      <w:marLeft w:val="480"/>
      <w:marRight w:val="0"/>
      <w:marTop w:val="0"/>
      <w:marBottom w:val="0"/>
      <w:divBdr>
        <w:top w:val="none" w:sz="0" w:space="0" w:color="auto"/>
        <w:left w:val="none" w:sz="0" w:space="0" w:color="auto"/>
        <w:bottom w:val="none" w:sz="0" w:space="0" w:color="auto"/>
        <w:right w:val="none" w:sz="0" w:space="0" w:color="auto"/>
      </w:divBdr>
    </w:div>
    <w:div w:id="1853371627">
      <w:marLeft w:val="480"/>
      <w:marRight w:val="0"/>
      <w:marTop w:val="0"/>
      <w:marBottom w:val="0"/>
      <w:divBdr>
        <w:top w:val="none" w:sz="0" w:space="0" w:color="auto"/>
        <w:left w:val="none" w:sz="0" w:space="0" w:color="auto"/>
        <w:bottom w:val="none" w:sz="0" w:space="0" w:color="auto"/>
        <w:right w:val="none" w:sz="0" w:space="0" w:color="auto"/>
      </w:divBdr>
    </w:div>
    <w:div w:id="1853687798">
      <w:marLeft w:val="480"/>
      <w:marRight w:val="0"/>
      <w:marTop w:val="0"/>
      <w:marBottom w:val="0"/>
      <w:divBdr>
        <w:top w:val="none" w:sz="0" w:space="0" w:color="auto"/>
        <w:left w:val="none" w:sz="0" w:space="0" w:color="auto"/>
        <w:bottom w:val="none" w:sz="0" w:space="0" w:color="auto"/>
        <w:right w:val="none" w:sz="0" w:space="0" w:color="auto"/>
      </w:divBdr>
    </w:div>
    <w:div w:id="1853763458">
      <w:marLeft w:val="480"/>
      <w:marRight w:val="0"/>
      <w:marTop w:val="0"/>
      <w:marBottom w:val="0"/>
      <w:divBdr>
        <w:top w:val="none" w:sz="0" w:space="0" w:color="auto"/>
        <w:left w:val="none" w:sz="0" w:space="0" w:color="auto"/>
        <w:bottom w:val="none" w:sz="0" w:space="0" w:color="auto"/>
        <w:right w:val="none" w:sz="0" w:space="0" w:color="auto"/>
      </w:divBdr>
    </w:div>
    <w:div w:id="1854491473">
      <w:marLeft w:val="480"/>
      <w:marRight w:val="0"/>
      <w:marTop w:val="0"/>
      <w:marBottom w:val="0"/>
      <w:divBdr>
        <w:top w:val="none" w:sz="0" w:space="0" w:color="auto"/>
        <w:left w:val="none" w:sz="0" w:space="0" w:color="auto"/>
        <w:bottom w:val="none" w:sz="0" w:space="0" w:color="auto"/>
        <w:right w:val="none" w:sz="0" w:space="0" w:color="auto"/>
      </w:divBdr>
    </w:div>
    <w:div w:id="1855993652">
      <w:marLeft w:val="480"/>
      <w:marRight w:val="0"/>
      <w:marTop w:val="0"/>
      <w:marBottom w:val="0"/>
      <w:divBdr>
        <w:top w:val="none" w:sz="0" w:space="0" w:color="auto"/>
        <w:left w:val="none" w:sz="0" w:space="0" w:color="auto"/>
        <w:bottom w:val="none" w:sz="0" w:space="0" w:color="auto"/>
        <w:right w:val="none" w:sz="0" w:space="0" w:color="auto"/>
      </w:divBdr>
    </w:div>
    <w:div w:id="1855997481">
      <w:marLeft w:val="480"/>
      <w:marRight w:val="0"/>
      <w:marTop w:val="0"/>
      <w:marBottom w:val="0"/>
      <w:divBdr>
        <w:top w:val="none" w:sz="0" w:space="0" w:color="auto"/>
        <w:left w:val="none" w:sz="0" w:space="0" w:color="auto"/>
        <w:bottom w:val="none" w:sz="0" w:space="0" w:color="auto"/>
        <w:right w:val="none" w:sz="0" w:space="0" w:color="auto"/>
      </w:divBdr>
    </w:div>
    <w:div w:id="1856000480">
      <w:marLeft w:val="480"/>
      <w:marRight w:val="0"/>
      <w:marTop w:val="0"/>
      <w:marBottom w:val="0"/>
      <w:divBdr>
        <w:top w:val="none" w:sz="0" w:space="0" w:color="auto"/>
        <w:left w:val="none" w:sz="0" w:space="0" w:color="auto"/>
        <w:bottom w:val="none" w:sz="0" w:space="0" w:color="auto"/>
        <w:right w:val="none" w:sz="0" w:space="0" w:color="auto"/>
      </w:divBdr>
    </w:div>
    <w:div w:id="1856260210">
      <w:marLeft w:val="480"/>
      <w:marRight w:val="0"/>
      <w:marTop w:val="0"/>
      <w:marBottom w:val="0"/>
      <w:divBdr>
        <w:top w:val="none" w:sz="0" w:space="0" w:color="auto"/>
        <w:left w:val="none" w:sz="0" w:space="0" w:color="auto"/>
        <w:bottom w:val="none" w:sz="0" w:space="0" w:color="auto"/>
        <w:right w:val="none" w:sz="0" w:space="0" w:color="auto"/>
      </w:divBdr>
    </w:div>
    <w:div w:id="1856459215">
      <w:marLeft w:val="480"/>
      <w:marRight w:val="0"/>
      <w:marTop w:val="0"/>
      <w:marBottom w:val="0"/>
      <w:divBdr>
        <w:top w:val="none" w:sz="0" w:space="0" w:color="auto"/>
        <w:left w:val="none" w:sz="0" w:space="0" w:color="auto"/>
        <w:bottom w:val="none" w:sz="0" w:space="0" w:color="auto"/>
        <w:right w:val="none" w:sz="0" w:space="0" w:color="auto"/>
      </w:divBdr>
    </w:div>
    <w:div w:id="1857308171">
      <w:marLeft w:val="480"/>
      <w:marRight w:val="0"/>
      <w:marTop w:val="0"/>
      <w:marBottom w:val="0"/>
      <w:divBdr>
        <w:top w:val="none" w:sz="0" w:space="0" w:color="auto"/>
        <w:left w:val="none" w:sz="0" w:space="0" w:color="auto"/>
        <w:bottom w:val="none" w:sz="0" w:space="0" w:color="auto"/>
        <w:right w:val="none" w:sz="0" w:space="0" w:color="auto"/>
      </w:divBdr>
    </w:div>
    <w:div w:id="1858807803">
      <w:marLeft w:val="480"/>
      <w:marRight w:val="0"/>
      <w:marTop w:val="0"/>
      <w:marBottom w:val="0"/>
      <w:divBdr>
        <w:top w:val="none" w:sz="0" w:space="0" w:color="auto"/>
        <w:left w:val="none" w:sz="0" w:space="0" w:color="auto"/>
        <w:bottom w:val="none" w:sz="0" w:space="0" w:color="auto"/>
        <w:right w:val="none" w:sz="0" w:space="0" w:color="auto"/>
      </w:divBdr>
    </w:div>
    <w:div w:id="1859274083">
      <w:marLeft w:val="480"/>
      <w:marRight w:val="0"/>
      <w:marTop w:val="0"/>
      <w:marBottom w:val="0"/>
      <w:divBdr>
        <w:top w:val="none" w:sz="0" w:space="0" w:color="auto"/>
        <w:left w:val="none" w:sz="0" w:space="0" w:color="auto"/>
        <w:bottom w:val="none" w:sz="0" w:space="0" w:color="auto"/>
        <w:right w:val="none" w:sz="0" w:space="0" w:color="auto"/>
      </w:divBdr>
    </w:div>
    <w:div w:id="1859927086">
      <w:marLeft w:val="480"/>
      <w:marRight w:val="0"/>
      <w:marTop w:val="0"/>
      <w:marBottom w:val="0"/>
      <w:divBdr>
        <w:top w:val="none" w:sz="0" w:space="0" w:color="auto"/>
        <w:left w:val="none" w:sz="0" w:space="0" w:color="auto"/>
        <w:bottom w:val="none" w:sz="0" w:space="0" w:color="auto"/>
        <w:right w:val="none" w:sz="0" w:space="0" w:color="auto"/>
      </w:divBdr>
    </w:div>
    <w:div w:id="1860120536">
      <w:marLeft w:val="480"/>
      <w:marRight w:val="0"/>
      <w:marTop w:val="0"/>
      <w:marBottom w:val="0"/>
      <w:divBdr>
        <w:top w:val="none" w:sz="0" w:space="0" w:color="auto"/>
        <w:left w:val="none" w:sz="0" w:space="0" w:color="auto"/>
        <w:bottom w:val="none" w:sz="0" w:space="0" w:color="auto"/>
        <w:right w:val="none" w:sz="0" w:space="0" w:color="auto"/>
      </w:divBdr>
    </w:div>
    <w:div w:id="1860200073">
      <w:marLeft w:val="480"/>
      <w:marRight w:val="0"/>
      <w:marTop w:val="0"/>
      <w:marBottom w:val="0"/>
      <w:divBdr>
        <w:top w:val="none" w:sz="0" w:space="0" w:color="auto"/>
        <w:left w:val="none" w:sz="0" w:space="0" w:color="auto"/>
        <w:bottom w:val="none" w:sz="0" w:space="0" w:color="auto"/>
        <w:right w:val="none" w:sz="0" w:space="0" w:color="auto"/>
      </w:divBdr>
    </w:div>
    <w:div w:id="1860586253">
      <w:marLeft w:val="480"/>
      <w:marRight w:val="0"/>
      <w:marTop w:val="0"/>
      <w:marBottom w:val="0"/>
      <w:divBdr>
        <w:top w:val="none" w:sz="0" w:space="0" w:color="auto"/>
        <w:left w:val="none" w:sz="0" w:space="0" w:color="auto"/>
        <w:bottom w:val="none" w:sz="0" w:space="0" w:color="auto"/>
        <w:right w:val="none" w:sz="0" w:space="0" w:color="auto"/>
      </w:divBdr>
    </w:div>
    <w:div w:id="1860730519">
      <w:marLeft w:val="480"/>
      <w:marRight w:val="0"/>
      <w:marTop w:val="0"/>
      <w:marBottom w:val="0"/>
      <w:divBdr>
        <w:top w:val="none" w:sz="0" w:space="0" w:color="auto"/>
        <w:left w:val="none" w:sz="0" w:space="0" w:color="auto"/>
        <w:bottom w:val="none" w:sz="0" w:space="0" w:color="auto"/>
        <w:right w:val="none" w:sz="0" w:space="0" w:color="auto"/>
      </w:divBdr>
    </w:div>
    <w:div w:id="1860851520">
      <w:marLeft w:val="480"/>
      <w:marRight w:val="0"/>
      <w:marTop w:val="0"/>
      <w:marBottom w:val="0"/>
      <w:divBdr>
        <w:top w:val="none" w:sz="0" w:space="0" w:color="auto"/>
        <w:left w:val="none" w:sz="0" w:space="0" w:color="auto"/>
        <w:bottom w:val="none" w:sz="0" w:space="0" w:color="auto"/>
        <w:right w:val="none" w:sz="0" w:space="0" w:color="auto"/>
      </w:divBdr>
    </w:div>
    <w:div w:id="1861046839">
      <w:marLeft w:val="480"/>
      <w:marRight w:val="0"/>
      <w:marTop w:val="0"/>
      <w:marBottom w:val="0"/>
      <w:divBdr>
        <w:top w:val="none" w:sz="0" w:space="0" w:color="auto"/>
        <w:left w:val="none" w:sz="0" w:space="0" w:color="auto"/>
        <w:bottom w:val="none" w:sz="0" w:space="0" w:color="auto"/>
        <w:right w:val="none" w:sz="0" w:space="0" w:color="auto"/>
      </w:divBdr>
    </w:div>
    <w:div w:id="1861119149">
      <w:marLeft w:val="480"/>
      <w:marRight w:val="0"/>
      <w:marTop w:val="0"/>
      <w:marBottom w:val="0"/>
      <w:divBdr>
        <w:top w:val="none" w:sz="0" w:space="0" w:color="auto"/>
        <w:left w:val="none" w:sz="0" w:space="0" w:color="auto"/>
        <w:bottom w:val="none" w:sz="0" w:space="0" w:color="auto"/>
        <w:right w:val="none" w:sz="0" w:space="0" w:color="auto"/>
      </w:divBdr>
    </w:div>
    <w:div w:id="1861235629">
      <w:marLeft w:val="480"/>
      <w:marRight w:val="0"/>
      <w:marTop w:val="0"/>
      <w:marBottom w:val="0"/>
      <w:divBdr>
        <w:top w:val="none" w:sz="0" w:space="0" w:color="auto"/>
        <w:left w:val="none" w:sz="0" w:space="0" w:color="auto"/>
        <w:bottom w:val="none" w:sz="0" w:space="0" w:color="auto"/>
        <w:right w:val="none" w:sz="0" w:space="0" w:color="auto"/>
      </w:divBdr>
    </w:div>
    <w:div w:id="1861580979">
      <w:marLeft w:val="480"/>
      <w:marRight w:val="0"/>
      <w:marTop w:val="0"/>
      <w:marBottom w:val="0"/>
      <w:divBdr>
        <w:top w:val="none" w:sz="0" w:space="0" w:color="auto"/>
        <w:left w:val="none" w:sz="0" w:space="0" w:color="auto"/>
        <w:bottom w:val="none" w:sz="0" w:space="0" w:color="auto"/>
        <w:right w:val="none" w:sz="0" w:space="0" w:color="auto"/>
      </w:divBdr>
    </w:div>
    <w:div w:id="1861626392">
      <w:marLeft w:val="480"/>
      <w:marRight w:val="0"/>
      <w:marTop w:val="0"/>
      <w:marBottom w:val="0"/>
      <w:divBdr>
        <w:top w:val="none" w:sz="0" w:space="0" w:color="auto"/>
        <w:left w:val="none" w:sz="0" w:space="0" w:color="auto"/>
        <w:bottom w:val="none" w:sz="0" w:space="0" w:color="auto"/>
        <w:right w:val="none" w:sz="0" w:space="0" w:color="auto"/>
      </w:divBdr>
    </w:div>
    <w:div w:id="1863516987">
      <w:marLeft w:val="480"/>
      <w:marRight w:val="0"/>
      <w:marTop w:val="0"/>
      <w:marBottom w:val="0"/>
      <w:divBdr>
        <w:top w:val="none" w:sz="0" w:space="0" w:color="auto"/>
        <w:left w:val="none" w:sz="0" w:space="0" w:color="auto"/>
        <w:bottom w:val="none" w:sz="0" w:space="0" w:color="auto"/>
        <w:right w:val="none" w:sz="0" w:space="0" w:color="auto"/>
      </w:divBdr>
    </w:div>
    <w:div w:id="1863661372">
      <w:marLeft w:val="480"/>
      <w:marRight w:val="0"/>
      <w:marTop w:val="0"/>
      <w:marBottom w:val="0"/>
      <w:divBdr>
        <w:top w:val="none" w:sz="0" w:space="0" w:color="auto"/>
        <w:left w:val="none" w:sz="0" w:space="0" w:color="auto"/>
        <w:bottom w:val="none" w:sz="0" w:space="0" w:color="auto"/>
        <w:right w:val="none" w:sz="0" w:space="0" w:color="auto"/>
      </w:divBdr>
    </w:div>
    <w:div w:id="1863785192">
      <w:marLeft w:val="480"/>
      <w:marRight w:val="0"/>
      <w:marTop w:val="0"/>
      <w:marBottom w:val="0"/>
      <w:divBdr>
        <w:top w:val="none" w:sz="0" w:space="0" w:color="auto"/>
        <w:left w:val="none" w:sz="0" w:space="0" w:color="auto"/>
        <w:bottom w:val="none" w:sz="0" w:space="0" w:color="auto"/>
        <w:right w:val="none" w:sz="0" w:space="0" w:color="auto"/>
      </w:divBdr>
    </w:div>
    <w:div w:id="1864123278">
      <w:marLeft w:val="480"/>
      <w:marRight w:val="0"/>
      <w:marTop w:val="0"/>
      <w:marBottom w:val="0"/>
      <w:divBdr>
        <w:top w:val="none" w:sz="0" w:space="0" w:color="auto"/>
        <w:left w:val="none" w:sz="0" w:space="0" w:color="auto"/>
        <w:bottom w:val="none" w:sz="0" w:space="0" w:color="auto"/>
        <w:right w:val="none" w:sz="0" w:space="0" w:color="auto"/>
      </w:divBdr>
    </w:div>
    <w:div w:id="1864124751">
      <w:marLeft w:val="480"/>
      <w:marRight w:val="0"/>
      <w:marTop w:val="0"/>
      <w:marBottom w:val="0"/>
      <w:divBdr>
        <w:top w:val="none" w:sz="0" w:space="0" w:color="auto"/>
        <w:left w:val="none" w:sz="0" w:space="0" w:color="auto"/>
        <w:bottom w:val="none" w:sz="0" w:space="0" w:color="auto"/>
        <w:right w:val="none" w:sz="0" w:space="0" w:color="auto"/>
      </w:divBdr>
    </w:div>
    <w:div w:id="1864324394">
      <w:marLeft w:val="480"/>
      <w:marRight w:val="0"/>
      <w:marTop w:val="0"/>
      <w:marBottom w:val="0"/>
      <w:divBdr>
        <w:top w:val="none" w:sz="0" w:space="0" w:color="auto"/>
        <w:left w:val="none" w:sz="0" w:space="0" w:color="auto"/>
        <w:bottom w:val="none" w:sz="0" w:space="0" w:color="auto"/>
        <w:right w:val="none" w:sz="0" w:space="0" w:color="auto"/>
      </w:divBdr>
    </w:div>
    <w:div w:id="1864898990">
      <w:marLeft w:val="480"/>
      <w:marRight w:val="0"/>
      <w:marTop w:val="0"/>
      <w:marBottom w:val="0"/>
      <w:divBdr>
        <w:top w:val="none" w:sz="0" w:space="0" w:color="auto"/>
        <w:left w:val="none" w:sz="0" w:space="0" w:color="auto"/>
        <w:bottom w:val="none" w:sz="0" w:space="0" w:color="auto"/>
        <w:right w:val="none" w:sz="0" w:space="0" w:color="auto"/>
      </w:divBdr>
    </w:div>
    <w:div w:id="1865094828">
      <w:marLeft w:val="480"/>
      <w:marRight w:val="0"/>
      <w:marTop w:val="0"/>
      <w:marBottom w:val="0"/>
      <w:divBdr>
        <w:top w:val="none" w:sz="0" w:space="0" w:color="auto"/>
        <w:left w:val="none" w:sz="0" w:space="0" w:color="auto"/>
        <w:bottom w:val="none" w:sz="0" w:space="0" w:color="auto"/>
        <w:right w:val="none" w:sz="0" w:space="0" w:color="auto"/>
      </w:divBdr>
    </w:div>
    <w:div w:id="1865360634">
      <w:marLeft w:val="480"/>
      <w:marRight w:val="0"/>
      <w:marTop w:val="0"/>
      <w:marBottom w:val="0"/>
      <w:divBdr>
        <w:top w:val="none" w:sz="0" w:space="0" w:color="auto"/>
        <w:left w:val="none" w:sz="0" w:space="0" w:color="auto"/>
        <w:bottom w:val="none" w:sz="0" w:space="0" w:color="auto"/>
        <w:right w:val="none" w:sz="0" w:space="0" w:color="auto"/>
      </w:divBdr>
    </w:div>
    <w:div w:id="1866366851">
      <w:marLeft w:val="480"/>
      <w:marRight w:val="0"/>
      <w:marTop w:val="0"/>
      <w:marBottom w:val="0"/>
      <w:divBdr>
        <w:top w:val="none" w:sz="0" w:space="0" w:color="auto"/>
        <w:left w:val="none" w:sz="0" w:space="0" w:color="auto"/>
        <w:bottom w:val="none" w:sz="0" w:space="0" w:color="auto"/>
        <w:right w:val="none" w:sz="0" w:space="0" w:color="auto"/>
      </w:divBdr>
    </w:div>
    <w:div w:id="1866866890">
      <w:marLeft w:val="480"/>
      <w:marRight w:val="0"/>
      <w:marTop w:val="0"/>
      <w:marBottom w:val="0"/>
      <w:divBdr>
        <w:top w:val="none" w:sz="0" w:space="0" w:color="auto"/>
        <w:left w:val="none" w:sz="0" w:space="0" w:color="auto"/>
        <w:bottom w:val="none" w:sz="0" w:space="0" w:color="auto"/>
        <w:right w:val="none" w:sz="0" w:space="0" w:color="auto"/>
      </w:divBdr>
    </w:div>
    <w:div w:id="1867911198">
      <w:marLeft w:val="480"/>
      <w:marRight w:val="0"/>
      <w:marTop w:val="0"/>
      <w:marBottom w:val="0"/>
      <w:divBdr>
        <w:top w:val="none" w:sz="0" w:space="0" w:color="auto"/>
        <w:left w:val="none" w:sz="0" w:space="0" w:color="auto"/>
        <w:bottom w:val="none" w:sz="0" w:space="0" w:color="auto"/>
        <w:right w:val="none" w:sz="0" w:space="0" w:color="auto"/>
      </w:divBdr>
    </w:div>
    <w:div w:id="1867912914">
      <w:marLeft w:val="480"/>
      <w:marRight w:val="0"/>
      <w:marTop w:val="0"/>
      <w:marBottom w:val="0"/>
      <w:divBdr>
        <w:top w:val="none" w:sz="0" w:space="0" w:color="auto"/>
        <w:left w:val="none" w:sz="0" w:space="0" w:color="auto"/>
        <w:bottom w:val="none" w:sz="0" w:space="0" w:color="auto"/>
        <w:right w:val="none" w:sz="0" w:space="0" w:color="auto"/>
      </w:divBdr>
    </w:div>
    <w:div w:id="1868056941">
      <w:marLeft w:val="480"/>
      <w:marRight w:val="0"/>
      <w:marTop w:val="0"/>
      <w:marBottom w:val="0"/>
      <w:divBdr>
        <w:top w:val="none" w:sz="0" w:space="0" w:color="auto"/>
        <w:left w:val="none" w:sz="0" w:space="0" w:color="auto"/>
        <w:bottom w:val="none" w:sz="0" w:space="0" w:color="auto"/>
        <w:right w:val="none" w:sz="0" w:space="0" w:color="auto"/>
      </w:divBdr>
    </w:div>
    <w:div w:id="1868059999">
      <w:marLeft w:val="480"/>
      <w:marRight w:val="0"/>
      <w:marTop w:val="0"/>
      <w:marBottom w:val="0"/>
      <w:divBdr>
        <w:top w:val="none" w:sz="0" w:space="0" w:color="auto"/>
        <w:left w:val="none" w:sz="0" w:space="0" w:color="auto"/>
        <w:bottom w:val="none" w:sz="0" w:space="0" w:color="auto"/>
        <w:right w:val="none" w:sz="0" w:space="0" w:color="auto"/>
      </w:divBdr>
    </w:div>
    <w:div w:id="1868371696">
      <w:marLeft w:val="480"/>
      <w:marRight w:val="0"/>
      <w:marTop w:val="0"/>
      <w:marBottom w:val="0"/>
      <w:divBdr>
        <w:top w:val="none" w:sz="0" w:space="0" w:color="auto"/>
        <w:left w:val="none" w:sz="0" w:space="0" w:color="auto"/>
        <w:bottom w:val="none" w:sz="0" w:space="0" w:color="auto"/>
        <w:right w:val="none" w:sz="0" w:space="0" w:color="auto"/>
      </w:divBdr>
    </w:div>
    <w:div w:id="1869290754">
      <w:marLeft w:val="480"/>
      <w:marRight w:val="0"/>
      <w:marTop w:val="0"/>
      <w:marBottom w:val="0"/>
      <w:divBdr>
        <w:top w:val="none" w:sz="0" w:space="0" w:color="auto"/>
        <w:left w:val="none" w:sz="0" w:space="0" w:color="auto"/>
        <w:bottom w:val="none" w:sz="0" w:space="0" w:color="auto"/>
        <w:right w:val="none" w:sz="0" w:space="0" w:color="auto"/>
      </w:divBdr>
    </w:div>
    <w:div w:id="1870023082">
      <w:marLeft w:val="480"/>
      <w:marRight w:val="0"/>
      <w:marTop w:val="0"/>
      <w:marBottom w:val="0"/>
      <w:divBdr>
        <w:top w:val="none" w:sz="0" w:space="0" w:color="auto"/>
        <w:left w:val="none" w:sz="0" w:space="0" w:color="auto"/>
        <w:bottom w:val="none" w:sz="0" w:space="0" w:color="auto"/>
        <w:right w:val="none" w:sz="0" w:space="0" w:color="auto"/>
      </w:divBdr>
    </w:div>
    <w:div w:id="1870147744">
      <w:marLeft w:val="480"/>
      <w:marRight w:val="0"/>
      <w:marTop w:val="0"/>
      <w:marBottom w:val="0"/>
      <w:divBdr>
        <w:top w:val="none" w:sz="0" w:space="0" w:color="auto"/>
        <w:left w:val="none" w:sz="0" w:space="0" w:color="auto"/>
        <w:bottom w:val="none" w:sz="0" w:space="0" w:color="auto"/>
        <w:right w:val="none" w:sz="0" w:space="0" w:color="auto"/>
      </w:divBdr>
    </w:div>
    <w:div w:id="1870795407">
      <w:marLeft w:val="480"/>
      <w:marRight w:val="0"/>
      <w:marTop w:val="0"/>
      <w:marBottom w:val="0"/>
      <w:divBdr>
        <w:top w:val="none" w:sz="0" w:space="0" w:color="auto"/>
        <w:left w:val="none" w:sz="0" w:space="0" w:color="auto"/>
        <w:bottom w:val="none" w:sz="0" w:space="0" w:color="auto"/>
        <w:right w:val="none" w:sz="0" w:space="0" w:color="auto"/>
      </w:divBdr>
    </w:div>
    <w:div w:id="1871717854">
      <w:marLeft w:val="480"/>
      <w:marRight w:val="0"/>
      <w:marTop w:val="0"/>
      <w:marBottom w:val="0"/>
      <w:divBdr>
        <w:top w:val="none" w:sz="0" w:space="0" w:color="auto"/>
        <w:left w:val="none" w:sz="0" w:space="0" w:color="auto"/>
        <w:bottom w:val="none" w:sz="0" w:space="0" w:color="auto"/>
        <w:right w:val="none" w:sz="0" w:space="0" w:color="auto"/>
      </w:divBdr>
    </w:div>
    <w:div w:id="1871719332">
      <w:marLeft w:val="480"/>
      <w:marRight w:val="0"/>
      <w:marTop w:val="0"/>
      <w:marBottom w:val="0"/>
      <w:divBdr>
        <w:top w:val="none" w:sz="0" w:space="0" w:color="auto"/>
        <w:left w:val="none" w:sz="0" w:space="0" w:color="auto"/>
        <w:bottom w:val="none" w:sz="0" w:space="0" w:color="auto"/>
        <w:right w:val="none" w:sz="0" w:space="0" w:color="auto"/>
      </w:divBdr>
    </w:div>
    <w:div w:id="1871795620">
      <w:marLeft w:val="480"/>
      <w:marRight w:val="0"/>
      <w:marTop w:val="0"/>
      <w:marBottom w:val="0"/>
      <w:divBdr>
        <w:top w:val="none" w:sz="0" w:space="0" w:color="auto"/>
        <w:left w:val="none" w:sz="0" w:space="0" w:color="auto"/>
        <w:bottom w:val="none" w:sz="0" w:space="0" w:color="auto"/>
        <w:right w:val="none" w:sz="0" w:space="0" w:color="auto"/>
      </w:divBdr>
    </w:div>
    <w:div w:id="1872301969">
      <w:marLeft w:val="480"/>
      <w:marRight w:val="0"/>
      <w:marTop w:val="0"/>
      <w:marBottom w:val="0"/>
      <w:divBdr>
        <w:top w:val="none" w:sz="0" w:space="0" w:color="auto"/>
        <w:left w:val="none" w:sz="0" w:space="0" w:color="auto"/>
        <w:bottom w:val="none" w:sz="0" w:space="0" w:color="auto"/>
        <w:right w:val="none" w:sz="0" w:space="0" w:color="auto"/>
      </w:divBdr>
    </w:div>
    <w:div w:id="1872376088">
      <w:marLeft w:val="480"/>
      <w:marRight w:val="0"/>
      <w:marTop w:val="0"/>
      <w:marBottom w:val="0"/>
      <w:divBdr>
        <w:top w:val="none" w:sz="0" w:space="0" w:color="auto"/>
        <w:left w:val="none" w:sz="0" w:space="0" w:color="auto"/>
        <w:bottom w:val="none" w:sz="0" w:space="0" w:color="auto"/>
        <w:right w:val="none" w:sz="0" w:space="0" w:color="auto"/>
      </w:divBdr>
    </w:div>
    <w:div w:id="1872692289">
      <w:marLeft w:val="480"/>
      <w:marRight w:val="0"/>
      <w:marTop w:val="0"/>
      <w:marBottom w:val="0"/>
      <w:divBdr>
        <w:top w:val="none" w:sz="0" w:space="0" w:color="auto"/>
        <w:left w:val="none" w:sz="0" w:space="0" w:color="auto"/>
        <w:bottom w:val="none" w:sz="0" w:space="0" w:color="auto"/>
        <w:right w:val="none" w:sz="0" w:space="0" w:color="auto"/>
      </w:divBdr>
    </w:div>
    <w:div w:id="1872760957">
      <w:marLeft w:val="480"/>
      <w:marRight w:val="0"/>
      <w:marTop w:val="0"/>
      <w:marBottom w:val="0"/>
      <w:divBdr>
        <w:top w:val="none" w:sz="0" w:space="0" w:color="auto"/>
        <w:left w:val="none" w:sz="0" w:space="0" w:color="auto"/>
        <w:bottom w:val="none" w:sz="0" w:space="0" w:color="auto"/>
        <w:right w:val="none" w:sz="0" w:space="0" w:color="auto"/>
      </w:divBdr>
    </w:div>
    <w:div w:id="1872912775">
      <w:marLeft w:val="480"/>
      <w:marRight w:val="0"/>
      <w:marTop w:val="0"/>
      <w:marBottom w:val="0"/>
      <w:divBdr>
        <w:top w:val="none" w:sz="0" w:space="0" w:color="auto"/>
        <w:left w:val="none" w:sz="0" w:space="0" w:color="auto"/>
        <w:bottom w:val="none" w:sz="0" w:space="0" w:color="auto"/>
        <w:right w:val="none" w:sz="0" w:space="0" w:color="auto"/>
      </w:divBdr>
    </w:div>
    <w:div w:id="1873035189">
      <w:marLeft w:val="480"/>
      <w:marRight w:val="0"/>
      <w:marTop w:val="0"/>
      <w:marBottom w:val="0"/>
      <w:divBdr>
        <w:top w:val="none" w:sz="0" w:space="0" w:color="auto"/>
        <w:left w:val="none" w:sz="0" w:space="0" w:color="auto"/>
        <w:bottom w:val="none" w:sz="0" w:space="0" w:color="auto"/>
        <w:right w:val="none" w:sz="0" w:space="0" w:color="auto"/>
      </w:divBdr>
    </w:div>
    <w:div w:id="1873298856">
      <w:marLeft w:val="480"/>
      <w:marRight w:val="0"/>
      <w:marTop w:val="0"/>
      <w:marBottom w:val="0"/>
      <w:divBdr>
        <w:top w:val="none" w:sz="0" w:space="0" w:color="auto"/>
        <w:left w:val="none" w:sz="0" w:space="0" w:color="auto"/>
        <w:bottom w:val="none" w:sz="0" w:space="0" w:color="auto"/>
        <w:right w:val="none" w:sz="0" w:space="0" w:color="auto"/>
      </w:divBdr>
    </w:div>
    <w:div w:id="1873306104">
      <w:marLeft w:val="480"/>
      <w:marRight w:val="0"/>
      <w:marTop w:val="0"/>
      <w:marBottom w:val="0"/>
      <w:divBdr>
        <w:top w:val="none" w:sz="0" w:space="0" w:color="auto"/>
        <w:left w:val="none" w:sz="0" w:space="0" w:color="auto"/>
        <w:bottom w:val="none" w:sz="0" w:space="0" w:color="auto"/>
        <w:right w:val="none" w:sz="0" w:space="0" w:color="auto"/>
      </w:divBdr>
    </w:div>
    <w:div w:id="1873692119">
      <w:marLeft w:val="480"/>
      <w:marRight w:val="0"/>
      <w:marTop w:val="0"/>
      <w:marBottom w:val="0"/>
      <w:divBdr>
        <w:top w:val="none" w:sz="0" w:space="0" w:color="auto"/>
        <w:left w:val="none" w:sz="0" w:space="0" w:color="auto"/>
        <w:bottom w:val="none" w:sz="0" w:space="0" w:color="auto"/>
        <w:right w:val="none" w:sz="0" w:space="0" w:color="auto"/>
      </w:divBdr>
    </w:div>
    <w:div w:id="1873767592">
      <w:marLeft w:val="480"/>
      <w:marRight w:val="0"/>
      <w:marTop w:val="0"/>
      <w:marBottom w:val="0"/>
      <w:divBdr>
        <w:top w:val="none" w:sz="0" w:space="0" w:color="auto"/>
        <w:left w:val="none" w:sz="0" w:space="0" w:color="auto"/>
        <w:bottom w:val="none" w:sz="0" w:space="0" w:color="auto"/>
        <w:right w:val="none" w:sz="0" w:space="0" w:color="auto"/>
      </w:divBdr>
    </w:div>
    <w:div w:id="1874076400">
      <w:marLeft w:val="480"/>
      <w:marRight w:val="0"/>
      <w:marTop w:val="0"/>
      <w:marBottom w:val="0"/>
      <w:divBdr>
        <w:top w:val="none" w:sz="0" w:space="0" w:color="auto"/>
        <w:left w:val="none" w:sz="0" w:space="0" w:color="auto"/>
        <w:bottom w:val="none" w:sz="0" w:space="0" w:color="auto"/>
        <w:right w:val="none" w:sz="0" w:space="0" w:color="auto"/>
      </w:divBdr>
    </w:div>
    <w:div w:id="1874078932">
      <w:marLeft w:val="480"/>
      <w:marRight w:val="0"/>
      <w:marTop w:val="0"/>
      <w:marBottom w:val="0"/>
      <w:divBdr>
        <w:top w:val="none" w:sz="0" w:space="0" w:color="auto"/>
        <w:left w:val="none" w:sz="0" w:space="0" w:color="auto"/>
        <w:bottom w:val="none" w:sz="0" w:space="0" w:color="auto"/>
        <w:right w:val="none" w:sz="0" w:space="0" w:color="auto"/>
      </w:divBdr>
    </w:div>
    <w:div w:id="1874150902">
      <w:marLeft w:val="480"/>
      <w:marRight w:val="0"/>
      <w:marTop w:val="0"/>
      <w:marBottom w:val="0"/>
      <w:divBdr>
        <w:top w:val="none" w:sz="0" w:space="0" w:color="auto"/>
        <w:left w:val="none" w:sz="0" w:space="0" w:color="auto"/>
        <w:bottom w:val="none" w:sz="0" w:space="0" w:color="auto"/>
        <w:right w:val="none" w:sz="0" w:space="0" w:color="auto"/>
      </w:divBdr>
    </w:div>
    <w:div w:id="1874344400">
      <w:marLeft w:val="480"/>
      <w:marRight w:val="0"/>
      <w:marTop w:val="0"/>
      <w:marBottom w:val="0"/>
      <w:divBdr>
        <w:top w:val="none" w:sz="0" w:space="0" w:color="auto"/>
        <w:left w:val="none" w:sz="0" w:space="0" w:color="auto"/>
        <w:bottom w:val="none" w:sz="0" w:space="0" w:color="auto"/>
        <w:right w:val="none" w:sz="0" w:space="0" w:color="auto"/>
      </w:divBdr>
    </w:div>
    <w:div w:id="1874804087">
      <w:marLeft w:val="480"/>
      <w:marRight w:val="0"/>
      <w:marTop w:val="0"/>
      <w:marBottom w:val="0"/>
      <w:divBdr>
        <w:top w:val="none" w:sz="0" w:space="0" w:color="auto"/>
        <w:left w:val="none" w:sz="0" w:space="0" w:color="auto"/>
        <w:bottom w:val="none" w:sz="0" w:space="0" w:color="auto"/>
        <w:right w:val="none" w:sz="0" w:space="0" w:color="auto"/>
      </w:divBdr>
    </w:div>
    <w:div w:id="1875120314">
      <w:marLeft w:val="480"/>
      <w:marRight w:val="0"/>
      <w:marTop w:val="0"/>
      <w:marBottom w:val="0"/>
      <w:divBdr>
        <w:top w:val="none" w:sz="0" w:space="0" w:color="auto"/>
        <w:left w:val="none" w:sz="0" w:space="0" w:color="auto"/>
        <w:bottom w:val="none" w:sz="0" w:space="0" w:color="auto"/>
        <w:right w:val="none" w:sz="0" w:space="0" w:color="auto"/>
      </w:divBdr>
    </w:div>
    <w:div w:id="1875341998">
      <w:marLeft w:val="480"/>
      <w:marRight w:val="0"/>
      <w:marTop w:val="0"/>
      <w:marBottom w:val="0"/>
      <w:divBdr>
        <w:top w:val="none" w:sz="0" w:space="0" w:color="auto"/>
        <w:left w:val="none" w:sz="0" w:space="0" w:color="auto"/>
        <w:bottom w:val="none" w:sz="0" w:space="0" w:color="auto"/>
        <w:right w:val="none" w:sz="0" w:space="0" w:color="auto"/>
      </w:divBdr>
    </w:div>
    <w:div w:id="1875381809">
      <w:marLeft w:val="480"/>
      <w:marRight w:val="0"/>
      <w:marTop w:val="0"/>
      <w:marBottom w:val="0"/>
      <w:divBdr>
        <w:top w:val="none" w:sz="0" w:space="0" w:color="auto"/>
        <w:left w:val="none" w:sz="0" w:space="0" w:color="auto"/>
        <w:bottom w:val="none" w:sz="0" w:space="0" w:color="auto"/>
        <w:right w:val="none" w:sz="0" w:space="0" w:color="auto"/>
      </w:divBdr>
    </w:div>
    <w:div w:id="1875389285">
      <w:marLeft w:val="480"/>
      <w:marRight w:val="0"/>
      <w:marTop w:val="0"/>
      <w:marBottom w:val="0"/>
      <w:divBdr>
        <w:top w:val="none" w:sz="0" w:space="0" w:color="auto"/>
        <w:left w:val="none" w:sz="0" w:space="0" w:color="auto"/>
        <w:bottom w:val="none" w:sz="0" w:space="0" w:color="auto"/>
        <w:right w:val="none" w:sz="0" w:space="0" w:color="auto"/>
      </w:divBdr>
    </w:div>
    <w:div w:id="1877230527">
      <w:marLeft w:val="480"/>
      <w:marRight w:val="0"/>
      <w:marTop w:val="0"/>
      <w:marBottom w:val="0"/>
      <w:divBdr>
        <w:top w:val="none" w:sz="0" w:space="0" w:color="auto"/>
        <w:left w:val="none" w:sz="0" w:space="0" w:color="auto"/>
        <w:bottom w:val="none" w:sz="0" w:space="0" w:color="auto"/>
        <w:right w:val="none" w:sz="0" w:space="0" w:color="auto"/>
      </w:divBdr>
    </w:div>
    <w:div w:id="1877497603">
      <w:marLeft w:val="480"/>
      <w:marRight w:val="0"/>
      <w:marTop w:val="0"/>
      <w:marBottom w:val="0"/>
      <w:divBdr>
        <w:top w:val="none" w:sz="0" w:space="0" w:color="auto"/>
        <w:left w:val="none" w:sz="0" w:space="0" w:color="auto"/>
        <w:bottom w:val="none" w:sz="0" w:space="0" w:color="auto"/>
        <w:right w:val="none" w:sz="0" w:space="0" w:color="auto"/>
      </w:divBdr>
    </w:div>
    <w:div w:id="1877499837">
      <w:marLeft w:val="480"/>
      <w:marRight w:val="0"/>
      <w:marTop w:val="0"/>
      <w:marBottom w:val="0"/>
      <w:divBdr>
        <w:top w:val="none" w:sz="0" w:space="0" w:color="auto"/>
        <w:left w:val="none" w:sz="0" w:space="0" w:color="auto"/>
        <w:bottom w:val="none" w:sz="0" w:space="0" w:color="auto"/>
        <w:right w:val="none" w:sz="0" w:space="0" w:color="auto"/>
      </w:divBdr>
    </w:div>
    <w:div w:id="1877699243">
      <w:marLeft w:val="480"/>
      <w:marRight w:val="0"/>
      <w:marTop w:val="0"/>
      <w:marBottom w:val="0"/>
      <w:divBdr>
        <w:top w:val="none" w:sz="0" w:space="0" w:color="auto"/>
        <w:left w:val="none" w:sz="0" w:space="0" w:color="auto"/>
        <w:bottom w:val="none" w:sz="0" w:space="0" w:color="auto"/>
        <w:right w:val="none" w:sz="0" w:space="0" w:color="auto"/>
      </w:divBdr>
    </w:div>
    <w:div w:id="1878349671">
      <w:marLeft w:val="480"/>
      <w:marRight w:val="0"/>
      <w:marTop w:val="0"/>
      <w:marBottom w:val="0"/>
      <w:divBdr>
        <w:top w:val="none" w:sz="0" w:space="0" w:color="auto"/>
        <w:left w:val="none" w:sz="0" w:space="0" w:color="auto"/>
        <w:bottom w:val="none" w:sz="0" w:space="0" w:color="auto"/>
        <w:right w:val="none" w:sz="0" w:space="0" w:color="auto"/>
      </w:divBdr>
    </w:div>
    <w:div w:id="1878808718">
      <w:marLeft w:val="480"/>
      <w:marRight w:val="0"/>
      <w:marTop w:val="0"/>
      <w:marBottom w:val="0"/>
      <w:divBdr>
        <w:top w:val="none" w:sz="0" w:space="0" w:color="auto"/>
        <w:left w:val="none" w:sz="0" w:space="0" w:color="auto"/>
        <w:bottom w:val="none" w:sz="0" w:space="0" w:color="auto"/>
        <w:right w:val="none" w:sz="0" w:space="0" w:color="auto"/>
      </w:divBdr>
    </w:div>
    <w:div w:id="1879539089">
      <w:marLeft w:val="480"/>
      <w:marRight w:val="0"/>
      <w:marTop w:val="0"/>
      <w:marBottom w:val="0"/>
      <w:divBdr>
        <w:top w:val="none" w:sz="0" w:space="0" w:color="auto"/>
        <w:left w:val="none" w:sz="0" w:space="0" w:color="auto"/>
        <w:bottom w:val="none" w:sz="0" w:space="0" w:color="auto"/>
        <w:right w:val="none" w:sz="0" w:space="0" w:color="auto"/>
      </w:divBdr>
    </w:div>
    <w:div w:id="1879858895">
      <w:marLeft w:val="480"/>
      <w:marRight w:val="0"/>
      <w:marTop w:val="0"/>
      <w:marBottom w:val="0"/>
      <w:divBdr>
        <w:top w:val="none" w:sz="0" w:space="0" w:color="auto"/>
        <w:left w:val="none" w:sz="0" w:space="0" w:color="auto"/>
        <w:bottom w:val="none" w:sz="0" w:space="0" w:color="auto"/>
        <w:right w:val="none" w:sz="0" w:space="0" w:color="auto"/>
      </w:divBdr>
    </w:div>
    <w:div w:id="1880388620">
      <w:marLeft w:val="480"/>
      <w:marRight w:val="0"/>
      <w:marTop w:val="0"/>
      <w:marBottom w:val="0"/>
      <w:divBdr>
        <w:top w:val="none" w:sz="0" w:space="0" w:color="auto"/>
        <w:left w:val="none" w:sz="0" w:space="0" w:color="auto"/>
        <w:bottom w:val="none" w:sz="0" w:space="0" w:color="auto"/>
        <w:right w:val="none" w:sz="0" w:space="0" w:color="auto"/>
      </w:divBdr>
    </w:div>
    <w:div w:id="1880506764">
      <w:marLeft w:val="480"/>
      <w:marRight w:val="0"/>
      <w:marTop w:val="0"/>
      <w:marBottom w:val="0"/>
      <w:divBdr>
        <w:top w:val="none" w:sz="0" w:space="0" w:color="auto"/>
        <w:left w:val="none" w:sz="0" w:space="0" w:color="auto"/>
        <w:bottom w:val="none" w:sz="0" w:space="0" w:color="auto"/>
        <w:right w:val="none" w:sz="0" w:space="0" w:color="auto"/>
      </w:divBdr>
    </w:div>
    <w:div w:id="1881281715">
      <w:marLeft w:val="480"/>
      <w:marRight w:val="0"/>
      <w:marTop w:val="0"/>
      <w:marBottom w:val="0"/>
      <w:divBdr>
        <w:top w:val="none" w:sz="0" w:space="0" w:color="auto"/>
        <w:left w:val="none" w:sz="0" w:space="0" w:color="auto"/>
        <w:bottom w:val="none" w:sz="0" w:space="0" w:color="auto"/>
        <w:right w:val="none" w:sz="0" w:space="0" w:color="auto"/>
      </w:divBdr>
    </w:div>
    <w:div w:id="1881355217">
      <w:marLeft w:val="480"/>
      <w:marRight w:val="0"/>
      <w:marTop w:val="0"/>
      <w:marBottom w:val="0"/>
      <w:divBdr>
        <w:top w:val="none" w:sz="0" w:space="0" w:color="auto"/>
        <w:left w:val="none" w:sz="0" w:space="0" w:color="auto"/>
        <w:bottom w:val="none" w:sz="0" w:space="0" w:color="auto"/>
        <w:right w:val="none" w:sz="0" w:space="0" w:color="auto"/>
      </w:divBdr>
    </w:div>
    <w:div w:id="1882086337">
      <w:marLeft w:val="480"/>
      <w:marRight w:val="0"/>
      <w:marTop w:val="0"/>
      <w:marBottom w:val="0"/>
      <w:divBdr>
        <w:top w:val="none" w:sz="0" w:space="0" w:color="auto"/>
        <w:left w:val="none" w:sz="0" w:space="0" w:color="auto"/>
        <w:bottom w:val="none" w:sz="0" w:space="0" w:color="auto"/>
        <w:right w:val="none" w:sz="0" w:space="0" w:color="auto"/>
      </w:divBdr>
    </w:div>
    <w:div w:id="1882203099">
      <w:marLeft w:val="480"/>
      <w:marRight w:val="0"/>
      <w:marTop w:val="0"/>
      <w:marBottom w:val="0"/>
      <w:divBdr>
        <w:top w:val="none" w:sz="0" w:space="0" w:color="auto"/>
        <w:left w:val="none" w:sz="0" w:space="0" w:color="auto"/>
        <w:bottom w:val="none" w:sz="0" w:space="0" w:color="auto"/>
        <w:right w:val="none" w:sz="0" w:space="0" w:color="auto"/>
      </w:divBdr>
    </w:div>
    <w:div w:id="1883247924">
      <w:marLeft w:val="480"/>
      <w:marRight w:val="0"/>
      <w:marTop w:val="0"/>
      <w:marBottom w:val="0"/>
      <w:divBdr>
        <w:top w:val="none" w:sz="0" w:space="0" w:color="auto"/>
        <w:left w:val="none" w:sz="0" w:space="0" w:color="auto"/>
        <w:bottom w:val="none" w:sz="0" w:space="0" w:color="auto"/>
        <w:right w:val="none" w:sz="0" w:space="0" w:color="auto"/>
      </w:divBdr>
    </w:div>
    <w:div w:id="1883321245">
      <w:marLeft w:val="480"/>
      <w:marRight w:val="0"/>
      <w:marTop w:val="0"/>
      <w:marBottom w:val="0"/>
      <w:divBdr>
        <w:top w:val="none" w:sz="0" w:space="0" w:color="auto"/>
        <w:left w:val="none" w:sz="0" w:space="0" w:color="auto"/>
        <w:bottom w:val="none" w:sz="0" w:space="0" w:color="auto"/>
        <w:right w:val="none" w:sz="0" w:space="0" w:color="auto"/>
      </w:divBdr>
    </w:div>
    <w:div w:id="1883401808">
      <w:marLeft w:val="480"/>
      <w:marRight w:val="0"/>
      <w:marTop w:val="0"/>
      <w:marBottom w:val="0"/>
      <w:divBdr>
        <w:top w:val="none" w:sz="0" w:space="0" w:color="auto"/>
        <w:left w:val="none" w:sz="0" w:space="0" w:color="auto"/>
        <w:bottom w:val="none" w:sz="0" w:space="0" w:color="auto"/>
        <w:right w:val="none" w:sz="0" w:space="0" w:color="auto"/>
      </w:divBdr>
    </w:div>
    <w:div w:id="1884369249">
      <w:marLeft w:val="480"/>
      <w:marRight w:val="0"/>
      <w:marTop w:val="0"/>
      <w:marBottom w:val="0"/>
      <w:divBdr>
        <w:top w:val="none" w:sz="0" w:space="0" w:color="auto"/>
        <w:left w:val="none" w:sz="0" w:space="0" w:color="auto"/>
        <w:bottom w:val="none" w:sz="0" w:space="0" w:color="auto"/>
        <w:right w:val="none" w:sz="0" w:space="0" w:color="auto"/>
      </w:divBdr>
    </w:div>
    <w:div w:id="1884634785">
      <w:marLeft w:val="480"/>
      <w:marRight w:val="0"/>
      <w:marTop w:val="0"/>
      <w:marBottom w:val="0"/>
      <w:divBdr>
        <w:top w:val="none" w:sz="0" w:space="0" w:color="auto"/>
        <w:left w:val="none" w:sz="0" w:space="0" w:color="auto"/>
        <w:bottom w:val="none" w:sz="0" w:space="0" w:color="auto"/>
        <w:right w:val="none" w:sz="0" w:space="0" w:color="auto"/>
      </w:divBdr>
    </w:div>
    <w:div w:id="1885018147">
      <w:marLeft w:val="480"/>
      <w:marRight w:val="0"/>
      <w:marTop w:val="0"/>
      <w:marBottom w:val="0"/>
      <w:divBdr>
        <w:top w:val="none" w:sz="0" w:space="0" w:color="auto"/>
        <w:left w:val="none" w:sz="0" w:space="0" w:color="auto"/>
        <w:bottom w:val="none" w:sz="0" w:space="0" w:color="auto"/>
        <w:right w:val="none" w:sz="0" w:space="0" w:color="auto"/>
      </w:divBdr>
    </w:div>
    <w:div w:id="1885678720">
      <w:marLeft w:val="480"/>
      <w:marRight w:val="0"/>
      <w:marTop w:val="0"/>
      <w:marBottom w:val="0"/>
      <w:divBdr>
        <w:top w:val="none" w:sz="0" w:space="0" w:color="auto"/>
        <w:left w:val="none" w:sz="0" w:space="0" w:color="auto"/>
        <w:bottom w:val="none" w:sz="0" w:space="0" w:color="auto"/>
        <w:right w:val="none" w:sz="0" w:space="0" w:color="auto"/>
      </w:divBdr>
    </w:div>
    <w:div w:id="1885679003">
      <w:marLeft w:val="480"/>
      <w:marRight w:val="0"/>
      <w:marTop w:val="0"/>
      <w:marBottom w:val="0"/>
      <w:divBdr>
        <w:top w:val="none" w:sz="0" w:space="0" w:color="auto"/>
        <w:left w:val="none" w:sz="0" w:space="0" w:color="auto"/>
        <w:bottom w:val="none" w:sz="0" w:space="0" w:color="auto"/>
        <w:right w:val="none" w:sz="0" w:space="0" w:color="auto"/>
      </w:divBdr>
    </w:div>
    <w:div w:id="1885680258">
      <w:marLeft w:val="480"/>
      <w:marRight w:val="0"/>
      <w:marTop w:val="0"/>
      <w:marBottom w:val="0"/>
      <w:divBdr>
        <w:top w:val="none" w:sz="0" w:space="0" w:color="auto"/>
        <w:left w:val="none" w:sz="0" w:space="0" w:color="auto"/>
        <w:bottom w:val="none" w:sz="0" w:space="0" w:color="auto"/>
        <w:right w:val="none" w:sz="0" w:space="0" w:color="auto"/>
      </w:divBdr>
    </w:div>
    <w:div w:id="1885945220">
      <w:marLeft w:val="480"/>
      <w:marRight w:val="0"/>
      <w:marTop w:val="0"/>
      <w:marBottom w:val="0"/>
      <w:divBdr>
        <w:top w:val="none" w:sz="0" w:space="0" w:color="auto"/>
        <w:left w:val="none" w:sz="0" w:space="0" w:color="auto"/>
        <w:bottom w:val="none" w:sz="0" w:space="0" w:color="auto"/>
        <w:right w:val="none" w:sz="0" w:space="0" w:color="auto"/>
      </w:divBdr>
    </w:div>
    <w:div w:id="1886213824">
      <w:marLeft w:val="480"/>
      <w:marRight w:val="0"/>
      <w:marTop w:val="0"/>
      <w:marBottom w:val="0"/>
      <w:divBdr>
        <w:top w:val="none" w:sz="0" w:space="0" w:color="auto"/>
        <w:left w:val="none" w:sz="0" w:space="0" w:color="auto"/>
        <w:bottom w:val="none" w:sz="0" w:space="0" w:color="auto"/>
        <w:right w:val="none" w:sz="0" w:space="0" w:color="auto"/>
      </w:divBdr>
    </w:div>
    <w:div w:id="1886796476">
      <w:marLeft w:val="480"/>
      <w:marRight w:val="0"/>
      <w:marTop w:val="0"/>
      <w:marBottom w:val="0"/>
      <w:divBdr>
        <w:top w:val="none" w:sz="0" w:space="0" w:color="auto"/>
        <w:left w:val="none" w:sz="0" w:space="0" w:color="auto"/>
        <w:bottom w:val="none" w:sz="0" w:space="0" w:color="auto"/>
        <w:right w:val="none" w:sz="0" w:space="0" w:color="auto"/>
      </w:divBdr>
    </w:div>
    <w:div w:id="1886864835">
      <w:marLeft w:val="480"/>
      <w:marRight w:val="0"/>
      <w:marTop w:val="0"/>
      <w:marBottom w:val="0"/>
      <w:divBdr>
        <w:top w:val="none" w:sz="0" w:space="0" w:color="auto"/>
        <w:left w:val="none" w:sz="0" w:space="0" w:color="auto"/>
        <w:bottom w:val="none" w:sz="0" w:space="0" w:color="auto"/>
        <w:right w:val="none" w:sz="0" w:space="0" w:color="auto"/>
      </w:divBdr>
    </w:div>
    <w:div w:id="1886869916">
      <w:marLeft w:val="480"/>
      <w:marRight w:val="0"/>
      <w:marTop w:val="0"/>
      <w:marBottom w:val="0"/>
      <w:divBdr>
        <w:top w:val="none" w:sz="0" w:space="0" w:color="auto"/>
        <w:left w:val="none" w:sz="0" w:space="0" w:color="auto"/>
        <w:bottom w:val="none" w:sz="0" w:space="0" w:color="auto"/>
        <w:right w:val="none" w:sz="0" w:space="0" w:color="auto"/>
      </w:divBdr>
    </w:div>
    <w:div w:id="1886941301">
      <w:marLeft w:val="480"/>
      <w:marRight w:val="0"/>
      <w:marTop w:val="0"/>
      <w:marBottom w:val="0"/>
      <w:divBdr>
        <w:top w:val="none" w:sz="0" w:space="0" w:color="auto"/>
        <w:left w:val="none" w:sz="0" w:space="0" w:color="auto"/>
        <w:bottom w:val="none" w:sz="0" w:space="0" w:color="auto"/>
        <w:right w:val="none" w:sz="0" w:space="0" w:color="auto"/>
      </w:divBdr>
    </w:div>
    <w:div w:id="1886986796">
      <w:marLeft w:val="480"/>
      <w:marRight w:val="0"/>
      <w:marTop w:val="0"/>
      <w:marBottom w:val="0"/>
      <w:divBdr>
        <w:top w:val="none" w:sz="0" w:space="0" w:color="auto"/>
        <w:left w:val="none" w:sz="0" w:space="0" w:color="auto"/>
        <w:bottom w:val="none" w:sz="0" w:space="0" w:color="auto"/>
        <w:right w:val="none" w:sz="0" w:space="0" w:color="auto"/>
      </w:divBdr>
    </w:div>
    <w:div w:id="1887057228">
      <w:marLeft w:val="480"/>
      <w:marRight w:val="0"/>
      <w:marTop w:val="0"/>
      <w:marBottom w:val="0"/>
      <w:divBdr>
        <w:top w:val="none" w:sz="0" w:space="0" w:color="auto"/>
        <w:left w:val="none" w:sz="0" w:space="0" w:color="auto"/>
        <w:bottom w:val="none" w:sz="0" w:space="0" w:color="auto"/>
        <w:right w:val="none" w:sz="0" w:space="0" w:color="auto"/>
      </w:divBdr>
    </w:div>
    <w:div w:id="1887374646">
      <w:marLeft w:val="480"/>
      <w:marRight w:val="0"/>
      <w:marTop w:val="0"/>
      <w:marBottom w:val="0"/>
      <w:divBdr>
        <w:top w:val="none" w:sz="0" w:space="0" w:color="auto"/>
        <w:left w:val="none" w:sz="0" w:space="0" w:color="auto"/>
        <w:bottom w:val="none" w:sz="0" w:space="0" w:color="auto"/>
        <w:right w:val="none" w:sz="0" w:space="0" w:color="auto"/>
      </w:divBdr>
    </w:div>
    <w:div w:id="1887402458">
      <w:marLeft w:val="480"/>
      <w:marRight w:val="0"/>
      <w:marTop w:val="0"/>
      <w:marBottom w:val="0"/>
      <w:divBdr>
        <w:top w:val="none" w:sz="0" w:space="0" w:color="auto"/>
        <w:left w:val="none" w:sz="0" w:space="0" w:color="auto"/>
        <w:bottom w:val="none" w:sz="0" w:space="0" w:color="auto"/>
        <w:right w:val="none" w:sz="0" w:space="0" w:color="auto"/>
      </w:divBdr>
    </w:div>
    <w:div w:id="1889300426">
      <w:marLeft w:val="480"/>
      <w:marRight w:val="0"/>
      <w:marTop w:val="0"/>
      <w:marBottom w:val="0"/>
      <w:divBdr>
        <w:top w:val="none" w:sz="0" w:space="0" w:color="auto"/>
        <w:left w:val="none" w:sz="0" w:space="0" w:color="auto"/>
        <w:bottom w:val="none" w:sz="0" w:space="0" w:color="auto"/>
        <w:right w:val="none" w:sz="0" w:space="0" w:color="auto"/>
      </w:divBdr>
    </w:div>
    <w:div w:id="1890064910">
      <w:marLeft w:val="480"/>
      <w:marRight w:val="0"/>
      <w:marTop w:val="0"/>
      <w:marBottom w:val="0"/>
      <w:divBdr>
        <w:top w:val="none" w:sz="0" w:space="0" w:color="auto"/>
        <w:left w:val="none" w:sz="0" w:space="0" w:color="auto"/>
        <w:bottom w:val="none" w:sz="0" w:space="0" w:color="auto"/>
        <w:right w:val="none" w:sz="0" w:space="0" w:color="auto"/>
      </w:divBdr>
    </w:div>
    <w:div w:id="1890149339">
      <w:marLeft w:val="480"/>
      <w:marRight w:val="0"/>
      <w:marTop w:val="0"/>
      <w:marBottom w:val="0"/>
      <w:divBdr>
        <w:top w:val="none" w:sz="0" w:space="0" w:color="auto"/>
        <w:left w:val="none" w:sz="0" w:space="0" w:color="auto"/>
        <w:bottom w:val="none" w:sz="0" w:space="0" w:color="auto"/>
        <w:right w:val="none" w:sz="0" w:space="0" w:color="auto"/>
      </w:divBdr>
    </w:div>
    <w:div w:id="1891065495">
      <w:marLeft w:val="480"/>
      <w:marRight w:val="0"/>
      <w:marTop w:val="0"/>
      <w:marBottom w:val="0"/>
      <w:divBdr>
        <w:top w:val="none" w:sz="0" w:space="0" w:color="auto"/>
        <w:left w:val="none" w:sz="0" w:space="0" w:color="auto"/>
        <w:bottom w:val="none" w:sz="0" w:space="0" w:color="auto"/>
        <w:right w:val="none" w:sz="0" w:space="0" w:color="auto"/>
      </w:divBdr>
    </w:div>
    <w:div w:id="1891453460">
      <w:marLeft w:val="480"/>
      <w:marRight w:val="0"/>
      <w:marTop w:val="0"/>
      <w:marBottom w:val="0"/>
      <w:divBdr>
        <w:top w:val="none" w:sz="0" w:space="0" w:color="auto"/>
        <w:left w:val="none" w:sz="0" w:space="0" w:color="auto"/>
        <w:bottom w:val="none" w:sz="0" w:space="0" w:color="auto"/>
        <w:right w:val="none" w:sz="0" w:space="0" w:color="auto"/>
      </w:divBdr>
    </w:div>
    <w:div w:id="1891846001">
      <w:marLeft w:val="480"/>
      <w:marRight w:val="0"/>
      <w:marTop w:val="0"/>
      <w:marBottom w:val="0"/>
      <w:divBdr>
        <w:top w:val="none" w:sz="0" w:space="0" w:color="auto"/>
        <w:left w:val="none" w:sz="0" w:space="0" w:color="auto"/>
        <w:bottom w:val="none" w:sz="0" w:space="0" w:color="auto"/>
        <w:right w:val="none" w:sz="0" w:space="0" w:color="auto"/>
      </w:divBdr>
    </w:div>
    <w:div w:id="1891921150">
      <w:marLeft w:val="480"/>
      <w:marRight w:val="0"/>
      <w:marTop w:val="0"/>
      <w:marBottom w:val="0"/>
      <w:divBdr>
        <w:top w:val="none" w:sz="0" w:space="0" w:color="auto"/>
        <w:left w:val="none" w:sz="0" w:space="0" w:color="auto"/>
        <w:bottom w:val="none" w:sz="0" w:space="0" w:color="auto"/>
        <w:right w:val="none" w:sz="0" w:space="0" w:color="auto"/>
      </w:divBdr>
    </w:div>
    <w:div w:id="1892226123">
      <w:marLeft w:val="480"/>
      <w:marRight w:val="0"/>
      <w:marTop w:val="0"/>
      <w:marBottom w:val="0"/>
      <w:divBdr>
        <w:top w:val="none" w:sz="0" w:space="0" w:color="auto"/>
        <w:left w:val="none" w:sz="0" w:space="0" w:color="auto"/>
        <w:bottom w:val="none" w:sz="0" w:space="0" w:color="auto"/>
        <w:right w:val="none" w:sz="0" w:space="0" w:color="auto"/>
      </w:divBdr>
    </w:div>
    <w:div w:id="1892424449">
      <w:marLeft w:val="480"/>
      <w:marRight w:val="0"/>
      <w:marTop w:val="0"/>
      <w:marBottom w:val="0"/>
      <w:divBdr>
        <w:top w:val="none" w:sz="0" w:space="0" w:color="auto"/>
        <w:left w:val="none" w:sz="0" w:space="0" w:color="auto"/>
        <w:bottom w:val="none" w:sz="0" w:space="0" w:color="auto"/>
        <w:right w:val="none" w:sz="0" w:space="0" w:color="auto"/>
      </w:divBdr>
    </w:div>
    <w:div w:id="1892570914">
      <w:marLeft w:val="480"/>
      <w:marRight w:val="0"/>
      <w:marTop w:val="0"/>
      <w:marBottom w:val="0"/>
      <w:divBdr>
        <w:top w:val="none" w:sz="0" w:space="0" w:color="auto"/>
        <w:left w:val="none" w:sz="0" w:space="0" w:color="auto"/>
        <w:bottom w:val="none" w:sz="0" w:space="0" w:color="auto"/>
        <w:right w:val="none" w:sz="0" w:space="0" w:color="auto"/>
      </w:divBdr>
    </w:div>
    <w:div w:id="1892843185">
      <w:marLeft w:val="480"/>
      <w:marRight w:val="0"/>
      <w:marTop w:val="0"/>
      <w:marBottom w:val="0"/>
      <w:divBdr>
        <w:top w:val="none" w:sz="0" w:space="0" w:color="auto"/>
        <w:left w:val="none" w:sz="0" w:space="0" w:color="auto"/>
        <w:bottom w:val="none" w:sz="0" w:space="0" w:color="auto"/>
        <w:right w:val="none" w:sz="0" w:space="0" w:color="auto"/>
      </w:divBdr>
    </w:div>
    <w:div w:id="1893075716">
      <w:marLeft w:val="480"/>
      <w:marRight w:val="0"/>
      <w:marTop w:val="0"/>
      <w:marBottom w:val="0"/>
      <w:divBdr>
        <w:top w:val="none" w:sz="0" w:space="0" w:color="auto"/>
        <w:left w:val="none" w:sz="0" w:space="0" w:color="auto"/>
        <w:bottom w:val="none" w:sz="0" w:space="0" w:color="auto"/>
        <w:right w:val="none" w:sz="0" w:space="0" w:color="auto"/>
      </w:divBdr>
    </w:div>
    <w:div w:id="1893350792">
      <w:marLeft w:val="480"/>
      <w:marRight w:val="0"/>
      <w:marTop w:val="0"/>
      <w:marBottom w:val="0"/>
      <w:divBdr>
        <w:top w:val="none" w:sz="0" w:space="0" w:color="auto"/>
        <w:left w:val="none" w:sz="0" w:space="0" w:color="auto"/>
        <w:bottom w:val="none" w:sz="0" w:space="0" w:color="auto"/>
        <w:right w:val="none" w:sz="0" w:space="0" w:color="auto"/>
      </w:divBdr>
    </w:div>
    <w:div w:id="1893610496">
      <w:marLeft w:val="480"/>
      <w:marRight w:val="0"/>
      <w:marTop w:val="0"/>
      <w:marBottom w:val="0"/>
      <w:divBdr>
        <w:top w:val="none" w:sz="0" w:space="0" w:color="auto"/>
        <w:left w:val="none" w:sz="0" w:space="0" w:color="auto"/>
        <w:bottom w:val="none" w:sz="0" w:space="0" w:color="auto"/>
        <w:right w:val="none" w:sz="0" w:space="0" w:color="auto"/>
      </w:divBdr>
    </w:div>
    <w:div w:id="1893614777">
      <w:marLeft w:val="480"/>
      <w:marRight w:val="0"/>
      <w:marTop w:val="0"/>
      <w:marBottom w:val="0"/>
      <w:divBdr>
        <w:top w:val="none" w:sz="0" w:space="0" w:color="auto"/>
        <w:left w:val="none" w:sz="0" w:space="0" w:color="auto"/>
        <w:bottom w:val="none" w:sz="0" w:space="0" w:color="auto"/>
        <w:right w:val="none" w:sz="0" w:space="0" w:color="auto"/>
      </w:divBdr>
    </w:div>
    <w:div w:id="1893811169">
      <w:marLeft w:val="480"/>
      <w:marRight w:val="0"/>
      <w:marTop w:val="0"/>
      <w:marBottom w:val="0"/>
      <w:divBdr>
        <w:top w:val="none" w:sz="0" w:space="0" w:color="auto"/>
        <w:left w:val="none" w:sz="0" w:space="0" w:color="auto"/>
        <w:bottom w:val="none" w:sz="0" w:space="0" w:color="auto"/>
        <w:right w:val="none" w:sz="0" w:space="0" w:color="auto"/>
      </w:divBdr>
    </w:div>
    <w:div w:id="1893883871">
      <w:marLeft w:val="480"/>
      <w:marRight w:val="0"/>
      <w:marTop w:val="0"/>
      <w:marBottom w:val="0"/>
      <w:divBdr>
        <w:top w:val="none" w:sz="0" w:space="0" w:color="auto"/>
        <w:left w:val="none" w:sz="0" w:space="0" w:color="auto"/>
        <w:bottom w:val="none" w:sz="0" w:space="0" w:color="auto"/>
        <w:right w:val="none" w:sz="0" w:space="0" w:color="auto"/>
      </w:divBdr>
    </w:div>
    <w:div w:id="1893888114">
      <w:marLeft w:val="480"/>
      <w:marRight w:val="0"/>
      <w:marTop w:val="0"/>
      <w:marBottom w:val="0"/>
      <w:divBdr>
        <w:top w:val="none" w:sz="0" w:space="0" w:color="auto"/>
        <w:left w:val="none" w:sz="0" w:space="0" w:color="auto"/>
        <w:bottom w:val="none" w:sz="0" w:space="0" w:color="auto"/>
        <w:right w:val="none" w:sz="0" w:space="0" w:color="auto"/>
      </w:divBdr>
    </w:div>
    <w:div w:id="1894151989">
      <w:marLeft w:val="480"/>
      <w:marRight w:val="0"/>
      <w:marTop w:val="0"/>
      <w:marBottom w:val="0"/>
      <w:divBdr>
        <w:top w:val="none" w:sz="0" w:space="0" w:color="auto"/>
        <w:left w:val="none" w:sz="0" w:space="0" w:color="auto"/>
        <w:bottom w:val="none" w:sz="0" w:space="0" w:color="auto"/>
        <w:right w:val="none" w:sz="0" w:space="0" w:color="auto"/>
      </w:divBdr>
    </w:div>
    <w:div w:id="1894190890">
      <w:marLeft w:val="480"/>
      <w:marRight w:val="0"/>
      <w:marTop w:val="0"/>
      <w:marBottom w:val="0"/>
      <w:divBdr>
        <w:top w:val="none" w:sz="0" w:space="0" w:color="auto"/>
        <w:left w:val="none" w:sz="0" w:space="0" w:color="auto"/>
        <w:bottom w:val="none" w:sz="0" w:space="0" w:color="auto"/>
        <w:right w:val="none" w:sz="0" w:space="0" w:color="auto"/>
      </w:divBdr>
    </w:div>
    <w:div w:id="1894660748">
      <w:marLeft w:val="480"/>
      <w:marRight w:val="0"/>
      <w:marTop w:val="0"/>
      <w:marBottom w:val="0"/>
      <w:divBdr>
        <w:top w:val="none" w:sz="0" w:space="0" w:color="auto"/>
        <w:left w:val="none" w:sz="0" w:space="0" w:color="auto"/>
        <w:bottom w:val="none" w:sz="0" w:space="0" w:color="auto"/>
        <w:right w:val="none" w:sz="0" w:space="0" w:color="auto"/>
      </w:divBdr>
    </w:div>
    <w:div w:id="1894996810">
      <w:marLeft w:val="480"/>
      <w:marRight w:val="0"/>
      <w:marTop w:val="0"/>
      <w:marBottom w:val="0"/>
      <w:divBdr>
        <w:top w:val="none" w:sz="0" w:space="0" w:color="auto"/>
        <w:left w:val="none" w:sz="0" w:space="0" w:color="auto"/>
        <w:bottom w:val="none" w:sz="0" w:space="0" w:color="auto"/>
        <w:right w:val="none" w:sz="0" w:space="0" w:color="auto"/>
      </w:divBdr>
    </w:div>
    <w:div w:id="1895312871">
      <w:marLeft w:val="480"/>
      <w:marRight w:val="0"/>
      <w:marTop w:val="0"/>
      <w:marBottom w:val="0"/>
      <w:divBdr>
        <w:top w:val="none" w:sz="0" w:space="0" w:color="auto"/>
        <w:left w:val="none" w:sz="0" w:space="0" w:color="auto"/>
        <w:bottom w:val="none" w:sz="0" w:space="0" w:color="auto"/>
        <w:right w:val="none" w:sz="0" w:space="0" w:color="auto"/>
      </w:divBdr>
    </w:div>
    <w:div w:id="1895501692">
      <w:marLeft w:val="480"/>
      <w:marRight w:val="0"/>
      <w:marTop w:val="0"/>
      <w:marBottom w:val="0"/>
      <w:divBdr>
        <w:top w:val="none" w:sz="0" w:space="0" w:color="auto"/>
        <w:left w:val="none" w:sz="0" w:space="0" w:color="auto"/>
        <w:bottom w:val="none" w:sz="0" w:space="0" w:color="auto"/>
        <w:right w:val="none" w:sz="0" w:space="0" w:color="auto"/>
      </w:divBdr>
    </w:div>
    <w:div w:id="1895509952">
      <w:marLeft w:val="480"/>
      <w:marRight w:val="0"/>
      <w:marTop w:val="0"/>
      <w:marBottom w:val="0"/>
      <w:divBdr>
        <w:top w:val="none" w:sz="0" w:space="0" w:color="auto"/>
        <w:left w:val="none" w:sz="0" w:space="0" w:color="auto"/>
        <w:bottom w:val="none" w:sz="0" w:space="0" w:color="auto"/>
        <w:right w:val="none" w:sz="0" w:space="0" w:color="auto"/>
      </w:divBdr>
    </w:div>
    <w:div w:id="1895577794">
      <w:marLeft w:val="480"/>
      <w:marRight w:val="0"/>
      <w:marTop w:val="0"/>
      <w:marBottom w:val="0"/>
      <w:divBdr>
        <w:top w:val="none" w:sz="0" w:space="0" w:color="auto"/>
        <w:left w:val="none" w:sz="0" w:space="0" w:color="auto"/>
        <w:bottom w:val="none" w:sz="0" w:space="0" w:color="auto"/>
        <w:right w:val="none" w:sz="0" w:space="0" w:color="auto"/>
      </w:divBdr>
    </w:div>
    <w:div w:id="1895963885">
      <w:marLeft w:val="480"/>
      <w:marRight w:val="0"/>
      <w:marTop w:val="0"/>
      <w:marBottom w:val="0"/>
      <w:divBdr>
        <w:top w:val="none" w:sz="0" w:space="0" w:color="auto"/>
        <w:left w:val="none" w:sz="0" w:space="0" w:color="auto"/>
        <w:bottom w:val="none" w:sz="0" w:space="0" w:color="auto"/>
        <w:right w:val="none" w:sz="0" w:space="0" w:color="auto"/>
      </w:divBdr>
    </w:div>
    <w:div w:id="1895968948">
      <w:marLeft w:val="480"/>
      <w:marRight w:val="0"/>
      <w:marTop w:val="0"/>
      <w:marBottom w:val="0"/>
      <w:divBdr>
        <w:top w:val="none" w:sz="0" w:space="0" w:color="auto"/>
        <w:left w:val="none" w:sz="0" w:space="0" w:color="auto"/>
        <w:bottom w:val="none" w:sz="0" w:space="0" w:color="auto"/>
        <w:right w:val="none" w:sz="0" w:space="0" w:color="auto"/>
      </w:divBdr>
    </w:div>
    <w:div w:id="1896350251">
      <w:marLeft w:val="480"/>
      <w:marRight w:val="0"/>
      <w:marTop w:val="0"/>
      <w:marBottom w:val="0"/>
      <w:divBdr>
        <w:top w:val="none" w:sz="0" w:space="0" w:color="auto"/>
        <w:left w:val="none" w:sz="0" w:space="0" w:color="auto"/>
        <w:bottom w:val="none" w:sz="0" w:space="0" w:color="auto"/>
        <w:right w:val="none" w:sz="0" w:space="0" w:color="auto"/>
      </w:divBdr>
    </w:div>
    <w:div w:id="1896818931">
      <w:marLeft w:val="480"/>
      <w:marRight w:val="0"/>
      <w:marTop w:val="0"/>
      <w:marBottom w:val="0"/>
      <w:divBdr>
        <w:top w:val="none" w:sz="0" w:space="0" w:color="auto"/>
        <w:left w:val="none" w:sz="0" w:space="0" w:color="auto"/>
        <w:bottom w:val="none" w:sz="0" w:space="0" w:color="auto"/>
        <w:right w:val="none" w:sz="0" w:space="0" w:color="auto"/>
      </w:divBdr>
    </w:div>
    <w:div w:id="1897274927">
      <w:marLeft w:val="480"/>
      <w:marRight w:val="0"/>
      <w:marTop w:val="0"/>
      <w:marBottom w:val="0"/>
      <w:divBdr>
        <w:top w:val="none" w:sz="0" w:space="0" w:color="auto"/>
        <w:left w:val="none" w:sz="0" w:space="0" w:color="auto"/>
        <w:bottom w:val="none" w:sz="0" w:space="0" w:color="auto"/>
        <w:right w:val="none" w:sz="0" w:space="0" w:color="auto"/>
      </w:divBdr>
    </w:div>
    <w:div w:id="1897279282">
      <w:marLeft w:val="480"/>
      <w:marRight w:val="0"/>
      <w:marTop w:val="0"/>
      <w:marBottom w:val="0"/>
      <w:divBdr>
        <w:top w:val="none" w:sz="0" w:space="0" w:color="auto"/>
        <w:left w:val="none" w:sz="0" w:space="0" w:color="auto"/>
        <w:bottom w:val="none" w:sz="0" w:space="0" w:color="auto"/>
        <w:right w:val="none" w:sz="0" w:space="0" w:color="auto"/>
      </w:divBdr>
    </w:div>
    <w:div w:id="1897934673">
      <w:marLeft w:val="480"/>
      <w:marRight w:val="0"/>
      <w:marTop w:val="0"/>
      <w:marBottom w:val="0"/>
      <w:divBdr>
        <w:top w:val="none" w:sz="0" w:space="0" w:color="auto"/>
        <w:left w:val="none" w:sz="0" w:space="0" w:color="auto"/>
        <w:bottom w:val="none" w:sz="0" w:space="0" w:color="auto"/>
        <w:right w:val="none" w:sz="0" w:space="0" w:color="auto"/>
      </w:divBdr>
    </w:div>
    <w:div w:id="1898473938">
      <w:marLeft w:val="480"/>
      <w:marRight w:val="0"/>
      <w:marTop w:val="0"/>
      <w:marBottom w:val="0"/>
      <w:divBdr>
        <w:top w:val="none" w:sz="0" w:space="0" w:color="auto"/>
        <w:left w:val="none" w:sz="0" w:space="0" w:color="auto"/>
        <w:bottom w:val="none" w:sz="0" w:space="0" w:color="auto"/>
        <w:right w:val="none" w:sz="0" w:space="0" w:color="auto"/>
      </w:divBdr>
    </w:div>
    <w:div w:id="1899901337">
      <w:marLeft w:val="480"/>
      <w:marRight w:val="0"/>
      <w:marTop w:val="0"/>
      <w:marBottom w:val="0"/>
      <w:divBdr>
        <w:top w:val="none" w:sz="0" w:space="0" w:color="auto"/>
        <w:left w:val="none" w:sz="0" w:space="0" w:color="auto"/>
        <w:bottom w:val="none" w:sz="0" w:space="0" w:color="auto"/>
        <w:right w:val="none" w:sz="0" w:space="0" w:color="auto"/>
      </w:divBdr>
    </w:div>
    <w:div w:id="1900088556">
      <w:marLeft w:val="480"/>
      <w:marRight w:val="0"/>
      <w:marTop w:val="0"/>
      <w:marBottom w:val="0"/>
      <w:divBdr>
        <w:top w:val="none" w:sz="0" w:space="0" w:color="auto"/>
        <w:left w:val="none" w:sz="0" w:space="0" w:color="auto"/>
        <w:bottom w:val="none" w:sz="0" w:space="0" w:color="auto"/>
        <w:right w:val="none" w:sz="0" w:space="0" w:color="auto"/>
      </w:divBdr>
    </w:div>
    <w:div w:id="1900479376">
      <w:marLeft w:val="480"/>
      <w:marRight w:val="0"/>
      <w:marTop w:val="0"/>
      <w:marBottom w:val="0"/>
      <w:divBdr>
        <w:top w:val="none" w:sz="0" w:space="0" w:color="auto"/>
        <w:left w:val="none" w:sz="0" w:space="0" w:color="auto"/>
        <w:bottom w:val="none" w:sz="0" w:space="0" w:color="auto"/>
        <w:right w:val="none" w:sz="0" w:space="0" w:color="auto"/>
      </w:divBdr>
    </w:div>
    <w:div w:id="1901475993">
      <w:marLeft w:val="480"/>
      <w:marRight w:val="0"/>
      <w:marTop w:val="0"/>
      <w:marBottom w:val="0"/>
      <w:divBdr>
        <w:top w:val="none" w:sz="0" w:space="0" w:color="auto"/>
        <w:left w:val="none" w:sz="0" w:space="0" w:color="auto"/>
        <w:bottom w:val="none" w:sz="0" w:space="0" w:color="auto"/>
        <w:right w:val="none" w:sz="0" w:space="0" w:color="auto"/>
      </w:divBdr>
    </w:div>
    <w:div w:id="1902054426">
      <w:marLeft w:val="480"/>
      <w:marRight w:val="0"/>
      <w:marTop w:val="0"/>
      <w:marBottom w:val="0"/>
      <w:divBdr>
        <w:top w:val="none" w:sz="0" w:space="0" w:color="auto"/>
        <w:left w:val="none" w:sz="0" w:space="0" w:color="auto"/>
        <w:bottom w:val="none" w:sz="0" w:space="0" w:color="auto"/>
        <w:right w:val="none" w:sz="0" w:space="0" w:color="auto"/>
      </w:divBdr>
    </w:div>
    <w:div w:id="1902400555">
      <w:marLeft w:val="480"/>
      <w:marRight w:val="0"/>
      <w:marTop w:val="0"/>
      <w:marBottom w:val="0"/>
      <w:divBdr>
        <w:top w:val="none" w:sz="0" w:space="0" w:color="auto"/>
        <w:left w:val="none" w:sz="0" w:space="0" w:color="auto"/>
        <w:bottom w:val="none" w:sz="0" w:space="0" w:color="auto"/>
        <w:right w:val="none" w:sz="0" w:space="0" w:color="auto"/>
      </w:divBdr>
    </w:div>
    <w:div w:id="1902600127">
      <w:marLeft w:val="480"/>
      <w:marRight w:val="0"/>
      <w:marTop w:val="0"/>
      <w:marBottom w:val="0"/>
      <w:divBdr>
        <w:top w:val="none" w:sz="0" w:space="0" w:color="auto"/>
        <w:left w:val="none" w:sz="0" w:space="0" w:color="auto"/>
        <w:bottom w:val="none" w:sz="0" w:space="0" w:color="auto"/>
        <w:right w:val="none" w:sz="0" w:space="0" w:color="auto"/>
      </w:divBdr>
    </w:div>
    <w:div w:id="1904028139">
      <w:marLeft w:val="480"/>
      <w:marRight w:val="0"/>
      <w:marTop w:val="0"/>
      <w:marBottom w:val="0"/>
      <w:divBdr>
        <w:top w:val="none" w:sz="0" w:space="0" w:color="auto"/>
        <w:left w:val="none" w:sz="0" w:space="0" w:color="auto"/>
        <w:bottom w:val="none" w:sz="0" w:space="0" w:color="auto"/>
        <w:right w:val="none" w:sz="0" w:space="0" w:color="auto"/>
      </w:divBdr>
    </w:div>
    <w:div w:id="1905020769">
      <w:marLeft w:val="480"/>
      <w:marRight w:val="0"/>
      <w:marTop w:val="0"/>
      <w:marBottom w:val="0"/>
      <w:divBdr>
        <w:top w:val="none" w:sz="0" w:space="0" w:color="auto"/>
        <w:left w:val="none" w:sz="0" w:space="0" w:color="auto"/>
        <w:bottom w:val="none" w:sz="0" w:space="0" w:color="auto"/>
        <w:right w:val="none" w:sz="0" w:space="0" w:color="auto"/>
      </w:divBdr>
    </w:div>
    <w:div w:id="1905142110">
      <w:marLeft w:val="480"/>
      <w:marRight w:val="0"/>
      <w:marTop w:val="0"/>
      <w:marBottom w:val="0"/>
      <w:divBdr>
        <w:top w:val="none" w:sz="0" w:space="0" w:color="auto"/>
        <w:left w:val="none" w:sz="0" w:space="0" w:color="auto"/>
        <w:bottom w:val="none" w:sz="0" w:space="0" w:color="auto"/>
        <w:right w:val="none" w:sz="0" w:space="0" w:color="auto"/>
      </w:divBdr>
    </w:div>
    <w:div w:id="1905531691">
      <w:marLeft w:val="480"/>
      <w:marRight w:val="0"/>
      <w:marTop w:val="0"/>
      <w:marBottom w:val="0"/>
      <w:divBdr>
        <w:top w:val="none" w:sz="0" w:space="0" w:color="auto"/>
        <w:left w:val="none" w:sz="0" w:space="0" w:color="auto"/>
        <w:bottom w:val="none" w:sz="0" w:space="0" w:color="auto"/>
        <w:right w:val="none" w:sz="0" w:space="0" w:color="auto"/>
      </w:divBdr>
    </w:div>
    <w:div w:id="1905873543">
      <w:marLeft w:val="480"/>
      <w:marRight w:val="0"/>
      <w:marTop w:val="0"/>
      <w:marBottom w:val="0"/>
      <w:divBdr>
        <w:top w:val="none" w:sz="0" w:space="0" w:color="auto"/>
        <w:left w:val="none" w:sz="0" w:space="0" w:color="auto"/>
        <w:bottom w:val="none" w:sz="0" w:space="0" w:color="auto"/>
        <w:right w:val="none" w:sz="0" w:space="0" w:color="auto"/>
      </w:divBdr>
    </w:div>
    <w:div w:id="1906135744">
      <w:marLeft w:val="480"/>
      <w:marRight w:val="0"/>
      <w:marTop w:val="0"/>
      <w:marBottom w:val="0"/>
      <w:divBdr>
        <w:top w:val="none" w:sz="0" w:space="0" w:color="auto"/>
        <w:left w:val="none" w:sz="0" w:space="0" w:color="auto"/>
        <w:bottom w:val="none" w:sz="0" w:space="0" w:color="auto"/>
        <w:right w:val="none" w:sz="0" w:space="0" w:color="auto"/>
      </w:divBdr>
    </w:div>
    <w:div w:id="1907300458">
      <w:marLeft w:val="480"/>
      <w:marRight w:val="0"/>
      <w:marTop w:val="0"/>
      <w:marBottom w:val="0"/>
      <w:divBdr>
        <w:top w:val="none" w:sz="0" w:space="0" w:color="auto"/>
        <w:left w:val="none" w:sz="0" w:space="0" w:color="auto"/>
        <w:bottom w:val="none" w:sz="0" w:space="0" w:color="auto"/>
        <w:right w:val="none" w:sz="0" w:space="0" w:color="auto"/>
      </w:divBdr>
    </w:div>
    <w:div w:id="1907452960">
      <w:marLeft w:val="480"/>
      <w:marRight w:val="0"/>
      <w:marTop w:val="0"/>
      <w:marBottom w:val="0"/>
      <w:divBdr>
        <w:top w:val="none" w:sz="0" w:space="0" w:color="auto"/>
        <w:left w:val="none" w:sz="0" w:space="0" w:color="auto"/>
        <w:bottom w:val="none" w:sz="0" w:space="0" w:color="auto"/>
        <w:right w:val="none" w:sz="0" w:space="0" w:color="auto"/>
      </w:divBdr>
    </w:div>
    <w:div w:id="1907760303">
      <w:marLeft w:val="480"/>
      <w:marRight w:val="0"/>
      <w:marTop w:val="0"/>
      <w:marBottom w:val="0"/>
      <w:divBdr>
        <w:top w:val="none" w:sz="0" w:space="0" w:color="auto"/>
        <w:left w:val="none" w:sz="0" w:space="0" w:color="auto"/>
        <w:bottom w:val="none" w:sz="0" w:space="0" w:color="auto"/>
        <w:right w:val="none" w:sz="0" w:space="0" w:color="auto"/>
      </w:divBdr>
    </w:div>
    <w:div w:id="1907760331">
      <w:marLeft w:val="480"/>
      <w:marRight w:val="0"/>
      <w:marTop w:val="0"/>
      <w:marBottom w:val="0"/>
      <w:divBdr>
        <w:top w:val="none" w:sz="0" w:space="0" w:color="auto"/>
        <w:left w:val="none" w:sz="0" w:space="0" w:color="auto"/>
        <w:bottom w:val="none" w:sz="0" w:space="0" w:color="auto"/>
        <w:right w:val="none" w:sz="0" w:space="0" w:color="auto"/>
      </w:divBdr>
    </w:div>
    <w:div w:id="1907956293">
      <w:marLeft w:val="480"/>
      <w:marRight w:val="0"/>
      <w:marTop w:val="0"/>
      <w:marBottom w:val="0"/>
      <w:divBdr>
        <w:top w:val="none" w:sz="0" w:space="0" w:color="auto"/>
        <w:left w:val="none" w:sz="0" w:space="0" w:color="auto"/>
        <w:bottom w:val="none" w:sz="0" w:space="0" w:color="auto"/>
        <w:right w:val="none" w:sz="0" w:space="0" w:color="auto"/>
      </w:divBdr>
    </w:div>
    <w:div w:id="1908151920">
      <w:marLeft w:val="480"/>
      <w:marRight w:val="0"/>
      <w:marTop w:val="0"/>
      <w:marBottom w:val="0"/>
      <w:divBdr>
        <w:top w:val="none" w:sz="0" w:space="0" w:color="auto"/>
        <w:left w:val="none" w:sz="0" w:space="0" w:color="auto"/>
        <w:bottom w:val="none" w:sz="0" w:space="0" w:color="auto"/>
        <w:right w:val="none" w:sz="0" w:space="0" w:color="auto"/>
      </w:divBdr>
    </w:div>
    <w:div w:id="1908882604">
      <w:marLeft w:val="480"/>
      <w:marRight w:val="0"/>
      <w:marTop w:val="0"/>
      <w:marBottom w:val="0"/>
      <w:divBdr>
        <w:top w:val="none" w:sz="0" w:space="0" w:color="auto"/>
        <w:left w:val="none" w:sz="0" w:space="0" w:color="auto"/>
        <w:bottom w:val="none" w:sz="0" w:space="0" w:color="auto"/>
        <w:right w:val="none" w:sz="0" w:space="0" w:color="auto"/>
      </w:divBdr>
    </w:div>
    <w:div w:id="1909416059">
      <w:marLeft w:val="480"/>
      <w:marRight w:val="0"/>
      <w:marTop w:val="0"/>
      <w:marBottom w:val="0"/>
      <w:divBdr>
        <w:top w:val="none" w:sz="0" w:space="0" w:color="auto"/>
        <w:left w:val="none" w:sz="0" w:space="0" w:color="auto"/>
        <w:bottom w:val="none" w:sz="0" w:space="0" w:color="auto"/>
        <w:right w:val="none" w:sz="0" w:space="0" w:color="auto"/>
      </w:divBdr>
    </w:div>
    <w:div w:id="1909534240">
      <w:marLeft w:val="480"/>
      <w:marRight w:val="0"/>
      <w:marTop w:val="0"/>
      <w:marBottom w:val="0"/>
      <w:divBdr>
        <w:top w:val="none" w:sz="0" w:space="0" w:color="auto"/>
        <w:left w:val="none" w:sz="0" w:space="0" w:color="auto"/>
        <w:bottom w:val="none" w:sz="0" w:space="0" w:color="auto"/>
        <w:right w:val="none" w:sz="0" w:space="0" w:color="auto"/>
      </w:divBdr>
    </w:div>
    <w:div w:id="1910000943">
      <w:marLeft w:val="480"/>
      <w:marRight w:val="0"/>
      <w:marTop w:val="0"/>
      <w:marBottom w:val="0"/>
      <w:divBdr>
        <w:top w:val="none" w:sz="0" w:space="0" w:color="auto"/>
        <w:left w:val="none" w:sz="0" w:space="0" w:color="auto"/>
        <w:bottom w:val="none" w:sz="0" w:space="0" w:color="auto"/>
        <w:right w:val="none" w:sz="0" w:space="0" w:color="auto"/>
      </w:divBdr>
    </w:div>
    <w:div w:id="1910074366">
      <w:marLeft w:val="480"/>
      <w:marRight w:val="0"/>
      <w:marTop w:val="0"/>
      <w:marBottom w:val="0"/>
      <w:divBdr>
        <w:top w:val="none" w:sz="0" w:space="0" w:color="auto"/>
        <w:left w:val="none" w:sz="0" w:space="0" w:color="auto"/>
        <w:bottom w:val="none" w:sz="0" w:space="0" w:color="auto"/>
        <w:right w:val="none" w:sz="0" w:space="0" w:color="auto"/>
      </w:divBdr>
    </w:div>
    <w:div w:id="1910922758">
      <w:marLeft w:val="480"/>
      <w:marRight w:val="0"/>
      <w:marTop w:val="0"/>
      <w:marBottom w:val="0"/>
      <w:divBdr>
        <w:top w:val="none" w:sz="0" w:space="0" w:color="auto"/>
        <w:left w:val="none" w:sz="0" w:space="0" w:color="auto"/>
        <w:bottom w:val="none" w:sz="0" w:space="0" w:color="auto"/>
        <w:right w:val="none" w:sz="0" w:space="0" w:color="auto"/>
      </w:divBdr>
    </w:div>
    <w:div w:id="1910965013">
      <w:marLeft w:val="480"/>
      <w:marRight w:val="0"/>
      <w:marTop w:val="0"/>
      <w:marBottom w:val="0"/>
      <w:divBdr>
        <w:top w:val="none" w:sz="0" w:space="0" w:color="auto"/>
        <w:left w:val="none" w:sz="0" w:space="0" w:color="auto"/>
        <w:bottom w:val="none" w:sz="0" w:space="0" w:color="auto"/>
        <w:right w:val="none" w:sz="0" w:space="0" w:color="auto"/>
      </w:divBdr>
    </w:div>
    <w:div w:id="1911114120">
      <w:marLeft w:val="480"/>
      <w:marRight w:val="0"/>
      <w:marTop w:val="0"/>
      <w:marBottom w:val="0"/>
      <w:divBdr>
        <w:top w:val="none" w:sz="0" w:space="0" w:color="auto"/>
        <w:left w:val="none" w:sz="0" w:space="0" w:color="auto"/>
        <w:bottom w:val="none" w:sz="0" w:space="0" w:color="auto"/>
        <w:right w:val="none" w:sz="0" w:space="0" w:color="auto"/>
      </w:divBdr>
    </w:div>
    <w:div w:id="1911114219">
      <w:marLeft w:val="480"/>
      <w:marRight w:val="0"/>
      <w:marTop w:val="0"/>
      <w:marBottom w:val="0"/>
      <w:divBdr>
        <w:top w:val="none" w:sz="0" w:space="0" w:color="auto"/>
        <w:left w:val="none" w:sz="0" w:space="0" w:color="auto"/>
        <w:bottom w:val="none" w:sz="0" w:space="0" w:color="auto"/>
        <w:right w:val="none" w:sz="0" w:space="0" w:color="auto"/>
      </w:divBdr>
    </w:div>
    <w:div w:id="1911233722">
      <w:marLeft w:val="480"/>
      <w:marRight w:val="0"/>
      <w:marTop w:val="0"/>
      <w:marBottom w:val="0"/>
      <w:divBdr>
        <w:top w:val="none" w:sz="0" w:space="0" w:color="auto"/>
        <w:left w:val="none" w:sz="0" w:space="0" w:color="auto"/>
        <w:bottom w:val="none" w:sz="0" w:space="0" w:color="auto"/>
        <w:right w:val="none" w:sz="0" w:space="0" w:color="auto"/>
      </w:divBdr>
    </w:div>
    <w:div w:id="1911504923">
      <w:marLeft w:val="480"/>
      <w:marRight w:val="0"/>
      <w:marTop w:val="0"/>
      <w:marBottom w:val="0"/>
      <w:divBdr>
        <w:top w:val="none" w:sz="0" w:space="0" w:color="auto"/>
        <w:left w:val="none" w:sz="0" w:space="0" w:color="auto"/>
        <w:bottom w:val="none" w:sz="0" w:space="0" w:color="auto"/>
        <w:right w:val="none" w:sz="0" w:space="0" w:color="auto"/>
      </w:divBdr>
    </w:div>
    <w:div w:id="1911772430">
      <w:marLeft w:val="480"/>
      <w:marRight w:val="0"/>
      <w:marTop w:val="0"/>
      <w:marBottom w:val="0"/>
      <w:divBdr>
        <w:top w:val="none" w:sz="0" w:space="0" w:color="auto"/>
        <w:left w:val="none" w:sz="0" w:space="0" w:color="auto"/>
        <w:bottom w:val="none" w:sz="0" w:space="0" w:color="auto"/>
        <w:right w:val="none" w:sz="0" w:space="0" w:color="auto"/>
      </w:divBdr>
    </w:div>
    <w:div w:id="1911888794">
      <w:marLeft w:val="480"/>
      <w:marRight w:val="0"/>
      <w:marTop w:val="0"/>
      <w:marBottom w:val="0"/>
      <w:divBdr>
        <w:top w:val="none" w:sz="0" w:space="0" w:color="auto"/>
        <w:left w:val="none" w:sz="0" w:space="0" w:color="auto"/>
        <w:bottom w:val="none" w:sz="0" w:space="0" w:color="auto"/>
        <w:right w:val="none" w:sz="0" w:space="0" w:color="auto"/>
      </w:divBdr>
    </w:div>
    <w:div w:id="1911964502">
      <w:marLeft w:val="480"/>
      <w:marRight w:val="0"/>
      <w:marTop w:val="0"/>
      <w:marBottom w:val="0"/>
      <w:divBdr>
        <w:top w:val="none" w:sz="0" w:space="0" w:color="auto"/>
        <w:left w:val="none" w:sz="0" w:space="0" w:color="auto"/>
        <w:bottom w:val="none" w:sz="0" w:space="0" w:color="auto"/>
        <w:right w:val="none" w:sz="0" w:space="0" w:color="auto"/>
      </w:divBdr>
    </w:div>
    <w:div w:id="1912344352">
      <w:marLeft w:val="480"/>
      <w:marRight w:val="0"/>
      <w:marTop w:val="0"/>
      <w:marBottom w:val="0"/>
      <w:divBdr>
        <w:top w:val="none" w:sz="0" w:space="0" w:color="auto"/>
        <w:left w:val="none" w:sz="0" w:space="0" w:color="auto"/>
        <w:bottom w:val="none" w:sz="0" w:space="0" w:color="auto"/>
        <w:right w:val="none" w:sz="0" w:space="0" w:color="auto"/>
      </w:divBdr>
    </w:div>
    <w:div w:id="1912353014">
      <w:marLeft w:val="480"/>
      <w:marRight w:val="0"/>
      <w:marTop w:val="0"/>
      <w:marBottom w:val="0"/>
      <w:divBdr>
        <w:top w:val="none" w:sz="0" w:space="0" w:color="auto"/>
        <w:left w:val="none" w:sz="0" w:space="0" w:color="auto"/>
        <w:bottom w:val="none" w:sz="0" w:space="0" w:color="auto"/>
        <w:right w:val="none" w:sz="0" w:space="0" w:color="auto"/>
      </w:divBdr>
    </w:div>
    <w:div w:id="1913155107">
      <w:marLeft w:val="480"/>
      <w:marRight w:val="0"/>
      <w:marTop w:val="0"/>
      <w:marBottom w:val="0"/>
      <w:divBdr>
        <w:top w:val="none" w:sz="0" w:space="0" w:color="auto"/>
        <w:left w:val="none" w:sz="0" w:space="0" w:color="auto"/>
        <w:bottom w:val="none" w:sz="0" w:space="0" w:color="auto"/>
        <w:right w:val="none" w:sz="0" w:space="0" w:color="auto"/>
      </w:divBdr>
    </w:div>
    <w:div w:id="1913155817">
      <w:marLeft w:val="480"/>
      <w:marRight w:val="0"/>
      <w:marTop w:val="0"/>
      <w:marBottom w:val="0"/>
      <w:divBdr>
        <w:top w:val="none" w:sz="0" w:space="0" w:color="auto"/>
        <w:left w:val="none" w:sz="0" w:space="0" w:color="auto"/>
        <w:bottom w:val="none" w:sz="0" w:space="0" w:color="auto"/>
        <w:right w:val="none" w:sz="0" w:space="0" w:color="auto"/>
      </w:divBdr>
    </w:div>
    <w:div w:id="1913268098">
      <w:marLeft w:val="480"/>
      <w:marRight w:val="0"/>
      <w:marTop w:val="0"/>
      <w:marBottom w:val="0"/>
      <w:divBdr>
        <w:top w:val="none" w:sz="0" w:space="0" w:color="auto"/>
        <w:left w:val="none" w:sz="0" w:space="0" w:color="auto"/>
        <w:bottom w:val="none" w:sz="0" w:space="0" w:color="auto"/>
        <w:right w:val="none" w:sz="0" w:space="0" w:color="auto"/>
      </w:divBdr>
    </w:div>
    <w:div w:id="1914075765">
      <w:marLeft w:val="480"/>
      <w:marRight w:val="0"/>
      <w:marTop w:val="0"/>
      <w:marBottom w:val="0"/>
      <w:divBdr>
        <w:top w:val="none" w:sz="0" w:space="0" w:color="auto"/>
        <w:left w:val="none" w:sz="0" w:space="0" w:color="auto"/>
        <w:bottom w:val="none" w:sz="0" w:space="0" w:color="auto"/>
        <w:right w:val="none" w:sz="0" w:space="0" w:color="auto"/>
      </w:divBdr>
    </w:div>
    <w:div w:id="1914125939">
      <w:marLeft w:val="480"/>
      <w:marRight w:val="0"/>
      <w:marTop w:val="0"/>
      <w:marBottom w:val="0"/>
      <w:divBdr>
        <w:top w:val="none" w:sz="0" w:space="0" w:color="auto"/>
        <w:left w:val="none" w:sz="0" w:space="0" w:color="auto"/>
        <w:bottom w:val="none" w:sz="0" w:space="0" w:color="auto"/>
        <w:right w:val="none" w:sz="0" w:space="0" w:color="auto"/>
      </w:divBdr>
    </w:div>
    <w:div w:id="1914579423">
      <w:marLeft w:val="480"/>
      <w:marRight w:val="0"/>
      <w:marTop w:val="0"/>
      <w:marBottom w:val="0"/>
      <w:divBdr>
        <w:top w:val="none" w:sz="0" w:space="0" w:color="auto"/>
        <w:left w:val="none" w:sz="0" w:space="0" w:color="auto"/>
        <w:bottom w:val="none" w:sz="0" w:space="0" w:color="auto"/>
        <w:right w:val="none" w:sz="0" w:space="0" w:color="auto"/>
      </w:divBdr>
    </w:div>
    <w:div w:id="1914852597">
      <w:marLeft w:val="480"/>
      <w:marRight w:val="0"/>
      <w:marTop w:val="0"/>
      <w:marBottom w:val="0"/>
      <w:divBdr>
        <w:top w:val="none" w:sz="0" w:space="0" w:color="auto"/>
        <w:left w:val="none" w:sz="0" w:space="0" w:color="auto"/>
        <w:bottom w:val="none" w:sz="0" w:space="0" w:color="auto"/>
        <w:right w:val="none" w:sz="0" w:space="0" w:color="auto"/>
      </w:divBdr>
    </w:div>
    <w:div w:id="1915623138">
      <w:marLeft w:val="480"/>
      <w:marRight w:val="0"/>
      <w:marTop w:val="0"/>
      <w:marBottom w:val="0"/>
      <w:divBdr>
        <w:top w:val="none" w:sz="0" w:space="0" w:color="auto"/>
        <w:left w:val="none" w:sz="0" w:space="0" w:color="auto"/>
        <w:bottom w:val="none" w:sz="0" w:space="0" w:color="auto"/>
        <w:right w:val="none" w:sz="0" w:space="0" w:color="auto"/>
      </w:divBdr>
    </w:div>
    <w:div w:id="1915815041">
      <w:marLeft w:val="480"/>
      <w:marRight w:val="0"/>
      <w:marTop w:val="0"/>
      <w:marBottom w:val="0"/>
      <w:divBdr>
        <w:top w:val="none" w:sz="0" w:space="0" w:color="auto"/>
        <w:left w:val="none" w:sz="0" w:space="0" w:color="auto"/>
        <w:bottom w:val="none" w:sz="0" w:space="0" w:color="auto"/>
        <w:right w:val="none" w:sz="0" w:space="0" w:color="auto"/>
      </w:divBdr>
    </w:div>
    <w:div w:id="1915967792">
      <w:marLeft w:val="480"/>
      <w:marRight w:val="0"/>
      <w:marTop w:val="0"/>
      <w:marBottom w:val="0"/>
      <w:divBdr>
        <w:top w:val="none" w:sz="0" w:space="0" w:color="auto"/>
        <w:left w:val="none" w:sz="0" w:space="0" w:color="auto"/>
        <w:bottom w:val="none" w:sz="0" w:space="0" w:color="auto"/>
        <w:right w:val="none" w:sz="0" w:space="0" w:color="auto"/>
      </w:divBdr>
    </w:div>
    <w:div w:id="1916239367">
      <w:marLeft w:val="480"/>
      <w:marRight w:val="0"/>
      <w:marTop w:val="0"/>
      <w:marBottom w:val="0"/>
      <w:divBdr>
        <w:top w:val="none" w:sz="0" w:space="0" w:color="auto"/>
        <w:left w:val="none" w:sz="0" w:space="0" w:color="auto"/>
        <w:bottom w:val="none" w:sz="0" w:space="0" w:color="auto"/>
        <w:right w:val="none" w:sz="0" w:space="0" w:color="auto"/>
      </w:divBdr>
    </w:div>
    <w:div w:id="1916667309">
      <w:marLeft w:val="480"/>
      <w:marRight w:val="0"/>
      <w:marTop w:val="0"/>
      <w:marBottom w:val="0"/>
      <w:divBdr>
        <w:top w:val="none" w:sz="0" w:space="0" w:color="auto"/>
        <w:left w:val="none" w:sz="0" w:space="0" w:color="auto"/>
        <w:bottom w:val="none" w:sz="0" w:space="0" w:color="auto"/>
        <w:right w:val="none" w:sz="0" w:space="0" w:color="auto"/>
      </w:divBdr>
    </w:div>
    <w:div w:id="1917279885">
      <w:marLeft w:val="480"/>
      <w:marRight w:val="0"/>
      <w:marTop w:val="0"/>
      <w:marBottom w:val="0"/>
      <w:divBdr>
        <w:top w:val="none" w:sz="0" w:space="0" w:color="auto"/>
        <w:left w:val="none" w:sz="0" w:space="0" w:color="auto"/>
        <w:bottom w:val="none" w:sz="0" w:space="0" w:color="auto"/>
        <w:right w:val="none" w:sz="0" w:space="0" w:color="auto"/>
      </w:divBdr>
    </w:div>
    <w:div w:id="1918636695">
      <w:marLeft w:val="480"/>
      <w:marRight w:val="0"/>
      <w:marTop w:val="0"/>
      <w:marBottom w:val="0"/>
      <w:divBdr>
        <w:top w:val="none" w:sz="0" w:space="0" w:color="auto"/>
        <w:left w:val="none" w:sz="0" w:space="0" w:color="auto"/>
        <w:bottom w:val="none" w:sz="0" w:space="0" w:color="auto"/>
        <w:right w:val="none" w:sz="0" w:space="0" w:color="auto"/>
      </w:divBdr>
    </w:div>
    <w:div w:id="1919167530">
      <w:marLeft w:val="480"/>
      <w:marRight w:val="0"/>
      <w:marTop w:val="0"/>
      <w:marBottom w:val="0"/>
      <w:divBdr>
        <w:top w:val="none" w:sz="0" w:space="0" w:color="auto"/>
        <w:left w:val="none" w:sz="0" w:space="0" w:color="auto"/>
        <w:bottom w:val="none" w:sz="0" w:space="0" w:color="auto"/>
        <w:right w:val="none" w:sz="0" w:space="0" w:color="auto"/>
      </w:divBdr>
    </w:div>
    <w:div w:id="1919367472">
      <w:marLeft w:val="480"/>
      <w:marRight w:val="0"/>
      <w:marTop w:val="0"/>
      <w:marBottom w:val="0"/>
      <w:divBdr>
        <w:top w:val="none" w:sz="0" w:space="0" w:color="auto"/>
        <w:left w:val="none" w:sz="0" w:space="0" w:color="auto"/>
        <w:bottom w:val="none" w:sz="0" w:space="0" w:color="auto"/>
        <w:right w:val="none" w:sz="0" w:space="0" w:color="auto"/>
      </w:divBdr>
    </w:div>
    <w:div w:id="1919441919">
      <w:marLeft w:val="480"/>
      <w:marRight w:val="0"/>
      <w:marTop w:val="0"/>
      <w:marBottom w:val="0"/>
      <w:divBdr>
        <w:top w:val="none" w:sz="0" w:space="0" w:color="auto"/>
        <w:left w:val="none" w:sz="0" w:space="0" w:color="auto"/>
        <w:bottom w:val="none" w:sz="0" w:space="0" w:color="auto"/>
        <w:right w:val="none" w:sz="0" w:space="0" w:color="auto"/>
      </w:divBdr>
    </w:div>
    <w:div w:id="1919709542">
      <w:marLeft w:val="480"/>
      <w:marRight w:val="0"/>
      <w:marTop w:val="0"/>
      <w:marBottom w:val="0"/>
      <w:divBdr>
        <w:top w:val="none" w:sz="0" w:space="0" w:color="auto"/>
        <w:left w:val="none" w:sz="0" w:space="0" w:color="auto"/>
        <w:bottom w:val="none" w:sz="0" w:space="0" w:color="auto"/>
        <w:right w:val="none" w:sz="0" w:space="0" w:color="auto"/>
      </w:divBdr>
    </w:div>
    <w:div w:id="1920208628">
      <w:marLeft w:val="480"/>
      <w:marRight w:val="0"/>
      <w:marTop w:val="0"/>
      <w:marBottom w:val="0"/>
      <w:divBdr>
        <w:top w:val="none" w:sz="0" w:space="0" w:color="auto"/>
        <w:left w:val="none" w:sz="0" w:space="0" w:color="auto"/>
        <w:bottom w:val="none" w:sz="0" w:space="0" w:color="auto"/>
        <w:right w:val="none" w:sz="0" w:space="0" w:color="auto"/>
      </w:divBdr>
    </w:div>
    <w:div w:id="1920209743">
      <w:marLeft w:val="480"/>
      <w:marRight w:val="0"/>
      <w:marTop w:val="0"/>
      <w:marBottom w:val="0"/>
      <w:divBdr>
        <w:top w:val="none" w:sz="0" w:space="0" w:color="auto"/>
        <w:left w:val="none" w:sz="0" w:space="0" w:color="auto"/>
        <w:bottom w:val="none" w:sz="0" w:space="0" w:color="auto"/>
        <w:right w:val="none" w:sz="0" w:space="0" w:color="auto"/>
      </w:divBdr>
    </w:div>
    <w:div w:id="1920361165">
      <w:marLeft w:val="480"/>
      <w:marRight w:val="0"/>
      <w:marTop w:val="0"/>
      <w:marBottom w:val="0"/>
      <w:divBdr>
        <w:top w:val="none" w:sz="0" w:space="0" w:color="auto"/>
        <w:left w:val="none" w:sz="0" w:space="0" w:color="auto"/>
        <w:bottom w:val="none" w:sz="0" w:space="0" w:color="auto"/>
        <w:right w:val="none" w:sz="0" w:space="0" w:color="auto"/>
      </w:divBdr>
    </w:div>
    <w:div w:id="1920362350">
      <w:marLeft w:val="480"/>
      <w:marRight w:val="0"/>
      <w:marTop w:val="0"/>
      <w:marBottom w:val="0"/>
      <w:divBdr>
        <w:top w:val="none" w:sz="0" w:space="0" w:color="auto"/>
        <w:left w:val="none" w:sz="0" w:space="0" w:color="auto"/>
        <w:bottom w:val="none" w:sz="0" w:space="0" w:color="auto"/>
        <w:right w:val="none" w:sz="0" w:space="0" w:color="auto"/>
      </w:divBdr>
    </w:div>
    <w:div w:id="1922179596">
      <w:marLeft w:val="480"/>
      <w:marRight w:val="0"/>
      <w:marTop w:val="0"/>
      <w:marBottom w:val="0"/>
      <w:divBdr>
        <w:top w:val="none" w:sz="0" w:space="0" w:color="auto"/>
        <w:left w:val="none" w:sz="0" w:space="0" w:color="auto"/>
        <w:bottom w:val="none" w:sz="0" w:space="0" w:color="auto"/>
        <w:right w:val="none" w:sz="0" w:space="0" w:color="auto"/>
      </w:divBdr>
    </w:div>
    <w:div w:id="1922525395">
      <w:marLeft w:val="480"/>
      <w:marRight w:val="0"/>
      <w:marTop w:val="0"/>
      <w:marBottom w:val="0"/>
      <w:divBdr>
        <w:top w:val="none" w:sz="0" w:space="0" w:color="auto"/>
        <w:left w:val="none" w:sz="0" w:space="0" w:color="auto"/>
        <w:bottom w:val="none" w:sz="0" w:space="0" w:color="auto"/>
        <w:right w:val="none" w:sz="0" w:space="0" w:color="auto"/>
      </w:divBdr>
    </w:div>
    <w:div w:id="1922716811">
      <w:marLeft w:val="480"/>
      <w:marRight w:val="0"/>
      <w:marTop w:val="0"/>
      <w:marBottom w:val="0"/>
      <w:divBdr>
        <w:top w:val="none" w:sz="0" w:space="0" w:color="auto"/>
        <w:left w:val="none" w:sz="0" w:space="0" w:color="auto"/>
        <w:bottom w:val="none" w:sz="0" w:space="0" w:color="auto"/>
        <w:right w:val="none" w:sz="0" w:space="0" w:color="auto"/>
      </w:divBdr>
    </w:div>
    <w:div w:id="1922720003">
      <w:marLeft w:val="480"/>
      <w:marRight w:val="0"/>
      <w:marTop w:val="0"/>
      <w:marBottom w:val="0"/>
      <w:divBdr>
        <w:top w:val="none" w:sz="0" w:space="0" w:color="auto"/>
        <w:left w:val="none" w:sz="0" w:space="0" w:color="auto"/>
        <w:bottom w:val="none" w:sz="0" w:space="0" w:color="auto"/>
        <w:right w:val="none" w:sz="0" w:space="0" w:color="auto"/>
      </w:divBdr>
    </w:div>
    <w:div w:id="1922829043">
      <w:marLeft w:val="480"/>
      <w:marRight w:val="0"/>
      <w:marTop w:val="0"/>
      <w:marBottom w:val="0"/>
      <w:divBdr>
        <w:top w:val="none" w:sz="0" w:space="0" w:color="auto"/>
        <w:left w:val="none" w:sz="0" w:space="0" w:color="auto"/>
        <w:bottom w:val="none" w:sz="0" w:space="0" w:color="auto"/>
        <w:right w:val="none" w:sz="0" w:space="0" w:color="auto"/>
      </w:divBdr>
    </w:div>
    <w:div w:id="1924100353">
      <w:marLeft w:val="480"/>
      <w:marRight w:val="0"/>
      <w:marTop w:val="0"/>
      <w:marBottom w:val="0"/>
      <w:divBdr>
        <w:top w:val="none" w:sz="0" w:space="0" w:color="auto"/>
        <w:left w:val="none" w:sz="0" w:space="0" w:color="auto"/>
        <w:bottom w:val="none" w:sz="0" w:space="0" w:color="auto"/>
        <w:right w:val="none" w:sz="0" w:space="0" w:color="auto"/>
      </w:divBdr>
    </w:div>
    <w:div w:id="1924148546">
      <w:marLeft w:val="480"/>
      <w:marRight w:val="0"/>
      <w:marTop w:val="0"/>
      <w:marBottom w:val="0"/>
      <w:divBdr>
        <w:top w:val="none" w:sz="0" w:space="0" w:color="auto"/>
        <w:left w:val="none" w:sz="0" w:space="0" w:color="auto"/>
        <w:bottom w:val="none" w:sz="0" w:space="0" w:color="auto"/>
        <w:right w:val="none" w:sz="0" w:space="0" w:color="auto"/>
      </w:divBdr>
    </w:div>
    <w:div w:id="1924334621">
      <w:marLeft w:val="480"/>
      <w:marRight w:val="0"/>
      <w:marTop w:val="0"/>
      <w:marBottom w:val="0"/>
      <w:divBdr>
        <w:top w:val="none" w:sz="0" w:space="0" w:color="auto"/>
        <w:left w:val="none" w:sz="0" w:space="0" w:color="auto"/>
        <w:bottom w:val="none" w:sz="0" w:space="0" w:color="auto"/>
        <w:right w:val="none" w:sz="0" w:space="0" w:color="auto"/>
      </w:divBdr>
    </w:div>
    <w:div w:id="1924683758">
      <w:marLeft w:val="480"/>
      <w:marRight w:val="0"/>
      <w:marTop w:val="0"/>
      <w:marBottom w:val="0"/>
      <w:divBdr>
        <w:top w:val="none" w:sz="0" w:space="0" w:color="auto"/>
        <w:left w:val="none" w:sz="0" w:space="0" w:color="auto"/>
        <w:bottom w:val="none" w:sz="0" w:space="0" w:color="auto"/>
        <w:right w:val="none" w:sz="0" w:space="0" w:color="auto"/>
      </w:divBdr>
    </w:div>
    <w:div w:id="1924954308">
      <w:marLeft w:val="480"/>
      <w:marRight w:val="0"/>
      <w:marTop w:val="0"/>
      <w:marBottom w:val="0"/>
      <w:divBdr>
        <w:top w:val="none" w:sz="0" w:space="0" w:color="auto"/>
        <w:left w:val="none" w:sz="0" w:space="0" w:color="auto"/>
        <w:bottom w:val="none" w:sz="0" w:space="0" w:color="auto"/>
        <w:right w:val="none" w:sz="0" w:space="0" w:color="auto"/>
      </w:divBdr>
    </w:div>
    <w:div w:id="1925143719">
      <w:marLeft w:val="480"/>
      <w:marRight w:val="0"/>
      <w:marTop w:val="0"/>
      <w:marBottom w:val="0"/>
      <w:divBdr>
        <w:top w:val="none" w:sz="0" w:space="0" w:color="auto"/>
        <w:left w:val="none" w:sz="0" w:space="0" w:color="auto"/>
        <w:bottom w:val="none" w:sz="0" w:space="0" w:color="auto"/>
        <w:right w:val="none" w:sz="0" w:space="0" w:color="auto"/>
      </w:divBdr>
    </w:div>
    <w:div w:id="1925147140">
      <w:marLeft w:val="480"/>
      <w:marRight w:val="0"/>
      <w:marTop w:val="0"/>
      <w:marBottom w:val="0"/>
      <w:divBdr>
        <w:top w:val="none" w:sz="0" w:space="0" w:color="auto"/>
        <w:left w:val="none" w:sz="0" w:space="0" w:color="auto"/>
        <w:bottom w:val="none" w:sz="0" w:space="0" w:color="auto"/>
        <w:right w:val="none" w:sz="0" w:space="0" w:color="auto"/>
      </w:divBdr>
    </w:div>
    <w:div w:id="1925261552">
      <w:marLeft w:val="480"/>
      <w:marRight w:val="0"/>
      <w:marTop w:val="0"/>
      <w:marBottom w:val="0"/>
      <w:divBdr>
        <w:top w:val="none" w:sz="0" w:space="0" w:color="auto"/>
        <w:left w:val="none" w:sz="0" w:space="0" w:color="auto"/>
        <w:bottom w:val="none" w:sz="0" w:space="0" w:color="auto"/>
        <w:right w:val="none" w:sz="0" w:space="0" w:color="auto"/>
      </w:divBdr>
    </w:div>
    <w:div w:id="1925450705">
      <w:marLeft w:val="480"/>
      <w:marRight w:val="0"/>
      <w:marTop w:val="0"/>
      <w:marBottom w:val="0"/>
      <w:divBdr>
        <w:top w:val="none" w:sz="0" w:space="0" w:color="auto"/>
        <w:left w:val="none" w:sz="0" w:space="0" w:color="auto"/>
        <w:bottom w:val="none" w:sz="0" w:space="0" w:color="auto"/>
        <w:right w:val="none" w:sz="0" w:space="0" w:color="auto"/>
      </w:divBdr>
    </w:div>
    <w:div w:id="1925916329">
      <w:marLeft w:val="480"/>
      <w:marRight w:val="0"/>
      <w:marTop w:val="0"/>
      <w:marBottom w:val="0"/>
      <w:divBdr>
        <w:top w:val="none" w:sz="0" w:space="0" w:color="auto"/>
        <w:left w:val="none" w:sz="0" w:space="0" w:color="auto"/>
        <w:bottom w:val="none" w:sz="0" w:space="0" w:color="auto"/>
        <w:right w:val="none" w:sz="0" w:space="0" w:color="auto"/>
      </w:divBdr>
    </w:div>
    <w:div w:id="1926380602">
      <w:marLeft w:val="480"/>
      <w:marRight w:val="0"/>
      <w:marTop w:val="0"/>
      <w:marBottom w:val="0"/>
      <w:divBdr>
        <w:top w:val="none" w:sz="0" w:space="0" w:color="auto"/>
        <w:left w:val="none" w:sz="0" w:space="0" w:color="auto"/>
        <w:bottom w:val="none" w:sz="0" w:space="0" w:color="auto"/>
        <w:right w:val="none" w:sz="0" w:space="0" w:color="auto"/>
      </w:divBdr>
    </w:div>
    <w:div w:id="1926646390">
      <w:marLeft w:val="480"/>
      <w:marRight w:val="0"/>
      <w:marTop w:val="0"/>
      <w:marBottom w:val="0"/>
      <w:divBdr>
        <w:top w:val="none" w:sz="0" w:space="0" w:color="auto"/>
        <w:left w:val="none" w:sz="0" w:space="0" w:color="auto"/>
        <w:bottom w:val="none" w:sz="0" w:space="0" w:color="auto"/>
        <w:right w:val="none" w:sz="0" w:space="0" w:color="auto"/>
      </w:divBdr>
    </w:div>
    <w:div w:id="1927036364">
      <w:marLeft w:val="480"/>
      <w:marRight w:val="0"/>
      <w:marTop w:val="0"/>
      <w:marBottom w:val="0"/>
      <w:divBdr>
        <w:top w:val="none" w:sz="0" w:space="0" w:color="auto"/>
        <w:left w:val="none" w:sz="0" w:space="0" w:color="auto"/>
        <w:bottom w:val="none" w:sz="0" w:space="0" w:color="auto"/>
        <w:right w:val="none" w:sz="0" w:space="0" w:color="auto"/>
      </w:divBdr>
    </w:div>
    <w:div w:id="1927037394">
      <w:marLeft w:val="480"/>
      <w:marRight w:val="0"/>
      <w:marTop w:val="0"/>
      <w:marBottom w:val="0"/>
      <w:divBdr>
        <w:top w:val="none" w:sz="0" w:space="0" w:color="auto"/>
        <w:left w:val="none" w:sz="0" w:space="0" w:color="auto"/>
        <w:bottom w:val="none" w:sz="0" w:space="0" w:color="auto"/>
        <w:right w:val="none" w:sz="0" w:space="0" w:color="auto"/>
      </w:divBdr>
    </w:div>
    <w:div w:id="1927154407">
      <w:marLeft w:val="480"/>
      <w:marRight w:val="0"/>
      <w:marTop w:val="0"/>
      <w:marBottom w:val="0"/>
      <w:divBdr>
        <w:top w:val="none" w:sz="0" w:space="0" w:color="auto"/>
        <w:left w:val="none" w:sz="0" w:space="0" w:color="auto"/>
        <w:bottom w:val="none" w:sz="0" w:space="0" w:color="auto"/>
        <w:right w:val="none" w:sz="0" w:space="0" w:color="auto"/>
      </w:divBdr>
    </w:div>
    <w:div w:id="1927642569">
      <w:marLeft w:val="480"/>
      <w:marRight w:val="0"/>
      <w:marTop w:val="0"/>
      <w:marBottom w:val="0"/>
      <w:divBdr>
        <w:top w:val="none" w:sz="0" w:space="0" w:color="auto"/>
        <w:left w:val="none" w:sz="0" w:space="0" w:color="auto"/>
        <w:bottom w:val="none" w:sz="0" w:space="0" w:color="auto"/>
        <w:right w:val="none" w:sz="0" w:space="0" w:color="auto"/>
      </w:divBdr>
    </w:div>
    <w:div w:id="1928034431">
      <w:marLeft w:val="480"/>
      <w:marRight w:val="0"/>
      <w:marTop w:val="0"/>
      <w:marBottom w:val="0"/>
      <w:divBdr>
        <w:top w:val="none" w:sz="0" w:space="0" w:color="auto"/>
        <w:left w:val="none" w:sz="0" w:space="0" w:color="auto"/>
        <w:bottom w:val="none" w:sz="0" w:space="0" w:color="auto"/>
        <w:right w:val="none" w:sz="0" w:space="0" w:color="auto"/>
      </w:divBdr>
    </w:div>
    <w:div w:id="1928494393">
      <w:marLeft w:val="480"/>
      <w:marRight w:val="0"/>
      <w:marTop w:val="0"/>
      <w:marBottom w:val="0"/>
      <w:divBdr>
        <w:top w:val="none" w:sz="0" w:space="0" w:color="auto"/>
        <w:left w:val="none" w:sz="0" w:space="0" w:color="auto"/>
        <w:bottom w:val="none" w:sz="0" w:space="0" w:color="auto"/>
        <w:right w:val="none" w:sz="0" w:space="0" w:color="auto"/>
      </w:divBdr>
    </w:div>
    <w:div w:id="1929345395">
      <w:marLeft w:val="480"/>
      <w:marRight w:val="0"/>
      <w:marTop w:val="0"/>
      <w:marBottom w:val="0"/>
      <w:divBdr>
        <w:top w:val="none" w:sz="0" w:space="0" w:color="auto"/>
        <w:left w:val="none" w:sz="0" w:space="0" w:color="auto"/>
        <w:bottom w:val="none" w:sz="0" w:space="0" w:color="auto"/>
        <w:right w:val="none" w:sz="0" w:space="0" w:color="auto"/>
      </w:divBdr>
    </w:div>
    <w:div w:id="1929381990">
      <w:marLeft w:val="480"/>
      <w:marRight w:val="0"/>
      <w:marTop w:val="0"/>
      <w:marBottom w:val="0"/>
      <w:divBdr>
        <w:top w:val="none" w:sz="0" w:space="0" w:color="auto"/>
        <w:left w:val="none" w:sz="0" w:space="0" w:color="auto"/>
        <w:bottom w:val="none" w:sz="0" w:space="0" w:color="auto"/>
        <w:right w:val="none" w:sz="0" w:space="0" w:color="auto"/>
      </w:divBdr>
    </w:div>
    <w:div w:id="1929382548">
      <w:marLeft w:val="480"/>
      <w:marRight w:val="0"/>
      <w:marTop w:val="0"/>
      <w:marBottom w:val="0"/>
      <w:divBdr>
        <w:top w:val="none" w:sz="0" w:space="0" w:color="auto"/>
        <w:left w:val="none" w:sz="0" w:space="0" w:color="auto"/>
        <w:bottom w:val="none" w:sz="0" w:space="0" w:color="auto"/>
        <w:right w:val="none" w:sz="0" w:space="0" w:color="auto"/>
      </w:divBdr>
    </w:div>
    <w:div w:id="1931230050">
      <w:marLeft w:val="480"/>
      <w:marRight w:val="0"/>
      <w:marTop w:val="0"/>
      <w:marBottom w:val="0"/>
      <w:divBdr>
        <w:top w:val="none" w:sz="0" w:space="0" w:color="auto"/>
        <w:left w:val="none" w:sz="0" w:space="0" w:color="auto"/>
        <w:bottom w:val="none" w:sz="0" w:space="0" w:color="auto"/>
        <w:right w:val="none" w:sz="0" w:space="0" w:color="auto"/>
      </w:divBdr>
    </w:div>
    <w:div w:id="1931501223">
      <w:marLeft w:val="480"/>
      <w:marRight w:val="0"/>
      <w:marTop w:val="0"/>
      <w:marBottom w:val="0"/>
      <w:divBdr>
        <w:top w:val="none" w:sz="0" w:space="0" w:color="auto"/>
        <w:left w:val="none" w:sz="0" w:space="0" w:color="auto"/>
        <w:bottom w:val="none" w:sz="0" w:space="0" w:color="auto"/>
        <w:right w:val="none" w:sz="0" w:space="0" w:color="auto"/>
      </w:divBdr>
    </w:div>
    <w:div w:id="1931693759">
      <w:marLeft w:val="480"/>
      <w:marRight w:val="0"/>
      <w:marTop w:val="0"/>
      <w:marBottom w:val="0"/>
      <w:divBdr>
        <w:top w:val="none" w:sz="0" w:space="0" w:color="auto"/>
        <w:left w:val="none" w:sz="0" w:space="0" w:color="auto"/>
        <w:bottom w:val="none" w:sz="0" w:space="0" w:color="auto"/>
        <w:right w:val="none" w:sz="0" w:space="0" w:color="auto"/>
      </w:divBdr>
    </w:div>
    <w:div w:id="1932352052">
      <w:marLeft w:val="480"/>
      <w:marRight w:val="0"/>
      <w:marTop w:val="0"/>
      <w:marBottom w:val="0"/>
      <w:divBdr>
        <w:top w:val="none" w:sz="0" w:space="0" w:color="auto"/>
        <w:left w:val="none" w:sz="0" w:space="0" w:color="auto"/>
        <w:bottom w:val="none" w:sz="0" w:space="0" w:color="auto"/>
        <w:right w:val="none" w:sz="0" w:space="0" w:color="auto"/>
      </w:divBdr>
    </w:div>
    <w:div w:id="1932467532">
      <w:marLeft w:val="480"/>
      <w:marRight w:val="0"/>
      <w:marTop w:val="0"/>
      <w:marBottom w:val="0"/>
      <w:divBdr>
        <w:top w:val="none" w:sz="0" w:space="0" w:color="auto"/>
        <w:left w:val="none" w:sz="0" w:space="0" w:color="auto"/>
        <w:bottom w:val="none" w:sz="0" w:space="0" w:color="auto"/>
        <w:right w:val="none" w:sz="0" w:space="0" w:color="auto"/>
      </w:divBdr>
    </w:div>
    <w:div w:id="1932733599">
      <w:marLeft w:val="480"/>
      <w:marRight w:val="0"/>
      <w:marTop w:val="0"/>
      <w:marBottom w:val="0"/>
      <w:divBdr>
        <w:top w:val="none" w:sz="0" w:space="0" w:color="auto"/>
        <w:left w:val="none" w:sz="0" w:space="0" w:color="auto"/>
        <w:bottom w:val="none" w:sz="0" w:space="0" w:color="auto"/>
        <w:right w:val="none" w:sz="0" w:space="0" w:color="auto"/>
      </w:divBdr>
    </w:div>
    <w:div w:id="1932811077">
      <w:marLeft w:val="480"/>
      <w:marRight w:val="0"/>
      <w:marTop w:val="0"/>
      <w:marBottom w:val="0"/>
      <w:divBdr>
        <w:top w:val="none" w:sz="0" w:space="0" w:color="auto"/>
        <w:left w:val="none" w:sz="0" w:space="0" w:color="auto"/>
        <w:bottom w:val="none" w:sz="0" w:space="0" w:color="auto"/>
        <w:right w:val="none" w:sz="0" w:space="0" w:color="auto"/>
      </w:divBdr>
    </w:div>
    <w:div w:id="1933586639">
      <w:marLeft w:val="480"/>
      <w:marRight w:val="0"/>
      <w:marTop w:val="0"/>
      <w:marBottom w:val="0"/>
      <w:divBdr>
        <w:top w:val="none" w:sz="0" w:space="0" w:color="auto"/>
        <w:left w:val="none" w:sz="0" w:space="0" w:color="auto"/>
        <w:bottom w:val="none" w:sz="0" w:space="0" w:color="auto"/>
        <w:right w:val="none" w:sz="0" w:space="0" w:color="auto"/>
      </w:divBdr>
    </w:div>
    <w:div w:id="1933969606">
      <w:marLeft w:val="480"/>
      <w:marRight w:val="0"/>
      <w:marTop w:val="0"/>
      <w:marBottom w:val="0"/>
      <w:divBdr>
        <w:top w:val="none" w:sz="0" w:space="0" w:color="auto"/>
        <w:left w:val="none" w:sz="0" w:space="0" w:color="auto"/>
        <w:bottom w:val="none" w:sz="0" w:space="0" w:color="auto"/>
        <w:right w:val="none" w:sz="0" w:space="0" w:color="auto"/>
      </w:divBdr>
    </w:div>
    <w:div w:id="1934779995">
      <w:marLeft w:val="480"/>
      <w:marRight w:val="0"/>
      <w:marTop w:val="0"/>
      <w:marBottom w:val="0"/>
      <w:divBdr>
        <w:top w:val="none" w:sz="0" w:space="0" w:color="auto"/>
        <w:left w:val="none" w:sz="0" w:space="0" w:color="auto"/>
        <w:bottom w:val="none" w:sz="0" w:space="0" w:color="auto"/>
        <w:right w:val="none" w:sz="0" w:space="0" w:color="auto"/>
      </w:divBdr>
    </w:div>
    <w:div w:id="1935045835">
      <w:marLeft w:val="480"/>
      <w:marRight w:val="0"/>
      <w:marTop w:val="0"/>
      <w:marBottom w:val="0"/>
      <w:divBdr>
        <w:top w:val="none" w:sz="0" w:space="0" w:color="auto"/>
        <w:left w:val="none" w:sz="0" w:space="0" w:color="auto"/>
        <w:bottom w:val="none" w:sz="0" w:space="0" w:color="auto"/>
        <w:right w:val="none" w:sz="0" w:space="0" w:color="auto"/>
      </w:divBdr>
    </w:div>
    <w:div w:id="1935162413">
      <w:marLeft w:val="480"/>
      <w:marRight w:val="0"/>
      <w:marTop w:val="0"/>
      <w:marBottom w:val="0"/>
      <w:divBdr>
        <w:top w:val="none" w:sz="0" w:space="0" w:color="auto"/>
        <w:left w:val="none" w:sz="0" w:space="0" w:color="auto"/>
        <w:bottom w:val="none" w:sz="0" w:space="0" w:color="auto"/>
        <w:right w:val="none" w:sz="0" w:space="0" w:color="auto"/>
      </w:divBdr>
    </w:div>
    <w:div w:id="1935354500">
      <w:marLeft w:val="480"/>
      <w:marRight w:val="0"/>
      <w:marTop w:val="0"/>
      <w:marBottom w:val="0"/>
      <w:divBdr>
        <w:top w:val="none" w:sz="0" w:space="0" w:color="auto"/>
        <w:left w:val="none" w:sz="0" w:space="0" w:color="auto"/>
        <w:bottom w:val="none" w:sz="0" w:space="0" w:color="auto"/>
        <w:right w:val="none" w:sz="0" w:space="0" w:color="auto"/>
      </w:divBdr>
    </w:div>
    <w:div w:id="1935481346">
      <w:marLeft w:val="480"/>
      <w:marRight w:val="0"/>
      <w:marTop w:val="0"/>
      <w:marBottom w:val="0"/>
      <w:divBdr>
        <w:top w:val="none" w:sz="0" w:space="0" w:color="auto"/>
        <w:left w:val="none" w:sz="0" w:space="0" w:color="auto"/>
        <w:bottom w:val="none" w:sz="0" w:space="0" w:color="auto"/>
        <w:right w:val="none" w:sz="0" w:space="0" w:color="auto"/>
      </w:divBdr>
    </w:div>
    <w:div w:id="1935671761">
      <w:marLeft w:val="480"/>
      <w:marRight w:val="0"/>
      <w:marTop w:val="0"/>
      <w:marBottom w:val="0"/>
      <w:divBdr>
        <w:top w:val="none" w:sz="0" w:space="0" w:color="auto"/>
        <w:left w:val="none" w:sz="0" w:space="0" w:color="auto"/>
        <w:bottom w:val="none" w:sz="0" w:space="0" w:color="auto"/>
        <w:right w:val="none" w:sz="0" w:space="0" w:color="auto"/>
      </w:divBdr>
    </w:div>
    <w:div w:id="1936084920">
      <w:marLeft w:val="480"/>
      <w:marRight w:val="0"/>
      <w:marTop w:val="0"/>
      <w:marBottom w:val="0"/>
      <w:divBdr>
        <w:top w:val="none" w:sz="0" w:space="0" w:color="auto"/>
        <w:left w:val="none" w:sz="0" w:space="0" w:color="auto"/>
        <w:bottom w:val="none" w:sz="0" w:space="0" w:color="auto"/>
        <w:right w:val="none" w:sz="0" w:space="0" w:color="auto"/>
      </w:divBdr>
    </w:div>
    <w:div w:id="1936159841">
      <w:marLeft w:val="480"/>
      <w:marRight w:val="0"/>
      <w:marTop w:val="0"/>
      <w:marBottom w:val="0"/>
      <w:divBdr>
        <w:top w:val="none" w:sz="0" w:space="0" w:color="auto"/>
        <w:left w:val="none" w:sz="0" w:space="0" w:color="auto"/>
        <w:bottom w:val="none" w:sz="0" w:space="0" w:color="auto"/>
        <w:right w:val="none" w:sz="0" w:space="0" w:color="auto"/>
      </w:divBdr>
    </w:div>
    <w:div w:id="1936286576">
      <w:marLeft w:val="480"/>
      <w:marRight w:val="0"/>
      <w:marTop w:val="0"/>
      <w:marBottom w:val="0"/>
      <w:divBdr>
        <w:top w:val="none" w:sz="0" w:space="0" w:color="auto"/>
        <w:left w:val="none" w:sz="0" w:space="0" w:color="auto"/>
        <w:bottom w:val="none" w:sz="0" w:space="0" w:color="auto"/>
        <w:right w:val="none" w:sz="0" w:space="0" w:color="auto"/>
      </w:divBdr>
    </w:div>
    <w:div w:id="1937443051">
      <w:marLeft w:val="480"/>
      <w:marRight w:val="0"/>
      <w:marTop w:val="0"/>
      <w:marBottom w:val="0"/>
      <w:divBdr>
        <w:top w:val="none" w:sz="0" w:space="0" w:color="auto"/>
        <w:left w:val="none" w:sz="0" w:space="0" w:color="auto"/>
        <w:bottom w:val="none" w:sz="0" w:space="0" w:color="auto"/>
        <w:right w:val="none" w:sz="0" w:space="0" w:color="auto"/>
      </w:divBdr>
    </w:div>
    <w:div w:id="1938363404">
      <w:marLeft w:val="480"/>
      <w:marRight w:val="0"/>
      <w:marTop w:val="0"/>
      <w:marBottom w:val="0"/>
      <w:divBdr>
        <w:top w:val="none" w:sz="0" w:space="0" w:color="auto"/>
        <w:left w:val="none" w:sz="0" w:space="0" w:color="auto"/>
        <w:bottom w:val="none" w:sz="0" w:space="0" w:color="auto"/>
        <w:right w:val="none" w:sz="0" w:space="0" w:color="auto"/>
      </w:divBdr>
    </w:div>
    <w:div w:id="1938713919">
      <w:marLeft w:val="480"/>
      <w:marRight w:val="0"/>
      <w:marTop w:val="0"/>
      <w:marBottom w:val="0"/>
      <w:divBdr>
        <w:top w:val="none" w:sz="0" w:space="0" w:color="auto"/>
        <w:left w:val="none" w:sz="0" w:space="0" w:color="auto"/>
        <w:bottom w:val="none" w:sz="0" w:space="0" w:color="auto"/>
        <w:right w:val="none" w:sz="0" w:space="0" w:color="auto"/>
      </w:divBdr>
    </w:div>
    <w:div w:id="1938828471">
      <w:marLeft w:val="480"/>
      <w:marRight w:val="0"/>
      <w:marTop w:val="0"/>
      <w:marBottom w:val="0"/>
      <w:divBdr>
        <w:top w:val="none" w:sz="0" w:space="0" w:color="auto"/>
        <w:left w:val="none" w:sz="0" w:space="0" w:color="auto"/>
        <w:bottom w:val="none" w:sz="0" w:space="0" w:color="auto"/>
        <w:right w:val="none" w:sz="0" w:space="0" w:color="auto"/>
      </w:divBdr>
    </w:div>
    <w:div w:id="1938900798">
      <w:marLeft w:val="480"/>
      <w:marRight w:val="0"/>
      <w:marTop w:val="0"/>
      <w:marBottom w:val="0"/>
      <w:divBdr>
        <w:top w:val="none" w:sz="0" w:space="0" w:color="auto"/>
        <w:left w:val="none" w:sz="0" w:space="0" w:color="auto"/>
        <w:bottom w:val="none" w:sz="0" w:space="0" w:color="auto"/>
        <w:right w:val="none" w:sz="0" w:space="0" w:color="auto"/>
      </w:divBdr>
    </w:div>
    <w:div w:id="1938902385">
      <w:marLeft w:val="480"/>
      <w:marRight w:val="0"/>
      <w:marTop w:val="0"/>
      <w:marBottom w:val="0"/>
      <w:divBdr>
        <w:top w:val="none" w:sz="0" w:space="0" w:color="auto"/>
        <w:left w:val="none" w:sz="0" w:space="0" w:color="auto"/>
        <w:bottom w:val="none" w:sz="0" w:space="0" w:color="auto"/>
        <w:right w:val="none" w:sz="0" w:space="0" w:color="auto"/>
      </w:divBdr>
    </w:div>
    <w:div w:id="1939174620">
      <w:marLeft w:val="480"/>
      <w:marRight w:val="0"/>
      <w:marTop w:val="0"/>
      <w:marBottom w:val="0"/>
      <w:divBdr>
        <w:top w:val="none" w:sz="0" w:space="0" w:color="auto"/>
        <w:left w:val="none" w:sz="0" w:space="0" w:color="auto"/>
        <w:bottom w:val="none" w:sz="0" w:space="0" w:color="auto"/>
        <w:right w:val="none" w:sz="0" w:space="0" w:color="auto"/>
      </w:divBdr>
    </w:div>
    <w:div w:id="1939366636">
      <w:marLeft w:val="480"/>
      <w:marRight w:val="0"/>
      <w:marTop w:val="0"/>
      <w:marBottom w:val="0"/>
      <w:divBdr>
        <w:top w:val="none" w:sz="0" w:space="0" w:color="auto"/>
        <w:left w:val="none" w:sz="0" w:space="0" w:color="auto"/>
        <w:bottom w:val="none" w:sz="0" w:space="0" w:color="auto"/>
        <w:right w:val="none" w:sz="0" w:space="0" w:color="auto"/>
      </w:divBdr>
    </w:div>
    <w:div w:id="1940025204">
      <w:marLeft w:val="480"/>
      <w:marRight w:val="0"/>
      <w:marTop w:val="0"/>
      <w:marBottom w:val="0"/>
      <w:divBdr>
        <w:top w:val="none" w:sz="0" w:space="0" w:color="auto"/>
        <w:left w:val="none" w:sz="0" w:space="0" w:color="auto"/>
        <w:bottom w:val="none" w:sz="0" w:space="0" w:color="auto"/>
        <w:right w:val="none" w:sz="0" w:space="0" w:color="auto"/>
      </w:divBdr>
    </w:div>
    <w:div w:id="1940066908">
      <w:marLeft w:val="480"/>
      <w:marRight w:val="0"/>
      <w:marTop w:val="0"/>
      <w:marBottom w:val="0"/>
      <w:divBdr>
        <w:top w:val="none" w:sz="0" w:space="0" w:color="auto"/>
        <w:left w:val="none" w:sz="0" w:space="0" w:color="auto"/>
        <w:bottom w:val="none" w:sz="0" w:space="0" w:color="auto"/>
        <w:right w:val="none" w:sz="0" w:space="0" w:color="auto"/>
      </w:divBdr>
    </w:div>
    <w:div w:id="1940134514">
      <w:marLeft w:val="480"/>
      <w:marRight w:val="0"/>
      <w:marTop w:val="0"/>
      <w:marBottom w:val="0"/>
      <w:divBdr>
        <w:top w:val="none" w:sz="0" w:space="0" w:color="auto"/>
        <w:left w:val="none" w:sz="0" w:space="0" w:color="auto"/>
        <w:bottom w:val="none" w:sz="0" w:space="0" w:color="auto"/>
        <w:right w:val="none" w:sz="0" w:space="0" w:color="auto"/>
      </w:divBdr>
    </w:div>
    <w:div w:id="1940215778">
      <w:marLeft w:val="480"/>
      <w:marRight w:val="0"/>
      <w:marTop w:val="0"/>
      <w:marBottom w:val="0"/>
      <w:divBdr>
        <w:top w:val="none" w:sz="0" w:space="0" w:color="auto"/>
        <w:left w:val="none" w:sz="0" w:space="0" w:color="auto"/>
        <w:bottom w:val="none" w:sz="0" w:space="0" w:color="auto"/>
        <w:right w:val="none" w:sz="0" w:space="0" w:color="auto"/>
      </w:divBdr>
    </w:div>
    <w:div w:id="1941643075">
      <w:marLeft w:val="480"/>
      <w:marRight w:val="0"/>
      <w:marTop w:val="0"/>
      <w:marBottom w:val="0"/>
      <w:divBdr>
        <w:top w:val="none" w:sz="0" w:space="0" w:color="auto"/>
        <w:left w:val="none" w:sz="0" w:space="0" w:color="auto"/>
        <w:bottom w:val="none" w:sz="0" w:space="0" w:color="auto"/>
        <w:right w:val="none" w:sz="0" w:space="0" w:color="auto"/>
      </w:divBdr>
    </w:div>
    <w:div w:id="1942058442">
      <w:marLeft w:val="480"/>
      <w:marRight w:val="0"/>
      <w:marTop w:val="0"/>
      <w:marBottom w:val="0"/>
      <w:divBdr>
        <w:top w:val="none" w:sz="0" w:space="0" w:color="auto"/>
        <w:left w:val="none" w:sz="0" w:space="0" w:color="auto"/>
        <w:bottom w:val="none" w:sz="0" w:space="0" w:color="auto"/>
        <w:right w:val="none" w:sz="0" w:space="0" w:color="auto"/>
      </w:divBdr>
    </w:div>
    <w:div w:id="1942298524">
      <w:marLeft w:val="480"/>
      <w:marRight w:val="0"/>
      <w:marTop w:val="0"/>
      <w:marBottom w:val="0"/>
      <w:divBdr>
        <w:top w:val="none" w:sz="0" w:space="0" w:color="auto"/>
        <w:left w:val="none" w:sz="0" w:space="0" w:color="auto"/>
        <w:bottom w:val="none" w:sz="0" w:space="0" w:color="auto"/>
        <w:right w:val="none" w:sz="0" w:space="0" w:color="auto"/>
      </w:divBdr>
    </w:div>
    <w:div w:id="1942567877">
      <w:marLeft w:val="480"/>
      <w:marRight w:val="0"/>
      <w:marTop w:val="0"/>
      <w:marBottom w:val="0"/>
      <w:divBdr>
        <w:top w:val="none" w:sz="0" w:space="0" w:color="auto"/>
        <w:left w:val="none" w:sz="0" w:space="0" w:color="auto"/>
        <w:bottom w:val="none" w:sz="0" w:space="0" w:color="auto"/>
        <w:right w:val="none" w:sz="0" w:space="0" w:color="auto"/>
      </w:divBdr>
    </w:div>
    <w:div w:id="1942644710">
      <w:marLeft w:val="480"/>
      <w:marRight w:val="0"/>
      <w:marTop w:val="0"/>
      <w:marBottom w:val="0"/>
      <w:divBdr>
        <w:top w:val="none" w:sz="0" w:space="0" w:color="auto"/>
        <w:left w:val="none" w:sz="0" w:space="0" w:color="auto"/>
        <w:bottom w:val="none" w:sz="0" w:space="0" w:color="auto"/>
        <w:right w:val="none" w:sz="0" w:space="0" w:color="auto"/>
      </w:divBdr>
    </w:div>
    <w:div w:id="1942687328">
      <w:marLeft w:val="480"/>
      <w:marRight w:val="0"/>
      <w:marTop w:val="0"/>
      <w:marBottom w:val="0"/>
      <w:divBdr>
        <w:top w:val="none" w:sz="0" w:space="0" w:color="auto"/>
        <w:left w:val="none" w:sz="0" w:space="0" w:color="auto"/>
        <w:bottom w:val="none" w:sz="0" w:space="0" w:color="auto"/>
        <w:right w:val="none" w:sz="0" w:space="0" w:color="auto"/>
      </w:divBdr>
    </w:div>
    <w:div w:id="1943493935">
      <w:marLeft w:val="480"/>
      <w:marRight w:val="0"/>
      <w:marTop w:val="0"/>
      <w:marBottom w:val="0"/>
      <w:divBdr>
        <w:top w:val="none" w:sz="0" w:space="0" w:color="auto"/>
        <w:left w:val="none" w:sz="0" w:space="0" w:color="auto"/>
        <w:bottom w:val="none" w:sz="0" w:space="0" w:color="auto"/>
        <w:right w:val="none" w:sz="0" w:space="0" w:color="auto"/>
      </w:divBdr>
    </w:div>
    <w:div w:id="1943563946">
      <w:marLeft w:val="480"/>
      <w:marRight w:val="0"/>
      <w:marTop w:val="0"/>
      <w:marBottom w:val="0"/>
      <w:divBdr>
        <w:top w:val="none" w:sz="0" w:space="0" w:color="auto"/>
        <w:left w:val="none" w:sz="0" w:space="0" w:color="auto"/>
        <w:bottom w:val="none" w:sz="0" w:space="0" w:color="auto"/>
        <w:right w:val="none" w:sz="0" w:space="0" w:color="auto"/>
      </w:divBdr>
    </w:div>
    <w:div w:id="1943950543">
      <w:marLeft w:val="480"/>
      <w:marRight w:val="0"/>
      <w:marTop w:val="0"/>
      <w:marBottom w:val="0"/>
      <w:divBdr>
        <w:top w:val="none" w:sz="0" w:space="0" w:color="auto"/>
        <w:left w:val="none" w:sz="0" w:space="0" w:color="auto"/>
        <w:bottom w:val="none" w:sz="0" w:space="0" w:color="auto"/>
        <w:right w:val="none" w:sz="0" w:space="0" w:color="auto"/>
      </w:divBdr>
    </w:div>
    <w:div w:id="1944146107">
      <w:marLeft w:val="480"/>
      <w:marRight w:val="0"/>
      <w:marTop w:val="0"/>
      <w:marBottom w:val="0"/>
      <w:divBdr>
        <w:top w:val="none" w:sz="0" w:space="0" w:color="auto"/>
        <w:left w:val="none" w:sz="0" w:space="0" w:color="auto"/>
        <w:bottom w:val="none" w:sz="0" w:space="0" w:color="auto"/>
        <w:right w:val="none" w:sz="0" w:space="0" w:color="auto"/>
      </w:divBdr>
    </w:div>
    <w:div w:id="1944608967">
      <w:marLeft w:val="480"/>
      <w:marRight w:val="0"/>
      <w:marTop w:val="0"/>
      <w:marBottom w:val="0"/>
      <w:divBdr>
        <w:top w:val="none" w:sz="0" w:space="0" w:color="auto"/>
        <w:left w:val="none" w:sz="0" w:space="0" w:color="auto"/>
        <w:bottom w:val="none" w:sz="0" w:space="0" w:color="auto"/>
        <w:right w:val="none" w:sz="0" w:space="0" w:color="auto"/>
      </w:divBdr>
    </w:div>
    <w:div w:id="1944650507">
      <w:marLeft w:val="480"/>
      <w:marRight w:val="0"/>
      <w:marTop w:val="0"/>
      <w:marBottom w:val="0"/>
      <w:divBdr>
        <w:top w:val="none" w:sz="0" w:space="0" w:color="auto"/>
        <w:left w:val="none" w:sz="0" w:space="0" w:color="auto"/>
        <w:bottom w:val="none" w:sz="0" w:space="0" w:color="auto"/>
        <w:right w:val="none" w:sz="0" w:space="0" w:color="auto"/>
      </w:divBdr>
    </w:div>
    <w:div w:id="1945114058">
      <w:marLeft w:val="480"/>
      <w:marRight w:val="0"/>
      <w:marTop w:val="0"/>
      <w:marBottom w:val="0"/>
      <w:divBdr>
        <w:top w:val="none" w:sz="0" w:space="0" w:color="auto"/>
        <w:left w:val="none" w:sz="0" w:space="0" w:color="auto"/>
        <w:bottom w:val="none" w:sz="0" w:space="0" w:color="auto"/>
        <w:right w:val="none" w:sz="0" w:space="0" w:color="auto"/>
      </w:divBdr>
    </w:div>
    <w:div w:id="1945960499">
      <w:marLeft w:val="480"/>
      <w:marRight w:val="0"/>
      <w:marTop w:val="0"/>
      <w:marBottom w:val="0"/>
      <w:divBdr>
        <w:top w:val="none" w:sz="0" w:space="0" w:color="auto"/>
        <w:left w:val="none" w:sz="0" w:space="0" w:color="auto"/>
        <w:bottom w:val="none" w:sz="0" w:space="0" w:color="auto"/>
        <w:right w:val="none" w:sz="0" w:space="0" w:color="auto"/>
      </w:divBdr>
    </w:div>
    <w:div w:id="1946111152">
      <w:marLeft w:val="480"/>
      <w:marRight w:val="0"/>
      <w:marTop w:val="0"/>
      <w:marBottom w:val="0"/>
      <w:divBdr>
        <w:top w:val="none" w:sz="0" w:space="0" w:color="auto"/>
        <w:left w:val="none" w:sz="0" w:space="0" w:color="auto"/>
        <w:bottom w:val="none" w:sz="0" w:space="0" w:color="auto"/>
        <w:right w:val="none" w:sz="0" w:space="0" w:color="auto"/>
      </w:divBdr>
    </w:div>
    <w:div w:id="1946116463">
      <w:marLeft w:val="480"/>
      <w:marRight w:val="0"/>
      <w:marTop w:val="0"/>
      <w:marBottom w:val="0"/>
      <w:divBdr>
        <w:top w:val="none" w:sz="0" w:space="0" w:color="auto"/>
        <w:left w:val="none" w:sz="0" w:space="0" w:color="auto"/>
        <w:bottom w:val="none" w:sz="0" w:space="0" w:color="auto"/>
        <w:right w:val="none" w:sz="0" w:space="0" w:color="auto"/>
      </w:divBdr>
    </w:div>
    <w:div w:id="1946576691">
      <w:marLeft w:val="480"/>
      <w:marRight w:val="0"/>
      <w:marTop w:val="0"/>
      <w:marBottom w:val="0"/>
      <w:divBdr>
        <w:top w:val="none" w:sz="0" w:space="0" w:color="auto"/>
        <w:left w:val="none" w:sz="0" w:space="0" w:color="auto"/>
        <w:bottom w:val="none" w:sz="0" w:space="0" w:color="auto"/>
        <w:right w:val="none" w:sz="0" w:space="0" w:color="auto"/>
      </w:divBdr>
    </w:div>
    <w:div w:id="1946648352">
      <w:marLeft w:val="480"/>
      <w:marRight w:val="0"/>
      <w:marTop w:val="0"/>
      <w:marBottom w:val="0"/>
      <w:divBdr>
        <w:top w:val="none" w:sz="0" w:space="0" w:color="auto"/>
        <w:left w:val="none" w:sz="0" w:space="0" w:color="auto"/>
        <w:bottom w:val="none" w:sz="0" w:space="0" w:color="auto"/>
        <w:right w:val="none" w:sz="0" w:space="0" w:color="auto"/>
      </w:divBdr>
    </w:div>
    <w:div w:id="1946882733">
      <w:marLeft w:val="480"/>
      <w:marRight w:val="0"/>
      <w:marTop w:val="0"/>
      <w:marBottom w:val="0"/>
      <w:divBdr>
        <w:top w:val="none" w:sz="0" w:space="0" w:color="auto"/>
        <w:left w:val="none" w:sz="0" w:space="0" w:color="auto"/>
        <w:bottom w:val="none" w:sz="0" w:space="0" w:color="auto"/>
        <w:right w:val="none" w:sz="0" w:space="0" w:color="auto"/>
      </w:divBdr>
    </w:div>
    <w:div w:id="1947082714">
      <w:marLeft w:val="480"/>
      <w:marRight w:val="0"/>
      <w:marTop w:val="0"/>
      <w:marBottom w:val="0"/>
      <w:divBdr>
        <w:top w:val="none" w:sz="0" w:space="0" w:color="auto"/>
        <w:left w:val="none" w:sz="0" w:space="0" w:color="auto"/>
        <w:bottom w:val="none" w:sz="0" w:space="0" w:color="auto"/>
        <w:right w:val="none" w:sz="0" w:space="0" w:color="auto"/>
      </w:divBdr>
    </w:div>
    <w:div w:id="1947686042">
      <w:marLeft w:val="480"/>
      <w:marRight w:val="0"/>
      <w:marTop w:val="0"/>
      <w:marBottom w:val="0"/>
      <w:divBdr>
        <w:top w:val="none" w:sz="0" w:space="0" w:color="auto"/>
        <w:left w:val="none" w:sz="0" w:space="0" w:color="auto"/>
        <w:bottom w:val="none" w:sz="0" w:space="0" w:color="auto"/>
        <w:right w:val="none" w:sz="0" w:space="0" w:color="auto"/>
      </w:divBdr>
    </w:div>
    <w:div w:id="1948806575">
      <w:marLeft w:val="480"/>
      <w:marRight w:val="0"/>
      <w:marTop w:val="0"/>
      <w:marBottom w:val="0"/>
      <w:divBdr>
        <w:top w:val="none" w:sz="0" w:space="0" w:color="auto"/>
        <w:left w:val="none" w:sz="0" w:space="0" w:color="auto"/>
        <w:bottom w:val="none" w:sz="0" w:space="0" w:color="auto"/>
        <w:right w:val="none" w:sz="0" w:space="0" w:color="auto"/>
      </w:divBdr>
    </w:div>
    <w:div w:id="1948851701">
      <w:marLeft w:val="480"/>
      <w:marRight w:val="0"/>
      <w:marTop w:val="0"/>
      <w:marBottom w:val="0"/>
      <w:divBdr>
        <w:top w:val="none" w:sz="0" w:space="0" w:color="auto"/>
        <w:left w:val="none" w:sz="0" w:space="0" w:color="auto"/>
        <w:bottom w:val="none" w:sz="0" w:space="0" w:color="auto"/>
        <w:right w:val="none" w:sz="0" w:space="0" w:color="auto"/>
      </w:divBdr>
    </w:div>
    <w:div w:id="1948855498">
      <w:marLeft w:val="480"/>
      <w:marRight w:val="0"/>
      <w:marTop w:val="0"/>
      <w:marBottom w:val="0"/>
      <w:divBdr>
        <w:top w:val="none" w:sz="0" w:space="0" w:color="auto"/>
        <w:left w:val="none" w:sz="0" w:space="0" w:color="auto"/>
        <w:bottom w:val="none" w:sz="0" w:space="0" w:color="auto"/>
        <w:right w:val="none" w:sz="0" w:space="0" w:color="auto"/>
      </w:divBdr>
    </w:div>
    <w:div w:id="1949199578">
      <w:marLeft w:val="480"/>
      <w:marRight w:val="0"/>
      <w:marTop w:val="0"/>
      <w:marBottom w:val="0"/>
      <w:divBdr>
        <w:top w:val="none" w:sz="0" w:space="0" w:color="auto"/>
        <w:left w:val="none" w:sz="0" w:space="0" w:color="auto"/>
        <w:bottom w:val="none" w:sz="0" w:space="0" w:color="auto"/>
        <w:right w:val="none" w:sz="0" w:space="0" w:color="auto"/>
      </w:divBdr>
    </w:div>
    <w:div w:id="1949660913">
      <w:marLeft w:val="480"/>
      <w:marRight w:val="0"/>
      <w:marTop w:val="0"/>
      <w:marBottom w:val="0"/>
      <w:divBdr>
        <w:top w:val="none" w:sz="0" w:space="0" w:color="auto"/>
        <w:left w:val="none" w:sz="0" w:space="0" w:color="auto"/>
        <w:bottom w:val="none" w:sz="0" w:space="0" w:color="auto"/>
        <w:right w:val="none" w:sz="0" w:space="0" w:color="auto"/>
      </w:divBdr>
    </w:div>
    <w:div w:id="1949773599">
      <w:marLeft w:val="480"/>
      <w:marRight w:val="0"/>
      <w:marTop w:val="0"/>
      <w:marBottom w:val="0"/>
      <w:divBdr>
        <w:top w:val="none" w:sz="0" w:space="0" w:color="auto"/>
        <w:left w:val="none" w:sz="0" w:space="0" w:color="auto"/>
        <w:bottom w:val="none" w:sz="0" w:space="0" w:color="auto"/>
        <w:right w:val="none" w:sz="0" w:space="0" w:color="auto"/>
      </w:divBdr>
    </w:div>
    <w:div w:id="1949896264">
      <w:marLeft w:val="480"/>
      <w:marRight w:val="0"/>
      <w:marTop w:val="0"/>
      <w:marBottom w:val="0"/>
      <w:divBdr>
        <w:top w:val="none" w:sz="0" w:space="0" w:color="auto"/>
        <w:left w:val="none" w:sz="0" w:space="0" w:color="auto"/>
        <w:bottom w:val="none" w:sz="0" w:space="0" w:color="auto"/>
        <w:right w:val="none" w:sz="0" w:space="0" w:color="auto"/>
      </w:divBdr>
    </w:div>
    <w:div w:id="1949920747">
      <w:marLeft w:val="480"/>
      <w:marRight w:val="0"/>
      <w:marTop w:val="0"/>
      <w:marBottom w:val="0"/>
      <w:divBdr>
        <w:top w:val="none" w:sz="0" w:space="0" w:color="auto"/>
        <w:left w:val="none" w:sz="0" w:space="0" w:color="auto"/>
        <w:bottom w:val="none" w:sz="0" w:space="0" w:color="auto"/>
        <w:right w:val="none" w:sz="0" w:space="0" w:color="auto"/>
      </w:divBdr>
    </w:div>
    <w:div w:id="1950892277">
      <w:marLeft w:val="480"/>
      <w:marRight w:val="0"/>
      <w:marTop w:val="0"/>
      <w:marBottom w:val="0"/>
      <w:divBdr>
        <w:top w:val="none" w:sz="0" w:space="0" w:color="auto"/>
        <w:left w:val="none" w:sz="0" w:space="0" w:color="auto"/>
        <w:bottom w:val="none" w:sz="0" w:space="0" w:color="auto"/>
        <w:right w:val="none" w:sz="0" w:space="0" w:color="auto"/>
      </w:divBdr>
    </w:div>
    <w:div w:id="1951164442">
      <w:marLeft w:val="480"/>
      <w:marRight w:val="0"/>
      <w:marTop w:val="0"/>
      <w:marBottom w:val="0"/>
      <w:divBdr>
        <w:top w:val="none" w:sz="0" w:space="0" w:color="auto"/>
        <w:left w:val="none" w:sz="0" w:space="0" w:color="auto"/>
        <w:bottom w:val="none" w:sz="0" w:space="0" w:color="auto"/>
        <w:right w:val="none" w:sz="0" w:space="0" w:color="auto"/>
      </w:divBdr>
    </w:div>
    <w:div w:id="1951624601">
      <w:marLeft w:val="480"/>
      <w:marRight w:val="0"/>
      <w:marTop w:val="0"/>
      <w:marBottom w:val="0"/>
      <w:divBdr>
        <w:top w:val="none" w:sz="0" w:space="0" w:color="auto"/>
        <w:left w:val="none" w:sz="0" w:space="0" w:color="auto"/>
        <w:bottom w:val="none" w:sz="0" w:space="0" w:color="auto"/>
        <w:right w:val="none" w:sz="0" w:space="0" w:color="auto"/>
      </w:divBdr>
    </w:div>
    <w:div w:id="1951928989">
      <w:marLeft w:val="480"/>
      <w:marRight w:val="0"/>
      <w:marTop w:val="0"/>
      <w:marBottom w:val="0"/>
      <w:divBdr>
        <w:top w:val="none" w:sz="0" w:space="0" w:color="auto"/>
        <w:left w:val="none" w:sz="0" w:space="0" w:color="auto"/>
        <w:bottom w:val="none" w:sz="0" w:space="0" w:color="auto"/>
        <w:right w:val="none" w:sz="0" w:space="0" w:color="auto"/>
      </w:divBdr>
    </w:div>
    <w:div w:id="1952199229">
      <w:marLeft w:val="480"/>
      <w:marRight w:val="0"/>
      <w:marTop w:val="0"/>
      <w:marBottom w:val="0"/>
      <w:divBdr>
        <w:top w:val="none" w:sz="0" w:space="0" w:color="auto"/>
        <w:left w:val="none" w:sz="0" w:space="0" w:color="auto"/>
        <w:bottom w:val="none" w:sz="0" w:space="0" w:color="auto"/>
        <w:right w:val="none" w:sz="0" w:space="0" w:color="auto"/>
      </w:divBdr>
    </w:div>
    <w:div w:id="1952398895">
      <w:marLeft w:val="480"/>
      <w:marRight w:val="0"/>
      <w:marTop w:val="0"/>
      <w:marBottom w:val="0"/>
      <w:divBdr>
        <w:top w:val="none" w:sz="0" w:space="0" w:color="auto"/>
        <w:left w:val="none" w:sz="0" w:space="0" w:color="auto"/>
        <w:bottom w:val="none" w:sz="0" w:space="0" w:color="auto"/>
        <w:right w:val="none" w:sz="0" w:space="0" w:color="auto"/>
      </w:divBdr>
    </w:div>
    <w:div w:id="1952543463">
      <w:marLeft w:val="480"/>
      <w:marRight w:val="0"/>
      <w:marTop w:val="0"/>
      <w:marBottom w:val="0"/>
      <w:divBdr>
        <w:top w:val="none" w:sz="0" w:space="0" w:color="auto"/>
        <w:left w:val="none" w:sz="0" w:space="0" w:color="auto"/>
        <w:bottom w:val="none" w:sz="0" w:space="0" w:color="auto"/>
        <w:right w:val="none" w:sz="0" w:space="0" w:color="auto"/>
      </w:divBdr>
    </w:div>
    <w:div w:id="1952928790">
      <w:marLeft w:val="480"/>
      <w:marRight w:val="0"/>
      <w:marTop w:val="0"/>
      <w:marBottom w:val="0"/>
      <w:divBdr>
        <w:top w:val="none" w:sz="0" w:space="0" w:color="auto"/>
        <w:left w:val="none" w:sz="0" w:space="0" w:color="auto"/>
        <w:bottom w:val="none" w:sz="0" w:space="0" w:color="auto"/>
        <w:right w:val="none" w:sz="0" w:space="0" w:color="auto"/>
      </w:divBdr>
    </w:div>
    <w:div w:id="1953052178">
      <w:marLeft w:val="480"/>
      <w:marRight w:val="0"/>
      <w:marTop w:val="0"/>
      <w:marBottom w:val="0"/>
      <w:divBdr>
        <w:top w:val="none" w:sz="0" w:space="0" w:color="auto"/>
        <w:left w:val="none" w:sz="0" w:space="0" w:color="auto"/>
        <w:bottom w:val="none" w:sz="0" w:space="0" w:color="auto"/>
        <w:right w:val="none" w:sz="0" w:space="0" w:color="auto"/>
      </w:divBdr>
    </w:div>
    <w:div w:id="1953247754">
      <w:marLeft w:val="480"/>
      <w:marRight w:val="0"/>
      <w:marTop w:val="0"/>
      <w:marBottom w:val="0"/>
      <w:divBdr>
        <w:top w:val="none" w:sz="0" w:space="0" w:color="auto"/>
        <w:left w:val="none" w:sz="0" w:space="0" w:color="auto"/>
        <w:bottom w:val="none" w:sz="0" w:space="0" w:color="auto"/>
        <w:right w:val="none" w:sz="0" w:space="0" w:color="auto"/>
      </w:divBdr>
    </w:div>
    <w:div w:id="1953398623">
      <w:marLeft w:val="480"/>
      <w:marRight w:val="0"/>
      <w:marTop w:val="0"/>
      <w:marBottom w:val="0"/>
      <w:divBdr>
        <w:top w:val="none" w:sz="0" w:space="0" w:color="auto"/>
        <w:left w:val="none" w:sz="0" w:space="0" w:color="auto"/>
        <w:bottom w:val="none" w:sz="0" w:space="0" w:color="auto"/>
        <w:right w:val="none" w:sz="0" w:space="0" w:color="auto"/>
      </w:divBdr>
    </w:div>
    <w:div w:id="1953508367">
      <w:marLeft w:val="480"/>
      <w:marRight w:val="0"/>
      <w:marTop w:val="0"/>
      <w:marBottom w:val="0"/>
      <w:divBdr>
        <w:top w:val="none" w:sz="0" w:space="0" w:color="auto"/>
        <w:left w:val="none" w:sz="0" w:space="0" w:color="auto"/>
        <w:bottom w:val="none" w:sz="0" w:space="0" w:color="auto"/>
        <w:right w:val="none" w:sz="0" w:space="0" w:color="auto"/>
      </w:divBdr>
    </w:div>
    <w:div w:id="1954287146">
      <w:marLeft w:val="480"/>
      <w:marRight w:val="0"/>
      <w:marTop w:val="0"/>
      <w:marBottom w:val="0"/>
      <w:divBdr>
        <w:top w:val="none" w:sz="0" w:space="0" w:color="auto"/>
        <w:left w:val="none" w:sz="0" w:space="0" w:color="auto"/>
        <w:bottom w:val="none" w:sz="0" w:space="0" w:color="auto"/>
        <w:right w:val="none" w:sz="0" w:space="0" w:color="auto"/>
      </w:divBdr>
    </w:div>
    <w:div w:id="1954553463">
      <w:marLeft w:val="480"/>
      <w:marRight w:val="0"/>
      <w:marTop w:val="0"/>
      <w:marBottom w:val="0"/>
      <w:divBdr>
        <w:top w:val="none" w:sz="0" w:space="0" w:color="auto"/>
        <w:left w:val="none" w:sz="0" w:space="0" w:color="auto"/>
        <w:bottom w:val="none" w:sz="0" w:space="0" w:color="auto"/>
        <w:right w:val="none" w:sz="0" w:space="0" w:color="auto"/>
      </w:divBdr>
    </w:div>
    <w:div w:id="1954627838">
      <w:marLeft w:val="480"/>
      <w:marRight w:val="0"/>
      <w:marTop w:val="0"/>
      <w:marBottom w:val="0"/>
      <w:divBdr>
        <w:top w:val="none" w:sz="0" w:space="0" w:color="auto"/>
        <w:left w:val="none" w:sz="0" w:space="0" w:color="auto"/>
        <w:bottom w:val="none" w:sz="0" w:space="0" w:color="auto"/>
        <w:right w:val="none" w:sz="0" w:space="0" w:color="auto"/>
      </w:divBdr>
    </w:div>
    <w:div w:id="1955205972">
      <w:marLeft w:val="480"/>
      <w:marRight w:val="0"/>
      <w:marTop w:val="0"/>
      <w:marBottom w:val="0"/>
      <w:divBdr>
        <w:top w:val="none" w:sz="0" w:space="0" w:color="auto"/>
        <w:left w:val="none" w:sz="0" w:space="0" w:color="auto"/>
        <w:bottom w:val="none" w:sz="0" w:space="0" w:color="auto"/>
        <w:right w:val="none" w:sz="0" w:space="0" w:color="auto"/>
      </w:divBdr>
    </w:div>
    <w:div w:id="1955479720">
      <w:marLeft w:val="480"/>
      <w:marRight w:val="0"/>
      <w:marTop w:val="0"/>
      <w:marBottom w:val="0"/>
      <w:divBdr>
        <w:top w:val="none" w:sz="0" w:space="0" w:color="auto"/>
        <w:left w:val="none" w:sz="0" w:space="0" w:color="auto"/>
        <w:bottom w:val="none" w:sz="0" w:space="0" w:color="auto"/>
        <w:right w:val="none" w:sz="0" w:space="0" w:color="auto"/>
      </w:divBdr>
    </w:div>
    <w:div w:id="1955626652">
      <w:marLeft w:val="480"/>
      <w:marRight w:val="0"/>
      <w:marTop w:val="0"/>
      <w:marBottom w:val="0"/>
      <w:divBdr>
        <w:top w:val="none" w:sz="0" w:space="0" w:color="auto"/>
        <w:left w:val="none" w:sz="0" w:space="0" w:color="auto"/>
        <w:bottom w:val="none" w:sz="0" w:space="0" w:color="auto"/>
        <w:right w:val="none" w:sz="0" w:space="0" w:color="auto"/>
      </w:divBdr>
    </w:div>
    <w:div w:id="1956785697">
      <w:marLeft w:val="480"/>
      <w:marRight w:val="0"/>
      <w:marTop w:val="0"/>
      <w:marBottom w:val="0"/>
      <w:divBdr>
        <w:top w:val="none" w:sz="0" w:space="0" w:color="auto"/>
        <w:left w:val="none" w:sz="0" w:space="0" w:color="auto"/>
        <w:bottom w:val="none" w:sz="0" w:space="0" w:color="auto"/>
        <w:right w:val="none" w:sz="0" w:space="0" w:color="auto"/>
      </w:divBdr>
    </w:div>
    <w:div w:id="1957515170">
      <w:marLeft w:val="480"/>
      <w:marRight w:val="0"/>
      <w:marTop w:val="0"/>
      <w:marBottom w:val="0"/>
      <w:divBdr>
        <w:top w:val="none" w:sz="0" w:space="0" w:color="auto"/>
        <w:left w:val="none" w:sz="0" w:space="0" w:color="auto"/>
        <w:bottom w:val="none" w:sz="0" w:space="0" w:color="auto"/>
        <w:right w:val="none" w:sz="0" w:space="0" w:color="auto"/>
      </w:divBdr>
    </w:div>
    <w:div w:id="1957523146">
      <w:marLeft w:val="480"/>
      <w:marRight w:val="0"/>
      <w:marTop w:val="0"/>
      <w:marBottom w:val="0"/>
      <w:divBdr>
        <w:top w:val="none" w:sz="0" w:space="0" w:color="auto"/>
        <w:left w:val="none" w:sz="0" w:space="0" w:color="auto"/>
        <w:bottom w:val="none" w:sz="0" w:space="0" w:color="auto"/>
        <w:right w:val="none" w:sz="0" w:space="0" w:color="auto"/>
      </w:divBdr>
    </w:div>
    <w:div w:id="1957561737">
      <w:marLeft w:val="480"/>
      <w:marRight w:val="0"/>
      <w:marTop w:val="0"/>
      <w:marBottom w:val="0"/>
      <w:divBdr>
        <w:top w:val="none" w:sz="0" w:space="0" w:color="auto"/>
        <w:left w:val="none" w:sz="0" w:space="0" w:color="auto"/>
        <w:bottom w:val="none" w:sz="0" w:space="0" w:color="auto"/>
        <w:right w:val="none" w:sz="0" w:space="0" w:color="auto"/>
      </w:divBdr>
    </w:div>
    <w:div w:id="1957566744">
      <w:marLeft w:val="480"/>
      <w:marRight w:val="0"/>
      <w:marTop w:val="0"/>
      <w:marBottom w:val="0"/>
      <w:divBdr>
        <w:top w:val="none" w:sz="0" w:space="0" w:color="auto"/>
        <w:left w:val="none" w:sz="0" w:space="0" w:color="auto"/>
        <w:bottom w:val="none" w:sz="0" w:space="0" w:color="auto"/>
        <w:right w:val="none" w:sz="0" w:space="0" w:color="auto"/>
      </w:divBdr>
    </w:div>
    <w:div w:id="1957714611">
      <w:marLeft w:val="480"/>
      <w:marRight w:val="0"/>
      <w:marTop w:val="0"/>
      <w:marBottom w:val="0"/>
      <w:divBdr>
        <w:top w:val="none" w:sz="0" w:space="0" w:color="auto"/>
        <w:left w:val="none" w:sz="0" w:space="0" w:color="auto"/>
        <w:bottom w:val="none" w:sz="0" w:space="0" w:color="auto"/>
        <w:right w:val="none" w:sz="0" w:space="0" w:color="auto"/>
      </w:divBdr>
    </w:div>
    <w:div w:id="1958875023">
      <w:marLeft w:val="480"/>
      <w:marRight w:val="0"/>
      <w:marTop w:val="0"/>
      <w:marBottom w:val="0"/>
      <w:divBdr>
        <w:top w:val="none" w:sz="0" w:space="0" w:color="auto"/>
        <w:left w:val="none" w:sz="0" w:space="0" w:color="auto"/>
        <w:bottom w:val="none" w:sz="0" w:space="0" w:color="auto"/>
        <w:right w:val="none" w:sz="0" w:space="0" w:color="auto"/>
      </w:divBdr>
    </w:div>
    <w:div w:id="1959220218">
      <w:marLeft w:val="480"/>
      <w:marRight w:val="0"/>
      <w:marTop w:val="0"/>
      <w:marBottom w:val="0"/>
      <w:divBdr>
        <w:top w:val="none" w:sz="0" w:space="0" w:color="auto"/>
        <w:left w:val="none" w:sz="0" w:space="0" w:color="auto"/>
        <w:bottom w:val="none" w:sz="0" w:space="0" w:color="auto"/>
        <w:right w:val="none" w:sz="0" w:space="0" w:color="auto"/>
      </w:divBdr>
    </w:div>
    <w:div w:id="1959607461">
      <w:marLeft w:val="480"/>
      <w:marRight w:val="0"/>
      <w:marTop w:val="0"/>
      <w:marBottom w:val="0"/>
      <w:divBdr>
        <w:top w:val="none" w:sz="0" w:space="0" w:color="auto"/>
        <w:left w:val="none" w:sz="0" w:space="0" w:color="auto"/>
        <w:bottom w:val="none" w:sz="0" w:space="0" w:color="auto"/>
        <w:right w:val="none" w:sz="0" w:space="0" w:color="auto"/>
      </w:divBdr>
    </w:div>
    <w:div w:id="1959944558">
      <w:marLeft w:val="480"/>
      <w:marRight w:val="0"/>
      <w:marTop w:val="0"/>
      <w:marBottom w:val="0"/>
      <w:divBdr>
        <w:top w:val="none" w:sz="0" w:space="0" w:color="auto"/>
        <w:left w:val="none" w:sz="0" w:space="0" w:color="auto"/>
        <w:bottom w:val="none" w:sz="0" w:space="0" w:color="auto"/>
        <w:right w:val="none" w:sz="0" w:space="0" w:color="auto"/>
      </w:divBdr>
    </w:div>
    <w:div w:id="1960531178">
      <w:marLeft w:val="480"/>
      <w:marRight w:val="0"/>
      <w:marTop w:val="0"/>
      <w:marBottom w:val="0"/>
      <w:divBdr>
        <w:top w:val="none" w:sz="0" w:space="0" w:color="auto"/>
        <w:left w:val="none" w:sz="0" w:space="0" w:color="auto"/>
        <w:bottom w:val="none" w:sz="0" w:space="0" w:color="auto"/>
        <w:right w:val="none" w:sz="0" w:space="0" w:color="auto"/>
      </w:divBdr>
    </w:div>
    <w:div w:id="1960986626">
      <w:marLeft w:val="480"/>
      <w:marRight w:val="0"/>
      <w:marTop w:val="0"/>
      <w:marBottom w:val="0"/>
      <w:divBdr>
        <w:top w:val="none" w:sz="0" w:space="0" w:color="auto"/>
        <w:left w:val="none" w:sz="0" w:space="0" w:color="auto"/>
        <w:bottom w:val="none" w:sz="0" w:space="0" w:color="auto"/>
        <w:right w:val="none" w:sz="0" w:space="0" w:color="auto"/>
      </w:divBdr>
    </w:div>
    <w:div w:id="1961953414">
      <w:marLeft w:val="480"/>
      <w:marRight w:val="0"/>
      <w:marTop w:val="0"/>
      <w:marBottom w:val="0"/>
      <w:divBdr>
        <w:top w:val="none" w:sz="0" w:space="0" w:color="auto"/>
        <w:left w:val="none" w:sz="0" w:space="0" w:color="auto"/>
        <w:bottom w:val="none" w:sz="0" w:space="0" w:color="auto"/>
        <w:right w:val="none" w:sz="0" w:space="0" w:color="auto"/>
      </w:divBdr>
    </w:div>
    <w:div w:id="1962110657">
      <w:marLeft w:val="480"/>
      <w:marRight w:val="0"/>
      <w:marTop w:val="0"/>
      <w:marBottom w:val="0"/>
      <w:divBdr>
        <w:top w:val="none" w:sz="0" w:space="0" w:color="auto"/>
        <w:left w:val="none" w:sz="0" w:space="0" w:color="auto"/>
        <w:bottom w:val="none" w:sz="0" w:space="0" w:color="auto"/>
        <w:right w:val="none" w:sz="0" w:space="0" w:color="auto"/>
      </w:divBdr>
    </w:div>
    <w:div w:id="1962682828">
      <w:marLeft w:val="480"/>
      <w:marRight w:val="0"/>
      <w:marTop w:val="0"/>
      <w:marBottom w:val="0"/>
      <w:divBdr>
        <w:top w:val="none" w:sz="0" w:space="0" w:color="auto"/>
        <w:left w:val="none" w:sz="0" w:space="0" w:color="auto"/>
        <w:bottom w:val="none" w:sz="0" w:space="0" w:color="auto"/>
        <w:right w:val="none" w:sz="0" w:space="0" w:color="auto"/>
      </w:divBdr>
    </w:div>
    <w:div w:id="1962761422">
      <w:marLeft w:val="480"/>
      <w:marRight w:val="0"/>
      <w:marTop w:val="0"/>
      <w:marBottom w:val="0"/>
      <w:divBdr>
        <w:top w:val="none" w:sz="0" w:space="0" w:color="auto"/>
        <w:left w:val="none" w:sz="0" w:space="0" w:color="auto"/>
        <w:bottom w:val="none" w:sz="0" w:space="0" w:color="auto"/>
        <w:right w:val="none" w:sz="0" w:space="0" w:color="auto"/>
      </w:divBdr>
    </w:div>
    <w:div w:id="1962880180">
      <w:marLeft w:val="480"/>
      <w:marRight w:val="0"/>
      <w:marTop w:val="0"/>
      <w:marBottom w:val="0"/>
      <w:divBdr>
        <w:top w:val="none" w:sz="0" w:space="0" w:color="auto"/>
        <w:left w:val="none" w:sz="0" w:space="0" w:color="auto"/>
        <w:bottom w:val="none" w:sz="0" w:space="0" w:color="auto"/>
        <w:right w:val="none" w:sz="0" w:space="0" w:color="auto"/>
      </w:divBdr>
    </w:div>
    <w:div w:id="1963000816">
      <w:marLeft w:val="480"/>
      <w:marRight w:val="0"/>
      <w:marTop w:val="0"/>
      <w:marBottom w:val="0"/>
      <w:divBdr>
        <w:top w:val="none" w:sz="0" w:space="0" w:color="auto"/>
        <w:left w:val="none" w:sz="0" w:space="0" w:color="auto"/>
        <w:bottom w:val="none" w:sz="0" w:space="0" w:color="auto"/>
        <w:right w:val="none" w:sz="0" w:space="0" w:color="auto"/>
      </w:divBdr>
    </w:div>
    <w:div w:id="1963225251">
      <w:marLeft w:val="480"/>
      <w:marRight w:val="0"/>
      <w:marTop w:val="0"/>
      <w:marBottom w:val="0"/>
      <w:divBdr>
        <w:top w:val="none" w:sz="0" w:space="0" w:color="auto"/>
        <w:left w:val="none" w:sz="0" w:space="0" w:color="auto"/>
        <w:bottom w:val="none" w:sz="0" w:space="0" w:color="auto"/>
        <w:right w:val="none" w:sz="0" w:space="0" w:color="auto"/>
      </w:divBdr>
    </w:div>
    <w:div w:id="1963799043">
      <w:marLeft w:val="480"/>
      <w:marRight w:val="0"/>
      <w:marTop w:val="0"/>
      <w:marBottom w:val="0"/>
      <w:divBdr>
        <w:top w:val="none" w:sz="0" w:space="0" w:color="auto"/>
        <w:left w:val="none" w:sz="0" w:space="0" w:color="auto"/>
        <w:bottom w:val="none" w:sz="0" w:space="0" w:color="auto"/>
        <w:right w:val="none" w:sz="0" w:space="0" w:color="auto"/>
      </w:divBdr>
    </w:div>
    <w:div w:id="1966696697">
      <w:marLeft w:val="480"/>
      <w:marRight w:val="0"/>
      <w:marTop w:val="0"/>
      <w:marBottom w:val="0"/>
      <w:divBdr>
        <w:top w:val="none" w:sz="0" w:space="0" w:color="auto"/>
        <w:left w:val="none" w:sz="0" w:space="0" w:color="auto"/>
        <w:bottom w:val="none" w:sz="0" w:space="0" w:color="auto"/>
        <w:right w:val="none" w:sz="0" w:space="0" w:color="auto"/>
      </w:divBdr>
    </w:div>
    <w:div w:id="1966767531">
      <w:marLeft w:val="480"/>
      <w:marRight w:val="0"/>
      <w:marTop w:val="0"/>
      <w:marBottom w:val="0"/>
      <w:divBdr>
        <w:top w:val="none" w:sz="0" w:space="0" w:color="auto"/>
        <w:left w:val="none" w:sz="0" w:space="0" w:color="auto"/>
        <w:bottom w:val="none" w:sz="0" w:space="0" w:color="auto"/>
        <w:right w:val="none" w:sz="0" w:space="0" w:color="auto"/>
      </w:divBdr>
    </w:div>
    <w:div w:id="1966810901">
      <w:marLeft w:val="480"/>
      <w:marRight w:val="0"/>
      <w:marTop w:val="0"/>
      <w:marBottom w:val="0"/>
      <w:divBdr>
        <w:top w:val="none" w:sz="0" w:space="0" w:color="auto"/>
        <w:left w:val="none" w:sz="0" w:space="0" w:color="auto"/>
        <w:bottom w:val="none" w:sz="0" w:space="0" w:color="auto"/>
        <w:right w:val="none" w:sz="0" w:space="0" w:color="auto"/>
      </w:divBdr>
    </w:div>
    <w:div w:id="1966960450">
      <w:marLeft w:val="480"/>
      <w:marRight w:val="0"/>
      <w:marTop w:val="0"/>
      <w:marBottom w:val="0"/>
      <w:divBdr>
        <w:top w:val="none" w:sz="0" w:space="0" w:color="auto"/>
        <w:left w:val="none" w:sz="0" w:space="0" w:color="auto"/>
        <w:bottom w:val="none" w:sz="0" w:space="0" w:color="auto"/>
        <w:right w:val="none" w:sz="0" w:space="0" w:color="auto"/>
      </w:divBdr>
    </w:div>
    <w:div w:id="1967268741">
      <w:marLeft w:val="480"/>
      <w:marRight w:val="0"/>
      <w:marTop w:val="0"/>
      <w:marBottom w:val="0"/>
      <w:divBdr>
        <w:top w:val="none" w:sz="0" w:space="0" w:color="auto"/>
        <w:left w:val="none" w:sz="0" w:space="0" w:color="auto"/>
        <w:bottom w:val="none" w:sz="0" w:space="0" w:color="auto"/>
        <w:right w:val="none" w:sz="0" w:space="0" w:color="auto"/>
      </w:divBdr>
    </w:div>
    <w:div w:id="1967465853">
      <w:marLeft w:val="480"/>
      <w:marRight w:val="0"/>
      <w:marTop w:val="0"/>
      <w:marBottom w:val="0"/>
      <w:divBdr>
        <w:top w:val="none" w:sz="0" w:space="0" w:color="auto"/>
        <w:left w:val="none" w:sz="0" w:space="0" w:color="auto"/>
        <w:bottom w:val="none" w:sz="0" w:space="0" w:color="auto"/>
        <w:right w:val="none" w:sz="0" w:space="0" w:color="auto"/>
      </w:divBdr>
    </w:div>
    <w:div w:id="1968388867">
      <w:marLeft w:val="480"/>
      <w:marRight w:val="0"/>
      <w:marTop w:val="0"/>
      <w:marBottom w:val="0"/>
      <w:divBdr>
        <w:top w:val="none" w:sz="0" w:space="0" w:color="auto"/>
        <w:left w:val="none" w:sz="0" w:space="0" w:color="auto"/>
        <w:bottom w:val="none" w:sz="0" w:space="0" w:color="auto"/>
        <w:right w:val="none" w:sz="0" w:space="0" w:color="auto"/>
      </w:divBdr>
    </w:div>
    <w:div w:id="1968393163">
      <w:marLeft w:val="480"/>
      <w:marRight w:val="0"/>
      <w:marTop w:val="0"/>
      <w:marBottom w:val="0"/>
      <w:divBdr>
        <w:top w:val="none" w:sz="0" w:space="0" w:color="auto"/>
        <w:left w:val="none" w:sz="0" w:space="0" w:color="auto"/>
        <w:bottom w:val="none" w:sz="0" w:space="0" w:color="auto"/>
        <w:right w:val="none" w:sz="0" w:space="0" w:color="auto"/>
      </w:divBdr>
    </w:div>
    <w:div w:id="1969896132">
      <w:marLeft w:val="480"/>
      <w:marRight w:val="0"/>
      <w:marTop w:val="0"/>
      <w:marBottom w:val="0"/>
      <w:divBdr>
        <w:top w:val="none" w:sz="0" w:space="0" w:color="auto"/>
        <w:left w:val="none" w:sz="0" w:space="0" w:color="auto"/>
        <w:bottom w:val="none" w:sz="0" w:space="0" w:color="auto"/>
        <w:right w:val="none" w:sz="0" w:space="0" w:color="auto"/>
      </w:divBdr>
    </w:div>
    <w:div w:id="1969968278">
      <w:marLeft w:val="480"/>
      <w:marRight w:val="0"/>
      <w:marTop w:val="0"/>
      <w:marBottom w:val="0"/>
      <w:divBdr>
        <w:top w:val="none" w:sz="0" w:space="0" w:color="auto"/>
        <w:left w:val="none" w:sz="0" w:space="0" w:color="auto"/>
        <w:bottom w:val="none" w:sz="0" w:space="0" w:color="auto"/>
        <w:right w:val="none" w:sz="0" w:space="0" w:color="auto"/>
      </w:divBdr>
    </w:div>
    <w:div w:id="1969972158">
      <w:marLeft w:val="480"/>
      <w:marRight w:val="0"/>
      <w:marTop w:val="0"/>
      <w:marBottom w:val="0"/>
      <w:divBdr>
        <w:top w:val="none" w:sz="0" w:space="0" w:color="auto"/>
        <w:left w:val="none" w:sz="0" w:space="0" w:color="auto"/>
        <w:bottom w:val="none" w:sz="0" w:space="0" w:color="auto"/>
        <w:right w:val="none" w:sz="0" w:space="0" w:color="auto"/>
      </w:divBdr>
    </w:div>
    <w:div w:id="1970479343">
      <w:marLeft w:val="480"/>
      <w:marRight w:val="0"/>
      <w:marTop w:val="0"/>
      <w:marBottom w:val="0"/>
      <w:divBdr>
        <w:top w:val="none" w:sz="0" w:space="0" w:color="auto"/>
        <w:left w:val="none" w:sz="0" w:space="0" w:color="auto"/>
        <w:bottom w:val="none" w:sz="0" w:space="0" w:color="auto"/>
        <w:right w:val="none" w:sz="0" w:space="0" w:color="auto"/>
      </w:divBdr>
    </w:div>
    <w:div w:id="1971861146">
      <w:marLeft w:val="480"/>
      <w:marRight w:val="0"/>
      <w:marTop w:val="0"/>
      <w:marBottom w:val="0"/>
      <w:divBdr>
        <w:top w:val="none" w:sz="0" w:space="0" w:color="auto"/>
        <w:left w:val="none" w:sz="0" w:space="0" w:color="auto"/>
        <w:bottom w:val="none" w:sz="0" w:space="0" w:color="auto"/>
        <w:right w:val="none" w:sz="0" w:space="0" w:color="auto"/>
      </w:divBdr>
    </w:div>
    <w:div w:id="1972056729">
      <w:marLeft w:val="480"/>
      <w:marRight w:val="0"/>
      <w:marTop w:val="0"/>
      <w:marBottom w:val="0"/>
      <w:divBdr>
        <w:top w:val="none" w:sz="0" w:space="0" w:color="auto"/>
        <w:left w:val="none" w:sz="0" w:space="0" w:color="auto"/>
        <w:bottom w:val="none" w:sz="0" w:space="0" w:color="auto"/>
        <w:right w:val="none" w:sz="0" w:space="0" w:color="auto"/>
      </w:divBdr>
    </w:div>
    <w:div w:id="1972128711">
      <w:marLeft w:val="480"/>
      <w:marRight w:val="0"/>
      <w:marTop w:val="0"/>
      <w:marBottom w:val="0"/>
      <w:divBdr>
        <w:top w:val="none" w:sz="0" w:space="0" w:color="auto"/>
        <w:left w:val="none" w:sz="0" w:space="0" w:color="auto"/>
        <w:bottom w:val="none" w:sz="0" w:space="0" w:color="auto"/>
        <w:right w:val="none" w:sz="0" w:space="0" w:color="auto"/>
      </w:divBdr>
    </w:div>
    <w:div w:id="1972513822">
      <w:marLeft w:val="480"/>
      <w:marRight w:val="0"/>
      <w:marTop w:val="0"/>
      <w:marBottom w:val="0"/>
      <w:divBdr>
        <w:top w:val="none" w:sz="0" w:space="0" w:color="auto"/>
        <w:left w:val="none" w:sz="0" w:space="0" w:color="auto"/>
        <w:bottom w:val="none" w:sz="0" w:space="0" w:color="auto"/>
        <w:right w:val="none" w:sz="0" w:space="0" w:color="auto"/>
      </w:divBdr>
    </w:div>
    <w:div w:id="1972665973">
      <w:marLeft w:val="480"/>
      <w:marRight w:val="0"/>
      <w:marTop w:val="0"/>
      <w:marBottom w:val="0"/>
      <w:divBdr>
        <w:top w:val="none" w:sz="0" w:space="0" w:color="auto"/>
        <w:left w:val="none" w:sz="0" w:space="0" w:color="auto"/>
        <w:bottom w:val="none" w:sz="0" w:space="0" w:color="auto"/>
        <w:right w:val="none" w:sz="0" w:space="0" w:color="auto"/>
      </w:divBdr>
    </w:div>
    <w:div w:id="1972901005">
      <w:marLeft w:val="480"/>
      <w:marRight w:val="0"/>
      <w:marTop w:val="0"/>
      <w:marBottom w:val="0"/>
      <w:divBdr>
        <w:top w:val="none" w:sz="0" w:space="0" w:color="auto"/>
        <w:left w:val="none" w:sz="0" w:space="0" w:color="auto"/>
        <w:bottom w:val="none" w:sz="0" w:space="0" w:color="auto"/>
        <w:right w:val="none" w:sz="0" w:space="0" w:color="auto"/>
      </w:divBdr>
    </w:div>
    <w:div w:id="1973321644">
      <w:marLeft w:val="480"/>
      <w:marRight w:val="0"/>
      <w:marTop w:val="0"/>
      <w:marBottom w:val="0"/>
      <w:divBdr>
        <w:top w:val="none" w:sz="0" w:space="0" w:color="auto"/>
        <w:left w:val="none" w:sz="0" w:space="0" w:color="auto"/>
        <w:bottom w:val="none" w:sz="0" w:space="0" w:color="auto"/>
        <w:right w:val="none" w:sz="0" w:space="0" w:color="auto"/>
      </w:divBdr>
    </w:div>
    <w:div w:id="1973367323">
      <w:marLeft w:val="480"/>
      <w:marRight w:val="0"/>
      <w:marTop w:val="0"/>
      <w:marBottom w:val="0"/>
      <w:divBdr>
        <w:top w:val="none" w:sz="0" w:space="0" w:color="auto"/>
        <w:left w:val="none" w:sz="0" w:space="0" w:color="auto"/>
        <w:bottom w:val="none" w:sz="0" w:space="0" w:color="auto"/>
        <w:right w:val="none" w:sz="0" w:space="0" w:color="auto"/>
      </w:divBdr>
    </w:div>
    <w:div w:id="1973513340">
      <w:marLeft w:val="480"/>
      <w:marRight w:val="0"/>
      <w:marTop w:val="0"/>
      <w:marBottom w:val="0"/>
      <w:divBdr>
        <w:top w:val="none" w:sz="0" w:space="0" w:color="auto"/>
        <w:left w:val="none" w:sz="0" w:space="0" w:color="auto"/>
        <w:bottom w:val="none" w:sz="0" w:space="0" w:color="auto"/>
        <w:right w:val="none" w:sz="0" w:space="0" w:color="auto"/>
      </w:divBdr>
    </w:div>
    <w:div w:id="1973558285">
      <w:marLeft w:val="480"/>
      <w:marRight w:val="0"/>
      <w:marTop w:val="0"/>
      <w:marBottom w:val="0"/>
      <w:divBdr>
        <w:top w:val="none" w:sz="0" w:space="0" w:color="auto"/>
        <w:left w:val="none" w:sz="0" w:space="0" w:color="auto"/>
        <w:bottom w:val="none" w:sz="0" w:space="0" w:color="auto"/>
        <w:right w:val="none" w:sz="0" w:space="0" w:color="auto"/>
      </w:divBdr>
    </w:div>
    <w:div w:id="1973558386">
      <w:marLeft w:val="480"/>
      <w:marRight w:val="0"/>
      <w:marTop w:val="0"/>
      <w:marBottom w:val="0"/>
      <w:divBdr>
        <w:top w:val="none" w:sz="0" w:space="0" w:color="auto"/>
        <w:left w:val="none" w:sz="0" w:space="0" w:color="auto"/>
        <w:bottom w:val="none" w:sz="0" w:space="0" w:color="auto"/>
        <w:right w:val="none" w:sz="0" w:space="0" w:color="auto"/>
      </w:divBdr>
    </w:div>
    <w:div w:id="1973823125">
      <w:marLeft w:val="480"/>
      <w:marRight w:val="0"/>
      <w:marTop w:val="0"/>
      <w:marBottom w:val="0"/>
      <w:divBdr>
        <w:top w:val="none" w:sz="0" w:space="0" w:color="auto"/>
        <w:left w:val="none" w:sz="0" w:space="0" w:color="auto"/>
        <w:bottom w:val="none" w:sz="0" w:space="0" w:color="auto"/>
        <w:right w:val="none" w:sz="0" w:space="0" w:color="auto"/>
      </w:divBdr>
    </w:div>
    <w:div w:id="1974095536">
      <w:marLeft w:val="480"/>
      <w:marRight w:val="0"/>
      <w:marTop w:val="0"/>
      <w:marBottom w:val="0"/>
      <w:divBdr>
        <w:top w:val="none" w:sz="0" w:space="0" w:color="auto"/>
        <w:left w:val="none" w:sz="0" w:space="0" w:color="auto"/>
        <w:bottom w:val="none" w:sz="0" w:space="0" w:color="auto"/>
        <w:right w:val="none" w:sz="0" w:space="0" w:color="auto"/>
      </w:divBdr>
    </w:div>
    <w:div w:id="1974170093">
      <w:marLeft w:val="480"/>
      <w:marRight w:val="0"/>
      <w:marTop w:val="0"/>
      <w:marBottom w:val="0"/>
      <w:divBdr>
        <w:top w:val="none" w:sz="0" w:space="0" w:color="auto"/>
        <w:left w:val="none" w:sz="0" w:space="0" w:color="auto"/>
        <w:bottom w:val="none" w:sz="0" w:space="0" w:color="auto"/>
        <w:right w:val="none" w:sz="0" w:space="0" w:color="auto"/>
      </w:divBdr>
    </w:div>
    <w:div w:id="1975020085">
      <w:marLeft w:val="480"/>
      <w:marRight w:val="0"/>
      <w:marTop w:val="0"/>
      <w:marBottom w:val="0"/>
      <w:divBdr>
        <w:top w:val="none" w:sz="0" w:space="0" w:color="auto"/>
        <w:left w:val="none" w:sz="0" w:space="0" w:color="auto"/>
        <w:bottom w:val="none" w:sz="0" w:space="0" w:color="auto"/>
        <w:right w:val="none" w:sz="0" w:space="0" w:color="auto"/>
      </w:divBdr>
    </w:div>
    <w:div w:id="1975481460">
      <w:marLeft w:val="480"/>
      <w:marRight w:val="0"/>
      <w:marTop w:val="0"/>
      <w:marBottom w:val="0"/>
      <w:divBdr>
        <w:top w:val="none" w:sz="0" w:space="0" w:color="auto"/>
        <w:left w:val="none" w:sz="0" w:space="0" w:color="auto"/>
        <w:bottom w:val="none" w:sz="0" w:space="0" w:color="auto"/>
        <w:right w:val="none" w:sz="0" w:space="0" w:color="auto"/>
      </w:divBdr>
    </w:div>
    <w:div w:id="1976443586">
      <w:marLeft w:val="480"/>
      <w:marRight w:val="0"/>
      <w:marTop w:val="0"/>
      <w:marBottom w:val="0"/>
      <w:divBdr>
        <w:top w:val="none" w:sz="0" w:space="0" w:color="auto"/>
        <w:left w:val="none" w:sz="0" w:space="0" w:color="auto"/>
        <w:bottom w:val="none" w:sz="0" w:space="0" w:color="auto"/>
        <w:right w:val="none" w:sz="0" w:space="0" w:color="auto"/>
      </w:divBdr>
    </w:div>
    <w:div w:id="1976451979">
      <w:marLeft w:val="480"/>
      <w:marRight w:val="0"/>
      <w:marTop w:val="0"/>
      <w:marBottom w:val="0"/>
      <w:divBdr>
        <w:top w:val="none" w:sz="0" w:space="0" w:color="auto"/>
        <w:left w:val="none" w:sz="0" w:space="0" w:color="auto"/>
        <w:bottom w:val="none" w:sz="0" w:space="0" w:color="auto"/>
        <w:right w:val="none" w:sz="0" w:space="0" w:color="auto"/>
      </w:divBdr>
    </w:div>
    <w:div w:id="1978099733">
      <w:marLeft w:val="480"/>
      <w:marRight w:val="0"/>
      <w:marTop w:val="0"/>
      <w:marBottom w:val="0"/>
      <w:divBdr>
        <w:top w:val="none" w:sz="0" w:space="0" w:color="auto"/>
        <w:left w:val="none" w:sz="0" w:space="0" w:color="auto"/>
        <w:bottom w:val="none" w:sz="0" w:space="0" w:color="auto"/>
        <w:right w:val="none" w:sz="0" w:space="0" w:color="auto"/>
      </w:divBdr>
    </w:div>
    <w:div w:id="1978535513">
      <w:marLeft w:val="480"/>
      <w:marRight w:val="0"/>
      <w:marTop w:val="0"/>
      <w:marBottom w:val="0"/>
      <w:divBdr>
        <w:top w:val="none" w:sz="0" w:space="0" w:color="auto"/>
        <w:left w:val="none" w:sz="0" w:space="0" w:color="auto"/>
        <w:bottom w:val="none" w:sz="0" w:space="0" w:color="auto"/>
        <w:right w:val="none" w:sz="0" w:space="0" w:color="auto"/>
      </w:divBdr>
    </w:div>
    <w:div w:id="1978994142">
      <w:marLeft w:val="480"/>
      <w:marRight w:val="0"/>
      <w:marTop w:val="0"/>
      <w:marBottom w:val="0"/>
      <w:divBdr>
        <w:top w:val="none" w:sz="0" w:space="0" w:color="auto"/>
        <w:left w:val="none" w:sz="0" w:space="0" w:color="auto"/>
        <w:bottom w:val="none" w:sz="0" w:space="0" w:color="auto"/>
        <w:right w:val="none" w:sz="0" w:space="0" w:color="auto"/>
      </w:divBdr>
    </w:div>
    <w:div w:id="1979453020">
      <w:marLeft w:val="480"/>
      <w:marRight w:val="0"/>
      <w:marTop w:val="0"/>
      <w:marBottom w:val="0"/>
      <w:divBdr>
        <w:top w:val="none" w:sz="0" w:space="0" w:color="auto"/>
        <w:left w:val="none" w:sz="0" w:space="0" w:color="auto"/>
        <w:bottom w:val="none" w:sz="0" w:space="0" w:color="auto"/>
        <w:right w:val="none" w:sz="0" w:space="0" w:color="auto"/>
      </w:divBdr>
    </w:div>
    <w:div w:id="1980525463">
      <w:marLeft w:val="480"/>
      <w:marRight w:val="0"/>
      <w:marTop w:val="0"/>
      <w:marBottom w:val="0"/>
      <w:divBdr>
        <w:top w:val="none" w:sz="0" w:space="0" w:color="auto"/>
        <w:left w:val="none" w:sz="0" w:space="0" w:color="auto"/>
        <w:bottom w:val="none" w:sz="0" w:space="0" w:color="auto"/>
        <w:right w:val="none" w:sz="0" w:space="0" w:color="auto"/>
      </w:divBdr>
    </w:div>
    <w:div w:id="1980962311">
      <w:marLeft w:val="480"/>
      <w:marRight w:val="0"/>
      <w:marTop w:val="0"/>
      <w:marBottom w:val="0"/>
      <w:divBdr>
        <w:top w:val="none" w:sz="0" w:space="0" w:color="auto"/>
        <w:left w:val="none" w:sz="0" w:space="0" w:color="auto"/>
        <w:bottom w:val="none" w:sz="0" w:space="0" w:color="auto"/>
        <w:right w:val="none" w:sz="0" w:space="0" w:color="auto"/>
      </w:divBdr>
    </w:div>
    <w:div w:id="1981305029">
      <w:marLeft w:val="480"/>
      <w:marRight w:val="0"/>
      <w:marTop w:val="0"/>
      <w:marBottom w:val="0"/>
      <w:divBdr>
        <w:top w:val="none" w:sz="0" w:space="0" w:color="auto"/>
        <w:left w:val="none" w:sz="0" w:space="0" w:color="auto"/>
        <w:bottom w:val="none" w:sz="0" w:space="0" w:color="auto"/>
        <w:right w:val="none" w:sz="0" w:space="0" w:color="auto"/>
      </w:divBdr>
    </w:div>
    <w:div w:id="1982735881">
      <w:marLeft w:val="480"/>
      <w:marRight w:val="0"/>
      <w:marTop w:val="0"/>
      <w:marBottom w:val="0"/>
      <w:divBdr>
        <w:top w:val="none" w:sz="0" w:space="0" w:color="auto"/>
        <w:left w:val="none" w:sz="0" w:space="0" w:color="auto"/>
        <w:bottom w:val="none" w:sz="0" w:space="0" w:color="auto"/>
        <w:right w:val="none" w:sz="0" w:space="0" w:color="auto"/>
      </w:divBdr>
    </w:div>
    <w:div w:id="1982877558">
      <w:marLeft w:val="480"/>
      <w:marRight w:val="0"/>
      <w:marTop w:val="0"/>
      <w:marBottom w:val="0"/>
      <w:divBdr>
        <w:top w:val="none" w:sz="0" w:space="0" w:color="auto"/>
        <w:left w:val="none" w:sz="0" w:space="0" w:color="auto"/>
        <w:bottom w:val="none" w:sz="0" w:space="0" w:color="auto"/>
        <w:right w:val="none" w:sz="0" w:space="0" w:color="auto"/>
      </w:divBdr>
    </w:div>
    <w:div w:id="1982928590">
      <w:marLeft w:val="480"/>
      <w:marRight w:val="0"/>
      <w:marTop w:val="0"/>
      <w:marBottom w:val="0"/>
      <w:divBdr>
        <w:top w:val="none" w:sz="0" w:space="0" w:color="auto"/>
        <w:left w:val="none" w:sz="0" w:space="0" w:color="auto"/>
        <w:bottom w:val="none" w:sz="0" w:space="0" w:color="auto"/>
        <w:right w:val="none" w:sz="0" w:space="0" w:color="auto"/>
      </w:divBdr>
    </w:div>
    <w:div w:id="1983120637">
      <w:marLeft w:val="480"/>
      <w:marRight w:val="0"/>
      <w:marTop w:val="0"/>
      <w:marBottom w:val="0"/>
      <w:divBdr>
        <w:top w:val="none" w:sz="0" w:space="0" w:color="auto"/>
        <w:left w:val="none" w:sz="0" w:space="0" w:color="auto"/>
        <w:bottom w:val="none" w:sz="0" w:space="0" w:color="auto"/>
        <w:right w:val="none" w:sz="0" w:space="0" w:color="auto"/>
      </w:divBdr>
    </w:div>
    <w:div w:id="1983149586">
      <w:marLeft w:val="480"/>
      <w:marRight w:val="0"/>
      <w:marTop w:val="0"/>
      <w:marBottom w:val="0"/>
      <w:divBdr>
        <w:top w:val="none" w:sz="0" w:space="0" w:color="auto"/>
        <w:left w:val="none" w:sz="0" w:space="0" w:color="auto"/>
        <w:bottom w:val="none" w:sz="0" w:space="0" w:color="auto"/>
        <w:right w:val="none" w:sz="0" w:space="0" w:color="auto"/>
      </w:divBdr>
    </w:div>
    <w:div w:id="1983534137">
      <w:marLeft w:val="480"/>
      <w:marRight w:val="0"/>
      <w:marTop w:val="0"/>
      <w:marBottom w:val="0"/>
      <w:divBdr>
        <w:top w:val="none" w:sz="0" w:space="0" w:color="auto"/>
        <w:left w:val="none" w:sz="0" w:space="0" w:color="auto"/>
        <w:bottom w:val="none" w:sz="0" w:space="0" w:color="auto"/>
        <w:right w:val="none" w:sz="0" w:space="0" w:color="auto"/>
      </w:divBdr>
    </w:div>
    <w:div w:id="1983578263">
      <w:marLeft w:val="480"/>
      <w:marRight w:val="0"/>
      <w:marTop w:val="0"/>
      <w:marBottom w:val="0"/>
      <w:divBdr>
        <w:top w:val="none" w:sz="0" w:space="0" w:color="auto"/>
        <w:left w:val="none" w:sz="0" w:space="0" w:color="auto"/>
        <w:bottom w:val="none" w:sz="0" w:space="0" w:color="auto"/>
        <w:right w:val="none" w:sz="0" w:space="0" w:color="auto"/>
      </w:divBdr>
    </w:div>
    <w:div w:id="1985888154">
      <w:marLeft w:val="480"/>
      <w:marRight w:val="0"/>
      <w:marTop w:val="0"/>
      <w:marBottom w:val="0"/>
      <w:divBdr>
        <w:top w:val="none" w:sz="0" w:space="0" w:color="auto"/>
        <w:left w:val="none" w:sz="0" w:space="0" w:color="auto"/>
        <w:bottom w:val="none" w:sz="0" w:space="0" w:color="auto"/>
        <w:right w:val="none" w:sz="0" w:space="0" w:color="auto"/>
      </w:divBdr>
    </w:div>
    <w:div w:id="1986817821">
      <w:marLeft w:val="480"/>
      <w:marRight w:val="0"/>
      <w:marTop w:val="0"/>
      <w:marBottom w:val="0"/>
      <w:divBdr>
        <w:top w:val="none" w:sz="0" w:space="0" w:color="auto"/>
        <w:left w:val="none" w:sz="0" w:space="0" w:color="auto"/>
        <w:bottom w:val="none" w:sz="0" w:space="0" w:color="auto"/>
        <w:right w:val="none" w:sz="0" w:space="0" w:color="auto"/>
      </w:divBdr>
    </w:div>
    <w:div w:id="1987009682">
      <w:marLeft w:val="480"/>
      <w:marRight w:val="0"/>
      <w:marTop w:val="0"/>
      <w:marBottom w:val="0"/>
      <w:divBdr>
        <w:top w:val="none" w:sz="0" w:space="0" w:color="auto"/>
        <w:left w:val="none" w:sz="0" w:space="0" w:color="auto"/>
        <w:bottom w:val="none" w:sz="0" w:space="0" w:color="auto"/>
        <w:right w:val="none" w:sz="0" w:space="0" w:color="auto"/>
      </w:divBdr>
    </w:div>
    <w:div w:id="1987128492">
      <w:marLeft w:val="480"/>
      <w:marRight w:val="0"/>
      <w:marTop w:val="0"/>
      <w:marBottom w:val="0"/>
      <w:divBdr>
        <w:top w:val="none" w:sz="0" w:space="0" w:color="auto"/>
        <w:left w:val="none" w:sz="0" w:space="0" w:color="auto"/>
        <w:bottom w:val="none" w:sz="0" w:space="0" w:color="auto"/>
        <w:right w:val="none" w:sz="0" w:space="0" w:color="auto"/>
      </w:divBdr>
    </w:div>
    <w:div w:id="1987199721">
      <w:marLeft w:val="480"/>
      <w:marRight w:val="0"/>
      <w:marTop w:val="0"/>
      <w:marBottom w:val="0"/>
      <w:divBdr>
        <w:top w:val="none" w:sz="0" w:space="0" w:color="auto"/>
        <w:left w:val="none" w:sz="0" w:space="0" w:color="auto"/>
        <w:bottom w:val="none" w:sz="0" w:space="0" w:color="auto"/>
        <w:right w:val="none" w:sz="0" w:space="0" w:color="auto"/>
      </w:divBdr>
    </w:div>
    <w:div w:id="1988779147">
      <w:marLeft w:val="480"/>
      <w:marRight w:val="0"/>
      <w:marTop w:val="0"/>
      <w:marBottom w:val="0"/>
      <w:divBdr>
        <w:top w:val="none" w:sz="0" w:space="0" w:color="auto"/>
        <w:left w:val="none" w:sz="0" w:space="0" w:color="auto"/>
        <w:bottom w:val="none" w:sz="0" w:space="0" w:color="auto"/>
        <w:right w:val="none" w:sz="0" w:space="0" w:color="auto"/>
      </w:divBdr>
    </w:div>
    <w:div w:id="1989355635">
      <w:marLeft w:val="480"/>
      <w:marRight w:val="0"/>
      <w:marTop w:val="0"/>
      <w:marBottom w:val="0"/>
      <w:divBdr>
        <w:top w:val="none" w:sz="0" w:space="0" w:color="auto"/>
        <w:left w:val="none" w:sz="0" w:space="0" w:color="auto"/>
        <w:bottom w:val="none" w:sz="0" w:space="0" w:color="auto"/>
        <w:right w:val="none" w:sz="0" w:space="0" w:color="auto"/>
      </w:divBdr>
    </w:div>
    <w:div w:id="1989817064">
      <w:marLeft w:val="480"/>
      <w:marRight w:val="0"/>
      <w:marTop w:val="0"/>
      <w:marBottom w:val="0"/>
      <w:divBdr>
        <w:top w:val="none" w:sz="0" w:space="0" w:color="auto"/>
        <w:left w:val="none" w:sz="0" w:space="0" w:color="auto"/>
        <w:bottom w:val="none" w:sz="0" w:space="0" w:color="auto"/>
        <w:right w:val="none" w:sz="0" w:space="0" w:color="auto"/>
      </w:divBdr>
    </w:div>
    <w:div w:id="1991321656">
      <w:marLeft w:val="480"/>
      <w:marRight w:val="0"/>
      <w:marTop w:val="0"/>
      <w:marBottom w:val="0"/>
      <w:divBdr>
        <w:top w:val="none" w:sz="0" w:space="0" w:color="auto"/>
        <w:left w:val="none" w:sz="0" w:space="0" w:color="auto"/>
        <w:bottom w:val="none" w:sz="0" w:space="0" w:color="auto"/>
        <w:right w:val="none" w:sz="0" w:space="0" w:color="auto"/>
      </w:divBdr>
    </w:div>
    <w:div w:id="1992246277">
      <w:marLeft w:val="480"/>
      <w:marRight w:val="0"/>
      <w:marTop w:val="0"/>
      <w:marBottom w:val="0"/>
      <w:divBdr>
        <w:top w:val="none" w:sz="0" w:space="0" w:color="auto"/>
        <w:left w:val="none" w:sz="0" w:space="0" w:color="auto"/>
        <w:bottom w:val="none" w:sz="0" w:space="0" w:color="auto"/>
        <w:right w:val="none" w:sz="0" w:space="0" w:color="auto"/>
      </w:divBdr>
    </w:div>
    <w:div w:id="1992325560">
      <w:marLeft w:val="480"/>
      <w:marRight w:val="0"/>
      <w:marTop w:val="0"/>
      <w:marBottom w:val="0"/>
      <w:divBdr>
        <w:top w:val="none" w:sz="0" w:space="0" w:color="auto"/>
        <w:left w:val="none" w:sz="0" w:space="0" w:color="auto"/>
        <w:bottom w:val="none" w:sz="0" w:space="0" w:color="auto"/>
        <w:right w:val="none" w:sz="0" w:space="0" w:color="auto"/>
      </w:divBdr>
    </w:div>
    <w:div w:id="1992440150">
      <w:marLeft w:val="480"/>
      <w:marRight w:val="0"/>
      <w:marTop w:val="0"/>
      <w:marBottom w:val="0"/>
      <w:divBdr>
        <w:top w:val="none" w:sz="0" w:space="0" w:color="auto"/>
        <w:left w:val="none" w:sz="0" w:space="0" w:color="auto"/>
        <w:bottom w:val="none" w:sz="0" w:space="0" w:color="auto"/>
        <w:right w:val="none" w:sz="0" w:space="0" w:color="auto"/>
      </w:divBdr>
    </w:div>
    <w:div w:id="1992709740">
      <w:marLeft w:val="480"/>
      <w:marRight w:val="0"/>
      <w:marTop w:val="0"/>
      <w:marBottom w:val="0"/>
      <w:divBdr>
        <w:top w:val="none" w:sz="0" w:space="0" w:color="auto"/>
        <w:left w:val="none" w:sz="0" w:space="0" w:color="auto"/>
        <w:bottom w:val="none" w:sz="0" w:space="0" w:color="auto"/>
        <w:right w:val="none" w:sz="0" w:space="0" w:color="auto"/>
      </w:divBdr>
    </w:div>
    <w:div w:id="1993293491">
      <w:marLeft w:val="480"/>
      <w:marRight w:val="0"/>
      <w:marTop w:val="0"/>
      <w:marBottom w:val="0"/>
      <w:divBdr>
        <w:top w:val="none" w:sz="0" w:space="0" w:color="auto"/>
        <w:left w:val="none" w:sz="0" w:space="0" w:color="auto"/>
        <w:bottom w:val="none" w:sz="0" w:space="0" w:color="auto"/>
        <w:right w:val="none" w:sz="0" w:space="0" w:color="auto"/>
      </w:divBdr>
    </w:div>
    <w:div w:id="1993676770">
      <w:marLeft w:val="480"/>
      <w:marRight w:val="0"/>
      <w:marTop w:val="0"/>
      <w:marBottom w:val="0"/>
      <w:divBdr>
        <w:top w:val="none" w:sz="0" w:space="0" w:color="auto"/>
        <w:left w:val="none" w:sz="0" w:space="0" w:color="auto"/>
        <w:bottom w:val="none" w:sz="0" w:space="0" w:color="auto"/>
        <w:right w:val="none" w:sz="0" w:space="0" w:color="auto"/>
      </w:divBdr>
    </w:div>
    <w:div w:id="1994092809">
      <w:marLeft w:val="480"/>
      <w:marRight w:val="0"/>
      <w:marTop w:val="0"/>
      <w:marBottom w:val="0"/>
      <w:divBdr>
        <w:top w:val="none" w:sz="0" w:space="0" w:color="auto"/>
        <w:left w:val="none" w:sz="0" w:space="0" w:color="auto"/>
        <w:bottom w:val="none" w:sz="0" w:space="0" w:color="auto"/>
        <w:right w:val="none" w:sz="0" w:space="0" w:color="auto"/>
      </w:divBdr>
    </w:div>
    <w:div w:id="1995061539">
      <w:marLeft w:val="480"/>
      <w:marRight w:val="0"/>
      <w:marTop w:val="0"/>
      <w:marBottom w:val="0"/>
      <w:divBdr>
        <w:top w:val="none" w:sz="0" w:space="0" w:color="auto"/>
        <w:left w:val="none" w:sz="0" w:space="0" w:color="auto"/>
        <w:bottom w:val="none" w:sz="0" w:space="0" w:color="auto"/>
        <w:right w:val="none" w:sz="0" w:space="0" w:color="auto"/>
      </w:divBdr>
    </w:div>
    <w:div w:id="1995334625">
      <w:marLeft w:val="480"/>
      <w:marRight w:val="0"/>
      <w:marTop w:val="0"/>
      <w:marBottom w:val="0"/>
      <w:divBdr>
        <w:top w:val="none" w:sz="0" w:space="0" w:color="auto"/>
        <w:left w:val="none" w:sz="0" w:space="0" w:color="auto"/>
        <w:bottom w:val="none" w:sz="0" w:space="0" w:color="auto"/>
        <w:right w:val="none" w:sz="0" w:space="0" w:color="auto"/>
      </w:divBdr>
    </w:div>
    <w:div w:id="1996562499">
      <w:marLeft w:val="480"/>
      <w:marRight w:val="0"/>
      <w:marTop w:val="0"/>
      <w:marBottom w:val="0"/>
      <w:divBdr>
        <w:top w:val="none" w:sz="0" w:space="0" w:color="auto"/>
        <w:left w:val="none" w:sz="0" w:space="0" w:color="auto"/>
        <w:bottom w:val="none" w:sz="0" w:space="0" w:color="auto"/>
        <w:right w:val="none" w:sz="0" w:space="0" w:color="auto"/>
      </w:divBdr>
    </w:div>
    <w:div w:id="1997033529">
      <w:marLeft w:val="480"/>
      <w:marRight w:val="0"/>
      <w:marTop w:val="0"/>
      <w:marBottom w:val="0"/>
      <w:divBdr>
        <w:top w:val="none" w:sz="0" w:space="0" w:color="auto"/>
        <w:left w:val="none" w:sz="0" w:space="0" w:color="auto"/>
        <w:bottom w:val="none" w:sz="0" w:space="0" w:color="auto"/>
        <w:right w:val="none" w:sz="0" w:space="0" w:color="auto"/>
      </w:divBdr>
    </w:div>
    <w:div w:id="1997371876">
      <w:marLeft w:val="480"/>
      <w:marRight w:val="0"/>
      <w:marTop w:val="0"/>
      <w:marBottom w:val="0"/>
      <w:divBdr>
        <w:top w:val="none" w:sz="0" w:space="0" w:color="auto"/>
        <w:left w:val="none" w:sz="0" w:space="0" w:color="auto"/>
        <w:bottom w:val="none" w:sz="0" w:space="0" w:color="auto"/>
        <w:right w:val="none" w:sz="0" w:space="0" w:color="auto"/>
      </w:divBdr>
    </w:div>
    <w:div w:id="1997420289">
      <w:marLeft w:val="480"/>
      <w:marRight w:val="0"/>
      <w:marTop w:val="0"/>
      <w:marBottom w:val="0"/>
      <w:divBdr>
        <w:top w:val="none" w:sz="0" w:space="0" w:color="auto"/>
        <w:left w:val="none" w:sz="0" w:space="0" w:color="auto"/>
        <w:bottom w:val="none" w:sz="0" w:space="0" w:color="auto"/>
        <w:right w:val="none" w:sz="0" w:space="0" w:color="auto"/>
      </w:divBdr>
    </w:div>
    <w:div w:id="1997487380">
      <w:marLeft w:val="480"/>
      <w:marRight w:val="0"/>
      <w:marTop w:val="0"/>
      <w:marBottom w:val="0"/>
      <w:divBdr>
        <w:top w:val="none" w:sz="0" w:space="0" w:color="auto"/>
        <w:left w:val="none" w:sz="0" w:space="0" w:color="auto"/>
        <w:bottom w:val="none" w:sz="0" w:space="0" w:color="auto"/>
        <w:right w:val="none" w:sz="0" w:space="0" w:color="auto"/>
      </w:divBdr>
    </w:div>
    <w:div w:id="1997952757">
      <w:marLeft w:val="480"/>
      <w:marRight w:val="0"/>
      <w:marTop w:val="0"/>
      <w:marBottom w:val="0"/>
      <w:divBdr>
        <w:top w:val="none" w:sz="0" w:space="0" w:color="auto"/>
        <w:left w:val="none" w:sz="0" w:space="0" w:color="auto"/>
        <w:bottom w:val="none" w:sz="0" w:space="0" w:color="auto"/>
        <w:right w:val="none" w:sz="0" w:space="0" w:color="auto"/>
      </w:divBdr>
    </w:div>
    <w:div w:id="1998487250">
      <w:marLeft w:val="480"/>
      <w:marRight w:val="0"/>
      <w:marTop w:val="0"/>
      <w:marBottom w:val="0"/>
      <w:divBdr>
        <w:top w:val="none" w:sz="0" w:space="0" w:color="auto"/>
        <w:left w:val="none" w:sz="0" w:space="0" w:color="auto"/>
        <w:bottom w:val="none" w:sz="0" w:space="0" w:color="auto"/>
        <w:right w:val="none" w:sz="0" w:space="0" w:color="auto"/>
      </w:divBdr>
    </w:div>
    <w:div w:id="1999530836">
      <w:marLeft w:val="480"/>
      <w:marRight w:val="0"/>
      <w:marTop w:val="0"/>
      <w:marBottom w:val="0"/>
      <w:divBdr>
        <w:top w:val="none" w:sz="0" w:space="0" w:color="auto"/>
        <w:left w:val="none" w:sz="0" w:space="0" w:color="auto"/>
        <w:bottom w:val="none" w:sz="0" w:space="0" w:color="auto"/>
        <w:right w:val="none" w:sz="0" w:space="0" w:color="auto"/>
      </w:divBdr>
    </w:div>
    <w:div w:id="1999646691">
      <w:marLeft w:val="480"/>
      <w:marRight w:val="0"/>
      <w:marTop w:val="0"/>
      <w:marBottom w:val="0"/>
      <w:divBdr>
        <w:top w:val="none" w:sz="0" w:space="0" w:color="auto"/>
        <w:left w:val="none" w:sz="0" w:space="0" w:color="auto"/>
        <w:bottom w:val="none" w:sz="0" w:space="0" w:color="auto"/>
        <w:right w:val="none" w:sz="0" w:space="0" w:color="auto"/>
      </w:divBdr>
    </w:div>
    <w:div w:id="2000379022">
      <w:marLeft w:val="480"/>
      <w:marRight w:val="0"/>
      <w:marTop w:val="0"/>
      <w:marBottom w:val="0"/>
      <w:divBdr>
        <w:top w:val="none" w:sz="0" w:space="0" w:color="auto"/>
        <w:left w:val="none" w:sz="0" w:space="0" w:color="auto"/>
        <w:bottom w:val="none" w:sz="0" w:space="0" w:color="auto"/>
        <w:right w:val="none" w:sz="0" w:space="0" w:color="auto"/>
      </w:divBdr>
    </w:div>
    <w:div w:id="2000503285">
      <w:marLeft w:val="480"/>
      <w:marRight w:val="0"/>
      <w:marTop w:val="0"/>
      <w:marBottom w:val="0"/>
      <w:divBdr>
        <w:top w:val="none" w:sz="0" w:space="0" w:color="auto"/>
        <w:left w:val="none" w:sz="0" w:space="0" w:color="auto"/>
        <w:bottom w:val="none" w:sz="0" w:space="0" w:color="auto"/>
        <w:right w:val="none" w:sz="0" w:space="0" w:color="auto"/>
      </w:divBdr>
    </w:div>
    <w:div w:id="2000840370">
      <w:marLeft w:val="480"/>
      <w:marRight w:val="0"/>
      <w:marTop w:val="0"/>
      <w:marBottom w:val="0"/>
      <w:divBdr>
        <w:top w:val="none" w:sz="0" w:space="0" w:color="auto"/>
        <w:left w:val="none" w:sz="0" w:space="0" w:color="auto"/>
        <w:bottom w:val="none" w:sz="0" w:space="0" w:color="auto"/>
        <w:right w:val="none" w:sz="0" w:space="0" w:color="auto"/>
      </w:divBdr>
    </w:div>
    <w:div w:id="2001037674">
      <w:marLeft w:val="480"/>
      <w:marRight w:val="0"/>
      <w:marTop w:val="0"/>
      <w:marBottom w:val="0"/>
      <w:divBdr>
        <w:top w:val="none" w:sz="0" w:space="0" w:color="auto"/>
        <w:left w:val="none" w:sz="0" w:space="0" w:color="auto"/>
        <w:bottom w:val="none" w:sz="0" w:space="0" w:color="auto"/>
        <w:right w:val="none" w:sz="0" w:space="0" w:color="auto"/>
      </w:divBdr>
    </w:div>
    <w:div w:id="2001077014">
      <w:marLeft w:val="480"/>
      <w:marRight w:val="0"/>
      <w:marTop w:val="0"/>
      <w:marBottom w:val="0"/>
      <w:divBdr>
        <w:top w:val="none" w:sz="0" w:space="0" w:color="auto"/>
        <w:left w:val="none" w:sz="0" w:space="0" w:color="auto"/>
        <w:bottom w:val="none" w:sz="0" w:space="0" w:color="auto"/>
        <w:right w:val="none" w:sz="0" w:space="0" w:color="auto"/>
      </w:divBdr>
    </w:div>
    <w:div w:id="2001152039">
      <w:marLeft w:val="480"/>
      <w:marRight w:val="0"/>
      <w:marTop w:val="0"/>
      <w:marBottom w:val="0"/>
      <w:divBdr>
        <w:top w:val="none" w:sz="0" w:space="0" w:color="auto"/>
        <w:left w:val="none" w:sz="0" w:space="0" w:color="auto"/>
        <w:bottom w:val="none" w:sz="0" w:space="0" w:color="auto"/>
        <w:right w:val="none" w:sz="0" w:space="0" w:color="auto"/>
      </w:divBdr>
    </w:div>
    <w:div w:id="2001931835">
      <w:marLeft w:val="480"/>
      <w:marRight w:val="0"/>
      <w:marTop w:val="0"/>
      <w:marBottom w:val="0"/>
      <w:divBdr>
        <w:top w:val="none" w:sz="0" w:space="0" w:color="auto"/>
        <w:left w:val="none" w:sz="0" w:space="0" w:color="auto"/>
        <w:bottom w:val="none" w:sz="0" w:space="0" w:color="auto"/>
        <w:right w:val="none" w:sz="0" w:space="0" w:color="auto"/>
      </w:divBdr>
    </w:div>
    <w:div w:id="2002075818">
      <w:marLeft w:val="480"/>
      <w:marRight w:val="0"/>
      <w:marTop w:val="0"/>
      <w:marBottom w:val="0"/>
      <w:divBdr>
        <w:top w:val="none" w:sz="0" w:space="0" w:color="auto"/>
        <w:left w:val="none" w:sz="0" w:space="0" w:color="auto"/>
        <w:bottom w:val="none" w:sz="0" w:space="0" w:color="auto"/>
        <w:right w:val="none" w:sz="0" w:space="0" w:color="auto"/>
      </w:divBdr>
    </w:div>
    <w:div w:id="2002461137">
      <w:marLeft w:val="480"/>
      <w:marRight w:val="0"/>
      <w:marTop w:val="0"/>
      <w:marBottom w:val="0"/>
      <w:divBdr>
        <w:top w:val="none" w:sz="0" w:space="0" w:color="auto"/>
        <w:left w:val="none" w:sz="0" w:space="0" w:color="auto"/>
        <w:bottom w:val="none" w:sz="0" w:space="0" w:color="auto"/>
        <w:right w:val="none" w:sz="0" w:space="0" w:color="auto"/>
      </w:divBdr>
    </w:div>
    <w:div w:id="2002854043">
      <w:marLeft w:val="480"/>
      <w:marRight w:val="0"/>
      <w:marTop w:val="0"/>
      <w:marBottom w:val="0"/>
      <w:divBdr>
        <w:top w:val="none" w:sz="0" w:space="0" w:color="auto"/>
        <w:left w:val="none" w:sz="0" w:space="0" w:color="auto"/>
        <w:bottom w:val="none" w:sz="0" w:space="0" w:color="auto"/>
        <w:right w:val="none" w:sz="0" w:space="0" w:color="auto"/>
      </w:divBdr>
    </w:div>
    <w:div w:id="2002855986">
      <w:marLeft w:val="480"/>
      <w:marRight w:val="0"/>
      <w:marTop w:val="0"/>
      <w:marBottom w:val="0"/>
      <w:divBdr>
        <w:top w:val="none" w:sz="0" w:space="0" w:color="auto"/>
        <w:left w:val="none" w:sz="0" w:space="0" w:color="auto"/>
        <w:bottom w:val="none" w:sz="0" w:space="0" w:color="auto"/>
        <w:right w:val="none" w:sz="0" w:space="0" w:color="auto"/>
      </w:divBdr>
    </w:div>
    <w:div w:id="2003316651">
      <w:marLeft w:val="480"/>
      <w:marRight w:val="0"/>
      <w:marTop w:val="0"/>
      <w:marBottom w:val="0"/>
      <w:divBdr>
        <w:top w:val="none" w:sz="0" w:space="0" w:color="auto"/>
        <w:left w:val="none" w:sz="0" w:space="0" w:color="auto"/>
        <w:bottom w:val="none" w:sz="0" w:space="0" w:color="auto"/>
        <w:right w:val="none" w:sz="0" w:space="0" w:color="auto"/>
      </w:divBdr>
    </w:div>
    <w:div w:id="2003466472">
      <w:marLeft w:val="480"/>
      <w:marRight w:val="0"/>
      <w:marTop w:val="0"/>
      <w:marBottom w:val="0"/>
      <w:divBdr>
        <w:top w:val="none" w:sz="0" w:space="0" w:color="auto"/>
        <w:left w:val="none" w:sz="0" w:space="0" w:color="auto"/>
        <w:bottom w:val="none" w:sz="0" w:space="0" w:color="auto"/>
        <w:right w:val="none" w:sz="0" w:space="0" w:color="auto"/>
      </w:divBdr>
    </w:div>
    <w:div w:id="2003894682">
      <w:marLeft w:val="480"/>
      <w:marRight w:val="0"/>
      <w:marTop w:val="0"/>
      <w:marBottom w:val="0"/>
      <w:divBdr>
        <w:top w:val="none" w:sz="0" w:space="0" w:color="auto"/>
        <w:left w:val="none" w:sz="0" w:space="0" w:color="auto"/>
        <w:bottom w:val="none" w:sz="0" w:space="0" w:color="auto"/>
        <w:right w:val="none" w:sz="0" w:space="0" w:color="auto"/>
      </w:divBdr>
    </w:div>
    <w:div w:id="2004117990">
      <w:marLeft w:val="480"/>
      <w:marRight w:val="0"/>
      <w:marTop w:val="0"/>
      <w:marBottom w:val="0"/>
      <w:divBdr>
        <w:top w:val="none" w:sz="0" w:space="0" w:color="auto"/>
        <w:left w:val="none" w:sz="0" w:space="0" w:color="auto"/>
        <w:bottom w:val="none" w:sz="0" w:space="0" w:color="auto"/>
        <w:right w:val="none" w:sz="0" w:space="0" w:color="auto"/>
      </w:divBdr>
    </w:div>
    <w:div w:id="2004121400">
      <w:marLeft w:val="480"/>
      <w:marRight w:val="0"/>
      <w:marTop w:val="0"/>
      <w:marBottom w:val="0"/>
      <w:divBdr>
        <w:top w:val="none" w:sz="0" w:space="0" w:color="auto"/>
        <w:left w:val="none" w:sz="0" w:space="0" w:color="auto"/>
        <w:bottom w:val="none" w:sz="0" w:space="0" w:color="auto"/>
        <w:right w:val="none" w:sz="0" w:space="0" w:color="auto"/>
      </w:divBdr>
    </w:div>
    <w:div w:id="2004311249">
      <w:marLeft w:val="480"/>
      <w:marRight w:val="0"/>
      <w:marTop w:val="0"/>
      <w:marBottom w:val="0"/>
      <w:divBdr>
        <w:top w:val="none" w:sz="0" w:space="0" w:color="auto"/>
        <w:left w:val="none" w:sz="0" w:space="0" w:color="auto"/>
        <w:bottom w:val="none" w:sz="0" w:space="0" w:color="auto"/>
        <w:right w:val="none" w:sz="0" w:space="0" w:color="auto"/>
      </w:divBdr>
    </w:div>
    <w:div w:id="2004385083">
      <w:marLeft w:val="480"/>
      <w:marRight w:val="0"/>
      <w:marTop w:val="0"/>
      <w:marBottom w:val="0"/>
      <w:divBdr>
        <w:top w:val="none" w:sz="0" w:space="0" w:color="auto"/>
        <w:left w:val="none" w:sz="0" w:space="0" w:color="auto"/>
        <w:bottom w:val="none" w:sz="0" w:space="0" w:color="auto"/>
        <w:right w:val="none" w:sz="0" w:space="0" w:color="auto"/>
      </w:divBdr>
    </w:div>
    <w:div w:id="2004620866">
      <w:marLeft w:val="480"/>
      <w:marRight w:val="0"/>
      <w:marTop w:val="0"/>
      <w:marBottom w:val="0"/>
      <w:divBdr>
        <w:top w:val="none" w:sz="0" w:space="0" w:color="auto"/>
        <w:left w:val="none" w:sz="0" w:space="0" w:color="auto"/>
        <w:bottom w:val="none" w:sz="0" w:space="0" w:color="auto"/>
        <w:right w:val="none" w:sz="0" w:space="0" w:color="auto"/>
      </w:divBdr>
    </w:div>
    <w:div w:id="2005426470">
      <w:marLeft w:val="480"/>
      <w:marRight w:val="0"/>
      <w:marTop w:val="0"/>
      <w:marBottom w:val="0"/>
      <w:divBdr>
        <w:top w:val="none" w:sz="0" w:space="0" w:color="auto"/>
        <w:left w:val="none" w:sz="0" w:space="0" w:color="auto"/>
        <w:bottom w:val="none" w:sz="0" w:space="0" w:color="auto"/>
        <w:right w:val="none" w:sz="0" w:space="0" w:color="auto"/>
      </w:divBdr>
    </w:div>
    <w:div w:id="2005742720">
      <w:marLeft w:val="480"/>
      <w:marRight w:val="0"/>
      <w:marTop w:val="0"/>
      <w:marBottom w:val="0"/>
      <w:divBdr>
        <w:top w:val="none" w:sz="0" w:space="0" w:color="auto"/>
        <w:left w:val="none" w:sz="0" w:space="0" w:color="auto"/>
        <w:bottom w:val="none" w:sz="0" w:space="0" w:color="auto"/>
        <w:right w:val="none" w:sz="0" w:space="0" w:color="auto"/>
      </w:divBdr>
    </w:div>
    <w:div w:id="2006474343">
      <w:marLeft w:val="480"/>
      <w:marRight w:val="0"/>
      <w:marTop w:val="0"/>
      <w:marBottom w:val="0"/>
      <w:divBdr>
        <w:top w:val="none" w:sz="0" w:space="0" w:color="auto"/>
        <w:left w:val="none" w:sz="0" w:space="0" w:color="auto"/>
        <w:bottom w:val="none" w:sz="0" w:space="0" w:color="auto"/>
        <w:right w:val="none" w:sz="0" w:space="0" w:color="auto"/>
      </w:divBdr>
    </w:div>
    <w:div w:id="2006589377">
      <w:marLeft w:val="480"/>
      <w:marRight w:val="0"/>
      <w:marTop w:val="0"/>
      <w:marBottom w:val="0"/>
      <w:divBdr>
        <w:top w:val="none" w:sz="0" w:space="0" w:color="auto"/>
        <w:left w:val="none" w:sz="0" w:space="0" w:color="auto"/>
        <w:bottom w:val="none" w:sz="0" w:space="0" w:color="auto"/>
        <w:right w:val="none" w:sz="0" w:space="0" w:color="auto"/>
      </w:divBdr>
    </w:div>
    <w:div w:id="2006975692">
      <w:marLeft w:val="480"/>
      <w:marRight w:val="0"/>
      <w:marTop w:val="0"/>
      <w:marBottom w:val="0"/>
      <w:divBdr>
        <w:top w:val="none" w:sz="0" w:space="0" w:color="auto"/>
        <w:left w:val="none" w:sz="0" w:space="0" w:color="auto"/>
        <w:bottom w:val="none" w:sz="0" w:space="0" w:color="auto"/>
        <w:right w:val="none" w:sz="0" w:space="0" w:color="auto"/>
      </w:divBdr>
    </w:div>
    <w:div w:id="2007050980">
      <w:marLeft w:val="480"/>
      <w:marRight w:val="0"/>
      <w:marTop w:val="0"/>
      <w:marBottom w:val="0"/>
      <w:divBdr>
        <w:top w:val="none" w:sz="0" w:space="0" w:color="auto"/>
        <w:left w:val="none" w:sz="0" w:space="0" w:color="auto"/>
        <w:bottom w:val="none" w:sz="0" w:space="0" w:color="auto"/>
        <w:right w:val="none" w:sz="0" w:space="0" w:color="auto"/>
      </w:divBdr>
    </w:div>
    <w:div w:id="2007197959">
      <w:marLeft w:val="480"/>
      <w:marRight w:val="0"/>
      <w:marTop w:val="0"/>
      <w:marBottom w:val="0"/>
      <w:divBdr>
        <w:top w:val="none" w:sz="0" w:space="0" w:color="auto"/>
        <w:left w:val="none" w:sz="0" w:space="0" w:color="auto"/>
        <w:bottom w:val="none" w:sz="0" w:space="0" w:color="auto"/>
        <w:right w:val="none" w:sz="0" w:space="0" w:color="auto"/>
      </w:divBdr>
    </w:div>
    <w:div w:id="2007513622">
      <w:marLeft w:val="480"/>
      <w:marRight w:val="0"/>
      <w:marTop w:val="0"/>
      <w:marBottom w:val="0"/>
      <w:divBdr>
        <w:top w:val="none" w:sz="0" w:space="0" w:color="auto"/>
        <w:left w:val="none" w:sz="0" w:space="0" w:color="auto"/>
        <w:bottom w:val="none" w:sz="0" w:space="0" w:color="auto"/>
        <w:right w:val="none" w:sz="0" w:space="0" w:color="auto"/>
      </w:divBdr>
    </w:div>
    <w:div w:id="2007661767">
      <w:marLeft w:val="480"/>
      <w:marRight w:val="0"/>
      <w:marTop w:val="0"/>
      <w:marBottom w:val="0"/>
      <w:divBdr>
        <w:top w:val="none" w:sz="0" w:space="0" w:color="auto"/>
        <w:left w:val="none" w:sz="0" w:space="0" w:color="auto"/>
        <w:bottom w:val="none" w:sz="0" w:space="0" w:color="auto"/>
        <w:right w:val="none" w:sz="0" w:space="0" w:color="auto"/>
      </w:divBdr>
    </w:div>
    <w:div w:id="2008635066">
      <w:marLeft w:val="480"/>
      <w:marRight w:val="0"/>
      <w:marTop w:val="0"/>
      <w:marBottom w:val="0"/>
      <w:divBdr>
        <w:top w:val="none" w:sz="0" w:space="0" w:color="auto"/>
        <w:left w:val="none" w:sz="0" w:space="0" w:color="auto"/>
        <w:bottom w:val="none" w:sz="0" w:space="0" w:color="auto"/>
        <w:right w:val="none" w:sz="0" w:space="0" w:color="auto"/>
      </w:divBdr>
    </w:div>
    <w:div w:id="2008705755">
      <w:marLeft w:val="480"/>
      <w:marRight w:val="0"/>
      <w:marTop w:val="0"/>
      <w:marBottom w:val="0"/>
      <w:divBdr>
        <w:top w:val="none" w:sz="0" w:space="0" w:color="auto"/>
        <w:left w:val="none" w:sz="0" w:space="0" w:color="auto"/>
        <w:bottom w:val="none" w:sz="0" w:space="0" w:color="auto"/>
        <w:right w:val="none" w:sz="0" w:space="0" w:color="auto"/>
      </w:divBdr>
    </w:div>
    <w:div w:id="2008752379">
      <w:marLeft w:val="480"/>
      <w:marRight w:val="0"/>
      <w:marTop w:val="0"/>
      <w:marBottom w:val="0"/>
      <w:divBdr>
        <w:top w:val="none" w:sz="0" w:space="0" w:color="auto"/>
        <w:left w:val="none" w:sz="0" w:space="0" w:color="auto"/>
        <w:bottom w:val="none" w:sz="0" w:space="0" w:color="auto"/>
        <w:right w:val="none" w:sz="0" w:space="0" w:color="auto"/>
      </w:divBdr>
    </w:div>
    <w:div w:id="2009088210">
      <w:marLeft w:val="480"/>
      <w:marRight w:val="0"/>
      <w:marTop w:val="0"/>
      <w:marBottom w:val="0"/>
      <w:divBdr>
        <w:top w:val="none" w:sz="0" w:space="0" w:color="auto"/>
        <w:left w:val="none" w:sz="0" w:space="0" w:color="auto"/>
        <w:bottom w:val="none" w:sz="0" w:space="0" w:color="auto"/>
        <w:right w:val="none" w:sz="0" w:space="0" w:color="auto"/>
      </w:divBdr>
    </w:div>
    <w:div w:id="2009358718">
      <w:marLeft w:val="480"/>
      <w:marRight w:val="0"/>
      <w:marTop w:val="0"/>
      <w:marBottom w:val="0"/>
      <w:divBdr>
        <w:top w:val="none" w:sz="0" w:space="0" w:color="auto"/>
        <w:left w:val="none" w:sz="0" w:space="0" w:color="auto"/>
        <w:bottom w:val="none" w:sz="0" w:space="0" w:color="auto"/>
        <w:right w:val="none" w:sz="0" w:space="0" w:color="auto"/>
      </w:divBdr>
    </w:div>
    <w:div w:id="2009822104">
      <w:marLeft w:val="480"/>
      <w:marRight w:val="0"/>
      <w:marTop w:val="0"/>
      <w:marBottom w:val="0"/>
      <w:divBdr>
        <w:top w:val="none" w:sz="0" w:space="0" w:color="auto"/>
        <w:left w:val="none" w:sz="0" w:space="0" w:color="auto"/>
        <w:bottom w:val="none" w:sz="0" w:space="0" w:color="auto"/>
        <w:right w:val="none" w:sz="0" w:space="0" w:color="auto"/>
      </w:divBdr>
    </w:div>
    <w:div w:id="2010207337">
      <w:marLeft w:val="480"/>
      <w:marRight w:val="0"/>
      <w:marTop w:val="0"/>
      <w:marBottom w:val="0"/>
      <w:divBdr>
        <w:top w:val="none" w:sz="0" w:space="0" w:color="auto"/>
        <w:left w:val="none" w:sz="0" w:space="0" w:color="auto"/>
        <w:bottom w:val="none" w:sz="0" w:space="0" w:color="auto"/>
        <w:right w:val="none" w:sz="0" w:space="0" w:color="auto"/>
      </w:divBdr>
    </w:div>
    <w:div w:id="2010448893">
      <w:marLeft w:val="480"/>
      <w:marRight w:val="0"/>
      <w:marTop w:val="0"/>
      <w:marBottom w:val="0"/>
      <w:divBdr>
        <w:top w:val="none" w:sz="0" w:space="0" w:color="auto"/>
        <w:left w:val="none" w:sz="0" w:space="0" w:color="auto"/>
        <w:bottom w:val="none" w:sz="0" w:space="0" w:color="auto"/>
        <w:right w:val="none" w:sz="0" w:space="0" w:color="auto"/>
      </w:divBdr>
    </w:div>
    <w:div w:id="2010907507">
      <w:marLeft w:val="480"/>
      <w:marRight w:val="0"/>
      <w:marTop w:val="0"/>
      <w:marBottom w:val="0"/>
      <w:divBdr>
        <w:top w:val="none" w:sz="0" w:space="0" w:color="auto"/>
        <w:left w:val="none" w:sz="0" w:space="0" w:color="auto"/>
        <w:bottom w:val="none" w:sz="0" w:space="0" w:color="auto"/>
        <w:right w:val="none" w:sz="0" w:space="0" w:color="auto"/>
      </w:divBdr>
    </w:div>
    <w:div w:id="2011173436">
      <w:marLeft w:val="480"/>
      <w:marRight w:val="0"/>
      <w:marTop w:val="0"/>
      <w:marBottom w:val="0"/>
      <w:divBdr>
        <w:top w:val="none" w:sz="0" w:space="0" w:color="auto"/>
        <w:left w:val="none" w:sz="0" w:space="0" w:color="auto"/>
        <w:bottom w:val="none" w:sz="0" w:space="0" w:color="auto"/>
        <w:right w:val="none" w:sz="0" w:space="0" w:color="auto"/>
      </w:divBdr>
    </w:div>
    <w:div w:id="2011643278">
      <w:marLeft w:val="480"/>
      <w:marRight w:val="0"/>
      <w:marTop w:val="0"/>
      <w:marBottom w:val="0"/>
      <w:divBdr>
        <w:top w:val="none" w:sz="0" w:space="0" w:color="auto"/>
        <w:left w:val="none" w:sz="0" w:space="0" w:color="auto"/>
        <w:bottom w:val="none" w:sz="0" w:space="0" w:color="auto"/>
        <w:right w:val="none" w:sz="0" w:space="0" w:color="auto"/>
      </w:divBdr>
    </w:div>
    <w:div w:id="2012023291">
      <w:marLeft w:val="480"/>
      <w:marRight w:val="0"/>
      <w:marTop w:val="0"/>
      <w:marBottom w:val="0"/>
      <w:divBdr>
        <w:top w:val="none" w:sz="0" w:space="0" w:color="auto"/>
        <w:left w:val="none" w:sz="0" w:space="0" w:color="auto"/>
        <w:bottom w:val="none" w:sz="0" w:space="0" w:color="auto"/>
        <w:right w:val="none" w:sz="0" w:space="0" w:color="auto"/>
      </w:divBdr>
    </w:div>
    <w:div w:id="2012180081">
      <w:marLeft w:val="480"/>
      <w:marRight w:val="0"/>
      <w:marTop w:val="0"/>
      <w:marBottom w:val="0"/>
      <w:divBdr>
        <w:top w:val="none" w:sz="0" w:space="0" w:color="auto"/>
        <w:left w:val="none" w:sz="0" w:space="0" w:color="auto"/>
        <w:bottom w:val="none" w:sz="0" w:space="0" w:color="auto"/>
        <w:right w:val="none" w:sz="0" w:space="0" w:color="auto"/>
      </w:divBdr>
    </w:div>
    <w:div w:id="2012446470">
      <w:marLeft w:val="480"/>
      <w:marRight w:val="0"/>
      <w:marTop w:val="0"/>
      <w:marBottom w:val="0"/>
      <w:divBdr>
        <w:top w:val="none" w:sz="0" w:space="0" w:color="auto"/>
        <w:left w:val="none" w:sz="0" w:space="0" w:color="auto"/>
        <w:bottom w:val="none" w:sz="0" w:space="0" w:color="auto"/>
        <w:right w:val="none" w:sz="0" w:space="0" w:color="auto"/>
      </w:divBdr>
    </w:div>
    <w:div w:id="2012951976">
      <w:marLeft w:val="480"/>
      <w:marRight w:val="0"/>
      <w:marTop w:val="0"/>
      <w:marBottom w:val="0"/>
      <w:divBdr>
        <w:top w:val="none" w:sz="0" w:space="0" w:color="auto"/>
        <w:left w:val="none" w:sz="0" w:space="0" w:color="auto"/>
        <w:bottom w:val="none" w:sz="0" w:space="0" w:color="auto"/>
        <w:right w:val="none" w:sz="0" w:space="0" w:color="auto"/>
      </w:divBdr>
    </w:div>
    <w:div w:id="2013098861">
      <w:marLeft w:val="480"/>
      <w:marRight w:val="0"/>
      <w:marTop w:val="0"/>
      <w:marBottom w:val="0"/>
      <w:divBdr>
        <w:top w:val="none" w:sz="0" w:space="0" w:color="auto"/>
        <w:left w:val="none" w:sz="0" w:space="0" w:color="auto"/>
        <w:bottom w:val="none" w:sz="0" w:space="0" w:color="auto"/>
        <w:right w:val="none" w:sz="0" w:space="0" w:color="auto"/>
      </w:divBdr>
    </w:div>
    <w:div w:id="2013144852">
      <w:marLeft w:val="480"/>
      <w:marRight w:val="0"/>
      <w:marTop w:val="0"/>
      <w:marBottom w:val="0"/>
      <w:divBdr>
        <w:top w:val="none" w:sz="0" w:space="0" w:color="auto"/>
        <w:left w:val="none" w:sz="0" w:space="0" w:color="auto"/>
        <w:bottom w:val="none" w:sz="0" w:space="0" w:color="auto"/>
        <w:right w:val="none" w:sz="0" w:space="0" w:color="auto"/>
      </w:divBdr>
    </w:div>
    <w:div w:id="2013288956">
      <w:marLeft w:val="480"/>
      <w:marRight w:val="0"/>
      <w:marTop w:val="0"/>
      <w:marBottom w:val="0"/>
      <w:divBdr>
        <w:top w:val="none" w:sz="0" w:space="0" w:color="auto"/>
        <w:left w:val="none" w:sz="0" w:space="0" w:color="auto"/>
        <w:bottom w:val="none" w:sz="0" w:space="0" w:color="auto"/>
        <w:right w:val="none" w:sz="0" w:space="0" w:color="auto"/>
      </w:divBdr>
    </w:div>
    <w:div w:id="2013293599">
      <w:marLeft w:val="480"/>
      <w:marRight w:val="0"/>
      <w:marTop w:val="0"/>
      <w:marBottom w:val="0"/>
      <w:divBdr>
        <w:top w:val="none" w:sz="0" w:space="0" w:color="auto"/>
        <w:left w:val="none" w:sz="0" w:space="0" w:color="auto"/>
        <w:bottom w:val="none" w:sz="0" w:space="0" w:color="auto"/>
        <w:right w:val="none" w:sz="0" w:space="0" w:color="auto"/>
      </w:divBdr>
    </w:div>
    <w:div w:id="2013793998">
      <w:marLeft w:val="480"/>
      <w:marRight w:val="0"/>
      <w:marTop w:val="0"/>
      <w:marBottom w:val="0"/>
      <w:divBdr>
        <w:top w:val="none" w:sz="0" w:space="0" w:color="auto"/>
        <w:left w:val="none" w:sz="0" w:space="0" w:color="auto"/>
        <w:bottom w:val="none" w:sz="0" w:space="0" w:color="auto"/>
        <w:right w:val="none" w:sz="0" w:space="0" w:color="auto"/>
      </w:divBdr>
    </w:div>
    <w:div w:id="2014331598">
      <w:marLeft w:val="480"/>
      <w:marRight w:val="0"/>
      <w:marTop w:val="0"/>
      <w:marBottom w:val="0"/>
      <w:divBdr>
        <w:top w:val="none" w:sz="0" w:space="0" w:color="auto"/>
        <w:left w:val="none" w:sz="0" w:space="0" w:color="auto"/>
        <w:bottom w:val="none" w:sz="0" w:space="0" w:color="auto"/>
        <w:right w:val="none" w:sz="0" w:space="0" w:color="auto"/>
      </w:divBdr>
    </w:div>
    <w:div w:id="2014456693">
      <w:marLeft w:val="480"/>
      <w:marRight w:val="0"/>
      <w:marTop w:val="0"/>
      <w:marBottom w:val="0"/>
      <w:divBdr>
        <w:top w:val="none" w:sz="0" w:space="0" w:color="auto"/>
        <w:left w:val="none" w:sz="0" w:space="0" w:color="auto"/>
        <w:bottom w:val="none" w:sz="0" w:space="0" w:color="auto"/>
        <w:right w:val="none" w:sz="0" w:space="0" w:color="auto"/>
      </w:divBdr>
    </w:div>
    <w:div w:id="2014644141">
      <w:marLeft w:val="480"/>
      <w:marRight w:val="0"/>
      <w:marTop w:val="0"/>
      <w:marBottom w:val="0"/>
      <w:divBdr>
        <w:top w:val="none" w:sz="0" w:space="0" w:color="auto"/>
        <w:left w:val="none" w:sz="0" w:space="0" w:color="auto"/>
        <w:bottom w:val="none" w:sz="0" w:space="0" w:color="auto"/>
        <w:right w:val="none" w:sz="0" w:space="0" w:color="auto"/>
      </w:divBdr>
    </w:div>
    <w:div w:id="2015378778">
      <w:marLeft w:val="480"/>
      <w:marRight w:val="0"/>
      <w:marTop w:val="0"/>
      <w:marBottom w:val="0"/>
      <w:divBdr>
        <w:top w:val="none" w:sz="0" w:space="0" w:color="auto"/>
        <w:left w:val="none" w:sz="0" w:space="0" w:color="auto"/>
        <w:bottom w:val="none" w:sz="0" w:space="0" w:color="auto"/>
        <w:right w:val="none" w:sz="0" w:space="0" w:color="auto"/>
      </w:divBdr>
    </w:div>
    <w:div w:id="2015766741">
      <w:marLeft w:val="480"/>
      <w:marRight w:val="0"/>
      <w:marTop w:val="0"/>
      <w:marBottom w:val="0"/>
      <w:divBdr>
        <w:top w:val="none" w:sz="0" w:space="0" w:color="auto"/>
        <w:left w:val="none" w:sz="0" w:space="0" w:color="auto"/>
        <w:bottom w:val="none" w:sz="0" w:space="0" w:color="auto"/>
        <w:right w:val="none" w:sz="0" w:space="0" w:color="auto"/>
      </w:divBdr>
    </w:div>
    <w:div w:id="2016371261">
      <w:marLeft w:val="480"/>
      <w:marRight w:val="0"/>
      <w:marTop w:val="0"/>
      <w:marBottom w:val="0"/>
      <w:divBdr>
        <w:top w:val="none" w:sz="0" w:space="0" w:color="auto"/>
        <w:left w:val="none" w:sz="0" w:space="0" w:color="auto"/>
        <w:bottom w:val="none" w:sz="0" w:space="0" w:color="auto"/>
        <w:right w:val="none" w:sz="0" w:space="0" w:color="auto"/>
      </w:divBdr>
    </w:div>
    <w:div w:id="2017026656">
      <w:marLeft w:val="480"/>
      <w:marRight w:val="0"/>
      <w:marTop w:val="0"/>
      <w:marBottom w:val="0"/>
      <w:divBdr>
        <w:top w:val="none" w:sz="0" w:space="0" w:color="auto"/>
        <w:left w:val="none" w:sz="0" w:space="0" w:color="auto"/>
        <w:bottom w:val="none" w:sz="0" w:space="0" w:color="auto"/>
        <w:right w:val="none" w:sz="0" w:space="0" w:color="auto"/>
      </w:divBdr>
    </w:div>
    <w:div w:id="2017272050">
      <w:marLeft w:val="480"/>
      <w:marRight w:val="0"/>
      <w:marTop w:val="0"/>
      <w:marBottom w:val="0"/>
      <w:divBdr>
        <w:top w:val="none" w:sz="0" w:space="0" w:color="auto"/>
        <w:left w:val="none" w:sz="0" w:space="0" w:color="auto"/>
        <w:bottom w:val="none" w:sz="0" w:space="0" w:color="auto"/>
        <w:right w:val="none" w:sz="0" w:space="0" w:color="auto"/>
      </w:divBdr>
    </w:div>
    <w:div w:id="2017805333">
      <w:marLeft w:val="480"/>
      <w:marRight w:val="0"/>
      <w:marTop w:val="0"/>
      <w:marBottom w:val="0"/>
      <w:divBdr>
        <w:top w:val="none" w:sz="0" w:space="0" w:color="auto"/>
        <w:left w:val="none" w:sz="0" w:space="0" w:color="auto"/>
        <w:bottom w:val="none" w:sz="0" w:space="0" w:color="auto"/>
        <w:right w:val="none" w:sz="0" w:space="0" w:color="auto"/>
      </w:divBdr>
    </w:div>
    <w:div w:id="2018271288">
      <w:marLeft w:val="480"/>
      <w:marRight w:val="0"/>
      <w:marTop w:val="0"/>
      <w:marBottom w:val="0"/>
      <w:divBdr>
        <w:top w:val="none" w:sz="0" w:space="0" w:color="auto"/>
        <w:left w:val="none" w:sz="0" w:space="0" w:color="auto"/>
        <w:bottom w:val="none" w:sz="0" w:space="0" w:color="auto"/>
        <w:right w:val="none" w:sz="0" w:space="0" w:color="auto"/>
      </w:divBdr>
    </w:div>
    <w:div w:id="2018576353">
      <w:marLeft w:val="480"/>
      <w:marRight w:val="0"/>
      <w:marTop w:val="0"/>
      <w:marBottom w:val="0"/>
      <w:divBdr>
        <w:top w:val="none" w:sz="0" w:space="0" w:color="auto"/>
        <w:left w:val="none" w:sz="0" w:space="0" w:color="auto"/>
        <w:bottom w:val="none" w:sz="0" w:space="0" w:color="auto"/>
        <w:right w:val="none" w:sz="0" w:space="0" w:color="auto"/>
      </w:divBdr>
    </w:div>
    <w:div w:id="2018918500">
      <w:marLeft w:val="480"/>
      <w:marRight w:val="0"/>
      <w:marTop w:val="0"/>
      <w:marBottom w:val="0"/>
      <w:divBdr>
        <w:top w:val="none" w:sz="0" w:space="0" w:color="auto"/>
        <w:left w:val="none" w:sz="0" w:space="0" w:color="auto"/>
        <w:bottom w:val="none" w:sz="0" w:space="0" w:color="auto"/>
        <w:right w:val="none" w:sz="0" w:space="0" w:color="auto"/>
      </w:divBdr>
    </w:div>
    <w:div w:id="2018920689">
      <w:marLeft w:val="480"/>
      <w:marRight w:val="0"/>
      <w:marTop w:val="0"/>
      <w:marBottom w:val="0"/>
      <w:divBdr>
        <w:top w:val="none" w:sz="0" w:space="0" w:color="auto"/>
        <w:left w:val="none" w:sz="0" w:space="0" w:color="auto"/>
        <w:bottom w:val="none" w:sz="0" w:space="0" w:color="auto"/>
        <w:right w:val="none" w:sz="0" w:space="0" w:color="auto"/>
      </w:divBdr>
    </w:div>
    <w:div w:id="2018920921">
      <w:marLeft w:val="480"/>
      <w:marRight w:val="0"/>
      <w:marTop w:val="0"/>
      <w:marBottom w:val="0"/>
      <w:divBdr>
        <w:top w:val="none" w:sz="0" w:space="0" w:color="auto"/>
        <w:left w:val="none" w:sz="0" w:space="0" w:color="auto"/>
        <w:bottom w:val="none" w:sz="0" w:space="0" w:color="auto"/>
        <w:right w:val="none" w:sz="0" w:space="0" w:color="auto"/>
      </w:divBdr>
    </w:div>
    <w:div w:id="2019387906">
      <w:marLeft w:val="480"/>
      <w:marRight w:val="0"/>
      <w:marTop w:val="0"/>
      <w:marBottom w:val="0"/>
      <w:divBdr>
        <w:top w:val="none" w:sz="0" w:space="0" w:color="auto"/>
        <w:left w:val="none" w:sz="0" w:space="0" w:color="auto"/>
        <w:bottom w:val="none" w:sz="0" w:space="0" w:color="auto"/>
        <w:right w:val="none" w:sz="0" w:space="0" w:color="auto"/>
      </w:divBdr>
    </w:div>
    <w:div w:id="2020109859">
      <w:marLeft w:val="480"/>
      <w:marRight w:val="0"/>
      <w:marTop w:val="0"/>
      <w:marBottom w:val="0"/>
      <w:divBdr>
        <w:top w:val="none" w:sz="0" w:space="0" w:color="auto"/>
        <w:left w:val="none" w:sz="0" w:space="0" w:color="auto"/>
        <w:bottom w:val="none" w:sz="0" w:space="0" w:color="auto"/>
        <w:right w:val="none" w:sz="0" w:space="0" w:color="auto"/>
      </w:divBdr>
    </w:div>
    <w:div w:id="2020234785">
      <w:marLeft w:val="480"/>
      <w:marRight w:val="0"/>
      <w:marTop w:val="0"/>
      <w:marBottom w:val="0"/>
      <w:divBdr>
        <w:top w:val="none" w:sz="0" w:space="0" w:color="auto"/>
        <w:left w:val="none" w:sz="0" w:space="0" w:color="auto"/>
        <w:bottom w:val="none" w:sz="0" w:space="0" w:color="auto"/>
        <w:right w:val="none" w:sz="0" w:space="0" w:color="auto"/>
      </w:divBdr>
    </w:div>
    <w:div w:id="2020883651">
      <w:marLeft w:val="480"/>
      <w:marRight w:val="0"/>
      <w:marTop w:val="0"/>
      <w:marBottom w:val="0"/>
      <w:divBdr>
        <w:top w:val="none" w:sz="0" w:space="0" w:color="auto"/>
        <w:left w:val="none" w:sz="0" w:space="0" w:color="auto"/>
        <w:bottom w:val="none" w:sz="0" w:space="0" w:color="auto"/>
        <w:right w:val="none" w:sz="0" w:space="0" w:color="auto"/>
      </w:divBdr>
    </w:div>
    <w:div w:id="2021078345">
      <w:marLeft w:val="480"/>
      <w:marRight w:val="0"/>
      <w:marTop w:val="0"/>
      <w:marBottom w:val="0"/>
      <w:divBdr>
        <w:top w:val="none" w:sz="0" w:space="0" w:color="auto"/>
        <w:left w:val="none" w:sz="0" w:space="0" w:color="auto"/>
        <w:bottom w:val="none" w:sz="0" w:space="0" w:color="auto"/>
        <w:right w:val="none" w:sz="0" w:space="0" w:color="auto"/>
      </w:divBdr>
    </w:div>
    <w:div w:id="2021589659">
      <w:marLeft w:val="480"/>
      <w:marRight w:val="0"/>
      <w:marTop w:val="0"/>
      <w:marBottom w:val="0"/>
      <w:divBdr>
        <w:top w:val="none" w:sz="0" w:space="0" w:color="auto"/>
        <w:left w:val="none" w:sz="0" w:space="0" w:color="auto"/>
        <w:bottom w:val="none" w:sz="0" w:space="0" w:color="auto"/>
        <w:right w:val="none" w:sz="0" w:space="0" w:color="auto"/>
      </w:divBdr>
    </w:div>
    <w:div w:id="2021736277">
      <w:marLeft w:val="480"/>
      <w:marRight w:val="0"/>
      <w:marTop w:val="0"/>
      <w:marBottom w:val="0"/>
      <w:divBdr>
        <w:top w:val="none" w:sz="0" w:space="0" w:color="auto"/>
        <w:left w:val="none" w:sz="0" w:space="0" w:color="auto"/>
        <w:bottom w:val="none" w:sz="0" w:space="0" w:color="auto"/>
        <w:right w:val="none" w:sz="0" w:space="0" w:color="auto"/>
      </w:divBdr>
    </w:div>
    <w:div w:id="2021852311">
      <w:marLeft w:val="480"/>
      <w:marRight w:val="0"/>
      <w:marTop w:val="0"/>
      <w:marBottom w:val="0"/>
      <w:divBdr>
        <w:top w:val="none" w:sz="0" w:space="0" w:color="auto"/>
        <w:left w:val="none" w:sz="0" w:space="0" w:color="auto"/>
        <w:bottom w:val="none" w:sz="0" w:space="0" w:color="auto"/>
        <w:right w:val="none" w:sz="0" w:space="0" w:color="auto"/>
      </w:divBdr>
    </w:div>
    <w:div w:id="2022077828">
      <w:marLeft w:val="480"/>
      <w:marRight w:val="0"/>
      <w:marTop w:val="0"/>
      <w:marBottom w:val="0"/>
      <w:divBdr>
        <w:top w:val="none" w:sz="0" w:space="0" w:color="auto"/>
        <w:left w:val="none" w:sz="0" w:space="0" w:color="auto"/>
        <w:bottom w:val="none" w:sz="0" w:space="0" w:color="auto"/>
        <w:right w:val="none" w:sz="0" w:space="0" w:color="auto"/>
      </w:divBdr>
    </w:div>
    <w:div w:id="2023513005">
      <w:marLeft w:val="480"/>
      <w:marRight w:val="0"/>
      <w:marTop w:val="0"/>
      <w:marBottom w:val="0"/>
      <w:divBdr>
        <w:top w:val="none" w:sz="0" w:space="0" w:color="auto"/>
        <w:left w:val="none" w:sz="0" w:space="0" w:color="auto"/>
        <w:bottom w:val="none" w:sz="0" w:space="0" w:color="auto"/>
        <w:right w:val="none" w:sz="0" w:space="0" w:color="auto"/>
      </w:divBdr>
    </w:div>
    <w:div w:id="2023780400">
      <w:marLeft w:val="480"/>
      <w:marRight w:val="0"/>
      <w:marTop w:val="0"/>
      <w:marBottom w:val="0"/>
      <w:divBdr>
        <w:top w:val="none" w:sz="0" w:space="0" w:color="auto"/>
        <w:left w:val="none" w:sz="0" w:space="0" w:color="auto"/>
        <w:bottom w:val="none" w:sz="0" w:space="0" w:color="auto"/>
        <w:right w:val="none" w:sz="0" w:space="0" w:color="auto"/>
      </w:divBdr>
    </w:div>
    <w:div w:id="2024281414">
      <w:marLeft w:val="480"/>
      <w:marRight w:val="0"/>
      <w:marTop w:val="0"/>
      <w:marBottom w:val="0"/>
      <w:divBdr>
        <w:top w:val="none" w:sz="0" w:space="0" w:color="auto"/>
        <w:left w:val="none" w:sz="0" w:space="0" w:color="auto"/>
        <w:bottom w:val="none" w:sz="0" w:space="0" w:color="auto"/>
        <w:right w:val="none" w:sz="0" w:space="0" w:color="auto"/>
      </w:divBdr>
    </w:div>
    <w:div w:id="2024434878">
      <w:marLeft w:val="480"/>
      <w:marRight w:val="0"/>
      <w:marTop w:val="0"/>
      <w:marBottom w:val="0"/>
      <w:divBdr>
        <w:top w:val="none" w:sz="0" w:space="0" w:color="auto"/>
        <w:left w:val="none" w:sz="0" w:space="0" w:color="auto"/>
        <w:bottom w:val="none" w:sz="0" w:space="0" w:color="auto"/>
        <w:right w:val="none" w:sz="0" w:space="0" w:color="auto"/>
      </w:divBdr>
    </w:div>
    <w:div w:id="2024621859">
      <w:marLeft w:val="480"/>
      <w:marRight w:val="0"/>
      <w:marTop w:val="0"/>
      <w:marBottom w:val="0"/>
      <w:divBdr>
        <w:top w:val="none" w:sz="0" w:space="0" w:color="auto"/>
        <w:left w:val="none" w:sz="0" w:space="0" w:color="auto"/>
        <w:bottom w:val="none" w:sz="0" w:space="0" w:color="auto"/>
        <w:right w:val="none" w:sz="0" w:space="0" w:color="auto"/>
      </w:divBdr>
    </w:div>
    <w:div w:id="2025593019">
      <w:marLeft w:val="480"/>
      <w:marRight w:val="0"/>
      <w:marTop w:val="0"/>
      <w:marBottom w:val="0"/>
      <w:divBdr>
        <w:top w:val="none" w:sz="0" w:space="0" w:color="auto"/>
        <w:left w:val="none" w:sz="0" w:space="0" w:color="auto"/>
        <w:bottom w:val="none" w:sz="0" w:space="0" w:color="auto"/>
        <w:right w:val="none" w:sz="0" w:space="0" w:color="auto"/>
      </w:divBdr>
    </w:div>
    <w:div w:id="2025597255">
      <w:marLeft w:val="480"/>
      <w:marRight w:val="0"/>
      <w:marTop w:val="0"/>
      <w:marBottom w:val="0"/>
      <w:divBdr>
        <w:top w:val="none" w:sz="0" w:space="0" w:color="auto"/>
        <w:left w:val="none" w:sz="0" w:space="0" w:color="auto"/>
        <w:bottom w:val="none" w:sz="0" w:space="0" w:color="auto"/>
        <w:right w:val="none" w:sz="0" w:space="0" w:color="auto"/>
      </w:divBdr>
    </w:div>
    <w:div w:id="2026587390">
      <w:marLeft w:val="480"/>
      <w:marRight w:val="0"/>
      <w:marTop w:val="0"/>
      <w:marBottom w:val="0"/>
      <w:divBdr>
        <w:top w:val="none" w:sz="0" w:space="0" w:color="auto"/>
        <w:left w:val="none" w:sz="0" w:space="0" w:color="auto"/>
        <w:bottom w:val="none" w:sz="0" w:space="0" w:color="auto"/>
        <w:right w:val="none" w:sz="0" w:space="0" w:color="auto"/>
      </w:divBdr>
    </w:div>
    <w:div w:id="2026638234">
      <w:marLeft w:val="480"/>
      <w:marRight w:val="0"/>
      <w:marTop w:val="0"/>
      <w:marBottom w:val="0"/>
      <w:divBdr>
        <w:top w:val="none" w:sz="0" w:space="0" w:color="auto"/>
        <w:left w:val="none" w:sz="0" w:space="0" w:color="auto"/>
        <w:bottom w:val="none" w:sz="0" w:space="0" w:color="auto"/>
        <w:right w:val="none" w:sz="0" w:space="0" w:color="auto"/>
      </w:divBdr>
    </w:div>
    <w:div w:id="2026783466">
      <w:marLeft w:val="480"/>
      <w:marRight w:val="0"/>
      <w:marTop w:val="0"/>
      <w:marBottom w:val="0"/>
      <w:divBdr>
        <w:top w:val="none" w:sz="0" w:space="0" w:color="auto"/>
        <w:left w:val="none" w:sz="0" w:space="0" w:color="auto"/>
        <w:bottom w:val="none" w:sz="0" w:space="0" w:color="auto"/>
        <w:right w:val="none" w:sz="0" w:space="0" w:color="auto"/>
      </w:divBdr>
    </w:div>
    <w:div w:id="2027290800">
      <w:marLeft w:val="480"/>
      <w:marRight w:val="0"/>
      <w:marTop w:val="0"/>
      <w:marBottom w:val="0"/>
      <w:divBdr>
        <w:top w:val="none" w:sz="0" w:space="0" w:color="auto"/>
        <w:left w:val="none" w:sz="0" w:space="0" w:color="auto"/>
        <w:bottom w:val="none" w:sz="0" w:space="0" w:color="auto"/>
        <w:right w:val="none" w:sz="0" w:space="0" w:color="auto"/>
      </w:divBdr>
    </w:div>
    <w:div w:id="2027442014">
      <w:marLeft w:val="480"/>
      <w:marRight w:val="0"/>
      <w:marTop w:val="0"/>
      <w:marBottom w:val="0"/>
      <w:divBdr>
        <w:top w:val="none" w:sz="0" w:space="0" w:color="auto"/>
        <w:left w:val="none" w:sz="0" w:space="0" w:color="auto"/>
        <w:bottom w:val="none" w:sz="0" w:space="0" w:color="auto"/>
        <w:right w:val="none" w:sz="0" w:space="0" w:color="auto"/>
      </w:divBdr>
    </w:div>
    <w:div w:id="2027556104">
      <w:marLeft w:val="480"/>
      <w:marRight w:val="0"/>
      <w:marTop w:val="0"/>
      <w:marBottom w:val="0"/>
      <w:divBdr>
        <w:top w:val="none" w:sz="0" w:space="0" w:color="auto"/>
        <w:left w:val="none" w:sz="0" w:space="0" w:color="auto"/>
        <w:bottom w:val="none" w:sz="0" w:space="0" w:color="auto"/>
        <w:right w:val="none" w:sz="0" w:space="0" w:color="auto"/>
      </w:divBdr>
    </w:div>
    <w:div w:id="2027903162">
      <w:marLeft w:val="480"/>
      <w:marRight w:val="0"/>
      <w:marTop w:val="0"/>
      <w:marBottom w:val="0"/>
      <w:divBdr>
        <w:top w:val="none" w:sz="0" w:space="0" w:color="auto"/>
        <w:left w:val="none" w:sz="0" w:space="0" w:color="auto"/>
        <w:bottom w:val="none" w:sz="0" w:space="0" w:color="auto"/>
        <w:right w:val="none" w:sz="0" w:space="0" w:color="auto"/>
      </w:divBdr>
    </w:div>
    <w:div w:id="2028019114">
      <w:marLeft w:val="480"/>
      <w:marRight w:val="0"/>
      <w:marTop w:val="0"/>
      <w:marBottom w:val="0"/>
      <w:divBdr>
        <w:top w:val="none" w:sz="0" w:space="0" w:color="auto"/>
        <w:left w:val="none" w:sz="0" w:space="0" w:color="auto"/>
        <w:bottom w:val="none" w:sz="0" w:space="0" w:color="auto"/>
        <w:right w:val="none" w:sz="0" w:space="0" w:color="auto"/>
      </w:divBdr>
    </w:div>
    <w:div w:id="2028864553">
      <w:marLeft w:val="480"/>
      <w:marRight w:val="0"/>
      <w:marTop w:val="0"/>
      <w:marBottom w:val="0"/>
      <w:divBdr>
        <w:top w:val="none" w:sz="0" w:space="0" w:color="auto"/>
        <w:left w:val="none" w:sz="0" w:space="0" w:color="auto"/>
        <w:bottom w:val="none" w:sz="0" w:space="0" w:color="auto"/>
        <w:right w:val="none" w:sz="0" w:space="0" w:color="auto"/>
      </w:divBdr>
    </w:div>
    <w:div w:id="2030327171">
      <w:marLeft w:val="480"/>
      <w:marRight w:val="0"/>
      <w:marTop w:val="0"/>
      <w:marBottom w:val="0"/>
      <w:divBdr>
        <w:top w:val="none" w:sz="0" w:space="0" w:color="auto"/>
        <w:left w:val="none" w:sz="0" w:space="0" w:color="auto"/>
        <w:bottom w:val="none" w:sz="0" w:space="0" w:color="auto"/>
        <w:right w:val="none" w:sz="0" w:space="0" w:color="auto"/>
      </w:divBdr>
    </w:div>
    <w:div w:id="2030333045">
      <w:marLeft w:val="480"/>
      <w:marRight w:val="0"/>
      <w:marTop w:val="0"/>
      <w:marBottom w:val="0"/>
      <w:divBdr>
        <w:top w:val="none" w:sz="0" w:space="0" w:color="auto"/>
        <w:left w:val="none" w:sz="0" w:space="0" w:color="auto"/>
        <w:bottom w:val="none" w:sz="0" w:space="0" w:color="auto"/>
        <w:right w:val="none" w:sz="0" w:space="0" w:color="auto"/>
      </w:divBdr>
    </w:div>
    <w:div w:id="2030791571">
      <w:marLeft w:val="480"/>
      <w:marRight w:val="0"/>
      <w:marTop w:val="0"/>
      <w:marBottom w:val="0"/>
      <w:divBdr>
        <w:top w:val="none" w:sz="0" w:space="0" w:color="auto"/>
        <w:left w:val="none" w:sz="0" w:space="0" w:color="auto"/>
        <w:bottom w:val="none" w:sz="0" w:space="0" w:color="auto"/>
        <w:right w:val="none" w:sz="0" w:space="0" w:color="auto"/>
      </w:divBdr>
    </w:div>
    <w:div w:id="2030907736">
      <w:marLeft w:val="480"/>
      <w:marRight w:val="0"/>
      <w:marTop w:val="0"/>
      <w:marBottom w:val="0"/>
      <w:divBdr>
        <w:top w:val="none" w:sz="0" w:space="0" w:color="auto"/>
        <w:left w:val="none" w:sz="0" w:space="0" w:color="auto"/>
        <w:bottom w:val="none" w:sz="0" w:space="0" w:color="auto"/>
        <w:right w:val="none" w:sz="0" w:space="0" w:color="auto"/>
      </w:divBdr>
    </w:div>
    <w:div w:id="2030913560">
      <w:marLeft w:val="480"/>
      <w:marRight w:val="0"/>
      <w:marTop w:val="0"/>
      <w:marBottom w:val="0"/>
      <w:divBdr>
        <w:top w:val="none" w:sz="0" w:space="0" w:color="auto"/>
        <w:left w:val="none" w:sz="0" w:space="0" w:color="auto"/>
        <w:bottom w:val="none" w:sz="0" w:space="0" w:color="auto"/>
        <w:right w:val="none" w:sz="0" w:space="0" w:color="auto"/>
      </w:divBdr>
    </w:div>
    <w:div w:id="2031252234">
      <w:marLeft w:val="480"/>
      <w:marRight w:val="0"/>
      <w:marTop w:val="0"/>
      <w:marBottom w:val="0"/>
      <w:divBdr>
        <w:top w:val="none" w:sz="0" w:space="0" w:color="auto"/>
        <w:left w:val="none" w:sz="0" w:space="0" w:color="auto"/>
        <w:bottom w:val="none" w:sz="0" w:space="0" w:color="auto"/>
        <w:right w:val="none" w:sz="0" w:space="0" w:color="auto"/>
      </w:divBdr>
    </w:div>
    <w:div w:id="2031485016">
      <w:marLeft w:val="480"/>
      <w:marRight w:val="0"/>
      <w:marTop w:val="0"/>
      <w:marBottom w:val="0"/>
      <w:divBdr>
        <w:top w:val="none" w:sz="0" w:space="0" w:color="auto"/>
        <w:left w:val="none" w:sz="0" w:space="0" w:color="auto"/>
        <w:bottom w:val="none" w:sz="0" w:space="0" w:color="auto"/>
        <w:right w:val="none" w:sz="0" w:space="0" w:color="auto"/>
      </w:divBdr>
    </w:div>
    <w:div w:id="2032536518">
      <w:marLeft w:val="480"/>
      <w:marRight w:val="0"/>
      <w:marTop w:val="0"/>
      <w:marBottom w:val="0"/>
      <w:divBdr>
        <w:top w:val="none" w:sz="0" w:space="0" w:color="auto"/>
        <w:left w:val="none" w:sz="0" w:space="0" w:color="auto"/>
        <w:bottom w:val="none" w:sz="0" w:space="0" w:color="auto"/>
        <w:right w:val="none" w:sz="0" w:space="0" w:color="auto"/>
      </w:divBdr>
    </w:div>
    <w:div w:id="2033068491">
      <w:marLeft w:val="480"/>
      <w:marRight w:val="0"/>
      <w:marTop w:val="0"/>
      <w:marBottom w:val="0"/>
      <w:divBdr>
        <w:top w:val="none" w:sz="0" w:space="0" w:color="auto"/>
        <w:left w:val="none" w:sz="0" w:space="0" w:color="auto"/>
        <w:bottom w:val="none" w:sz="0" w:space="0" w:color="auto"/>
        <w:right w:val="none" w:sz="0" w:space="0" w:color="auto"/>
      </w:divBdr>
    </w:div>
    <w:div w:id="2033263671">
      <w:marLeft w:val="480"/>
      <w:marRight w:val="0"/>
      <w:marTop w:val="0"/>
      <w:marBottom w:val="0"/>
      <w:divBdr>
        <w:top w:val="none" w:sz="0" w:space="0" w:color="auto"/>
        <w:left w:val="none" w:sz="0" w:space="0" w:color="auto"/>
        <w:bottom w:val="none" w:sz="0" w:space="0" w:color="auto"/>
        <w:right w:val="none" w:sz="0" w:space="0" w:color="auto"/>
      </w:divBdr>
    </w:div>
    <w:div w:id="2033916577">
      <w:marLeft w:val="480"/>
      <w:marRight w:val="0"/>
      <w:marTop w:val="0"/>
      <w:marBottom w:val="0"/>
      <w:divBdr>
        <w:top w:val="none" w:sz="0" w:space="0" w:color="auto"/>
        <w:left w:val="none" w:sz="0" w:space="0" w:color="auto"/>
        <w:bottom w:val="none" w:sz="0" w:space="0" w:color="auto"/>
        <w:right w:val="none" w:sz="0" w:space="0" w:color="auto"/>
      </w:divBdr>
    </w:div>
    <w:div w:id="2034069923">
      <w:marLeft w:val="480"/>
      <w:marRight w:val="0"/>
      <w:marTop w:val="0"/>
      <w:marBottom w:val="0"/>
      <w:divBdr>
        <w:top w:val="none" w:sz="0" w:space="0" w:color="auto"/>
        <w:left w:val="none" w:sz="0" w:space="0" w:color="auto"/>
        <w:bottom w:val="none" w:sz="0" w:space="0" w:color="auto"/>
        <w:right w:val="none" w:sz="0" w:space="0" w:color="auto"/>
      </w:divBdr>
    </w:div>
    <w:div w:id="2034071064">
      <w:marLeft w:val="480"/>
      <w:marRight w:val="0"/>
      <w:marTop w:val="0"/>
      <w:marBottom w:val="0"/>
      <w:divBdr>
        <w:top w:val="none" w:sz="0" w:space="0" w:color="auto"/>
        <w:left w:val="none" w:sz="0" w:space="0" w:color="auto"/>
        <w:bottom w:val="none" w:sz="0" w:space="0" w:color="auto"/>
        <w:right w:val="none" w:sz="0" w:space="0" w:color="auto"/>
      </w:divBdr>
    </w:div>
    <w:div w:id="2034379374">
      <w:marLeft w:val="480"/>
      <w:marRight w:val="0"/>
      <w:marTop w:val="0"/>
      <w:marBottom w:val="0"/>
      <w:divBdr>
        <w:top w:val="none" w:sz="0" w:space="0" w:color="auto"/>
        <w:left w:val="none" w:sz="0" w:space="0" w:color="auto"/>
        <w:bottom w:val="none" w:sz="0" w:space="0" w:color="auto"/>
        <w:right w:val="none" w:sz="0" w:space="0" w:color="auto"/>
      </w:divBdr>
    </w:div>
    <w:div w:id="2034532238">
      <w:marLeft w:val="480"/>
      <w:marRight w:val="0"/>
      <w:marTop w:val="0"/>
      <w:marBottom w:val="0"/>
      <w:divBdr>
        <w:top w:val="none" w:sz="0" w:space="0" w:color="auto"/>
        <w:left w:val="none" w:sz="0" w:space="0" w:color="auto"/>
        <w:bottom w:val="none" w:sz="0" w:space="0" w:color="auto"/>
        <w:right w:val="none" w:sz="0" w:space="0" w:color="auto"/>
      </w:divBdr>
    </w:div>
    <w:div w:id="2034915855">
      <w:marLeft w:val="480"/>
      <w:marRight w:val="0"/>
      <w:marTop w:val="0"/>
      <w:marBottom w:val="0"/>
      <w:divBdr>
        <w:top w:val="none" w:sz="0" w:space="0" w:color="auto"/>
        <w:left w:val="none" w:sz="0" w:space="0" w:color="auto"/>
        <w:bottom w:val="none" w:sz="0" w:space="0" w:color="auto"/>
        <w:right w:val="none" w:sz="0" w:space="0" w:color="auto"/>
      </w:divBdr>
    </w:div>
    <w:div w:id="2035033876">
      <w:marLeft w:val="480"/>
      <w:marRight w:val="0"/>
      <w:marTop w:val="0"/>
      <w:marBottom w:val="0"/>
      <w:divBdr>
        <w:top w:val="none" w:sz="0" w:space="0" w:color="auto"/>
        <w:left w:val="none" w:sz="0" w:space="0" w:color="auto"/>
        <w:bottom w:val="none" w:sz="0" w:space="0" w:color="auto"/>
        <w:right w:val="none" w:sz="0" w:space="0" w:color="auto"/>
      </w:divBdr>
    </w:div>
    <w:div w:id="2035228190">
      <w:marLeft w:val="480"/>
      <w:marRight w:val="0"/>
      <w:marTop w:val="0"/>
      <w:marBottom w:val="0"/>
      <w:divBdr>
        <w:top w:val="none" w:sz="0" w:space="0" w:color="auto"/>
        <w:left w:val="none" w:sz="0" w:space="0" w:color="auto"/>
        <w:bottom w:val="none" w:sz="0" w:space="0" w:color="auto"/>
        <w:right w:val="none" w:sz="0" w:space="0" w:color="auto"/>
      </w:divBdr>
    </w:div>
    <w:div w:id="2035422417">
      <w:marLeft w:val="480"/>
      <w:marRight w:val="0"/>
      <w:marTop w:val="0"/>
      <w:marBottom w:val="0"/>
      <w:divBdr>
        <w:top w:val="none" w:sz="0" w:space="0" w:color="auto"/>
        <w:left w:val="none" w:sz="0" w:space="0" w:color="auto"/>
        <w:bottom w:val="none" w:sz="0" w:space="0" w:color="auto"/>
        <w:right w:val="none" w:sz="0" w:space="0" w:color="auto"/>
      </w:divBdr>
    </w:div>
    <w:div w:id="2035769976">
      <w:marLeft w:val="480"/>
      <w:marRight w:val="0"/>
      <w:marTop w:val="0"/>
      <w:marBottom w:val="0"/>
      <w:divBdr>
        <w:top w:val="none" w:sz="0" w:space="0" w:color="auto"/>
        <w:left w:val="none" w:sz="0" w:space="0" w:color="auto"/>
        <w:bottom w:val="none" w:sz="0" w:space="0" w:color="auto"/>
        <w:right w:val="none" w:sz="0" w:space="0" w:color="auto"/>
      </w:divBdr>
    </w:div>
    <w:div w:id="2036032585">
      <w:marLeft w:val="480"/>
      <w:marRight w:val="0"/>
      <w:marTop w:val="0"/>
      <w:marBottom w:val="0"/>
      <w:divBdr>
        <w:top w:val="none" w:sz="0" w:space="0" w:color="auto"/>
        <w:left w:val="none" w:sz="0" w:space="0" w:color="auto"/>
        <w:bottom w:val="none" w:sz="0" w:space="0" w:color="auto"/>
        <w:right w:val="none" w:sz="0" w:space="0" w:color="auto"/>
      </w:divBdr>
    </w:div>
    <w:div w:id="2036073599">
      <w:marLeft w:val="480"/>
      <w:marRight w:val="0"/>
      <w:marTop w:val="0"/>
      <w:marBottom w:val="0"/>
      <w:divBdr>
        <w:top w:val="none" w:sz="0" w:space="0" w:color="auto"/>
        <w:left w:val="none" w:sz="0" w:space="0" w:color="auto"/>
        <w:bottom w:val="none" w:sz="0" w:space="0" w:color="auto"/>
        <w:right w:val="none" w:sz="0" w:space="0" w:color="auto"/>
      </w:divBdr>
    </w:div>
    <w:div w:id="2036155032">
      <w:marLeft w:val="480"/>
      <w:marRight w:val="0"/>
      <w:marTop w:val="0"/>
      <w:marBottom w:val="0"/>
      <w:divBdr>
        <w:top w:val="none" w:sz="0" w:space="0" w:color="auto"/>
        <w:left w:val="none" w:sz="0" w:space="0" w:color="auto"/>
        <w:bottom w:val="none" w:sz="0" w:space="0" w:color="auto"/>
        <w:right w:val="none" w:sz="0" w:space="0" w:color="auto"/>
      </w:divBdr>
    </w:div>
    <w:div w:id="2036466972">
      <w:marLeft w:val="480"/>
      <w:marRight w:val="0"/>
      <w:marTop w:val="0"/>
      <w:marBottom w:val="0"/>
      <w:divBdr>
        <w:top w:val="none" w:sz="0" w:space="0" w:color="auto"/>
        <w:left w:val="none" w:sz="0" w:space="0" w:color="auto"/>
        <w:bottom w:val="none" w:sz="0" w:space="0" w:color="auto"/>
        <w:right w:val="none" w:sz="0" w:space="0" w:color="auto"/>
      </w:divBdr>
    </w:div>
    <w:div w:id="2037268360">
      <w:marLeft w:val="480"/>
      <w:marRight w:val="0"/>
      <w:marTop w:val="0"/>
      <w:marBottom w:val="0"/>
      <w:divBdr>
        <w:top w:val="none" w:sz="0" w:space="0" w:color="auto"/>
        <w:left w:val="none" w:sz="0" w:space="0" w:color="auto"/>
        <w:bottom w:val="none" w:sz="0" w:space="0" w:color="auto"/>
        <w:right w:val="none" w:sz="0" w:space="0" w:color="auto"/>
      </w:divBdr>
    </w:div>
    <w:div w:id="2037847461">
      <w:marLeft w:val="480"/>
      <w:marRight w:val="0"/>
      <w:marTop w:val="0"/>
      <w:marBottom w:val="0"/>
      <w:divBdr>
        <w:top w:val="none" w:sz="0" w:space="0" w:color="auto"/>
        <w:left w:val="none" w:sz="0" w:space="0" w:color="auto"/>
        <w:bottom w:val="none" w:sz="0" w:space="0" w:color="auto"/>
        <w:right w:val="none" w:sz="0" w:space="0" w:color="auto"/>
      </w:divBdr>
    </w:div>
    <w:div w:id="2038237698">
      <w:marLeft w:val="480"/>
      <w:marRight w:val="0"/>
      <w:marTop w:val="0"/>
      <w:marBottom w:val="0"/>
      <w:divBdr>
        <w:top w:val="none" w:sz="0" w:space="0" w:color="auto"/>
        <w:left w:val="none" w:sz="0" w:space="0" w:color="auto"/>
        <w:bottom w:val="none" w:sz="0" w:space="0" w:color="auto"/>
        <w:right w:val="none" w:sz="0" w:space="0" w:color="auto"/>
      </w:divBdr>
    </w:div>
    <w:div w:id="2038499872">
      <w:marLeft w:val="480"/>
      <w:marRight w:val="0"/>
      <w:marTop w:val="0"/>
      <w:marBottom w:val="0"/>
      <w:divBdr>
        <w:top w:val="none" w:sz="0" w:space="0" w:color="auto"/>
        <w:left w:val="none" w:sz="0" w:space="0" w:color="auto"/>
        <w:bottom w:val="none" w:sz="0" w:space="0" w:color="auto"/>
        <w:right w:val="none" w:sz="0" w:space="0" w:color="auto"/>
      </w:divBdr>
    </w:div>
    <w:div w:id="2038502359">
      <w:marLeft w:val="480"/>
      <w:marRight w:val="0"/>
      <w:marTop w:val="0"/>
      <w:marBottom w:val="0"/>
      <w:divBdr>
        <w:top w:val="none" w:sz="0" w:space="0" w:color="auto"/>
        <w:left w:val="none" w:sz="0" w:space="0" w:color="auto"/>
        <w:bottom w:val="none" w:sz="0" w:space="0" w:color="auto"/>
        <w:right w:val="none" w:sz="0" w:space="0" w:color="auto"/>
      </w:divBdr>
    </w:div>
    <w:div w:id="2039112984">
      <w:marLeft w:val="480"/>
      <w:marRight w:val="0"/>
      <w:marTop w:val="0"/>
      <w:marBottom w:val="0"/>
      <w:divBdr>
        <w:top w:val="none" w:sz="0" w:space="0" w:color="auto"/>
        <w:left w:val="none" w:sz="0" w:space="0" w:color="auto"/>
        <w:bottom w:val="none" w:sz="0" w:space="0" w:color="auto"/>
        <w:right w:val="none" w:sz="0" w:space="0" w:color="auto"/>
      </w:divBdr>
    </w:div>
    <w:div w:id="2039235546">
      <w:marLeft w:val="480"/>
      <w:marRight w:val="0"/>
      <w:marTop w:val="0"/>
      <w:marBottom w:val="0"/>
      <w:divBdr>
        <w:top w:val="none" w:sz="0" w:space="0" w:color="auto"/>
        <w:left w:val="none" w:sz="0" w:space="0" w:color="auto"/>
        <w:bottom w:val="none" w:sz="0" w:space="0" w:color="auto"/>
        <w:right w:val="none" w:sz="0" w:space="0" w:color="auto"/>
      </w:divBdr>
    </w:div>
    <w:div w:id="2039507348">
      <w:marLeft w:val="480"/>
      <w:marRight w:val="0"/>
      <w:marTop w:val="0"/>
      <w:marBottom w:val="0"/>
      <w:divBdr>
        <w:top w:val="none" w:sz="0" w:space="0" w:color="auto"/>
        <w:left w:val="none" w:sz="0" w:space="0" w:color="auto"/>
        <w:bottom w:val="none" w:sz="0" w:space="0" w:color="auto"/>
        <w:right w:val="none" w:sz="0" w:space="0" w:color="auto"/>
      </w:divBdr>
    </w:div>
    <w:div w:id="2039546343">
      <w:marLeft w:val="480"/>
      <w:marRight w:val="0"/>
      <w:marTop w:val="0"/>
      <w:marBottom w:val="0"/>
      <w:divBdr>
        <w:top w:val="none" w:sz="0" w:space="0" w:color="auto"/>
        <w:left w:val="none" w:sz="0" w:space="0" w:color="auto"/>
        <w:bottom w:val="none" w:sz="0" w:space="0" w:color="auto"/>
        <w:right w:val="none" w:sz="0" w:space="0" w:color="auto"/>
      </w:divBdr>
    </w:div>
    <w:div w:id="2039547878">
      <w:marLeft w:val="480"/>
      <w:marRight w:val="0"/>
      <w:marTop w:val="0"/>
      <w:marBottom w:val="0"/>
      <w:divBdr>
        <w:top w:val="none" w:sz="0" w:space="0" w:color="auto"/>
        <w:left w:val="none" w:sz="0" w:space="0" w:color="auto"/>
        <w:bottom w:val="none" w:sz="0" w:space="0" w:color="auto"/>
        <w:right w:val="none" w:sz="0" w:space="0" w:color="auto"/>
      </w:divBdr>
    </w:div>
    <w:div w:id="2040162762">
      <w:marLeft w:val="480"/>
      <w:marRight w:val="0"/>
      <w:marTop w:val="0"/>
      <w:marBottom w:val="0"/>
      <w:divBdr>
        <w:top w:val="none" w:sz="0" w:space="0" w:color="auto"/>
        <w:left w:val="none" w:sz="0" w:space="0" w:color="auto"/>
        <w:bottom w:val="none" w:sz="0" w:space="0" w:color="auto"/>
        <w:right w:val="none" w:sz="0" w:space="0" w:color="auto"/>
      </w:divBdr>
    </w:div>
    <w:div w:id="2040203106">
      <w:marLeft w:val="480"/>
      <w:marRight w:val="0"/>
      <w:marTop w:val="0"/>
      <w:marBottom w:val="0"/>
      <w:divBdr>
        <w:top w:val="none" w:sz="0" w:space="0" w:color="auto"/>
        <w:left w:val="none" w:sz="0" w:space="0" w:color="auto"/>
        <w:bottom w:val="none" w:sz="0" w:space="0" w:color="auto"/>
        <w:right w:val="none" w:sz="0" w:space="0" w:color="auto"/>
      </w:divBdr>
    </w:div>
    <w:div w:id="2040860177">
      <w:marLeft w:val="480"/>
      <w:marRight w:val="0"/>
      <w:marTop w:val="0"/>
      <w:marBottom w:val="0"/>
      <w:divBdr>
        <w:top w:val="none" w:sz="0" w:space="0" w:color="auto"/>
        <w:left w:val="none" w:sz="0" w:space="0" w:color="auto"/>
        <w:bottom w:val="none" w:sz="0" w:space="0" w:color="auto"/>
        <w:right w:val="none" w:sz="0" w:space="0" w:color="auto"/>
      </w:divBdr>
    </w:div>
    <w:div w:id="2041271518">
      <w:marLeft w:val="480"/>
      <w:marRight w:val="0"/>
      <w:marTop w:val="0"/>
      <w:marBottom w:val="0"/>
      <w:divBdr>
        <w:top w:val="none" w:sz="0" w:space="0" w:color="auto"/>
        <w:left w:val="none" w:sz="0" w:space="0" w:color="auto"/>
        <w:bottom w:val="none" w:sz="0" w:space="0" w:color="auto"/>
        <w:right w:val="none" w:sz="0" w:space="0" w:color="auto"/>
      </w:divBdr>
    </w:div>
    <w:div w:id="2041275973">
      <w:marLeft w:val="480"/>
      <w:marRight w:val="0"/>
      <w:marTop w:val="0"/>
      <w:marBottom w:val="0"/>
      <w:divBdr>
        <w:top w:val="none" w:sz="0" w:space="0" w:color="auto"/>
        <w:left w:val="none" w:sz="0" w:space="0" w:color="auto"/>
        <w:bottom w:val="none" w:sz="0" w:space="0" w:color="auto"/>
        <w:right w:val="none" w:sz="0" w:space="0" w:color="auto"/>
      </w:divBdr>
    </w:div>
    <w:div w:id="2041516647">
      <w:marLeft w:val="480"/>
      <w:marRight w:val="0"/>
      <w:marTop w:val="0"/>
      <w:marBottom w:val="0"/>
      <w:divBdr>
        <w:top w:val="none" w:sz="0" w:space="0" w:color="auto"/>
        <w:left w:val="none" w:sz="0" w:space="0" w:color="auto"/>
        <w:bottom w:val="none" w:sz="0" w:space="0" w:color="auto"/>
        <w:right w:val="none" w:sz="0" w:space="0" w:color="auto"/>
      </w:divBdr>
    </w:div>
    <w:div w:id="2041856502">
      <w:marLeft w:val="480"/>
      <w:marRight w:val="0"/>
      <w:marTop w:val="0"/>
      <w:marBottom w:val="0"/>
      <w:divBdr>
        <w:top w:val="none" w:sz="0" w:space="0" w:color="auto"/>
        <w:left w:val="none" w:sz="0" w:space="0" w:color="auto"/>
        <w:bottom w:val="none" w:sz="0" w:space="0" w:color="auto"/>
        <w:right w:val="none" w:sz="0" w:space="0" w:color="auto"/>
      </w:divBdr>
    </w:div>
    <w:div w:id="2042129029">
      <w:marLeft w:val="480"/>
      <w:marRight w:val="0"/>
      <w:marTop w:val="0"/>
      <w:marBottom w:val="0"/>
      <w:divBdr>
        <w:top w:val="none" w:sz="0" w:space="0" w:color="auto"/>
        <w:left w:val="none" w:sz="0" w:space="0" w:color="auto"/>
        <w:bottom w:val="none" w:sz="0" w:space="0" w:color="auto"/>
        <w:right w:val="none" w:sz="0" w:space="0" w:color="auto"/>
      </w:divBdr>
    </w:div>
    <w:div w:id="2042321893">
      <w:marLeft w:val="480"/>
      <w:marRight w:val="0"/>
      <w:marTop w:val="0"/>
      <w:marBottom w:val="0"/>
      <w:divBdr>
        <w:top w:val="none" w:sz="0" w:space="0" w:color="auto"/>
        <w:left w:val="none" w:sz="0" w:space="0" w:color="auto"/>
        <w:bottom w:val="none" w:sz="0" w:space="0" w:color="auto"/>
        <w:right w:val="none" w:sz="0" w:space="0" w:color="auto"/>
      </w:divBdr>
    </w:div>
    <w:div w:id="2042590554">
      <w:marLeft w:val="480"/>
      <w:marRight w:val="0"/>
      <w:marTop w:val="0"/>
      <w:marBottom w:val="0"/>
      <w:divBdr>
        <w:top w:val="none" w:sz="0" w:space="0" w:color="auto"/>
        <w:left w:val="none" w:sz="0" w:space="0" w:color="auto"/>
        <w:bottom w:val="none" w:sz="0" w:space="0" w:color="auto"/>
        <w:right w:val="none" w:sz="0" w:space="0" w:color="auto"/>
      </w:divBdr>
    </w:div>
    <w:div w:id="2042783233">
      <w:marLeft w:val="480"/>
      <w:marRight w:val="0"/>
      <w:marTop w:val="0"/>
      <w:marBottom w:val="0"/>
      <w:divBdr>
        <w:top w:val="none" w:sz="0" w:space="0" w:color="auto"/>
        <w:left w:val="none" w:sz="0" w:space="0" w:color="auto"/>
        <w:bottom w:val="none" w:sz="0" w:space="0" w:color="auto"/>
        <w:right w:val="none" w:sz="0" w:space="0" w:color="auto"/>
      </w:divBdr>
    </w:div>
    <w:div w:id="2042852371">
      <w:marLeft w:val="480"/>
      <w:marRight w:val="0"/>
      <w:marTop w:val="0"/>
      <w:marBottom w:val="0"/>
      <w:divBdr>
        <w:top w:val="none" w:sz="0" w:space="0" w:color="auto"/>
        <w:left w:val="none" w:sz="0" w:space="0" w:color="auto"/>
        <w:bottom w:val="none" w:sz="0" w:space="0" w:color="auto"/>
        <w:right w:val="none" w:sz="0" w:space="0" w:color="auto"/>
      </w:divBdr>
    </w:div>
    <w:div w:id="2043288332">
      <w:marLeft w:val="480"/>
      <w:marRight w:val="0"/>
      <w:marTop w:val="0"/>
      <w:marBottom w:val="0"/>
      <w:divBdr>
        <w:top w:val="none" w:sz="0" w:space="0" w:color="auto"/>
        <w:left w:val="none" w:sz="0" w:space="0" w:color="auto"/>
        <w:bottom w:val="none" w:sz="0" w:space="0" w:color="auto"/>
        <w:right w:val="none" w:sz="0" w:space="0" w:color="auto"/>
      </w:divBdr>
    </w:div>
    <w:div w:id="2044011293">
      <w:marLeft w:val="480"/>
      <w:marRight w:val="0"/>
      <w:marTop w:val="0"/>
      <w:marBottom w:val="0"/>
      <w:divBdr>
        <w:top w:val="none" w:sz="0" w:space="0" w:color="auto"/>
        <w:left w:val="none" w:sz="0" w:space="0" w:color="auto"/>
        <w:bottom w:val="none" w:sz="0" w:space="0" w:color="auto"/>
        <w:right w:val="none" w:sz="0" w:space="0" w:color="auto"/>
      </w:divBdr>
    </w:div>
    <w:div w:id="2044549298">
      <w:marLeft w:val="480"/>
      <w:marRight w:val="0"/>
      <w:marTop w:val="0"/>
      <w:marBottom w:val="0"/>
      <w:divBdr>
        <w:top w:val="none" w:sz="0" w:space="0" w:color="auto"/>
        <w:left w:val="none" w:sz="0" w:space="0" w:color="auto"/>
        <w:bottom w:val="none" w:sz="0" w:space="0" w:color="auto"/>
        <w:right w:val="none" w:sz="0" w:space="0" w:color="auto"/>
      </w:divBdr>
    </w:div>
    <w:div w:id="2044940174">
      <w:marLeft w:val="480"/>
      <w:marRight w:val="0"/>
      <w:marTop w:val="0"/>
      <w:marBottom w:val="0"/>
      <w:divBdr>
        <w:top w:val="none" w:sz="0" w:space="0" w:color="auto"/>
        <w:left w:val="none" w:sz="0" w:space="0" w:color="auto"/>
        <w:bottom w:val="none" w:sz="0" w:space="0" w:color="auto"/>
        <w:right w:val="none" w:sz="0" w:space="0" w:color="auto"/>
      </w:divBdr>
    </w:div>
    <w:div w:id="2044942378">
      <w:marLeft w:val="480"/>
      <w:marRight w:val="0"/>
      <w:marTop w:val="0"/>
      <w:marBottom w:val="0"/>
      <w:divBdr>
        <w:top w:val="none" w:sz="0" w:space="0" w:color="auto"/>
        <w:left w:val="none" w:sz="0" w:space="0" w:color="auto"/>
        <w:bottom w:val="none" w:sz="0" w:space="0" w:color="auto"/>
        <w:right w:val="none" w:sz="0" w:space="0" w:color="auto"/>
      </w:divBdr>
    </w:div>
    <w:div w:id="2045474582">
      <w:marLeft w:val="480"/>
      <w:marRight w:val="0"/>
      <w:marTop w:val="0"/>
      <w:marBottom w:val="0"/>
      <w:divBdr>
        <w:top w:val="none" w:sz="0" w:space="0" w:color="auto"/>
        <w:left w:val="none" w:sz="0" w:space="0" w:color="auto"/>
        <w:bottom w:val="none" w:sz="0" w:space="0" w:color="auto"/>
        <w:right w:val="none" w:sz="0" w:space="0" w:color="auto"/>
      </w:divBdr>
    </w:div>
    <w:div w:id="2046327801">
      <w:marLeft w:val="480"/>
      <w:marRight w:val="0"/>
      <w:marTop w:val="0"/>
      <w:marBottom w:val="0"/>
      <w:divBdr>
        <w:top w:val="none" w:sz="0" w:space="0" w:color="auto"/>
        <w:left w:val="none" w:sz="0" w:space="0" w:color="auto"/>
        <w:bottom w:val="none" w:sz="0" w:space="0" w:color="auto"/>
        <w:right w:val="none" w:sz="0" w:space="0" w:color="auto"/>
      </w:divBdr>
    </w:div>
    <w:div w:id="2046371117">
      <w:marLeft w:val="480"/>
      <w:marRight w:val="0"/>
      <w:marTop w:val="0"/>
      <w:marBottom w:val="0"/>
      <w:divBdr>
        <w:top w:val="none" w:sz="0" w:space="0" w:color="auto"/>
        <w:left w:val="none" w:sz="0" w:space="0" w:color="auto"/>
        <w:bottom w:val="none" w:sz="0" w:space="0" w:color="auto"/>
        <w:right w:val="none" w:sz="0" w:space="0" w:color="auto"/>
      </w:divBdr>
    </w:div>
    <w:div w:id="2046516005">
      <w:marLeft w:val="480"/>
      <w:marRight w:val="0"/>
      <w:marTop w:val="0"/>
      <w:marBottom w:val="0"/>
      <w:divBdr>
        <w:top w:val="none" w:sz="0" w:space="0" w:color="auto"/>
        <w:left w:val="none" w:sz="0" w:space="0" w:color="auto"/>
        <w:bottom w:val="none" w:sz="0" w:space="0" w:color="auto"/>
        <w:right w:val="none" w:sz="0" w:space="0" w:color="auto"/>
      </w:divBdr>
    </w:div>
    <w:div w:id="2046710864">
      <w:marLeft w:val="480"/>
      <w:marRight w:val="0"/>
      <w:marTop w:val="0"/>
      <w:marBottom w:val="0"/>
      <w:divBdr>
        <w:top w:val="none" w:sz="0" w:space="0" w:color="auto"/>
        <w:left w:val="none" w:sz="0" w:space="0" w:color="auto"/>
        <w:bottom w:val="none" w:sz="0" w:space="0" w:color="auto"/>
        <w:right w:val="none" w:sz="0" w:space="0" w:color="auto"/>
      </w:divBdr>
    </w:div>
    <w:div w:id="2046756005">
      <w:marLeft w:val="480"/>
      <w:marRight w:val="0"/>
      <w:marTop w:val="0"/>
      <w:marBottom w:val="0"/>
      <w:divBdr>
        <w:top w:val="none" w:sz="0" w:space="0" w:color="auto"/>
        <w:left w:val="none" w:sz="0" w:space="0" w:color="auto"/>
        <w:bottom w:val="none" w:sz="0" w:space="0" w:color="auto"/>
        <w:right w:val="none" w:sz="0" w:space="0" w:color="auto"/>
      </w:divBdr>
    </w:div>
    <w:div w:id="2047482321">
      <w:marLeft w:val="480"/>
      <w:marRight w:val="0"/>
      <w:marTop w:val="0"/>
      <w:marBottom w:val="0"/>
      <w:divBdr>
        <w:top w:val="none" w:sz="0" w:space="0" w:color="auto"/>
        <w:left w:val="none" w:sz="0" w:space="0" w:color="auto"/>
        <w:bottom w:val="none" w:sz="0" w:space="0" w:color="auto"/>
        <w:right w:val="none" w:sz="0" w:space="0" w:color="auto"/>
      </w:divBdr>
    </w:div>
    <w:div w:id="2047756613">
      <w:marLeft w:val="480"/>
      <w:marRight w:val="0"/>
      <w:marTop w:val="0"/>
      <w:marBottom w:val="0"/>
      <w:divBdr>
        <w:top w:val="none" w:sz="0" w:space="0" w:color="auto"/>
        <w:left w:val="none" w:sz="0" w:space="0" w:color="auto"/>
        <w:bottom w:val="none" w:sz="0" w:space="0" w:color="auto"/>
        <w:right w:val="none" w:sz="0" w:space="0" w:color="auto"/>
      </w:divBdr>
    </w:div>
    <w:div w:id="2047950906">
      <w:marLeft w:val="480"/>
      <w:marRight w:val="0"/>
      <w:marTop w:val="0"/>
      <w:marBottom w:val="0"/>
      <w:divBdr>
        <w:top w:val="none" w:sz="0" w:space="0" w:color="auto"/>
        <w:left w:val="none" w:sz="0" w:space="0" w:color="auto"/>
        <w:bottom w:val="none" w:sz="0" w:space="0" w:color="auto"/>
        <w:right w:val="none" w:sz="0" w:space="0" w:color="auto"/>
      </w:divBdr>
    </w:div>
    <w:div w:id="2048675927">
      <w:marLeft w:val="480"/>
      <w:marRight w:val="0"/>
      <w:marTop w:val="0"/>
      <w:marBottom w:val="0"/>
      <w:divBdr>
        <w:top w:val="none" w:sz="0" w:space="0" w:color="auto"/>
        <w:left w:val="none" w:sz="0" w:space="0" w:color="auto"/>
        <w:bottom w:val="none" w:sz="0" w:space="0" w:color="auto"/>
        <w:right w:val="none" w:sz="0" w:space="0" w:color="auto"/>
      </w:divBdr>
    </w:div>
    <w:div w:id="2048748893">
      <w:marLeft w:val="480"/>
      <w:marRight w:val="0"/>
      <w:marTop w:val="0"/>
      <w:marBottom w:val="0"/>
      <w:divBdr>
        <w:top w:val="none" w:sz="0" w:space="0" w:color="auto"/>
        <w:left w:val="none" w:sz="0" w:space="0" w:color="auto"/>
        <w:bottom w:val="none" w:sz="0" w:space="0" w:color="auto"/>
        <w:right w:val="none" w:sz="0" w:space="0" w:color="auto"/>
      </w:divBdr>
    </w:div>
    <w:div w:id="2048942123">
      <w:marLeft w:val="480"/>
      <w:marRight w:val="0"/>
      <w:marTop w:val="0"/>
      <w:marBottom w:val="0"/>
      <w:divBdr>
        <w:top w:val="none" w:sz="0" w:space="0" w:color="auto"/>
        <w:left w:val="none" w:sz="0" w:space="0" w:color="auto"/>
        <w:bottom w:val="none" w:sz="0" w:space="0" w:color="auto"/>
        <w:right w:val="none" w:sz="0" w:space="0" w:color="auto"/>
      </w:divBdr>
    </w:div>
    <w:div w:id="2049138465">
      <w:marLeft w:val="480"/>
      <w:marRight w:val="0"/>
      <w:marTop w:val="0"/>
      <w:marBottom w:val="0"/>
      <w:divBdr>
        <w:top w:val="none" w:sz="0" w:space="0" w:color="auto"/>
        <w:left w:val="none" w:sz="0" w:space="0" w:color="auto"/>
        <w:bottom w:val="none" w:sz="0" w:space="0" w:color="auto"/>
        <w:right w:val="none" w:sz="0" w:space="0" w:color="auto"/>
      </w:divBdr>
    </w:div>
    <w:div w:id="2050911836">
      <w:marLeft w:val="480"/>
      <w:marRight w:val="0"/>
      <w:marTop w:val="0"/>
      <w:marBottom w:val="0"/>
      <w:divBdr>
        <w:top w:val="none" w:sz="0" w:space="0" w:color="auto"/>
        <w:left w:val="none" w:sz="0" w:space="0" w:color="auto"/>
        <w:bottom w:val="none" w:sz="0" w:space="0" w:color="auto"/>
        <w:right w:val="none" w:sz="0" w:space="0" w:color="auto"/>
      </w:divBdr>
    </w:div>
    <w:div w:id="2051956410">
      <w:marLeft w:val="480"/>
      <w:marRight w:val="0"/>
      <w:marTop w:val="0"/>
      <w:marBottom w:val="0"/>
      <w:divBdr>
        <w:top w:val="none" w:sz="0" w:space="0" w:color="auto"/>
        <w:left w:val="none" w:sz="0" w:space="0" w:color="auto"/>
        <w:bottom w:val="none" w:sz="0" w:space="0" w:color="auto"/>
        <w:right w:val="none" w:sz="0" w:space="0" w:color="auto"/>
      </w:divBdr>
    </w:div>
    <w:div w:id="2052026052">
      <w:marLeft w:val="480"/>
      <w:marRight w:val="0"/>
      <w:marTop w:val="0"/>
      <w:marBottom w:val="0"/>
      <w:divBdr>
        <w:top w:val="none" w:sz="0" w:space="0" w:color="auto"/>
        <w:left w:val="none" w:sz="0" w:space="0" w:color="auto"/>
        <w:bottom w:val="none" w:sz="0" w:space="0" w:color="auto"/>
        <w:right w:val="none" w:sz="0" w:space="0" w:color="auto"/>
      </w:divBdr>
    </w:div>
    <w:div w:id="2052532988">
      <w:marLeft w:val="480"/>
      <w:marRight w:val="0"/>
      <w:marTop w:val="0"/>
      <w:marBottom w:val="0"/>
      <w:divBdr>
        <w:top w:val="none" w:sz="0" w:space="0" w:color="auto"/>
        <w:left w:val="none" w:sz="0" w:space="0" w:color="auto"/>
        <w:bottom w:val="none" w:sz="0" w:space="0" w:color="auto"/>
        <w:right w:val="none" w:sz="0" w:space="0" w:color="auto"/>
      </w:divBdr>
    </w:div>
    <w:div w:id="2052682141">
      <w:marLeft w:val="480"/>
      <w:marRight w:val="0"/>
      <w:marTop w:val="0"/>
      <w:marBottom w:val="0"/>
      <w:divBdr>
        <w:top w:val="none" w:sz="0" w:space="0" w:color="auto"/>
        <w:left w:val="none" w:sz="0" w:space="0" w:color="auto"/>
        <w:bottom w:val="none" w:sz="0" w:space="0" w:color="auto"/>
        <w:right w:val="none" w:sz="0" w:space="0" w:color="auto"/>
      </w:divBdr>
    </w:div>
    <w:div w:id="2052684421">
      <w:marLeft w:val="480"/>
      <w:marRight w:val="0"/>
      <w:marTop w:val="0"/>
      <w:marBottom w:val="0"/>
      <w:divBdr>
        <w:top w:val="none" w:sz="0" w:space="0" w:color="auto"/>
        <w:left w:val="none" w:sz="0" w:space="0" w:color="auto"/>
        <w:bottom w:val="none" w:sz="0" w:space="0" w:color="auto"/>
        <w:right w:val="none" w:sz="0" w:space="0" w:color="auto"/>
      </w:divBdr>
    </w:div>
    <w:div w:id="2053260473">
      <w:marLeft w:val="480"/>
      <w:marRight w:val="0"/>
      <w:marTop w:val="0"/>
      <w:marBottom w:val="0"/>
      <w:divBdr>
        <w:top w:val="none" w:sz="0" w:space="0" w:color="auto"/>
        <w:left w:val="none" w:sz="0" w:space="0" w:color="auto"/>
        <w:bottom w:val="none" w:sz="0" w:space="0" w:color="auto"/>
        <w:right w:val="none" w:sz="0" w:space="0" w:color="auto"/>
      </w:divBdr>
    </w:div>
    <w:div w:id="2053378515">
      <w:marLeft w:val="480"/>
      <w:marRight w:val="0"/>
      <w:marTop w:val="0"/>
      <w:marBottom w:val="0"/>
      <w:divBdr>
        <w:top w:val="none" w:sz="0" w:space="0" w:color="auto"/>
        <w:left w:val="none" w:sz="0" w:space="0" w:color="auto"/>
        <w:bottom w:val="none" w:sz="0" w:space="0" w:color="auto"/>
        <w:right w:val="none" w:sz="0" w:space="0" w:color="auto"/>
      </w:divBdr>
    </w:div>
    <w:div w:id="2053647645">
      <w:marLeft w:val="480"/>
      <w:marRight w:val="0"/>
      <w:marTop w:val="0"/>
      <w:marBottom w:val="0"/>
      <w:divBdr>
        <w:top w:val="none" w:sz="0" w:space="0" w:color="auto"/>
        <w:left w:val="none" w:sz="0" w:space="0" w:color="auto"/>
        <w:bottom w:val="none" w:sz="0" w:space="0" w:color="auto"/>
        <w:right w:val="none" w:sz="0" w:space="0" w:color="auto"/>
      </w:divBdr>
    </w:div>
    <w:div w:id="2054385122">
      <w:marLeft w:val="480"/>
      <w:marRight w:val="0"/>
      <w:marTop w:val="0"/>
      <w:marBottom w:val="0"/>
      <w:divBdr>
        <w:top w:val="none" w:sz="0" w:space="0" w:color="auto"/>
        <w:left w:val="none" w:sz="0" w:space="0" w:color="auto"/>
        <w:bottom w:val="none" w:sz="0" w:space="0" w:color="auto"/>
        <w:right w:val="none" w:sz="0" w:space="0" w:color="auto"/>
      </w:divBdr>
    </w:div>
    <w:div w:id="2054578379">
      <w:marLeft w:val="480"/>
      <w:marRight w:val="0"/>
      <w:marTop w:val="0"/>
      <w:marBottom w:val="0"/>
      <w:divBdr>
        <w:top w:val="none" w:sz="0" w:space="0" w:color="auto"/>
        <w:left w:val="none" w:sz="0" w:space="0" w:color="auto"/>
        <w:bottom w:val="none" w:sz="0" w:space="0" w:color="auto"/>
        <w:right w:val="none" w:sz="0" w:space="0" w:color="auto"/>
      </w:divBdr>
    </w:div>
    <w:div w:id="2054769092">
      <w:marLeft w:val="480"/>
      <w:marRight w:val="0"/>
      <w:marTop w:val="0"/>
      <w:marBottom w:val="0"/>
      <w:divBdr>
        <w:top w:val="none" w:sz="0" w:space="0" w:color="auto"/>
        <w:left w:val="none" w:sz="0" w:space="0" w:color="auto"/>
        <w:bottom w:val="none" w:sz="0" w:space="0" w:color="auto"/>
        <w:right w:val="none" w:sz="0" w:space="0" w:color="auto"/>
      </w:divBdr>
    </w:div>
    <w:div w:id="2055421212">
      <w:marLeft w:val="480"/>
      <w:marRight w:val="0"/>
      <w:marTop w:val="0"/>
      <w:marBottom w:val="0"/>
      <w:divBdr>
        <w:top w:val="none" w:sz="0" w:space="0" w:color="auto"/>
        <w:left w:val="none" w:sz="0" w:space="0" w:color="auto"/>
        <w:bottom w:val="none" w:sz="0" w:space="0" w:color="auto"/>
        <w:right w:val="none" w:sz="0" w:space="0" w:color="auto"/>
      </w:divBdr>
    </w:div>
    <w:div w:id="2055501009">
      <w:marLeft w:val="480"/>
      <w:marRight w:val="0"/>
      <w:marTop w:val="0"/>
      <w:marBottom w:val="0"/>
      <w:divBdr>
        <w:top w:val="none" w:sz="0" w:space="0" w:color="auto"/>
        <w:left w:val="none" w:sz="0" w:space="0" w:color="auto"/>
        <w:bottom w:val="none" w:sz="0" w:space="0" w:color="auto"/>
        <w:right w:val="none" w:sz="0" w:space="0" w:color="auto"/>
      </w:divBdr>
    </w:div>
    <w:div w:id="2055613021">
      <w:marLeft w:val="480"/>
      <w:marRight w:val="0"/>
      <w:marTop w:val="0"/>
      <w:marBottom w:val="0"/>
      <w:divBdr>
        <w:top w:val="none" w:sz="0" w:space="0" w:color="auto"/>
        <w:left w:val="none" w:sz="0" w:space="0" w:color="auto"/>
        <w:bottom w:val="none" w:sz="0" w:space="0" w:color="auto"/>
        <w:right w:val="none" w:sz="0" w:space="0" w:color="auto"/>
      </w:divBdr>
    </w:div>
    <w:div w:id="2055688325">
      <w:marLeft w:val="480"/>
      <w:marRight w:val="0"/>
      <w:marTop w:val="0"/>
      <w:marBottom w:val="0"/>
      <w:divBdr>
        <w:top w:val="none" w:sz="0" w:space="0" w:color="auto"/>
        <w:left w:val="none" w:sz="0" w:space="0" w:color="auto"/>
        <w:bottom w:val="none" w:sz="0" w:space="0" w:color="auto"/>
        <w:right w:val="none" w:sz="0" w:space="0" w:color="auto"/>
      </w:divBdr>
    </w:div>
    <w:div w:id="2057121589">
      <w:marLeft w:val="480"/>
      <w:marRight w:val="0"/>
      <w:marTop w:val="0"/>
      <w:marBottom w:val="0"/>
      <w:divBdr>
        <w:top w:val="none" w:sz="0" w:space="0" w:color="auto"/>
        <w:left w:val="none" w:sz="0" w:space="0" w:color="auto"/>
        <w:bottom w:val="none" w:sz="0" w:space="0" w:color="auto"/>
        <w:right w:val="none" w:sz="0" w:space="0" w:color="auto"/>
      </w:divBdr>
    </w:div>
    <w:div w:id="2057271665">
      <w:marLeft w:val="480"/>
      <w:marRight w:val="0"/>
      <w:marTop w:val="0"/>
      <w:marBottom w:val="0"/>
      <w:divBdr>
        <w:top w:val="none" w:sz="0" w:space="0" w:color="auto"/>
        <w:left w:val="none" w:sz="0" w:space="0" w:color="auto"/>
        <w:bottom w:val="none" w:sz="0" w:space="0" w:color="auto"/>
        <w:right w:val="none" w:sz="0" w:space="0" w:color="auto"/>
      </w:divBdr>
    </w:div>
    <w:div w:id="2057318743">
      <w:marLeft w:val="480"/>
      <w:marRight w:val="0"/>
      <w:marTop w:val="0"/>
      <w:marBottom w:val="0"/>
      <w:divBdr>
        <w:top w:val="none" w:sz="0" w:space="0" w:color="auto"/>
        <w:left w:val="none" w:sz="0" w:space="0" w:color="auto"/>
        <w:bottom w:val="none" w:sz="0" w:space="0" w:color="auto"/>
        <w:right w:val="none" w:sz="0" w:space="0" w:color="auto"/>
      </w:divBdr>
    </w:div>
    <w:div w:id="2057653437">
      <w:marLeft w:val="480"/>
      <w:marRight w:val="0"/>
      <w:marTop w:val="0"/>
      <w:marBottom w:val="0"/>
      <w:divBdr>
        <w:top w:val="none" w:sz="0" w:space="0" w:color="auto"/>
        <w:left w:val="none" w:sz="0" w:space="0" w:color="auto"/>
        <w:bottom w:val="none" w:sz="0" w:space="0" w:color="auto"/>
        <w:right w:val="none" w:sz="0" w:space="0" w:color="auto"/>
      </w:divBdr>
    </w:div>
    <w:div w:id="2057730648">
      <w:marLeft w:val="480"/>
      <w:marRight w:val="0"/>
      <w:marTop w:val="0"/>
      <w:marBottom w:val="0"/>
      <w:divBdr>
        <w:top w:val="none" w:sz="0" w:space="0" w:color="auto"/>
        <w:left w:val="none" w:sz="0" w:space="0" w:color="auto"/>
        <w:bottom w:val="none" w:sz="0" w:space="0" w:color="auto"/>
        <w:right w:val="none" w:sz="0" w:space="0" w:color="auto"/>
      </w:divBdr>
    </w:div>
    <w:div w:id="2057855372">
      <w:marLeft w:val="480"/>
      <w:marRight w:val="0"/>
      <w:marTop w:val="0"/>
      <w:marBottom w:val="0"/>
      <w:divBdr>
        <w:top w:val="none" w:sz="0" w:space="0" w:color="auto"/>
        <w:left w:val="none" w:sz="0" w:space="0" w:color="auto"/>
        <w:bottom w:val="none" w:sz="0" w:space="0" w:color="auto"/>
        <w:right w:val="none" w:sz="0" w:space="0" w:color="auto"/>
      </w:divBdr>
    </w:div>
    <w:div w:id="2057922972">
      <w:marLeft w:val="480"/>
      <w:marRight w:val="0"/>
      <w:marTop w:val="0"/>
      <w:marBottom w:val="0"/>
      <w:divBdr>
        <w:top w:val="none" w:sz="0" w:space="0" w:color="auto"/>
        <w:left w:val="none" w:sz="0" w:space="0" w:color="auto"/>
        <w:bottom w:val="none" w:sz="0" w:space="0" w:color="auto"/>
        <w:right w:val="none" w:sz="0" w:space="0" w:color="auto"/>
      </w:divBdr>
    </w:div>
    <w:div w:id="2057965958">
      <w:marLeft w:val="480"/>
      <w:marRight w:val="0"/>
      <w:marTop w:val="0"/>
      <w:marBottom w:val="0"/>
      <w:divBdr>
        <w:top w:val="none" w:sz="0" w:space="0" w:color="auto"/>
        <w:left w:val="none" w:sz="0" w:space="0" w:color="auto"/>
        <w:bottom w:val="none" w:sz="0" w:space="0" w:color="auto"/>
        <w:right w:val="none" w:sz="0" w:space="0" w:color="auto"/>
      </w:divBdr>
    </w:div>
    <w:div w:id="2058429006">
      <w:marLeft w:val="480"/>
      <w:marRight w:val="0"/>
      <w:marTop w:val="0"/>
      <w:marBottom w:val="0"/>
      <w:divBdr>
        <w:top w:val="none" w:sz="0" w:space="0" w:color="auto"/>
        <w:left w:val="none" w:sz="0" w:space="0" w:color="auto"/>
        <w:bottom w:val="none" w:sz="0" w:space="0" w:color="auto"/>
        <w:right w:val="none" w:sz="0" w:space="0" w:color="auto"/>
      </w:divBdr>
    </w:div>
    <w:div w:id="2059158368">
      <w:marLeft w:val="480"/>
      <w:marRight w:val="0"/>
      <w:marTop w:val="0"/>
      <w:marBottom w:val="0"/>
      <w:divBdr>
        <w:top w:val="none" w:sz="0" w:space="0" w:color="auto"/>
        <w:left w:val="none" w:sz="0" w:space="0" w:color="auto"/>
        <w:bottom w:val="none" w:sz="0" w:space="0" w:color="auto"/>
        <w:right w:val="none" w:sz="0" w:space="0" w:color="auto"/>
      </w:divBdr>
    </w:div>
    <w:div w:id="2059351547">
      <w:marLeft w:val="480"/>
      <w:marRight w:val="0"/>
      <w:marTop w:val="0"/>
      <w:marBottom w:val="0"/>
      <w:divBdr>
        <w:top w:val="none" w:sz="0" w:space="0" w:color="auto"/>
        <w:left w:val="none" w:sz="0" w:space="0" w:color="auto"/>
        <w:bottom w:val="none" w:sz="0" w:space="0" w:color="auto"/>
        <w:right w:val="none" w:sz="0" w:space="0" w:color="auto"/>
      </w:divBdr>
    </w:div>
    <w:div w:id="2059358985">
      <w:marLeft w:val="480"/>
      <w:marRight w:val="0"/>
      <w:marTop w:val="0"/>
      <w:marBottom w:val="0"/>
      <w:divBdr>
        <w:top w:val="none" w:sz="0" w:space="0" w:color="auto"/>
        <w:left w:val="none" w:sz="0" w:space="0" w:color="auto"/>
        <w:bottom w:val="none" w:sz="0" w:space="0" w:color="auto"/>
        <w:right w:val="none" w:sz="0" w:space="0" w:color="auto"/>
      </w:divBdr>
    </w:div>
    <w:div w:id="2060278070">
      <w:marLeft w:val="480"/>
      <w:marRight w:val="0"/>
      <w:marTop w:val="0"/>
      <w:marBottom w:val="0"/>
      <w:divBdr>
        <w:top w:val="none" w:sz="0" w:space="0" w:color="auto"/>
        <w:left w:val="none" w:sz="0" w:space="0" w:color="auto"/>
        <w:bottom w:val="none" w:sz="0" w:space="0" w:color="auto"/>
        <w:right w:val="none" w:sz="0" w:space="0" w:color="auto"/>
      </w:divBdr>
    </w:div>
    <w:div w:id="2060324868">
      <w:marLeft w:val="480"/>
      <w:marRight w:val="0"/>
      <w:marTop w:val="0"/>
      <w:marBottom w:val="0"/>
      <w:divBdr>
        <w:top w:val="none" w:sz="0" w:space="0" w:color="auto"/>
        <w:left w:val="none" w:sz="0" w:space="0" w:color="auto"/>
        <w:bottom w:val="none" w:sz="0" w:space="0" w:color="auto"/>
        <w:right w:val="none" w:sz="0" w:space="0" w:color="auto"/>
      </w:divBdr>
    </w:div>
    <w:div w:id="2060934796">
      <w:marLeft w:val="480"/>
      <w:marRight w:val="0"/>
      <w:marTop w:val="0"/>
      <w:marBottom w:val="0"/>
      <w:divBdr>
        <w:top w:val="none" w:sz="0" w:space="0" w:color="auto"/>
        <w:left w:val="none" w:sz="0" w:space="0" w:color="auto"/>
        <w:bottom w:val="none" w:sz="0" w:space="0" w:color="auto"/>
        <w:right w:val="none" w:sz="0" w:space="0" w:color="auto"/>
      </w:divBdr>
    </w:div>
    <w:div w:id="2060981019">
      <w:marLeft w:val="480"/>
      <w:marRight w:val="0"/>
      <w:marTop w:val="0"/>
      <w:marBottom w:val="0"/>
      <w:divBdr>
        <w:top w:val="none" w:sz="0" w:space="0" w:color="auto"/>
        <w:left w:val="none" w:sz="0" w:space="0" w:color="auto"/>
        <w:bottom w:val="none" w:sz="0" w:space="0" w:color="auto"/>
        <w:right w:val="none" w:sz="0" w:space="0" w:color="auto"/>
      </w:divBdr>
    </w:div>
    <w:div w:id="2061511488">
      <w:marLeft w:val="480"/>
      <w:marRight w:val="0"/>
      <w:marTop w:val="0"/>
      <w:marBottom w:val="0"/>
      <w:divBdr>
        <w:top w:val="none" w:sz="0" w:space="0" w:color="auto"/>
        <w:left w:val="none" w:sz="0" w:space="0" w:color="auto"/>
        <w:bottom w:val="none" w:sz="0" w:space="0" w:color="auto"/>
        <w:right w:val="none" w:sz="0" w:space="0" w:color="auto"/>
      </w:divBdr>
    </w:div>
    <w:div w:id="2061586379">
      <w:marLeft w:val="480"/>
      <w:marRight w:val="0"/>
      <w:marTop w:val="0"/>
      <w:marBottom w:val="0"/>
      <w:divBdr>
        <w:top w:val="none" w:sz="0" w:space="0" w:color="auto"/>
        <w:left w:val="none" w:sz="0" w:space="0" w:color="auto"/>
        <w:bottom w:val="none" w:sz="0" w:space="0" w:color="auto"/>
        <w:right w:val="none" w:sz="0" w:space="0" w:color="auto"/>
      </w:divBdr>
    </w:div>
    <w:div w:id="2061858550">
      <w:marLeft w:val="480"/>
      <w:marRight w:val="0"/>
      <w:marTop w:val="0"/>
      <w:marBottom w:val="0"/>
      <w:divBdr>
        <w:top w:val="none" w:sz="0" w:space="0" w:color="auto"/>
        <w:left w:val="none" w:sz="0" w:space="0" w:color="auto"/>
        <w:bottom w:val="none" w:sz="0" w:space="0" w:color="auto"/>
        <w:right w:val="none" w:sz="0" w:space="0" w:color="auto"/>
      </w:divBdr>
    </w:div>
    <w:div w:id="2062172058">
      <w:marLeft w:val="480"/>
      <w:marRight w:val="0"/>
      <w:marTop w:val="0"/>
      <w:marBottom w:val="0"/>
      <w:divBdr>
        <w:top w:val="none" w:sz="0" w:space="0" w:color="auto"/>
        <w:left w:val="none" w:sz="0" w:space="0" w:color="auto"/>
        <w:bottom w:val="none" w:sz="0" w:space="0" w:color="auto"/>
        <w:right w:val="none" w:sz="0" w:space="0" w:color="auto"/>
      </w:divBdr>
    </w:div>
    <w:div w:id="2062704194">
      <w:marLeft w:val="480"/>
      <w:marRight w:val="0"/>
      <w:marTop w:val="0"/>
      <w:marBottom w:val="0"/>
      <w:divBdr>
        <w:top w:val="none" w:sz="0" w:space="0" w:color="auto"/>
        <w:left w:val="none" w:sz="0" w:space="0" w:color="auto"/>
        <w:bottom w:val="none" w:sz="0" w:space="0" w:color="auto"/>
        <w:right w:val="none" w:sz="0" w:space="0" w:color="auto"/>
      </w:divBdr>
    </w:div>
    <w:div w:id="2063166448">
      <w:marLeft w:val="480"/>
      <w:marRight w:val="0"/>
      <w:marTop w:val="0"/>
      <w:marBottom w:val="0"/>
      <w:divBdr>
        <w:top w:val="none" w:sz="0" w:space="0" w:color="auto"/>
        <w:left w:val="none" w:sz="0" w:space="0" w:color="auto"/>
        <w:bottom w:val="none" w:sz="0" w:space="0" w:color="auto"/>
        <w:right w:val="none" w:sz="0" w:space="0" w:color="auto"/>
      </w:divBdr>
    </w:div>
    <w:div w:id="2063406905">
      <w:marLeft w:val="480"/>
      <w:marRight w:val="0"/>
      <w:marTop w:val="0"/>
      <w:marBottom w:val="0"/>
      <w:divBdr>
        <w:top w:val="none" w:sz="0" w:space="0" w:color="auto"/>
        <w:left w:val="none" w:sz="0" w:space="0" w:color="auto"/>
        <w:bottom w:val="none" w:sz="0" w:space="0" w:color="auto"/>
        <w:right w:val="none" w:sz="0" w:space="0" w:color="auto"/>
      </w:divBdr>
    </w:div>
    <w:div w:id="2063552645">
      <w:marLeft w:val="480"/>
      <w:marRight w:val="0"/>
      <w:marTop w:val="0"/>
      <w:marBottom w:val="0"/>
      <w:divBdr>
        <w:top w:val="none" w:sz="0" w:space="0" w:color="auto"/>
        <w:left w:val="none" w:sz="0" w:space="0" w:color="auto"/>
        <w:bottom w:val="none" w:sz="0" w:space="0" w:color="auto"/>
        <w:right w:val="none" w:sz="0" w:space="0" w:color="auto"/>
      </w:divBdr>
    </w:div>
    <w:div w:id="2063553547">
      <w:marLeft w:val="480"/>
      <w:marRight w:val="0"/>
      <w:marTop w:val="0"/>
      <w:marBottom w:val="0"/>
      <w:divBdr>
        <w:top w:val="none" w:sz="0" w:space="0" w:color="auto"/>
        <w:left w:val="none" w:sz="0" w:space="0" w:color="auto"/>
        <w:bottom w:val="none" w:sz="0" w:space="0" w:color="auto"/>
        <w:right w:val="none" w:sz="0" w:space="0" w:color="auto"/>
      </w:divBdr>
    </w:div>
    <w:div w:id="2064254509">
      <w:marLeft w:val="480"/>
      <w:marRight w:val="0"/>
      <w:marTop w:val="0"/>
      <w:marBottom w:val="0"/>
      <w:divBdr>
        <w:top w:val="none" w:sz="0" w:space="0" w:color="auto"/>
        <w:left w:val="none" w:sz="0" w:space="0" w:color="auto"/>
        <w:bottom w:val="none" w:sz="0" w:space="0" w:color="auto"/>
        <w:right w:val="none" w:sz="0" w:space="0" w:color="auto"/>
      </w:divBdr>
    </w:div>
    <w:div w:id="2064475893">
      <w:marLeft w:val="480"/>
      <w:marRight w:val="0"/>
      <w:marTop w:val="0"/>
      <w:marBottom w:val="0"/>
      <w:divBdr>
        <w:top w:val="none" w:sz="0" w:space="0" w:color="auto"/>
        <w:left w:val="none" w:sz="0" w:space="0" w:color="auto"/>
        <w:bottom w:val="none" w:sz="0" w:space="0" w:color="auto"/>
        <w:right w:val="none" w:sz="0" w:space="0" w:color="auto"/>
      </w:divBdr>
    </w:div>
    <w:div w:id="2064670794">
      <w:marLeft w:val="480"/>
      <w:marRight w:val="0"/>
      <w:marTop w:val="0"/>
      <w:marBottom w:val="0"/>
      <w:divBdr>
        <w:top w:val="none" w:sz="0" w:space="0" w:color="auto"/>
        <w:left w:val="none" w:sz="0" w:space="0" w:color="auto"/>
        <w:bottom w:val="none" w:sz="0" w:space="0" w:color="auto"/>
        <w:right w:val="none" w:sz="0" w:space="0" w:color="auto"/>
      </w:divBdr>
    </w:div>
    <w:div w:id="2064719177">
      <w:marLeft w:val="480"/>
      <w:marRight w:val="0"/>
      <w:marTop w:val="0"/>
      <w:marBottom w:val="0"/>
      <w:divBdr>
        <w:top w:val="none" w:sz="0" w:space="0" w:color="auto"/>
        <w:left w:val="none" w:sz="0" w:space="0" w:color="auto"/>
        <w:bottom w:val="none" w:sz="0" w:space="0" w:color="auto"/>
        <w:right w:val="none" w:sz="0" w:space="0" w:color="auto"/>
      </w:divBdr>
    </w:div>
    <w:div w:id="2064794736">
      <w:marLeft w:val="480"/>
      <w:marRight w:val="0"/>
      <w:marTop w:val="0"/>
      <w:marBottom w:val="0"/>
      <w:divBdr>
        <w:top w:val="none" w:sz="0" w:space="0" w:color="auto"/>
        <w:left w:val="none" w:sz="0" w:space="0" w:color="auto"/>
        <w:bottom w:val="none" w:sz="0" w:space="0" w:color="auto"/>
        <w:right w:val="none" w:sz="0" w:space="0" w:color="auto"/>
      </w:divBdr>
    </w:div>
    <w:div w:id="2065180053">
      <w:marLeft w:val="480"/>
      <w:marRight w:val="0"/>
      <w:marTop w:val="0"/>
      <w:marBottom w:val="0"/>
      <w:divBdr>
        <w:top w:val="none" w:sz="0" w:space="0" w:color="auto"/>
        <w:left w:val="none" w:sz="0" w:space="0" w:color="auto"/>
        <w:bottom w:val="none" w:sz="0" w:space="0" w:color="auto"/>
        <w:right w:val="none" w:sz="0" w:space="0" w:color="auto"/>
      </w:divBdr>
    </w:div>
    <w:div w:id="2065328992">
      <w:marLeft w:val="480"/>
      <w:marRight w:val="0"/>
      <w:marTop w:val="0"/>
      <w:marBottom w:val="0"/>
      <w:divBdr>
        <w:top w:val="none" w:sz="0" w:space="0" w:color="auto"/>
        <w:left w:val="none" w:sz="0" w:space="0" w:color="auto"/>
        <w:bottom w:val="none" w:sz="0" w:space="0" w:color="auto"/>
        <w:right w:val="none" w:sz="0" w:space="0" w:color="auto"/>
      </w:divBdr>
    </w:div>
    <w:div w:id="2065564079">
      <w:marLeft w:val="480"/>
      <w:marRight w:val="0"/>
      <w:marTop w:val="0"/>
      <w:marBottom w:val="0"/>
      <w:divBdr>
        <w:top w:val="none" w:sz="0" w:space="0" w:color="auto"/>
        <w:left w:val="none" w:sz="0" w:space="0" w:color="auto"/>
        <w:bottom w:val="none" w:sz="0" w:space="0" w:color="auto"/>
        <w:right w:val="none" w:sz="0" w:space="0" w:color="auto"/>
      </w:divBdr>
    </w:div>
    <w:div w:id="2065568464">
      <w:marLeft w:val="480"/>
      <w:marRight w:val="0"/>
      <w:marTop w:val="0"/>
      <w:marBottom w:val="0"/>
      <w:divBdr>
        <w:top w:val="none" w:sz="0" w:space="0" w:color="auto"/>
        <w:left w:val="none" w:sz="0" w:space="0" w:color="auto"/>
        <w:bottom w:val="none" w:sz="0" w:space="0" w:color="auto"/>
        <w:right w:val="none" w:sz="0" w:space="0" w:color="auto"/>
      </w:divBdr>
    </w:div>
    <w:div w:id="2065712582">
      <w:marLeft w:val="480"/>
      <w:marRight w:val="0"/>
      <w:marTop w:val="0"/>
      <w:marBottom w:val="0"/>
      <w:divBdr>
        <w:top w:val="none" w:sz="0" w:space="0" w:color="auto"/>
        <w:left w:val="none" w:sz="0" w:space="0" w:color="auto"/>
        <w:bottom w:val="none" w:sz="0" w:space="0" w:color="auto"/>
        <w:right w:val="none" w:sz="0" w:space="0" w:color="auto"/>
      </w:divBdr>
    </w:div>
    <w:div w:id="2066173148">
      <w:marLeft w:val="480"/>
      <w:marRight w:val="0"/>
      <w:marTop w:val="0"/>
      <w:marBottom w:val="0"/>
      <w:divBdr>
        <w:top w:val="none" w:sz="0" w:space="0" w:color="auto"/>
        <w:left w:val="none" w:sz="0" w:space="0" w:color="auto"/>
        <w:bottom w:val="none" w:sz="0" w:space="0" w:color="auto"/>
        <w:right w:val="none" w:sz="0" w:space="0" w:color="auto"/>
      </w:divBdr>
    </w:div>
    <w:div w:id="2066635235">
      <w:marLeft w:val="480"/>
      <w:marRight w:val="0"/>
      <w:marTop w:val="0"/>
      <w:marBottom w:val="0"/>
      <w:divBdr>
        <w:top w:val="none" w:sz="0" w:space="0" w:color="auto"/>
        <w:left w:val="none" w:sz="0" w:space="0" w:color="auto"/>
        <w:bottom w:val="none" w:sz="0" w:space="0" w:color="auto"/>
        <w:right w:val="none" w:sz="0" w:space="0" w:color="auto"/>
      </w:divBdr>
    </w:div>
    <w:div w:id="2067023448">
      <w:marLeft w:val="480"/>
      <w:marRight w:val="0"/>
      <w:marTop w:val="0"/>
      <w:marBottom w:val="0"/>
      <w:divBdr>
        <w:top w:val="none" w:sz="0" w:space="0" w:color="auto"/>
        <w:left w:val="none" w:sz="0" w:space="0" w:color="auto"/>
        <w:bottom w:val="none" w:sz="0" w:space="0" w:color="auto"/>
        <w:right w:val="none" w:sz="0" w:space="0" w:color="auto"/>
      </w:divBdr>
    </w:div>
    <w:div w:id="2067681280">
      <w:marLeft w:val="480"/>
      <w:marRight w:val="0"/>
      <w:marTop w:val="0"/>
      <w:marBottom w:val="0"/>
      <w:divBdr>
        <w:top w:val="none" w:sz="0" w:space="0" w:color="auto"/>
        <w:left w:val="none" w:sz="0" w:space="0" w:color="auto"/>
        <w:bottom w:val="none" w:sz="0" w:space="0" w:color="auto"/>
        <w:right w:val="none" w:sz="0" w:space="0" w:color="auto"/>
      </w:divBdr>
    </w:div>
    <w:div w:id="2068986321">
      <w:marLeft w:val="480"/>
      <w:marRight w:val="0"/>
      <w:marTop w:val="0"/>
      <w:marBottom w:val="0"/>
      <w:divBdr>
        <w:top w:val="none" w:sz="0" w:space="0" w:color="auto"/>
        <w:left w:val="none" w:sz="0" w:space="0" w:color="auto"/>
        <w:bottom w:val="none" w:sz="0" w:space="0" w:color="auto"/>
        <w:right w:val="none" w:sz="0" w:space="0" w:color="auto"/>
      </w:divBdr>
    </w:div>
    <w:div w:id="2069256148">
      <w:marLeft w:val="480"/>
      <w:marRight w:val="0"/>
      <w:marTop w:val="0"/>
      <w:marBottom w:val="0"/>
      <w:divBdr>
        <w:top w:val="none" w:sz="0" w:space="0" w:color="auto"/>
        <w:left w:val="none" w:sz="0" w:space="0" w:color="auto"/>
        <w:bottom w:val="none" w:sz="0" w:space="0" w:color="auto"/>
        <w:right w:val="none" w:sz="0" w:space="0" w:color="auto"/>
      </w:divBdr>
    </w:div>
    <w:div w:id="2069723278">
      <w:marLeft w:val="480"/>
      <w:marRight w:val="0"/>
      <w:marTop w:val="0"/>
      <w:marBottom w:val="0"/>
      <w:divBdr>
        <w:top w:val="none" w:sz="0" w:space="0" w:color="auto"/>
        <w:left w:val="none" w:sz="0" w:space="0" w:color="auto"/>
        <w:bottom w:val="none" w:sz="0" w:space="0" w:color="auto"/>
        <w:right w:val="none" w:sz="0" w:space="0" w:color="auto"/>
      </w:divBdr>
    </w:div>
    <w:div w:id="2070229768">
      <w:marLeft w:val="480"/>
      <w:marRight w:val="0"/>
      <w:marTop w:val="0"/>
      <w:marBottom w:val="0"/>
      <w:divBdr>
        <w:top w:val="none" w:sz="0" w:space="0" w:color="auto"/>
        <w:left w:val="none" w:sz="0" w:space="0" w:color="auto"/>
        <w:bottom w:val="none" w:sz="0" w:space="0" w:color="auto"/>
        <w:right w:val="none" w:sz="0" w:space="0" w:color="auto"/>
      </w:divBdr>
    </w:div>
    <w:div w:id="2070229806">
      <w:marLeft w:val="480"/>
      <w:marRight w:val="0"/>
      <w:marTop w:val="0"/>
      <w:marBottom w:val="0"/>
      <w:divBdr>
        <w:top w:val="none" w:sz="0" w:space="0" w:color="auto"/>
        <w:left w:val="none" w:sz="0" w:space="0" w:color="auto"/>
        <w:bottom w:val="none" w:sz="0" w:space="0" w:color="auto"/>
        <w:right w:val="none" w:sz="0" w:space="0" w:color="auto"/>
      </w:divBdr>
    </w:div>
    <w:div w:id="2070763112">
      <w:marLeft w:val="480"/>
      <w:marRight w:val="0"/>
      <w:marTop w:val="0"/>
      <w:marBottom w:val="0"/>
      <w:divBdr>
        <w:top w:val="none" w:sz="0" w:space="0" w:color="auto"/>
        <w:left w:val="none" w:sz="0" w:space="0" w:color="auto"/>
        <w:bottom w:val="none" w:sz="0" w:space="0" w:color="auto"/>
        <w:right w:val="none" w:sz="0" w:space="0" w:color="auto"/>
      </w:divBdr>
    </w:div>
    <w:div w:id="2071531978">
      <w:marLeft w:val="480"/>
      <w:marRight w:val="0"/>
      <w:marTop w:val="0"/>
      <w:marBottom w:val="0"/>
      <w:divBdr>
        <w:top w:val="none" w:sz="0" w:space="0" w:color="auto"/>
        <w:left w:val="none" w:sz="0" w:space="0" w:color="auto"/>
        <w:bottom w:val="none" w:sz="0" w:space="0" w:color="auto"/>
        <w:right w:val="none" w:sz="0" w:space="0" w:color="auto"/>
      </w:divBdr>
    </w:div>
    <w:div w:id="2071612422">
      <w:marLeft w:val="480"/>
      <w:marRight w:val="0"/>
      <w:marTop w:val="0"/>
      <w:marBottom w:val="0"/>
      <w:divBdr>
        <w:top w:val="none" w:sz="0" w:space="0" w:color="auto"/>
        <w:left w:val="none" w:sz="0" w:space="0" w:color="auto"/>
        <w:bottom w:val="none" w:sz="0" w:space="0" w:color="auto"/>
        <w:right w:val="none" w:sz="0" w:space="0" w:color="auto"/>
      </w:divBdr>
    </w:div>
    <w:div w:id="2072145092">
      <w:marLeft w:val="480"/>
      <w:marRight w:val="0"/>
      <w:marTop w:val="0"/>
      <w:marBottom w:val="0"/>
      <w:divBdr>
        <w:top w:val="none" w:sz="0" w:space="0" w:color="auto"/>
        <w:left w:val="none" w:sz="0" w:space="0" w:color="auto"/>
        <w:bottom w:val="none" w:sz="0" w:space="0" w:color="auto"/>
        <w:right w:val="none" w:sz="0" w:space="0" w:color="auto"/>
      </w:divBdr>
    </w:div>
    <w:div w:id="2072146561">
      <w:marLeft w:val="480"/>
      <w:marRight w:val="0"/>
      <w:marTop w:val="0"/>
      <w:marBottom w:val="0"/>
      <w:divBdr>
        <w:top w:val="none" w:sz="0" w:space="0" w:color="auto"/>
        <w:left w:val="none" w:sz="0" w:space="0" w:color="auto"/>
        <w:bottom w:val="none" w:sz="0" w:space="0" w:color="auto"/>
        <w:right w:val="none" w:sz="0" w:space="0" w:color="auto"/>
      </w:divBdr>
    </w:div>
    <w:div w:id="2072314585">
      <w:marLeft w:val="480"/>
      <w:marRight w:val="0"/>
      <w:marTop w:val="0"/>
      <w:marBottom w:val="0"/>
      <w:divBdr>
        <w:top w:val="none" w:sz="0" w:space="0" w:color="auto"/>
        <w:left w:val="none" w:sz="0" w:space="0" w:color="auto"/>
        <w:bottom w:val="none" w:sz="0" w:space="0" w:color="auto"/>
        <w:right w:val="none" w:sz="0" w:space="0" w:color="auto"/>
      </w:divBdr>
    </w:div>
    <w:div w:id="2072539687">
      <w:marLeft w:val="480"/>
      <w:marRight w:val="0"/>
      <w:marTop w:val="0"/>
      <w:marBottom w:val="0"/>
      <w:divBdr>
        <w:top w:val="none" w:sz="0" w:space="0" w:color="auto"/>
        <w:left w:val="none" w:sz="0" w:space="0" w:color="auto"/>
        <w:bottom w:val="none" w:sz="0" w:space="0" w:color="auto"/>
        <w:right w:val="none" w:sz="0" w:space="0" w:color="auto"/>
      </w:divBdr>
    </w:div>
    <w:div w:id="2072649298">
      <w:marLeft w:val="480"/>
      <w:marRight w:val="0"/>
      <w:marTop w:val="0"/>
      <w:marBottom w:val="0"/>
      <w:divBdr>
        <w:top w:val="none" w:sz="0" w:space="0" w:color="auto"/>
        <w:left w:val="none" w:sz="0" w:space="0" w:color="auto"/>
        <w:bottom w:val="none" w:sz="0" w:space="0" w:color="auto"/>
        <w:right w:val="none" w:sz="0" w:space="0" w:color="auto"/>
      </w:divBdr>
    </w:div>
    <w:div w:id="2073772793">
      <w:marLeft w:val="480"/>
      <w:marRight w:val="0"/>
      <w:marTop w:val="0"/>
      <w:marBottom w:val="0"/>
      <w:divBdr>
        <w:top w:val="none" w:sz="0" w:space="0" w:color="auto"/>
        <w:left w:val="none" w:sz="0" w:space="0" w:color="auto"/>
        <w:bottom w:val="none" w:sz="0" w:space="0" w:color="auto"/>
        <w:right w:val="none" w:sz="0" w:space="0" w:color="auto"/>
      </w:divBdr>
    </w:div>
    <w:div w:id="2074693500">
      <w:marLeft w:val="480"/>
      <w:marRight w:val="0"/>
      <w:marTop w:val="0"/>
      <w:marBottom w:val="0"/>
      <w:divBdr>
        <w:top w:val="none" w:sz="0" w:space="0" w:color="auto"/>
        <w:left w:val="none" w:sz="0" w:space="0" w:color="auto"/>
        <w:bottom w:val="none" w:sz="0" w:space="0" w:color="auto"/>
        <w:right w:val="none" w:sz="0" w:space="0" w:color="auto"/>
      </w:divBdr>
    </w:div>
    <w:div w:id="2074698243">
      <w:marLeft w:val="480"/>
      <w:marRight w:val="0"/>
      <w:marTop w:val="0"/>
      <w:marBottom w:val="0"/>
      <w:divBdr>
        <w:top w:val="none" w:sz="0" w:space="0" w:color="auto"/>
        <w:left w:val="none" w:sz="0" w:space="0" w:color="auto"/>
        <w:bottom w:val="none" w:sz="0" w:space="0" w:color="auto"/>
        <w:right w:val="none" w:sz="0" w:space="0" w:color="auto"/>
      </w:divBdr>
    </w:div>
    <w:div w:id="2074771103">
      <w:marLeft w:val="480"/>
      <w:marRight w:val="0"/>
      <w:marTop w:val="0"/>
      <w:marBottom w:val="0"/>
      <w:divBdr>
        <w:top w:val="none" w:sz="0" w:space="0" w:color="auto"/>
        <w:left w:val="none" w:sz="0" w:space="0" w:color="auto"/>
        <w:bottom w:val="none" w:sz="0" w:space="0" w:color="auto"/>
        <w:right w:val="none" w:sz="0" w:space="0" w:color="auto"/>
      </w:divBdr>
    </w:div>
    <w:div w:id="2075354668">
      <w:marLeft w:val="480"/>
      <w:marRight w:val="0"/>
      <w:marTop w:val="0"/>
      <w:marBottom w:val="0"/>
      <w:divBdr>
        <w:top w:val="none" w:sz="0" w:space="0" w:color="auto"/>
        <w:left w:val="none" w:sz="0" w:space="0" w:color="auto"/>
        <w:bottom w:val="none" w:sz="0" w:space="0" w:color="auto"/>
        <w:right w:val="none" w:sz="0" w:space="0" w:color="auto"/>
      </w:divBdr>
    </w:div>
    <w:div w:id="2076197372">
      <w:marLeft w:val="480"/>
      <w:marRight w:val="0"/>
      <w:marTop w:val="0"/>
      <w:marBottom w:val="0"/>
      <w:divBdr>
        <w:top w:val="none" w:sz="0" w:space="0" w:color="auto"/>
        <w:left w:val="none" w:sz="0" w:space="0" w:color="auto"/>
        <w:bottom w:val="none" w:sz="0" w:space="0" w:color="auto"/>
        <w:right w:val="none" w:sz="0" w:space="0" w:color="auto"/>
      </w:divBdr>
    </w:div>
    <w:div w:id="2076200403">
      <w:marLeft w:val="480"/>
      <w:marRight w:val="0"/>
      <w:marTop w:val="0"/>
      <w:marBottom w:val="0"/>
      <w:divBdr>
        <w:top w:val="none" w:sz="0" w:space="0" w:color="auto"/>
        <w:left w:val="none" w:sz="0" w:space="0" w:color="auto"/>
        <w:bottom w:val="none" w:sz="0" w:space="0" w:color="auto"/>
        <w:right w:val="none" w:sz="0" w:space="0" w:color="auto"/>
      </w:divBdr>
    </w:div>
    <w:div w:id="2076855849">
      <w:marLeft w:val="480"/>
      <w:marRight w:val="0"/>
      <w:marTop w:val="0"/>
      <w:marBottom w:val="0"/>
      <w:divBdr>
        <w:top w:val="none" w:sz="0" w:space="0" w:color="auto"/>
        <w:left w:val="none" w:sz="0" w:space="0" w:color="auto"/>
        <w:bottom w:val="none" w:sz="0" w:space="0" w:color="auto"/>
        <w:right w:val="none" w:sz="0" w:space="0" w:color="auto"/>
      </w:divBdr>
    </w:div>
    <w:div w:id="2076972699">
      <w:marLeft w:val="480"/>
      <w:marRight w:val="0"/>
      <w:marTop w:val="0"/>
      <w:marBottom w:val="0"/>
      <w:divBdr>
        <w:top w:val="none" w:sz="0" w:space="0" w:color="auto"/>
        <w:left w:val="none" w:sz="0" w:space="0" w:color="auto"/>
        <w:bottom w:val="none" w:sz="0" w:space="0" w:color="auto"/>
        <w:right w:val="none" w:sz="0" w:space="0" w:color="auto"/>
      </w:divBdr>
    </w:div>
    <w:div w:id="2077124429">
      <w:marLeft w:val="480"/>
      <w:marRight w:val="0"/>
      <w:marTop w:val="0"/>
      <w:marBottom w:val="0"/>
      <w:divBdr>
        <w:top w:val="none" w:sz="0" w:space="0" w:color="auto"/>
        <w:left w:val="none" w:sz="0" w:space="0" w:color="auto"/>
        <w:bottom w:val="none" w:sz="0" w:space="0" w:color="auto"/>
        <w:right w:val="none" w:sz="0" w:space="0" w:color="auto"/>
      </w:divBdr>
    </w:div>
    <w:div w:id="2077582817">
      <w:marLeft w:val="480"/>
      <w:marRight w:val="0"/>
      <w:marTop w:val="0"/>
      <w:marBottom w:val="0"/>
      <w:divBdr>
        <w:top w:val="none" w:sz="0" w:space="0" w:color="auto"/>
        <w:left w:val="none" w:sz="0" w:space="0" w:color="auto"/>
        <w:bottom w:val="none" w:sz="0" w:space="0" w:color="auto"/>
        <w:right w:val="none" w:sz="0" w:space="0" w:color="auto"/>
      </w:divBdr>
    </w:div>
    <w:div w:id="2077774112">
      <w:marLeft w:val="480"/>
      <w:marRight w:val="0"/>
      <w:marTop w:val="0"/>
      <w:marBottom w:val="0"/>
      <w:divBdr>
        <w:top w:val="none" w:sz="0" w:space="0" w:color="auto"/>
        <w:left w:val="none" w:sz="0" w:space="0" w:color="auto"/>
        <w:bottom w:val="none" w:sz="0" w:space="0" w:color="auto"/>
        <w:right w:val="none" w:sz="0" w:space="0" w:color="auto"/>
      </w:divBdr>
    </w:div>
    <w:div w:id="2077820370">
      <w:marLeft w:val="480"/>
      <w:marRight w:val="0"/>
      <w:marTop w:val="0"/>
      <w:marBottom w:val="0"/>
      <w:divBdr>
        <w:top w:val="none" w:sz="0" w:space="0" w:color="auto"/>
        <w:left w:val="none" w:sz="0" w:space="0" w:color="auto"/>
        <w:bottom w:val="none" w:sz="0" w:space="0" w:color="auto"/>
        <w:right w:val="none" w:sz="0" w:space="0" w:color="auto"/>
      </w:divBdr>
    </w:div>
    <w:div w:id="2077975480">
      <w:marLeft w:val="480"/>
      <w:marRight w:val="0"/>
      <w:marTop w:val="0"/>
      <w:marBottom w:val="0"/>
      <w:divBdr>
        <w:top w:val="none" w:sz="0" w:space="0" w:color="auto"/>
        <w:left w:val="none" w:sz="0" w:space="0" w:color="auto"/>
        <w:bottom w:val="none" w:sz="0" w:space="0" w:color="auto"/>
        <w:right w:val="none" w:sz="0" w:space="0" w:color="auto"/>
      </w:divBdr>
    </w:div>
    <w:div w:id="2078742695">
      <w:marLeft w:val="480"/>
      <w:marRight w:val="0"/>
      <w:marTop w:val="0"/>
      <w:marBottom w:val="0"/>
      <w:divBdr>
        <w:top w:val="none" w:sz="0" w:space="0" w:color="auto"/>
        <w:left w:val="none" w:sz="0" w:space="0" w:color="auto"/>
        <w:bottom w:val="none" w:sz="0" w:space="0" w:color="auto"/>
        <w:right w:val="none" w:sz="0" w:space="0" w:color="auto"/>
      </w:divBdr>
    </w:div>
    <w:div w:id="2079590317">
      <w:marLeft w:val="480"/>
      <w:marRight w:val="0"/>
      <w:marTop w:val="0"/>
      <w:marBottom w:val="0"/>
      <w:divBdr>
        <w:top w:val="none" w:sz="0" w:space="0" w:color="auto"/>
        <w:left w:val="none" w:sz="0" w:space="0" w:color="auto"/>
        <w:bottom w:val="none" w:sz="0" w:space="0" w:color="auto"/>
        <w:right w:val="none" w:sz="0" w:space="0" w:color="auto"/>
      </w:divBdr>
    </w:div>
    <w:div w:id="2079594013">
      <w:marLeft w:val="480"/>
      <w:marRight w:val="0"/>
      <w:marTop w:val="0"/>
      <w:marBottom w:val="0"/>
      <w:divBdr>
        <w:top w:val="none" w:sz="0" w:space="0" w:color="auto"/>
        <w:left w:val="none" w:sz="0" w:space="0" w:color="auto"/>
        <w:bottom w:val="none" w:sz="0" w:space="0" w:color="auto"/>
        <w:right w:val="none" w:sz="0" w:space="0" w:color="auto"/>
      </w:divBdr>
    </w:div>
    <w:div w:id="2079665621">
      <w:marLeft w:val="480"/>
      <w:marRight w:val="0"/>
      <w:marTop w:val="0"/>
      <w:marBottom w:val="0"/>
      <w:divBdr>
        <w:top w:val="none" w:sz="0" w:space="0" w:color="auto"/>
        <w:left w:val="none" w:sz="0" w:space="0" w:color="auto"/>
        <w:bottom w:val="none" w:sz="0" w:space="0" w:color="auto"/>
        <w:right w:val="none" w:sz="0" w:space="0" w:color="auto"/>
      </w:divBdr>
    </w:div>
    <w:div w:id="2079981908">
      <w:marLeft w:val="480"/>
      <w:marRight w:val="0"/>
      <w:marTop w:val="0"/>
      <w:marBottom w:val="0"/>
      <w:divBdr>
        <w:top w:val="none" w:sz="0" w:space="0" w:color="auto"/>
        <w:left w:val="none" w:sz="0" w:space="0" w:color="auto"/>
        <w:bottom w:val="none" w:sz="0" w:space="0" w:color="auto"/>
        <w:right w:val="none" w:sz="0" w:space="0" w:color="auto"/>
      </w:divBdr>
    </w:div>
    <w:div w:id="2080052292">
      <w:marLeft w:val="480"/>
      <w:marRight w:val="0"/>
      <w:marTop w:val="0"/>
      <w:marBottom w:val="0"/>
      <w:divBdr>
        <w:top w:val="none" w:sz="0" w:space="0" w:color="auto"/>
        <w:left w:val="none" w:sz="0" w:space="0" w:color="auto"/>
        <w:bottom w:val="none" w:sz="0" w:space="0" w:color="auto"/>
        <w:right w:val="none" w:sz="0" w:space="0" w:color="auto"/>
      </w:divBdr>
    </w:div>
    <w:div w:id="2080134050">
      <w:marLeft w:val="480"/>
      <w:marRight w:val="0"/>
      <w:marTop w:val="0"/>
      <w:marBottom w:val="0"/>
      <w:divBdr>
        <w:top w:val="none" w:sz="0" w:space="0" w:color="auto"/>
        <w:left w:val="none" w:sz="0" w:space="0" w:color="auto"/>
        <w:bottom w:val="none" w:sz="0" w:space="0" w:color="auto"/>
        <w:right w:val="none" w:sz="0" w:space="0" w:color="auto"/>
      </w:divBdr>
    </w:div>
    <w:div w:id="2080514213">
      <w:marLeft w:val="480"/>
      <w:marRight w:val="0"/>
      <w:marTop w:val="0"/>
      <w:marBottom w:val="0"/>
      <w:divBdr>
        <w:top w:val="none" w:sz="0" w:space="0" w:color="auto"/>
        <w:left w:val="none" w:sz="0" w:space="0" w:color="auto"/>
        <w:bottom w:val="none" w:sz="0" w:space="0" w:color="auto"/>
        <w:right w:val="none" w:sz="0" w:space="0" w:color="auto"/>
      </w:divBdr>
    </w:div>
    <w:div w:id="2080588852">
      <w:marLeft w:val="480"/>
      <w:marRight w:val="0"/>
      <w:marTop w:val="0"/>
      <w:marBottom w:val="0"/>
      <w:divBdr>
        <w:top w:val="none" w:sz="0" w:space="0" w:color="auto"/>
        <w:left w:val="none" w:sz="0" w:space="0" w:color="auto"/>
        <w:bottom w:val="none" w:sz="0" w:space="0" w:color="auto"/>
        <w:right w:val="none" w:sz="0" w:space="0" w:color="auto"/>
      </w:divBdr>
    </w:div>
    <w:div w:id="2081949255">
      <w:marLeft w:val="480"/>
      <w:marRight w:val="0"/>
      <w:marTop w:val="0"/>
      <w:marBottom w:val="0"/>
      <w:divBdr>
        <w:top w:val="none" w:sz="0" w:space="0" w:color="auto"/>
        <w:left w:val="none" w:sz="0" w:space="0" w:color="auto"/>
        <w:bottom w:val="none" w:sz="0" w:space="0" w:color="auto"/>
        <w:right w:val="none" w:sz="0" w:space="0" w:color="auto"/>
      </w:divBdr>
    </w:div>
    <w:div w:id="2082019334">
      <w:marLeft w:val="480"/>
      <w:marRight w:val="0"/>
      <w:marTop w:val="0"/>
      <w:marBottom w:val="0"/>
      <w:divBdr>
        <w:top w:val="none" w:sz="0" w:space="0" w:color="auto"/>
        <w:left w:val="none" w:sz="0" w:space="0" w:color="auto"/>
        <w:bottom w:val="none" w:sz="0" w:space="0" w:color="auto"/>
        <w:right w:val="none" w:sz="0" w:space="0" w:color="auto"/>
      </w:divBdr>
    </w:div>
    <w:div w:id="2082173554">
      <w:marLeft w:val="480"/>
      <w:marRight w:val="0"/>
      <w:marTop w:val="0"/>
      <w:marBottom w:val="0"/>
      <w:divBdr>
        <w:top w:val="none" w:sz="0" w:space="0" w:color="auto"/>
        <w:left w:val="none" w:sz="0" w:space="0" w:color="auto"/>
        <w:bottom w:val="none" w:sz="0" w:space="0" w:color="auto"/>
        <w:right w:val="none" w:sz="0" w:space="0" w:color="auto"/>
      </w:divBdr>
    </w:div>
    <w:div w:id="2082284842">
      <w:marLeft w:val="480"/>
      <w:marRight w:val="0"/>
      <w:marTop w:val="0"/>
      <w:marBottom w:val="0"/>
      <w:divBdr>
        <w:top w:val="none" w:sz="0" w:space="0" w:color="auto"/>
        <w:left w:val="none" w:sz="0" w:space="0" w:color="auto"/>
        <w:bottom w:val="none" w:sz="0" w:space="0" w:color="auto"/>
        <w:right w:val="none" w:sz="0" w:space="0" w:color="auto"/>
      </w:divBdr>
    </w:div>
    <w:div w:id="2082603264">
      <w:marLeft w:val="480"/>
      <w:marRight w:val="0"/>
      <w:marTop w:val="0"/>
      <w:marBottom w:val="0"/>
      <w:divBdr>
        <w:top w:val="none" w:sz="0" w:space="0" w:color="auto"/>
        <w:left w:val="none" w:sz="0" w:space="0" w:color="auto"/>
        <w:bottom w:val="none" w:sz="0" w:space="0" w:color="auto"/>
        <w:right w:val="none" w:sz="0" w:space="0" w:color="auto"/>
      </w:divBdr>
    </w:div>
    <w:div w:id="2083021409">
      <w:marLeft w:val="480"/>
      <w:marRight w:val="0"/>
      <w:marTop w:val="0"/>
      <w:marBottom w:val="0"/>
      <w:divBdr>
        <w:top w:val="none" w:sz="0" w:space="0" w:color="auto"/>
        <w:left w:val="none" w:sz="0" w:space="0" w:color="auto"/>
        <w:bottom w:val="none" w:sz="0" w:space="0" w:color="auto"/>
        <w:right w:val="none" w:sz="0" w:space="0" w:color="auto"/>
      </w:divBdr>
    </w:div>
    <w:div w:id="2084059597">
      <w:marLeft w:val="480"/>
      <w:marRight w:val="0"/>
      <w:marTop w:val="0"/>
      <w:marBottom w:val="0"/>
      <w:divBdr>
        <w:top w:val="none" w:sz="0" w:space="0" w:color="auto"/>
        <w:left w:val="none" w:sz="0" w:space="0" w:color="auto"/>
        <w:bottom w:val="none" w:sz="0" w:space="0" w:color="auto"/>
        <w:right w:val="none" w:sz="0" w:space="0" w:color="auto"/>
      </w:divBdr>
    </w:div>
    <w:div w:id="2084178231">
      <w:marLeft w:val="480"/>
      <w:marRight w:val="0"/>
      <w:marTop w:val="0"/>
      <w:marBottom w:val="0"/>
      <w:divBdr>
        <w:top w:val="none" w:sz="0" w:space="0" w:color="auto"/>
        <w:left w:val="none" w:sz="0" w:space="0" w:color="auto"/>
        <w:bottom w:val="none" w:sz="0" w:space="0" w:color="auto"/>
        <w:right w:val="none" w:sz="0" w:space="0" w:color="auto"/>
      </w:divBdr>
    </w:div>
    <w:div w:id="2084793136">
      <w:marLeft w:val="480"/>
      <w:marRight w:val="0"/>
      <w:marTop w:val="0"/>
      <w:marBottom w:val="0"/>
      <w:divBdr>
        <w:top w:val="none" w:sz="0" w:space="0" w:color="auto"/>
        <w:left w:val="none" w:sz="0" w:space="0" w:color="auto"/>
        <w:bottom w:val="none" w:sz="0" w:space="0" w:color="auto"/>
        <w:right w:val="none" w:sz="0" w:space="0" w:color="auto"/>
      </w:divBdr>
    </w:div>
    <w:div w:id="2084837912">
      <w:marLeft w:val="480"/>
      <w:marRight w:val="0"/>
      <w:marTop w:val="0"/>
      <w:marBottom w:val="0"/>
      <w:divBdr>
        <w:top w:val="none" w:sz="0" w:space="0" w:color="auto"/>
        <w:left w:val="none" w:sz="0" w:space="0" w:color="auto"/>
        <w:bottom w:val="none" w:sz="0" w:space="0" w:color="auto"/>
        <w:right w:val="none" w:sz="0" w:space="0" w:color="auto"/>
      </w:divBdr>
    </w:div>
    <w:div w:id="2085759947">
      <w:marLeft w:val="480"/>
      <w:marRight w:val="0"/>
      <w:marTop w:val="0"/>
      <w:marBottom w:val="0"/>
      <w:divBdr>
        <w:top w:val="none" w:sz="0" w:space="0" w:color="auto"/>
        <w:left w:val="none" w:sz="0" w:space="0" w:color="auto"/>
        <w:bottom w:val="none" w:sz="0" w:space="0" w:color="auto"/>
        <w:right w:val="none" w:sz="0" w:space="0" w:color="auto"/>
      </w:divBdr>
    </w:div>
    <w:div w:id="2086100271">
      <w:marLeft w:val="480"/>
      <w:marRight w:val="0"/>
      <w:marTop w:val="0"/>
      <w:marBottom w:val="0"/>
      <w:divBdr>
        <w:top w:val="none" w:sz="0" w:space="0" w:color="auto"/>
        <w:left w:val="none" w:sz="0" w:space="0" w:color="auto"/>
        <w:bottom w:val="none" w:sz="0" w:space="0" w:color="auto"/>
        <w:right w:val="none" w:sz="0" w:space="0" w:color="auto"/>
      </w:divBdr>
    </w:div>
    <w:div w:id="2086143316">
      <w:marLeft w:val="480"/>
      <w:marRight w:val="0"/>
      <w:marTop w:val="0"/>
      <w:marBottom w:val="0"/>
      <w:divBdr>
        <w:top w:val="none" w:sz="0" w:space="0" w:color="auto"/>
        <w:left w:val="none" w:sz="0" w:space="0" w:color="auto"/>
        <w:bottom w:val="none" w:sz="0" w:space="0" w:color="auto"/>
        <w:right w:val="none" w:sz="0" w:space="0" w:color="auto"/>
      </w:divBdr>
    </w:div>
    <w:div w:id="2087141054">
      <w:marLeft w:val="480"/>
      <w:marRight w:val="0"/>
      <w:marTop w:val="0"/>
      <w:marBottom w:val="0"/>
      <w:divBdr>
        <w:top w:val="none" w:sz="0" w:space="0" w:color="auto"/>
        <w:left w:val="none" w:sz="0" w:space="0" w:color="auto"/>
        <w:bottom w:val="none" w:sz="0" w:space="0" w:color="auto"/>
        <w:right w:val="none" w:sz="0" w:space="0" w:color="auto"/>
      </w:divBdr>
    </w:div>
    <w:div w:id="2087455989">
      <w:marLeft w:val="480"/>
      <w:marRight w:val="0"/>
      <w:marTop w:val="0"/>
      <w:marBottom w:val="0"/>
      <w:divBdr>
        <w:top w:val="none" w:sz="0" w:space="0" w:color="auto"/>
        <w:left w:val="none" w:sz="0" w:space="0" w:color="auto"/>
        <w:bottom w:val="none" w:sz="0" w:space="0" w:color="auto"/>
        <w:right w:val="none" w:sz="0" w:space="0" w:color="auto"/>
      </w:divBdr>
    </w:div>
    <w:div w:id="2087873136">
      <w:marLeft w:val="480"/>
      <w:marRight w:val="0"/>
      <w:marTop w:val="0"/>
      <w:marBottom w:val="0"/>
      <w:divBdr>
        <w:top w:val="none" w:sz="0" w:space="0" w:color="auto"/>
        <w:left w:val="none" w:sz="0" w:space="0" w:color="auto"/>
        <w:bottom w:val="none" w:sz="0" w:space="0" w:color="auto"/>
        <w:right w:val="none" w:sz="0" w:space="0" w:color="auto"/>
      </w:divBdr>
    </w:div>
    <w:div w:id="2087918090">
      <w:marLeft w:val="480"/>
      <w:marRight w:val="0"/>
      <w:marTop w:val="0"/>
      <w:marBottom w:val="0"/>
      <w:divBdr>
        <w:top w:val="none" w:sz="0" w:space="0" w:color="auto"/>
        <w:left w:val="none" w:sz="0" w:space="0" w:color="auto"/>
        <w:bottom w:val="none" w:sz="0" w:space="0" w:color="auto"/>
        <w:right w:val="none" w:sz="0" w:space="0" w:color="auto"/>
      </w:divBdr>
    </w:div>
    <w:div w:id="2088527193">
      <w:marLeft w:val="480"/>
      <w:marRight w:val="0"/>
      <w:marTop w:val="0"/>
      <w:marBottom w:val="0"/>
      <w:divBdr>
        <w:top w:val="none" w:sz="0" w:space="0" w:color="auto"/>
        <w:left w:val="none" w:sz="0" w:space="0" w:color="auto"/>
        <w:bottom w:val="none" w:sz="0" w:space="0" w:color="auto"/>
        <w:right w:val="none" w:sz="0" w:space="0" w:color="auto"/>
      </w:divBdr>
    </w:div>
    <w:div w:id="2089113567">
      <w:marLeft w:val="480"/>
      <w:marRight w:val="0"/>
      <w:marTop w:val="0"/>
      <w:marBottom w:val="0"/>
      <w:divBdr>
        <w:top w:val="none" w:sz="0" w:space="0" w:color="auto"/>
        <w:left w:val="none" w:sz="0" w:space="0" w:color="auto"/>
        <w:bottom w:val="none" w:sz="0" w:space="0" w:color="auto"/>
        <w:right w:val="none" w:sz="0" w:space="0" w:color="auto"/>
      </w:divBdr>
    </w:div>
    <w:div w:id="2089225780">
      <w:marLeft w:val="480"/>
      <w:marRight w:val="0"/>
      <w:marTop w:val="0"/>
      <w:marBottom w:val="0"/>
      <w:divBdr>
        <w:top w:val="none" w:sz="0" w:space="0" w:color="auto"/>
        <w:left w:val="none" w:sz="0" w:space="0" w:color="auto"/>
        <w:bottom w:val="none" w:sz="0" w:space="0" w:color="auto"/>
        <w:right w:val="none" w:sz="0" w:space="0" w:color="auto"/>
      </w:divBdr>
    </w:div>
    <w:div w:id="2089303489">
      <w:marLeft w:val="480"/>
      <w:marRight w:val="0"/>
      <w:marTop w:val="0"/>
      <w:marBottom w:val="0"/>
      <w:divBdr>
        <w:top w:val="none" w:sz="0" w:space="0" w:color="auto"/>
        <w:left w:val="none" w:sz="0" w:space="0" w:color="auto"/>
        <w:bottom w:val="none" w:sz="0" w:space="0" w:color="auto"/>
        <w:right w:val="none" w:sz="0" w:space="0" w:color="auto"/>
      </w:divBdr>
    </w:div>
    <w:div w:id="2089420306">
      <w:marLeft w:val="480"/>
      <w:marRight w:val="0"/>
      <w:marTop w:val="0"/>
      <w:marBottom w:val="0"/>
      <w:divBdr>
        <w:top w:val="none" w:sz="0" w:space="0" w:color="auto"/>
        <w:left w:val="none" w:sz="0" w:space="0" w:color="auto"/>
        <w:bottom w:val="none" w:sz="0" w:space="0" w:color="auto"/>
        <w:right w:val="none" w:sz="0" w:space="0" w:color="auto"/>
      </w:divBdr>
    </w:div>
    <w:div w:id="2090494325">
      <w:marLeft w:val="480"/>
      <w:marRight w:val="0"/>
      <w:marTop w:val="0"/>
      <w:marBottom w:val="0"/>
      <w:divBdr>
        <w:top w:val="none" w:sz="0" w:space="0" w:color="auto"/>
        <w:left w:val="none" w:sz="0" w:space="0" w:color="auto"/>
        <w:bottom w:val="none" w:sz="0" w:space="0" w:color="auto"/>
        <w:right w:val="none" w:sz="0" w:space="0" w:color="auto"/>
      </w:divBdr>
    </w:div>
    <w:div w:id="2090541501">
      <w:marLeft w:val="480"/>
      <w:marRight w:val="0"/>
      <w:marTop w:val="0"/>
      <w:marBottom w:val="0"/>
      <w:divBdr>
        <w:top w:val="none" w:sz="0" w:space="0" w:color="auto"/>
        <w:left w:val="none" w:sz="0" w:space="0" w:color="auto"/>
        <w:bottom w:val="none" w:sz="0" w:space="0" w:color="auto"/>
        <w:right w:val="none" w:sz="0" w:space="0" w:color="auto"/>
      </w:divBdr>
    </w:div>
    <w:div w:id="2091342487">
      <w:marLeft w:val="480"/>
      <w:marRight w:val="0"/>
      <w:marTop w:val="0"/>
      <w:marBottom w:val="0"/>
      <w:divBdr>
        <w:top w:val="none" w:sz="0" w:space="0" w:color="auto"/>
        <w:left w:val="none" w:sz="0" w:space="0" w:color="auto"/>
        <w:bottom w:val="none" w:sz="0" w:space="0" w:color="auto"/>
        <w:right w:val="none" w:sz="0" w:space="0" w:color="auto"/>
      </w:divBdr>
    </w:div>
    <w:div w:id="2091342996">
      <w:marLeft w:val="480"/>
      <w:marRight w:val="0"/>
      <w:marTop w:val="0"/>
      <w:marBottom w:val="0"/>
      <w:divBdr>
        <w:top w:val="none" w:sz="0" w:space="0" w:color="auto"/>
        <w:left w:val="none" w:sz="0" w:space="0" w:color="auto"/>
        <w:bottom w:val="none" w:sz="0" w:space="0" w:color="auto"/>
        <w:right w:val="none" w:sz="0" w:space="0" w:color="auto"/>
      </w:divBdr>
    </w:div>
    <w:div w:id="2091468290">
      <w:marLeft w:val="480"/>
      <w:marRight w:val="0"/>
      <w:marTop w:val="0"/>
      <w:marBottom w:val="0"/>
      <w:divBdr>
        <w:top w:val="none" w:sz="0" w:space="0" w:color="auto"/>
        <w:left w:val="none" w:sz="0" w:space="0" w:color="auto"/>
        <w:bottom w:val="none" w:sz="0" w:space="0" w:color="auto"/>
        <w:right w:val="none" w:sz="0" w:space="0" w:color="auto"/>
      </w:divBdr>
    </w:div>
    <w:div w:id="2092507829">
      <w:marLeft w:val="480"/>
      <w:marRight w:val="0"/>
      <w:marTop w:val="0"/>
      <w:marBottom w:val="0"/>
      <w:divBdr>
        <w:top w:val="none" w:sz="0" w:space="0" w:color="auto"/>
        <w:left w:val="none" w:sz="0" w:space="0" w:color="auto"/>
        <w:bottom w:val="none" w:sz="0" w:space="0" w:color="auto"/>
        <w:right w:val="none" w:sz="0" w:space="0" w:color="auto"/>
      </w:divBdr>
    </w:div>
    <w:div w:id="2092769399">
      <w:marLeft w:val="480"/>
      <w:marRight w:val="0"/>
      <w:marTop w:val="0"/>
      <w:marBottom w:val="0"/>
      <w:divBdr>
        <w:top w:val="none" w:sz="0" w:space="0" w:color="auto"/>
        <w:left w:val="none" w:sz="0" w:space="0" w:color="auto"/>
        <w:bottom w:val="none" w:sz="0" w:space="0" w:color="auto"/>
        <w:right w:val="none" w:sz="0" w:space="0" w:color="auto"/>
      </w:divBdr>
    </w:div>
    <w:div w:id="2092920381">
      <w:marLeft w:val="480"/>
      <w:marRight w:val="0"/>
      <w:marTop w:val="0"/>
      <w:marBottom w:val="0"/>
      <w:divBdr>
        <w:top w:val="none" w:sz="0" w:space="0" w:color="auto"/>
        <w:left w:val="none" w:sz="0" w:space="0" w:color="auto"/>
        <w:bottom w:val="none" w:sz="0" w:space="0" w:color="auto"/>
        <w:right w:val="none" w:sz="0" w:space="0" w:color="auto"/>
      </w:divBdr>
    </w:div>
    <w:div w:id="2093043787">
      <w:marLeft w:val="480"/>
      <w:marRight w:val="0"/>
      <w:marTop w:val="0"/>
      <w:marBottom w:val="0"/>
      <w:divBdr>
        <w:top w:val="none" w:sz="0" w:space="0" w:color="auto"/>
        <w:left w:val="none" w:sz="0" w:space="0" w:color="auto"/>
        <w:bottom w:val="none" w:sz="0" w:space="0" w:color="auto"/>
        <w:right w:val="none" w:sz="0" w:space="0" w:color="auto"/>
      </w:divBdr>
    </w:div>
    <w:div w:id="2093233354">
      <w:marLeft w:val="480"/>
      <w:marRight w:val="0"/>
      <w:marTop w:val="0"/>
      <w:marBottom w:val="0"/>
      <w:divBdr>
        <w:top w:val="none" w:sz="0" w:space="0" w:color="auto"/>
        <w:left w:val="none" w:sz="0" w:space="0" w:color="auto"/>
        <w:bottom w:val="none" w:sz="0" w:space="0" w:color="auto"/>
        <w:right w:val="none" w:sz="0" w:space="0" w:color="auto"/>
      </w:divBdr>
    </w:div>
    <w:div w:id="2094469654">
      <w:marLeft w:val="480"/>
      <w:marRight w:val="0"/>
      <w:marTop w:val="0"/>
      <w:marBottom w:val="0"/>
      <w:divBdr>
        <w:top w:val="none" w:sz="0" w:space="0" w:color="auto"/>
        <w:left w:val="none" w:sz="0" w:space="0" w:color="auto"/>
        <w:bottom w:val="none" w:sz="0" w:space="0" w:color="auto"/>
        <w:right w:val="none" w:sz="0" w:space="0" w:color="auto"/>
      </w:divBdr>
    </w:div>
    <w:div w:id="2094937669">
      <w:marLeft w:val="480"/>
      <w:marRight w:val="0"/>
      <w:marTop w:val="0"/>
      <w:marBottom w:val="0"/>
      <w:divBdr>
        <w:top w:val="none" w:sz="0" w:space="0" w:color="auto"/>
        <w:left w:val="none" w:sz="0" w:space="0" w:color="auto"/>
        <w:bottom w:val="none" w:sz="0" w:space="0" w:color="auto"/>
        <w:right w:val="none" w:sz="0" w:space="0" w:color="auto"/>
      </w:divBdr>
    </w:div>
    <w:div w:id="2095204972">
      <w:marLeft w:val="480"/>
      <w:marRight w:val="0"/>
      <w:marTop w:val="0"/>
      <w:marBottom w:val="0"/>
      <w:divBdr>
        <w:top w:val="none" w:sz="0" w:space="0" w:color="auto"/>
        <w:left w:val="none" w:sz="0" w:space="0" w:color="auto"/>
        <w:bottom w:val="none" w:sz="0" w:space="0" w:color="auto"/>
        <w:right w:val="none" w:sz="0" w:space="0" w:color="auto"/>
      </w:divBdr>
    </w:div>
    <w:div w:id="2095394999">
      <w:marLeft w:val="480"/>
      <w:marRight w:val="0"/>
      <w:marTop w:val="0"/>
      <w:marBottom w:val="0"/>
      <w:divBdr>
        <w:top w:val="none" w:sz="0" w:space="0" w:color="auto"/>
        <w:left w:val="none" w:sz="0" w:space="0" w:color="auto"/>
        <w:bottom w:val="none" w:sz="0" w:space="0" w:color="auto"/>
        <w:right w:val="none" w:sz="0" w:space="0" w:color="auto"/>
      </w:divBdr>
    </w:div>
    <w:div w:id="2095588601">
      <w:marLeft w:val="480"/>
      <w:marRight w:val="0"/>
      <w:marTop w:val="0"/>
      <w:marBottom w:val="0"/>
      <w:divBdr>
        <w:top w:val="none" w:sz="0" w:space="0" w:color="auto"/>
        <w:left w:val="none" w:sz="0" w:space="0" w:color="auto"/>
        <w:bottom w:val="none" w:sz="0" w:space="0" w:color="auto"/>
        <w:right w:val="none" w:sz="0" w:space="0" w:color="auto"/>
      </w:divBdr>
    </w:div>
    <w:div w:id="2096316644">
      <w:marLeft w:val="480"/>
      <w:marRight w:val="0"/>
      <w:marTop w:val="0"/>
      <w:marBottom w:val="0"/>
      <w:divBdr>
        <w:top w:val="none" w:sz="0" w:space="0" w:color="auto"/>
        <w:left w:val="none" w:sz="0" w:space="0" w:color="auto"/>
        <w:bottom w:val="none" w:sz="0" w:space="0" w:color="auto"/>
        <w:right w:val="none" w:sz="0" w:space="0" w:color="auto"/>
      </w:divBdr>
    </w:div>
    <w:div w:id="2096589407">
      <w:marLeft w:val="480"/>
      <w:marRight w:val="0"/>
      <w:marTop w:val="0"/>
      <w:marBottom w:val="0"/>
      <w:divBdr>
        <w:top w:val="none" w:sz="0" w:space="0" w:color="auto"/>
        <w:left w:val="none" w:sz="0" w:space="0" w:color="auto"/>
        <w:bottom w:val="none" w:sz="0" w:space="0" w:color="auto"/>
        <w:right w:val="none" w:sz="0" w:space="0" w:color="auto"/>
      </w:divBdr>
    </w:div>
    <w:div w:id="2097895804">
      <w:marLeft w:val="480"/>
      <w:marRight w:val="0"/>
      <w:marTop w:val="0"/>
      <w:marBottom w:val="0"/>
      <w:divBdr>
        <w:top w:val="none" w:sz="0" w:space="0" w:color="auto"/>
        <w:left w:val="none" w:sz="0" w:space="0" w:color="auto"/>
        <w:bottom w:val="none" w:sz="0" w:space="0" w:color="auto"/>
        <w:right w:val="none" w:sz="0" w:space="0" w:color="auto"/>
      </w:divBdr>
    </w:div>
    <w:div w:id="2099019033">
      <w:marLeft w:val="480"/>
      <w:marRight w:val="0"/>
      <w:marTop w:val="0"/>
      <w:marBottom w:val="0"/>
      <w:divBdr>
        <w:top w:val="none" w:sz="0" w:space="0" w:color="auto"/>
        <w:left w:val="none" w:sz="0" w:space="0" w:color="auto"/>
        <w:bottom w:val="none" w:sz="0" w:space="0" w:color="auto"/>
        <w:right w:val="none" w:sz="0" w:space="0" w:color="auto"/>
      </w:divBdr>
    </w:div>
    <w:div w:id="2099057883">
      <w:marLeft w:val="480"/>
      <w:marRight w:val="0"/>
      <w:marTop w:val="0"/>
      <w:marBottom w:val="0"/>
      <w:divBdr>
        <w:top w:val="none" w:sz="0" w:space="0" w:color="auto"/>
        <w:left w:val="none" w:sz="0" w:space="0" w:color="auto"/>
        <w:bottom w:val="none" w:sz="0" w:space="0" w:color="auto"/>
        <w:right w:val="none" w:sz="0" w:space="0" w:color="auto"/>
      </w:divBdr>
    </w:div>
    <w:div w:id="2099472998">
      <w:marLeft w:val="480"/>
      <w:marRight w:val="0"/>
      <w:marTop w:val="0"/>
      <w:marBottom w:val="0"/>
      <w:divBdr>
        <w:top w:val="none" w:sz="0" w:space="0" w:color="auto"/>
        <w:left w:val="none" w:sz="0" w:space="0" w:color="auto"/>
        <w:bottom w:val="none" w:sz="0" w:space="0" w:color="auto"/>
        <w:right w:val="none" w:sz="0" w:space="0" w:color="auto"/>
      </w:divBdr>
    </w:div>
    <w:div w:id="2099517924">
      <w:marLeft w:val="480"/>
      <w:marRight w:val="0"/>
      <w:marTop w:val="0"/>
      <w:marBottom w:val="0"/>
      <w:divBdr>
        <w:top w:val="none" w:sz="0" w:space="0" w:color="auto"/>
        <w:left w:val="none" w:sz="0" w:space="0" w:color="auto"/>
        <w:bottom w:val="none" w:sz="0" w:space="0" w:color="auto"/>
        <w:right w:val="none" w:sz="0" w:space="0" w:color="auto"/>
      </w:divBdr>
    </w:div>
    <w:div w:id="2099667754">
      <w:marLeft w:val="480"/>
      <w:marRight w:val="0"/>
      <w:marTop w:val="0"/>
      <w:marBottom w:val="0"/>
      <w:divBdr>
        <w:top w:val="none" w:sz="0" w:space="0" w:color="auto"/>
        <w:left w:val="none" w:sz="0" w:space="0" w:color="auto"/>
        <w:bottom w:val="none" w:sz="0" w:space="0" w:color="auto"/>
        <w:right w:val="none" w:sz="0" w:space="0" w:color="auto"/>
      </w:divBdr>
    </w:div>
    <w:div w:id="2100325360">
      <w:marLeft w:val="480"/>
      <w:marRight w:val="0"/>
      <w:marTop w:val="0"/>
      <w:marBottom w:val="0"/>
      <w:divBdr>
        <w:top w:val="none" w:sz="0" w:space="0" w:color="auto"/>
        <w:left w:val="none" w:sz="0" w:space="0" w:color="auto"/>
        <w:bottom w:val="none" w:sz="0" w:space="0" w:color="auto"/>
        <w:right w:val="none" w:sz="0" w:space="0" w:color="auto"/>
      </w:divBdr>
    </w:div>
    <w:div w:id="2100367419">
      <w:marLeft w:val="480"/>
      <w:marRight w:val="0"/>
      <w:marTop w:val="0"/>
      <w:marBottom w:val="0"/>
      <w:divBdr>
        <w:top w:val="none" w:sz="0" w:space="0" w:color="auto"/>
        <w:left w:val="none" w:sz="0" w:space="0" w:color="auto"/>
        <w:bottom w:val="none" w:sz="0" w:space="0" w:color="auto"/>
        <w:right w:val="none" w:sz="0" w:space="0" w:color="auto"/>
      </w:divBdr>
    </w:div>
    <w:div w:id="2100639619">
      <w:marLeft w:val="480"/>
      <w:marRight w:val="0"/>
      <w:marTop w:val="0"/>
      <w:marBottom w:val="0"/>
      <w:divBdr>
        <w:top w:val="none" w:sz="0" w:space="0" w:color="auto"/>
        <w:left w:val="none" w:sz="0" w:space="0" w:color="auto"/>
        <w:bottom w:val="none" w:sz="0" w:space="0" w:color="auto"/>
        <w:right w:val="none" w:sz="0" w:space="0" w:color="auto"/>
      </w:divBdr>
    </w:div>
    <w:div w:id="2100831085">
      <w:marLeft w:val="480"/>
      <w:marRight w:val="0"/>
      <w:marTop w:val="0"/>
      <w:marBottom w:val="0"/>
      <w:divBdr>
        <w:top w:val="none" w:sz="0" w:space="0" w:color="auto"/>
        <w:left w:val="none" w:sz="0" w:space="0" w:color="auto"/>
        <w:bottom w:val="none" w:sz="0" w:space="0" w:color="auto"/>
        <w:right w:val="none" w:sz="0" w:space="0" w:color="auto"/>
      </w:divBdr>
    </w:div>
    <w:div w:id="2102557427">
      <w:marLeft w:val="480"/>
      <w:marRight w:val="0"/>
      <w:marTop w:val="0"/>
      <w:marBottom w:val="0"/>
      <w:divBdr>
        <w:top w:val="none" w:sz="0" w:space="0" w:color="auto"/>
        <w:left w:val="none" w:sz="0" w:space="0" w:color="auto"/>
        <w:bottom w:val="none" w:sz="0" w:space="0" w:color="auto"/>
        <w:right w:val="none" w:sz="0" w:space="0" w:color="auto"/>
      </w:divBdr>
    </w:div>
    <w:div w:id="2102722820">
      <w:marLeft w:val="480"/>
      <w:marRight w:val="0"/>
      <w:marTop w:val="0"/>
      <w:marBottom w:val="0"/>
      <w:divBdr>
        <w:top w:val="none" w:sz="0" w:space="0" w:color="auto"/>
        <w:left w:val="none" w:sz="0" w:space="0" w:color="auto"/>
        <w:bottom w:val="none" w:sz="0" w:space="0" w:color="auto"/>
        <w:right w:val="none" w:sz="0" w:space="0" w:color="auto"/>
      </w:divBdr>
    </w:div>
    <w:div w:id="2102992236">
      <w:marLeft w:val="480"/>
      <w:marRight w:val="0"/>
      <w:marTop w:val="0"/>
      <w:marBottom w:val="0"/>
      <w:divBdr>
        <w:top w:val="none" w:sz="0" w:space="0" w:color="auto"/>
        <w:left w:val="none" w:sz="0" w:space="0" w:color="auto"/>
        <w:bottom w:val="none" w:sz="0" w:space="0" w:color="auto"/>
        <w:right w:val="none" w:sz="0" w:space="0" w:color="auto"/>
      </w:divBdr>
    </w:div>
    <w:div w:id="2103916071">
      <w:marLeft w:val="480"/>
      <w:marRight w:val="0"/>
      <w:marTop w:val="0"/>
      <w:marBottom w:val="0"/>
      <w:divBdr>
        <w:top w:val="none" w:sz="0" w:space="0" w:color="auto"/>
        <w:left w:val="none" w:sz="0" w:space="0" w:color="auto"/>
        <w:bottom w:val="none" w:sz="0" w:space="0" w:color="auto"/>
        <w:right w:val="none" w:sz="0" w:space="0" w:color="auto"/>
      </w:divBdr>
    </w:div>
    <w:div w:id="2104498253">
      <w:marLeft w:val="480"/>
      <w:marRight w:val="0"/>
      <w:marTop w:val="0"/>
      <w:marBottom w:val="0"/>
      <w:divBdr>
        <w:top w:val="none" w:sz="0" w:space="0" w:color="auto"/>
        <w:left w:val="none" w:sz="0" w:space="0" w:color="auto"/>
        <w:bottom w:val="none" w:sz="0" w:space="0" w:color="auto"/>
        <w:right w:val="none" w:sz="0" w:space="0" w:color="auto"/>
      </w:divBdr>
    </w:div>
    <w:div w:id="2104834043">
      <w:marLeft w:val="480"/>
      <w:marRight w:val="0"/>
      <w:marTop w:val="0"/>
      <w:marBottom w:val="0"/>
      <w:divBdr>
        <w:top w:val="none" w:sz="0" w:space="0" w:color="auto"/>
        <w:left w:val="none" w:sz="0" w:space="0" w:color="auto"/>
        <w:bottom w:val="none" w:sz="0" w:space="0" w:color="auto"/>
        <w:right w:val="none" w:sz="0" w:space="0" w:color="auto"/>
      </w:divBdr>
    </w:div>
    <w:div w:id="2104958889">
      <w:marLeft w:val="480"/>
      <w:marRight w:val="0"/>
      <w:marTop w:val="0"/>
      <w:marBottom w:val="0"/>
      <w:divBdr>
        <w:top w:val="none" w:sz="0" w:space="0" w:color="auto"/>
        <w:left w:val="none" w:sz="0" w:space="0" w:color="auto"/>
        <w:bottom w:val="none" w:sz="0" w:space="0" w:color="auto"/>
        <w:right w:val="none" w:sz="0" w:space="0" w:color="auto"/>
      </w:divBdr>
    </w:div>
    <w:div w:id="2105028170">
      <w:marLeft w:val="480"/>
      <w:marRight w:val="0"/>
      <w:marTop w:val="0"/>
      <w:marBottom w:val="0"/>
      <w:divBdr>
        <w:top w:val="none" w:sz="0" w:space="0" w:color="auto"/>
        <w:left w:val="none" w:sz="0" w:space="0" w:color="auto"/>
        <w:bottom w:val="none" w:sz="0" w:space="0" w:color="auto"/>
        <w:right w:val="none" w:sz="0" w:space="0" w:color="auto"/>
      </w:divBdr>
    </w:div>
    <w:div w:id="2105300371">
      <w:marLeft w:val="480"/>
      <w:marRight w:val="0"/>
      <w:marTop w:val="0"/>
      <w:marBottom w:val="0"/>
      <w:divBdr>
        <w:top w:val="none" w:sz="0" w:space="0" w:color="auto"/>
        <w:left w:val="none" w:sz="0" w:space="0" w:color="auto"/>
        <w:bottom w:val="none" w:sz="0" w:space="0" w:color="auto"/>
        <w:right w:val="none" w:sz="0" w:space="0" w:color="auto"/>
      </w:divBdr>
    </w:div>
    <w:div w:id="2105638870">
      <w:marLeft w:val="480"/>
      <w:marRight w:val="0"/>
      <w:marTop w:val="0"/>
      <w:marBottom w:val="0"/>
      <w:divBdr>
        <w:top w:val="none" w:sz="0" w:space="0" w:color="auto"/>
        <w:left w:val="none" w:sz="0" w:space="0" w:color="auto"/>
        <w:bottom w:val="none" w:sz="0" w:space="0" w:color="auto"/>
        <w:right w:val="none" w:sz="0" w:space="0" w:color="auto"/>
      </w:divBdr>
    </w:div>
    <w:div w:id="2105681906">
      <w:marLeft w:val="480"/>
      <w:marRight w:val="0"/>
      <w:marTop w:val="0"/>
      <w:marBottom w:val="0"/>
      <w:divBdr>
        <w:top w:val="none" w:sz="0" w:space="0" w:color="auto"/>
        <w:left w:val="none" w:sz="0" w:space="0" w:color="auto"/>
        <w:bottom w:val="none" w:sz="0" w:space="0" w:color="auto"/>
        <w:right w:val="none" w:sz="0" w:space="0" w:color="auto"/>
      </w:divBdr>
    </w:div>
    <w:div w:id="2105835181">
      <w:marLeft w:val="480"/>
      <w:marRight w:val="0"/>
      <w:marTop w:val="0"/>
      <w:marBottom w:val="0"/>
      <w:divBdr>
        <w:top w:val="none" w:sz="0" w:space="0" w:color="auto"/>
        <w:left w:val="none" w:sz="0" w:space="0" w:color="auto"/>
        <w:bottom w:val="none" w:sz="0" w:space="0" w:color="auto"/>
        <w:right w:val="none" w:sz="0" w:space="0" w:color="auto"/>
      </w:divBdr>
    </w:div>
    <w:div w:id="2105949875">
      <w:marLeft w:val="480"/>
      <w:marRight w:val="0"/>
      <w:marTop w:val="0"/>
      <w:marBottom w:val="0"/>
      <w:divBdr>
        <w:top w:val="none" w:sz="0" w:space="0" w:color="auto"/>
        <w:left w:val="none" w:sz="0" w:space="0" w:color="auto"/>
        <w:bottom w:val="none" w:sz="0" w:space="0" w:color="auto"/>
        <w:right w:val="none" w:sz="0" w:space="0" w:color="auto"/>
      </w:divBdr>
    </w:div>
    <w:div w:id="2106224238">
      <w:marLeft w:val="480"/>
      <w:marRight w:val="0"/>
      <w:marTop w:val="0"/>
      <w:marBottom w:val="0"/>
      <w:divBdr>
        <w:top w:val="none" w:sz="0" w:space="0" w:color="auto"/>
        <w:left w:val="none" w:sz="0" w:space="0" w:color="auto"/>
        <w:bottom w:val="none" w:sz="0" w:space="0" w:color="auto"/>
        <w:right w:val="none" w:sz="0" w:space="0" w:color="auto"/>
      </w:divBdr>
    </w:div>
    <w:div w:id="2106611795">
      <w:marLeft w:val="480"/>
      <w:marRight w:val="0"/>
      <w:marTop w:val="0"/>
      <w:marBottom w:val="0"/>
      <w:divBdr>
        <w:top w:val="none" w:sz="0" w:space="0" w:color="auto"/>
        <w:left w:val="none" w:sz="0" w:space="0" w:color="auto"/>
        <w:bottom w:val="none" w:sz="0" w:space="0" w:color="auto"/>
        <w:right w:val="none" w:sz="0" w:space="0" w:color="auto"/>
      </w:divBdr>
    </w:div>
    <w:div w:id="2107145672">
      <w:marLeft w:val="480"/>
      <w:marRight w:val="0"/>
      <w:marTop w:val="0"/>
      <w:marBottom w:val="0"/>
      <w:divBdr>
        <w:top w:val="none" w:sz="0" w:space="0" w:color="auto"/>
        <w:left w:val="none" w:sz="0" w:space="0" w:color="auto"/>
        <w:bottom w:val="none" w:sz="0" w:space="0" w:color="auto"/>
        <w:right w:val="none" w:sz="0" w:space="0" w:color="auto"/>
      </w:divBdr>
    </w:div>
    <w:div w:id="2107340939">
      <w:marLeft w:val="480"/>
      <w:marRight w:val="0"/>
      <w:marTop w:val="0"/>
      <w:marBottom w:val="0"/>
      <w:divBdr>
        <w:top w:val="none" w:sz="0" w:space="0" w:color="auto"/>
        <w:left w:val="none" w:sz="0" w:space="0" w:color="auto"/>
        <w:bottom w:val="none" w:sz="0" w:space="0" w:color="auto"/>
        <w:right w:val="none" w:sz="0" w:space="0" w:color="auto"/>
      </w:divBdr>
    </w:div>
    <w:div w:id="2107849853">
      <w:marLeft w:val="480"/>
      <w:marRight w:val="0"/>
      <w:marTop w:val="0"/>
      <w:marBottom w:val="0"/>
      <w:divBdr>
        <w:top w:val="none" w:sz="0" w:space="0" w:color="auto"/>
        <w:left w:val="none" w:sz="0" w:space="0" w:color="auto"/>
        <w:bottom w:val="none" w:sz="0" w:space="0" w:color="auto"/>
        <w:right w:val="none" w:sz="0" w:space="0" w:color="auto"/>
      </w:divBdr>
    </w:div>
    <w:div w:id="2108302473">
      <w:marLeft w:val="480"/>
      <w:marRight w:val="0"/>
      <w:marTop w:val="0"/>
      <w:marBottom w:val="0"/>
      <w:divBdr>
        <w:top w:val="none" w:sz="0" w:space="0" w:color="auto"/>
        <w:left w:val="none" w:sz="0" w:space="0" w:color="auto"/>
        <w:bottom w:val="none" w:sz="0" w:space="0" w:color="auto"/>
        <w:right w:val="none" w:sz="0" w:space="0" w:color="auto"/>
      </w:divBdr>
    </w:div>
    <w:div w:id="2108578430">
      <w:marLeft w:val="480"/>
      <w:marRight w:val="0"/>
      <w:marTop w:val="0"/>
      <w:marBottom w:val="0"/>
      <w:divBdr>
        <w:top w:val="none" w:sz="0" w:space="0" w:color="auto"/>
        <w:left w:val="none" w:sz="0" w:space="0" w:color="auto"/>
        <w:bottom w:val="none" w:sz="0" w:space="0" w:color="auto"/>
        <w:right w:val="none" w:sz="0" w:space="0" w:color="auto"/>
      </w:divBdr>
    </w:div>
    <w:div w:id="2109160221">
      <w:marLeft w:val="480"/>
      <w:marRight w:val="0"/>
      <w:marTop w:val="0"/>
      <w:marBottom w:val="0"/>
      <w:divBdr>
        <w:top w:val="none" w:sz="0" w:space="0" w:color="auto"/>
        <w:left w:val="none" w:sz="0" w:space="0" w:color="auto"/>
        <w:bottom w:val="none" w:sz="0" w:space="0" w:color="auto"/>
        <w:right w:val="none" w:sz="0" w:space="0" w:color="auto"/>
      </w:divBdr>
    </w:div>
    <w:div w:id="2109301878">
      <w:marLeft w:val="480"/>
      <w:marRight w:val="0"/>
      <w:marTop w:val="0"/>
      <w:marBottom w:val="0"/>
      <w:divBdr>
        <w:top w:val="none" w:sz="0" w:space="0" w:color="auto"/>
        <w:left w:val="none" w:sz="0" w:space="0" w:color="auto"/>
        <w:bottom w:val="none" w:sz="0" w:space="0" w:color="auto"/>
        <w:right w:val="none" w:sz="0" w:space="0" w:color="auto"/>
      </w:divBdr>
    </w:div>
    <w:div w:id="2109348645">
      <w:marLeft w:val="480"/>
      <w:marRight w:val="0"/>
      <w:marTop w:val="0"/>
      <w:marBottom w:val="0"/>
      <w:divBdr>
        <w:top w:val="none" w:sz="0" w:space="0" w:color="auto"/>
        <w:left w:val="none" w:sz="0" w:space="0" w:color="auto"/>
        <w:bottom w:val="none" w:sz="0" w:space="0" w:color="auto"/>
        <w:right w:val="none" w:sz="0" w:space="0" w:color="auto"/>
      </w:divBdr>
    </w:div>
    <w:div w:id="2109500314">
      <w:marLeft w:val="480"/>
      <w:marRight w:val="0"/>
      <w:marTop w:val="0"/>
      <w:marBottom w:val="0"/>
      <w:divBdr>
        <w:top w:val="none" w:sz="0" w:space="0" w:color="auto"/>
        <w:left w:val="none" w:sz="0" w:space="0" w:color="auto"/>
        <w:bottom w:val="none" w:sz="0" w:space="0" w:color="auto"/>
        <w:right w:val="none" w:sz="0" w:space="0" w:color="auto"/>
      </w:divBdr>
    </w:div>
    <w:div w:id="2109735597">
      <w:marLeft w:val="480"/>
      <w:marRight w:val="0"/>
      <w:marTop w:val="0"/>
      <w:marBottom w:val="0"/>
      <w:divBdr>
        <w:top w:val="none" w:sz="0" w:space="0" w:color="auto"/>
        <w:left w:val="none" w:sz="0" w:space="0" w:color="auto"/>
        <w:bottom w:val="none" w:sz="0" w:space="0" w:color="auto"/>
        <w:right w:val="none" w:sz="0" w:space="0" w:color="auto"/>
      </w:divBdr>
    </w:div>
    <w:div w:id="2110540692">
      <w:marLeft w:val="480"/>
      <w:marRight w:val="0"/>
      <w:marTop w:val="0"/>
      <w:marBottom w:val="0"/>
      <w:divBdr>
        <w:top w:val="none" w:sz="0" w:space="0" w:color="auto"/>
        <w:left w:val="none" w:sz="0" w:space="0" w:color="auto"/>
        <w:bottom w:val="none" w:sz="0" w:space="0" w:color="auto"/>
        <w:right w:val="none" w:sz="0" w:space="0" w:color="auto"/>
      </w:divBdr>
    </w:div>
    <w:div w:id="2111461941">
      <w:marLeft w:val="480"/>
      <w:marRight w:val="0"/>
      <w:marTop w:val="0"/>
      <w:marBottom w:val="0"/>
      <w:divBdr>
        <w:top w:val="none" w:sz="0" w:space="0" w:color="auto"/>
        <w:left w:val="none" w:sz="0" w:space="0" w:color="auto"/>
        <w:bottom w:val="none" w:sz="0" w:space="0" w:color="auto"/>
        <w:right w:val="none" w:sz="0" w:space="0" w:color="auto"/>
      </w:divBdr>
    </w:div>
    <w:div w:id="2112240287">
      <w:marLeft w:val="480"/>
      <w:marRight w:val="0"/>
      <w:marTop w:val="0"/>
      <w:marBottom w:val="0"/>
      <w:divBdr>
        <w:top w:val="none" w:sz="0" w:space="0" w:color="auto"/>
        <w:left w:val="none" w:sz="0" w:space="0" w:color="auto"/>
        <w:bottom w:val="none" w:sz="0" w:space="0" w:color="auto"/>
        <w:right w:val="none" w:sz="0" w:space="0" w:color="auto"/>
      </w:divBdr>
    </w:div>
    <w:div w:id="2112968933">
      <w:marLeft w:val="480"/>
      <w:marRight w:val="0"/>
      <w:marTop w:val="0"/>
      <w:marBottom w:val="0"/>
      <w:divBdr>
        <w:top w:val="none" w:sz="0" w:space="0" w:color="auto"/>
        <w:left w:val="none" w:sz="0" w:space="0" w:color="auto"/>
        <w:bottom w:val="none" w:sz="0" w:space="0" w:color="auto"/>
        <w:right w:val="none" w:sz="0" w:space="0" w:color="auto"/>
      </w:divBdr>
    </w:div>
    <w:div w:id="2113743186">
      <w:marLeft w:val="480"/>
      <w:marRight w:val="0"/>
      <w:marTop w:val="0"/>
      <w:marBottom w:val="0"/>
      <w:divBdr>
        <w:top w:val="none" w:sz="0" w:space="0" w:color="auto"/>
        <w:left w:val="none" w:sz="0" w:space="0" w:color="auto"/>
        <w:bottom w:val="none" w:sz="0" w:space="0" w:color="auto"/>
        <w:right w:val="none" w:sz="0" w:space="0" w:color="auto"/>
      </w:divBdr>
    </w:div>
    <w:div w:id="2114545107">
      <w:marLeft w:val="480"/>
      <w:marRight w:val="0"/>
      <w:marTop w:val="0"/>
      <w:marBottom w:val="0"/>
      <w:divBdr>
        <w:top w:val="none" w:sz="0" w:space="0" w:color="auto"/>
        <w:left w:val="none" w:sz="0" w:space="0" w:color="auto"/>
        <w:bottom w:val="none" w:sz="0" w:space="0" w:color="auto"/>
        <w:right w:val="none" w:sz="0" w:space="0" w:color="auto"/>
      </w:divBdr>
    </w:div>
    <w:div w:id="2114813280">
      <w:marLeft w:val="480"/>
      <w:marRight w:val="0"/>
      <w:marTop w:val="0"/>
      <w:marBottom w:val="0"/>
      <w:divBdr>
        <w:top w:val="none" w:sz="0" w:space="0" w:color="auto"/>
        <w:left w:val="none" w:sz="0" w:space="0" w:color="auto"/>
        <w:bottom w:val="none" w:sz="0" w:space="0" w:color="auto"/>
        <w:right w:val="none" w:sz="0" w:space="0" w:color="auto"/>
      </w:divBdr>
    </w:div>
    <w:div w:id="2115786399">
      <w:marLeft w:val="480"/>
      <w:marRight w:val="0"/>
      <w:marTop w:val="0"/>
      <w:marBottom w:val="0"/>
      <w:divBdr>
        <w:top w:val="none" w:sz="0" w:space="0" w:color="auto"/>
        <w:left w:val="none" w:sz="0" w:space="0" w:color="auto"/>
        <w:bottom w:val="none" w:sz="0" w:space="0" w:color="auto"/>
        <w:right w:val="none" w:sz="0" w:space="0" w:color="auto"/>
      </w:divBdr>
    </w:div>
    <w:div w:id="2117749016">
      <w:marLeft w:val="480"/>
      <w:marRight w:val="0"/>
      <w:marTop w:val="0"/>
      <w:marBottom w:val="0"/>
      <w:divBdr>
        <w:top w:val="none" w:sz="0" w:space="0" w:color="auto"/>
        <w:left w:val="none" w:sz="0" w:space="0" w:color="auto"/>
        <w:bottom w:val="none" w:sz="0" w:space="0" w:color="auto"/>
        <w:right w:val="none" w:sz="0" w:space="0" w:color="auto"/>
      </w:divBdr>
    </w:div>
    <w:div w:id="2117750167">
      <w:marLeft w:val="480"/>
      <w:marRight w:val="0"/>
      <w:marTop w:val="0"/>
      <w:marBottom w:val="0"/>
      <w:divBdr>
        <w:top w:val="none" w:sz="0" w:space="0" w:color="auto"/>
        <w:left w:val="none" w:sz="0" w:space="0" w:color="auto"/>
        <w:bottom w:val="none" w:sz="0" w:space="0" w:color="auto"/>
        <w:right w:val="none" w:sz="0" w:space="0" w:color="auto"/>
      </w:divBdr>
    </w:div>
    <w:div w:id="2118255168">
      <w:marLeft w:val="480"/>
      <w:marRight w:val="0"/>
      <w:marTop w:val="0"/>
      <w:marBottom w:val="0"/>
      <w:divBdr>
        <w:top w:val="none" w:sz="0" w:space="0" w:color="auto"/>
        <w:left w:val="none" w:sz="0" w:space="0" w:color="auto"/>
        <w:bottom w:val="none" w:sz="0" w:space="0" w:color="auto"/>
        <w:right w:val="none" w:sz="0" w:space="0" w:color="auto"/>
      </w:divBdr>
    </w:div>
    <w:div w:id="2118283278">
      <w:marLeft w:val="480"/>
      <w:marRight w:val="0"/>
      <w:marTop w:val="0"/>
      <w:marBottom w:val="0"/>
      <w:divBdr>
        <w:top w:val="none" w:sz="0" w:space="0" w:color="auto"/>
        <w:left w:val="none" w:sz="0" w:space="0" w:color="auto"/>
        <w:bottom w:val="none" w:sz="0" w:space="0" w:color="auto"/>
        <w:right w:val="none" w:sz="0" w:space="0" w:color="auto"/>
      </w:divBdr>
    </w:div>
    <w:div w:id="2118787098">
      <w:marLeft w:val="480"/>
      <w:marRight w:val="0"/>
      <w:marTop w:val="0"/>
      <w:marBottom w:val="0"/>
      <w:divBdr>
        <w:top w:val="none" w:sz="0" w:space="0" w:color="auto"/>
        <w:left w:val="none" w:sz="0" w:space="0" w:color="auto"/>
        <w:bottom w:val="none" w:sz="0" w:space="0" w:color="auto"/>
        <w:right w:val="none" w:sz="0" w:space="0" w:color="auto"/>
      </w:divBdr>
    </w:div>
    <w:div w:id="2118789643">
      <w:marLeft w:val="480"/>
      <w:marRight w:val="0"/>
      <w:marTop w:val="0"/>
      <w:marBottom w:val="0"/>
      <w:divBdr>
        <w:top w:val="none" w:sz="0" w:space="0" w:color="auto"/>
        <w:left w:val="none" w:sz="0" w:space="0" w:color="auto"/>
        <w:bottom w:val="none" w:sz="0" w:space="0" w:color="auto"/>
        <w:right w:val="none" w:sz="0" w:space="0" w:color="auto"/>
      </w:divBdr>
    </w:div>
    <w:div w:id="2118793908">
      <w:marLeft w:val="480"/>
      <w:marRight w:val="0"/>
      <w:marTop w:val="0"/>
      <w:marBottom w:val="0"/>
      <w:divBdr>
        <w:top w:val="none" w:sz="0" w:space="0" w:color="auto"/>
        <w:left w:val="none" w:sz="0" w:space="0" w:color="auto"/>
        <w:bottom w:val="none" w:sz="0" w:space="0" w:color="auto"/>
        <w:right w:val="none" w:sz="0" w:space="0" w:color="auto"/>
      </w:divBdr>
    </w:div>
    <w:div w:id="2118942396">
      <w:marLeft w:val="480"/>
      <w:marRight w:val="0"/>
      <w:marTop w:val="0"/>
      <w:marBottom w:val="0"/>
      <w:divBdr>
        <w:top w:val="none" w:sz="0" w:space="0" w:color="auto"/>
        <w:left w:val="none" w:sz="0" w:space="0" w:color="auto"/>
        <w:bottom w:val="none" w:sz="0" w:space="0" w:color="auto"/>
        <w:right w:val="none" w:sz="0" w:space="0" w:color="auto"/>
      </w:divBdr>
    </w:div>
    <w:div w:id="2119249214">
      <w:marLeft w:val="480"/>
      <w:marRight w:val="0"/>
      <w:marTop w:val="0"/>
      <w:marBottom w:val="0"/>
      <w:divBdr>
        <w:top w:val="none" w:sz="0" w:space="0" w:color="auto"/>
        <w:left w:val="none" w:sz="0" w:space="0" w:color="auto"/>
        <w:bottom w:val="none" w:sz="0" w:space="0" w:color="auto"/>
        <w:right w:val="none" w:sz="0" w:space="0" w:color="auto"/>
      </w:divBdr>
    </w:div>
    <w:div w:id="2119639946">
      <w:marLeft w:val="480"/>
      <w:marRight w:val="0"/>
      <w:marTop w:val="0"/>
      <w:marBottom w:val="0"/>
      <w:divBdr>
        <w:top w:val="none" w:sz="0" w:space="0" w:color="auto"/>
        <w:left w:val="none" w:sz="0" w:space="0" w:color="auto"/>
        <w:bottom w:val="none" w:sz="0" w:space="0" w:color="auto"/>
        <w:right w:val="none" w:sz="0" w:space="0" w:color="auto"/>
      </w:divBdr>
    </w:div>
    <w:div w:id="2119791545">
      <w:marLeft w:val="480"/>
      <w:marRight w:val="0"/>
      <w:marTop w:val="0"/>
      <w:marBottom w:val="0"/>
      <w:divBdr>
        <w:top w:val="none" w:sz="0" w:space="0" w:color="auto"/>
        <w:left w:val="none" w:sz="0" w:space="0" w:color="auto"/>
        <w:bottom w:val="none" w:sz="0" w:space="0" w:color="auto"/>
        <w:right w:val="none" w:sz="0" w:space="0" w:color="auto"/>
      </w:divBdr>
    </w:div>
    <w:div w:id="2120099802">
      <w:marLeft w:val="480"/>
      <w:marRight w:val="0"/>
      <w:marTop w:val="0"/>
      <w:marBottom w:val="0"/>
      <w:divBdr>
        <w:top w:val="none" w:sz="0" w:space="0" w:color="auto"/>
        <w:left w:val="none" w:sz="0" w:space="0" w:color="auto"/>
        <w:bottom w:val="none" w:sz="0" w:space="0" w:color="auto"/>
        <w:right w:val="none" w:sz="0" w:space="0" w:color="auto"/>
      </w:divBdr>
    </w:div>
    <w:div w:id="2120643321">
      <w:marLeft w:val="480"/>
      <w:marRight w:val="0"/>
      <w:marTop w:val="0"/>
      <w:marBottom w:val="0"/>
      <w:divBdr>
        <w:top w:val="none" w:sz="0" w:space="0" w:color="auto"/>
        <w:left w:val="none" w:sz="0" w:space="0" w:color="auto"/>
        <w:bottom w:val="none" w:sz="0" w:space="0" w:color="auto"/>
        <w:right w:val="none" w:sz="0" w:space="0" w:color="auto"/>
      </w:divBdr>
    </w:div>
    <w:div w:id="2120833860">
      <w:marLeft w:val="480"/>
      <w:marRight w:val="0"/>
      <w:marTop w:val="0"/>
      <w:marBottom w:val="0"/>
      <w:divBdr>
        <w:top w:val="none" w:sz="0" w:space="0" w:color="auto"/>
        <w:left w:val="none" w:sz="0" w:space="0" w:color="auto"/>
        <w:bottom w:val="none" w:sz="0" w:space="0" w:color="auto"/>
        <w:right w:val="none" w:sz="0" w:space="0" w:color="auto"/>
      </w:divBdr>
    </w:div>
    <w:div w:id="2121337395">
      <w:marLeft w:val="480"/>
      <w:marRight w:val="0"/>
      <w:marTop w:val="0"/>
      <w:marBottom w:val="0"/>
      <w:divBdr>
        <w:top w:val="none" w:sz="0" w:space="0" w:color="auto"/>
        <w:left w:val="none" w:sz="0" w:space="0" w:color="auto"/>
        <w:bottom w:val="none" w:sz="0" w:space="0" w:color="auto"/>
        <w:right w:val="none" w:sz="0" w:space="0" w:color="auto"/>
      </w:divBdr>
    </w:div>
    <w:div w:id="2121409822">
      <w:marLeft w:val="480"/>
      <w:marRight w:val="0"/>
      <w:marTop w:val="0"/>
      <w:marBottom w:val="0"/>
      <w:divBdr>
        <w:top w:val="none" w:sz="0" w:space="0" w:color="auto"/>
        <w:left w:val="none" w:sz="0" w:space="0" w:color="auto"/>
        <w:bottom w:val="none" w:sz="0" w:space="0" w:color="auto"/>
        <w:right w:val="none" w:sz="0" w:space="0" w:color="auto"/>
      </w:divBdr>
    </w:div>
    <w:div w:id="2121758728">
      <w:marLeft w:val="480"/>
      <w:marRight w:val="0"/>
      <w:marTop w:val="0"/>
      <w:marBottom w:val="0"/>
      <w:divBdr>
        <w:top w:val="none" w:sz="0" w:space="0" w:color="auto"/>
        <w:left w:val="none" w:sz="0" w:space="0" w:color="auto"/>
        <w:bottom w:val="none" w:sz="0" w:space="0" w:color="auto"/>
        <w:right w:val="none" w:sz="0" w:space="0" w:color="auto"/>
      </w:divBdr>
    </w:div>
    <w:div w:id="2122071357">
      <w:marLeft w:val="480"/>
      <w:marRight w:val="0"/>
      <w:marTop w:val="0"/>
      <w:marBottom w:val="0"/>
      <w:divBdr>
        <w:top w:val="none" w:sz="0" w:space="0" w:color="auto"/>
        <w:left w:val="none" w:sz="0" w:space="0" w:color="auto"/>
        <w:bottom w:val="none" w:sz="0" w:space="0" w:color="auto"/>
        <w:right w:val="none" w:sz="0" w:space="0" w:color="auto"/>
      </w:divBdr>
    </w:div>
    <w:div w:id="2122383579">
      <w:marLeft w:val="480"/>
      <w:marRight w:val="0"/>
      <w:marTop w:val="0"/>
      <w:marBottom w:val="0"/>
      <w:divBdr>
        <w:top w:val="none" w:sz="0" w:space="0" w:color="auto"/>
        <w:left w:val="none" w:sz="0" w:space="0" w:color="auto"/>
        <w:bottom w:val="none" w:sz="0" w:space="0" w:color="auto"/>
        <w:right w:val="none" w:sz="0" w:space="0" w:color="auto"/>
      </w:divBdr>
    </w:div>
    <w:div w:id="2122723731">
      <w:marLeft w:val="480"/>
      <w:marRight w:val="0"/>
      <w:marTop w:val="0"/>
      <w:marBottom w:val="0"/>
      <w:divBdr>
        <w:top w:val="none" w:sz="0" w:space="0" w:color="auto"/>
        <w:left w:val="none" w:sz="0" w:space="0" w:color="auto"/>
        <w:bottom w:val="none" w:sz="0" w:space="0" w:color="auto"/>
        <w:right w:val="none" w:sz="0" w:space="0" w:color="auto"/>
      </w:divBdr>
    </w:div>
    <w:div w:id="2122915981">
      <w:marLeft w:val="480"/>
      <w:marRight w:val="0"/>
      <w:marTop w:val="0"/>
      <w:marBottom w:val="0"/>
      <w:divBdr>
        <w:top w:val="none" w:sz="0" w:space="0" w:color="auto"/>
        <w:left w:val="none" w:sz="0" w:space="0" w:color="auto"/>
        <w:bottom w:val="none" w:sz="0" w:space="0" w:color="auto"/>
        <w:right w:val="none" w:sz="0" w:space="0" w:color="auto"/>
      </w:divBdr>
    </w:div>
    <w:div w:id="2123382434">
      <w:marLeft w:val="480"/>
      <w:marRight w:val="0"/>
      <w:marTop w:val="0"/>
      <w:marBottom w:val="0"/>
      <w:divBdr>
        <w:top w:val="none" w:sz="0" w:space="0" w:color="auto"/>
        <w:left w:val="none" w:sz="0" w:space="0" w:color="auto"/>
        <w:bottom w:val="none" w:sz="0" w:space="0" w:color="auto"/>
        <w:right w:val="none" w:sz="0" w:space="0" w:color="auto"/>
      </w:divBdr>
    </w:div>
    <w:div w:id="2123719955">
      <w:marLeft w:val="480"/>
      <w:marRight w:val="0"/>
      <w:marTop w:val="0"/>
      <w:marBottom w:val="0"/>
      <w:divBdr>
        <w:top w:val="none" w:sz="0" w:space="0" w:color="auto"/>
        <w:left w:val="none" w:sz="0" w:space="0" w:color="auto"/>
        <w:bottom w:val="none" w:sz="0" w:space="0" w:color="auto"/>
        <w:right w:val="none" w:sz="0" w:space="0" w:color="auto"/>
      </w:divBdr>
    </w:div>
    <w:div w:id="2123835943">
      <w:marLeft w:val="480"/>
      <w:marRight w:val="0"/>
      <w:marTop w:val="0"/>
      <w:marBottom w:val="0"/>
      <w:divBdr>
        <w:top w:val="none" w:sz="0" w:space="0" w:color="auto"/>
        <w:left w:val="none" w:sz="0" w:space="0" w:color="auto"/>
        <w:bottom w:val="none" w:sz="0" w:space="0" w:color="auto"/>
        <w:right w:val="none" w:sz="0" w:space="0" w:color="auto"/>
      </w:divBdr>
    </w:div>
    <w:div w:id="2124840914">
      <w:marLeft w:val="480"/>
      <w:marRight w:val="0"/>
      <w:marTop w:val="0"/>
      <w:marBottom w:val="0"/>
      <w:divBdr>
        <w:top w:val="none" w:sz="0" w:space="0" w:color="auto"/>
        <w:left w:val="none" w:sz="0" w:space="0" w:color="auto"/>
        <w:bottom w:val="none" w:sz="0" w:space="0" w:color="auto"/>
        <w:right w:val="none" w:sz="0" w:space="0" w:color="auto"/>
      </w:divBdr>
    </w:div>
    <w:div w:id="2125223177">
      <w:marLeft w:val="480"/>
      <w:marRight w:val="0"/>
      <w:marTop w:val="0"/>
      <w:marBottom w:val="0"/>
      <w:divBdr>
        <w:top w:val="none" w:sz="0" w:space="0" w:color="auto"/>
        <w:left w:val="none" w:sz="0" w:space="0" w:color="auto"/>
        <w:bottom w:val="none" w:sz="0" w:space="0" w:color="auto"/>
        <w:right w:val="none" w:sz="0" w:space="0" w:color="auto"/>
      </w:divBdr>
    </w:div>
    <w:div w:id="2125342900">
      <w:marLeft w:val="480"/>
      <w:marRight w:val="0"/>
      <w:marTop w:val="0"/>
      <w:marBottom w:val="0"/>
      <w:divBdr>
        <w:top w:val="none" w:sz="0" w:space="0" w:color="auto"/>
        <w:left w:val="none" w:sz="0" w:space="0" w:color="auto"/>
        <w:bottom w:val="none" w:sz="0" w:space="0" w:color="auto"/>
        <w:right w:val="none" w:sz="0" w:space="0" w:color="auto"/>
      </w:divBdr>
    </w:div>
    <w:div w:id="2125733932">
      <w:marLeft w:val="480"/>
      <w:marRight w:val="0"/>
      <w:marTop w:val="0"/>
      <w:marBottom w:val="0"/>
      <w:divBdr>
        <w:top w:val="none" w:sz="0" w:space="0" w:color="auto"/>
        <w:left w:val="none" w:sz="0" w:space="0" w:color="auto"/>
        <w:bottom w:val="none" w:sz="0" w:space="0" w:color="auto"/>
        <w:right w:val="none" w:sz="0" w:space="0" w:color="auto"/>
      </w:divBdr>
    </w:div>
    <w:div w:id="2126073840">
      <w:marLeft w:val="480"/>
      <w:marRight w:val="0"/>
      <w:marTop w:val="0"/>
      <w:marBottom w:val="0"/>
      <w:divBdr>
        <w:top w:val="none" w:sz="0" w:space="0" w:color="auto"/>
        <w:left w:val="none" w:sz="0" w:space="0" w:color="auto"/>
        <w:bottom w:val="none" w:sz="0" w:space="0" w:color="auto"/>
        <w:right w:val="none" w:sz="0" w:space="0" w:color="auto"/>
      </w:divBdr>
    </w:div>
    <w:div w:id="2126075190">
      <w:marLeft w:val="480"/>
      <w:marRight w:val="0"/>
      <w:marTop w:val="0"/>
      <w:marBottom w:val="0"/>
      <w:divBdr>
        <w:top w:val="none" w:sz="0" w:space="0" w:color="auto"/>
        <w:left w:val="none" w:sz="0" w:space="0" w:color="auto"/>
        <w:bottom w:val="none" w:sz="0" w:space="0" w:color="auto"/>
        <w:right w:val="none" w:sz="0" w:space="0" w:color="auto"/>
      </w:divBdr>
    </w:div>
    <w:div w:id="2126076968">
      <w:marLeft w:val="480"/>
      <w:marRight w:val="0"/>
      <w:marTop w:val="0"/>
      <w:marBottom w:val="0"/>
      <w:divBdr>
        <w:top w:val="none" w:sz="0" w:space="0" w:color="auto"/>
        <w:left w:val="none" w:sz="0" w:space="0" w:color="auto"/>
        <w:bottom w:val="none" w:sz="0" w:space="0" w:color="auto"/>
        <w:right w:val="none" w:sz="0" w:space="0" w:color="auto"/>
      </w:divBdr>
    </w:div>
    <w:div w:id="2126535134">
      <w:marLeft w:val="480"/>
      <w:marRight w:val="0"/>
      <w:marTop w:val="0"/>
      <w:marBottom w:val="0"/>
      <w:divBdr>
        <w:top w:val="none" w:sz="0" w:space="0" w:color="auto"/>
        <w:left w:val="none" w:sz="0" w:space="0" w:color="auto"/>
        <w:bottom w:val="none" w:sz="0" w:space="0" w:color="auto"/>
        <w:right w:val="none" w:sz="0" w:space="0" w:color="auto"/>
      </w:divBdr>
    </w:div>
    <w:div w:id="2126774939">
      <w:marLeft w:val="480"/>
      <w:marRight w:val="0"/>
      <w:marTop w:val="0"/>
      <w:marBottom w:val="0"/>
      <w:divBdr>
        <w:top w:val="none" w:sz="0" w:space="0" w:color="auto"/>
        <w:left w:val="none" w:sz="0" w:space="0" w:color="auto"/>
        <w:bottom w:val="none" w:sz="0" w:space="0" w:color="auto"/>
        <w:right w:val="none" w:sz="0" w:space="0" w:color="auto"/>
      </w:divBdr>
    </w:div>
    <w:div w:id="2127121486">
      <w:marLeft w:val="480"/>
      <w:marRight w:val="0"/>
      <w:marTop w:val="0"/>
      <w:marBottom w:val="0"/>
      <w:divBdr>
        <w:top w:val="none" w:sz="0" w:space="0" w:color="auto"/>
        <w:left w:val="none" w:sz="0" w:space="0" w:color="auto"/>
        <w:bottom w:val="none" w:sz="0" w:space="0" w:color="auto"/>
        <w:right w:val="none" w:sz="0" w:space="0" w:color="auto"/>
      </w:divBdr>
    </w:div>
    <w:div w:id="2127263451">
      <w:marLeft w:val="480"/>
      <w:marRight w:val="0"/>
      <w:marTop w:val="0"/>
      <w:marBottom w:val="0"/>
      <w:divBdr>
        <w:top w:val="none" w:sz="0" w:space="0" w:color="auto"/>
        <w:left w:val="none" w:sz="0" w:space="0" w:color="auto"/>
        <w:bottom w:val="none" w:sz="0" w:space="0" w:color="auto"/>
        <w:right w:val="none" w:sz="0" w:space="0" w:color="auto"/>
      </w:divBdr>
    </w:div>
    <w:div w:id="2127499441">
      <w:marLeft w:val="480"/>
      <w:marRight w:val="0"/>
      <w:marTop w:val="0"/>
      <w:marBottom w:val="0"/>
      <w:divBdr>
        <w:top w:val="none" w:sz="0" w:space="0" w:color="auto"/>
        <w:left w:val="none" w:sz="0" w:space="0" w:color="auto"/>
        <w:bottom w:val="none" w:sz="0" w:space="0" w:color="auto"/>
        <w:right w:val="none" w:sz="0" w:space="0" w:color="auto"/>
      </w:divBdr>
    </w:div>
    <w:div w:id="2127651912">
      <w:marLeft w:val="480"/>
      <w:marRight w:val="0"/>
      <w:marTop w:val="0"/>
      <w:marBottom w:val="0"/>
      <w:divBdr>
        <w:top w:val="none" w:sz="0" w:space="0" w:color="auto"/>
        <w:left w:val="none" w:sz="0" w:space="0" w:color="auto"/>
        <w:bottom w:val="none" w:sz="0" w:space="0" w:color="auto"/>
        <w:right w:val="none" w:sz="0" w:space="0" w:color="auto"/>
      </w:divBdr>
    </w:div>
    <w:div w:id="2128233017">
      <w:marLeft w:val="480"/>
      <w:marRight w:val="0"/>
      <w:marTop w:val="0"/>
      <w:marBottom w:val="0"/>
      <w:divBdr>
        <w:top w:val="none" w:sz="0" w:space="0" w:color="auto"/>
        <w:left w:val="none" w:sz="0" w:space="0" w:color="auto"/>
        <w:bottom w:val="none" w:sz="0" w:space="0" w:color="auto"/>
        <w:right w:val="none" w:sz="0" w:space="0" w:color="auto"/>
      </w:divBdr>
    </w:div>
    <w:div w:id="2128423143">
      <w:marLeft w:val="480"/>
      <w:marRight w:val="0"/>
      <w:marTop w:val="0"/>
      <w:marBottom w:val="0"/>
      <w:divBdr>
        <w:top w:val="none" w:sz="0" w:space="0" w:color="auto"/>
        <w:left w:val="none" w:sz="0" w:space="0" w:color="auto"/>
        <w:bottom w:val="none" w:sz="0" w:space="0" w:color="auto"/>
        <w:right w:val="none" w:sz="0" w:space="0" w:color="auto"/>
      </w:divBdr>
    </w:div>
    <w:div w:id="2128545799">
      <w:marLeft w:val="480"/>
      <w:marRight w:val="0"/>
      <w:marTop w:val="0"/>
      <w:marBottom w:val="0"/>
      <w:divBdr>
        <w:top w:val="none" w:sz="0" w:space="0" w:color="auto"/>
        <w:left w:val="none" w:sz="0" w:space="0" w:color="auto"/>
        <w:bottom w:val="none" w:sz="0" w:space="0" w:color="auto"/>
        <w:right w:val="none" w:sz="0" w:space="0" w:color="auto"/>
      </w:divBdr>
    </w:div>
    <w:div w:id="2128691509">
      <w:marLeft w:val="480"/>
      <w:marRight w:val="0"/>
      <w:marTop w:val="0"/>
      <w:marBottom w:val="0"/>
      <w:divBdr>
        <w:top w:val="none" w:sz="0" w:space="0" w:color="auto"/>
        <w:left w:val="none" w:sz="0" w:space="0" w:color="auto"/>
        <w:bottom w:val="none" w:sz="0" w:space="0" w:color="auto"/>
        <w:right w:val="none" w:sz="0" w:space="0" w:color="auto"/>
      </w:divBdr>
    </w:div>
    <w:div w:id="2129155876">
      <w:marLeft w:val="480"/>
      <w:marRight w:val="0"/>
      <w:marTop w:val="0"/>
      <w:marBottom w:val="0"/>
      <w:divBdr>
        <w:top w:val="none" w:sz="0" w:space="0" w:color="auto"/>
        <w:left w:val="none" w:sz="0" w:space="0" w:color="auto"/>
        <w:bottom w:val="none" w:sz="0" w:space="0" w:color="auto"/>
        <w:right w:val="none" w:sz="0" w:space="0" w:color="auto"/>
      </w:divBdr>
    </w:div>
    <w:div w:id="2129397376">
      <w:marLeft w:val="480"/>
      <w:marRight w:val="0"/>
      <w:marTop w:val="0"/>
      <w:marBottom w:val="0"/>
      <w:divBdr>
        <w:top w:val="none" w:sz="0" w:space="0" w:color="auto"/>
        <w:left w:val="none" w:sz="0" w:space="0" w:color="auto"/>
        <w:bottom w:val="none" w:sz="0" w:space="0" w:color="auto"/>
        <w:right w:val="none" w:sz="0" w:space="0" w:color="auto"/>
      </w:divBdr>
    </w:div>
    <w:div w:id="2129423447">
      <w:marLeft w:val="480"/>
      <w:marRight w:val="0"/>
      <w:marTop w:val="0"/>
      <w:marBottom w:val="0"/>
      <w:divBdr>
        <w:top w:val="none" w:sz="0" w:space="0" w:color="auto"/>
        <w:left w:val="none" w:sz="0" w:space="0" w:color="auto"/>
        <w:bottom w:val="none" w:sz="0" w:space="0" w:color="auto"/>
        <w:right w:val="none" w:sz="0" w:space="0" w:color="auto"/>
      </w:divBdr>
    </w:div>
    <w:div w:id="2130391741">
      <w:marLeft w:val="480"/>
      <w:marRight w:val="0"/>
      <w:marTop w:val="0"/>
      <w:marBottom w:val="0"/>
      <w:divBdr>
        <w:top w:val="none" w:sz="0" w:space="0" w:color="auto"/>
        <w:left w:val="none" w:sz="0" w:space="0" w:color="auto"/>
        <w:bottom w:val="none" w:sz="0" w:space="0" w:color="auto"/>
        <w:right w:val="none" w:sz="0" w:space="0" w:color="auto"/>
      </w:divBdr>
    </w:div>
    <w:div w:id="2130708100">
      <w:marLeft w:val="480"/>
      <w:marRight w:val="0"/>
      <w:marTop w:val="0"/>
      <w:marBottom w:val="0"/>
      <w:divBdr>
        <w:top w:val="none" w:sz="0" w:space="0" w:color="auto"/>
        <w:left w:val="none" w:sz="0" w:space="0" w:color="auto"/>
        <w:bottom w:val="none" w:sz="0" w:space="0" w:color="auto"/>
        <w:right w:val="none" w:sz="0" w:space="0" w:color="auto"/>
      </w:divBdr>
    </w:div>
    <w:div w:id="2131321579">
      <w:marLeft w:val="480"/>
      <w:marRight w:val="0"/>
      <w:marTop w:val="0"/>
      <w:marBottom w:val="0"/>
      <w:divBdr>
        <w:top w:val="none" w:sz="0" w:space="0" w:color="auto"/>
        <w:left w:val="none" w:sz="0" w:space="0" w:color="auto"/>
        <w:bottom w:val="none" w:sz="0" w:space="0" w:color="auto"/>
        <w:right w:val="none" w:sz="0" w:space="0" w:color="auto"/>
      </w:divBdr>
    </w:div>
    <w:div w:id="2131587614">
      <w:marLeft w:val="480"/>
      <w:marRight w:val="0"/>
      <w:marTop w:val="0"/>
      <w:marBottom w:val="0"/>
      <w:divBdr>
        <w:top w:val="none" w:sz="0" w:space="0" w:color="auto"/>
        <w:left w:val="none" w:sz="0" w:space="0" w:color="auto"/>
        <w:bottom w:val="none" w:sz="0" w:space="0" w:color="auto"/>
        <w:right w:val="none" w:sz="0" w:space="0" w:color="auto"/>
      </w:divBdr>
    </w:div>
    <w:div w:id="2131849895">
      <w:marLeft w:val="480"/>
      <w:marRight w:val="0"/>
      <w:marTop w:val="0"/>
      <w:marBottom w:val="0"/>
      <w:divBdr>
        <w:top w:val="none" w:sz="0" w:space="0" w:color="auto"/>
        <w:left w:val="none" w:sz="0" w:space="0" w:color="auto"/>
        <w:bottom w:val="none" w:sz="0" w:space="0" w:color="auto"/>
        <w:right w:val="none" w:sz="0" w:space="0" w:color="auto"/>
      </w:divBdr>
    </w:div>
    <w:div w:id="2132047688">
      <w:marLeft w:val="480"/>
      <w:marRight w:val="0"/>
      <w:marTop w:val="0"/>
      <w:marBottom w:val="0"/>
      <w:divBdr>
        <w:top w:val="none" w:sz="0" w:space="0" w:color="auto"/>
        <w:left w:val="none" w:sz="0" w:space="0" w:color="auto"/>
        <w:bottom w:val="none" w:sz="0" w:space="0" w:color="auto"/>
        <w:right w:val="none" w:sz="0" w:space="0" w:color="auto"/>
      </w:divBdr>
    </w:div>
    <w:div w:id="2132095002">
      <w:marLeft w:val="480"/>
      <w:marRight w:val="0"/>
      <w:marTop w:val="0"/>
      <w:marBottom w:val="0"/>
      <w:divBdr>
        <w:top w:val="none" w:sz="0" w:space="0" w:color="auto"/>
        <w:left w:val="none" w:sz="0" w:space="0" w:color="auto"/>
        <w:bottom w:val="none" w:sz="0" w:space="0" w:color="auto"/>
        <w:right w:val="none" w:sz="0" w:space="0" w:color="auto"/>
      </w:divBdr>
    </w:div>
    <w:div w:id="2132287266">
      <w:marLeft w:val="480"/>
      <w:marRight w:val="0"/>
      <w:marTop w:val="0"/>
      <w:marBottom w:val="0"/>
      <w:divBdr>
        <w:top w:val="none" w:sz="0" w:space="0" w:color="auto"/>
        <w:left w:val="none" w:sz="0" w:space="0" w:color="auto"/>
        <w:bottom w:val="none" w:sz="0" w:space="0" w:color="auto"/>
        <w:right w:val="none" w:sz="0" w:space="0" w:color="auto"/>
      </w:divBdr>
    </w:div>
    <w:div w:id="2132354654">
      <w:marLeft w:val="480"/>
      <w:marRight w:val="0"/>
      <w:marTop w:val="0"/>
      <w:marBottom w:val="0"/>
      <w:divBdr>
        <w:top w:val="none" w:sz="0" w:space="0" w:color="auto"/>
        <w:left w:val="none" w:sz="0" w:space="0" w:color="auto"/>
        <w:bottom w:val="none" w:sz="0" w:space="0" w:color="auto"/>
        <w:right w:val="none" w:sz="0" w:space="0" w:color="auto"/>
      </w:divBdr>
    </w:div>
    <w:div w:id="2132363336">
      <w:marLeft w:val="480"/>
      <w:marRight w:val="0"/>
      <w:marTop w:val="0"/>
      <w:marBottom w:val="0"/>
      <w:divBdr>
        <w:top w:val="none" w:sz="0" w:space="0" w:color="auto"/>
        <w:left w:val="none" w:sz="0" w:space="0" w:color="auto"/>
        <w:bottom w:val="none" w:sz="0" w:space="0" w:color="auto"/>
        <w:right w:val="none" w:sz="0" w:space="0" w:color="auto"/>
      </w:divBdr>
    </w:div>
    <w:div w:id="2132892558">
      <w:marLeft w:val="480"/>
      <w:marRight w:val="0"/>
      <w:marTop w:val="0"/>
      <w:marBottom w:val="0"/>
      <w:divBdr>
        <w:top w:val="none" w:sz="0" w:space="0" w:color="auto"/>
        <w:left w:val="none" w:sz="0" w:space="0" w:color="auto"/>
        <w:bottom w:val="none" w:sz="0" w:space="0" w:color="auto"/>
        <w:right w:val="none" w:sz="0" w:space="0" w:color="auto"/>
      </w:divBdr>
    </w:div>
    <w:div w:id="2133091984">
      <w:marLeft w:val="480"/>
      <w:marRight w:val="0"/>
      <w:marTop w:val="0"/>
      <w:marBottom w:val="0"/>
      <w:divBdr>
        <w:top w:val="none" w:sz="0" w:space="0" w:color="auto"/>
        <w:left w:val="none" w:sz="0" w:space="0" w:color="auto"/>
        <w:bottom w:val="none" w:sz="0" w:space="0" w:color="auto"/>
        <w:right w:val="none" w:sz="0" w:space="0" w:color="auto"/>
      </w:divBdr>
    </w:div>
    <w:div w:id="2133209876">
      <w:marLeft w:val="480"/>
      <w:marRight w:val="0"/>
      <w:marTop w:val="0"/>
      <w:marBottom w:val="0"/>
      <w:divBdr>
        <w:top w:val="none" w:sz="0" w:space="0" w:color="auto"/>
        <w:left w:val="none" w:sz="0" w:space="0" w:color="auto"/>
        <w:bottom w:val="none" w:sz="0" w:space="0" w:color="auto"/>
        <w:right w:val="none" w:sz="0" w:space="0" w:color="auto"/>
      </w:divBdr>
    </w:div>
    <w:div w:id="2134131635">
      <w:marLeft w:val="480"/>
      <w:marRight w:val="0"/>
      <w:marTop w:val="0"/>
      <w:marBottom w:val="0"/>
      <w:divBdr>
        <w:top w:val="none" w:sz="0" w:space="0" w:color="auto"/>
        <w:left w:val="none" w:sz="0" w:space="0" w:color="auto"/>
        <w:bottom w:val="none" w:sz="0" w:space="0" w:color="auto"/>
        <w:right w:val="none" w:sz="0" w:space="0" w:color="auto"/>
      </w:divBdr>
    </w:div>
    <w:div w:id="2134250906">
      <w:marLeft w:val="480"/>
      <w:marRight w:val="0"/>
      <w:marTop w:val="0"/>
      <w:marBottom w:val="0"/>
      <w:divBdr>
        <w:top w:val="none" w:sz="0" w:space="0" w:color="auto"/>
        <w:left w:val="none" w:sz="0" w:space="0" w:color="auto"/>
        <w:bottom w:val="none" w:sz="0" w:space="0" w:color="auto"/>
        <w:right w:val="none" w:sz="0" w:space="0" w:color="auto"/>
      </w:divBdr>
    </w:div>
    <w:div w:id="2135176248">
      <w:marLeft w:val="480"/>
      <w:marRight w:val="0"/>
      <w:marTop w:val="0"/>
      <w:marBottom w:val="0"/>
      <w:divBdr>
        <w:top w:val="none" w:sz="0" w:space="0" w:color="auto"/>
        <w:left w:val="none" w:sz="0" w:space="0" w:color="auto"/>
        <w:bottom w:val="none" w:sz="0" w:space="0" w:color="auto"/>
        <w:right w:val="none" w:sz="0" w:space="0" w:color="auto"/>
      </w:divBdr>
    </w:div>
    <w:div w:id="2135247808">
      <w:marLeft w:val="480"/>
      <w:marRight w:val="0"/>
      <w:marTop w:val="0"/>
      <w:marBottom w:val="0"/>
      <w:divBdr>
        <w:top w:val="none" w:sz="0" w:space="0" w:color="auto"/>
        <w:left w:val="none" w:sz="0" w:space="0" w:color="auto"/>
        <w:bottom w:val="none" w:sz="0" w:space="0" w:color="auto"/>
        <w:right w:val="none" w:sz="0" w:space="0" w:color="auto"/>
      </w:divBdr>
    </w:div>
    <w:div w:id="2135249839">
      <w:marLeft w:val="480"/>
      <w:marRight w:val="0"/>
      <w:marTop w:val="0"/>
      <w:marBottom w:val="0"/>
      <w:divBdr>
        <w:top w:val="none" w:sz="0" w:space="0" w:color="auto"/>
        <w:left w:val="none" w:sz="0" w:space="0" w:color="auto"/>
        <w:bottom w:val="none" w:sz="0" w:space="0" w:color="auto"/>
        <w:right w:val="none" w:sz="0" w:space="0" w:color="auto"/>
      </w:divBdr>
    </w:div>
    <w:div w:id="2135514169">
      <w:marLeft w:val="480"/>
      <w:marRight w:val="0"/>
      <w:marTop w:val="0"/>
      <w:marBottom w:val="0"/>
      <w:divBdr>
        <w:top w:val="none" w:sz="0" w:space="0" w:color="auto"/>
        <w:left w:val="none" w:sz="0" w:space="0" w:color="auto"/>
        <w:bottom w:val="none" w:sz="0" w:space="0" w:color="auto"/>
        <w:right w:val="none" w:sz="0" w:space="0" w:color="auto"/>
      </w:divBdr>
    </w:div>
    <w:div w:id="2136094238">
      <w:marLeft w:val="480"/>
      <w:marRight w:val="0"/>
      <w:marTop w:val="0"/>
      <w:marBottom w:val="0"/>
      <w:divBdr>
        <w:top w:val="none" w:sz="0" w:space="0" w:color="auto"/>
        <w:left w:val="none" w:sz="0" w:space="0" w:color="auto"/>
        <w:bottom w:val="none" w:sz="0" w:space="0" w:color="auto"/>
        <w:right w:val="none" w:sz="0" w:space="0" w:color="auto"/>
      </w:divBdr>
    </w:div>
    <w:div w:id="2136948461">
      <w:marLeft w:val="480"/>
      <w:marRight w:val="0"/>
      <w:marTop w:val="0"/>
      <w:marBottom w:val="0"/>
      <w:divBdr>
        <w:top w:val="none" w:sz="0" w:space="0" w:color="auto"/>
        <w:left w:val="none" w:sz="0" w:space="0" w:color="auto"/>
        <w:bottom w:val="none" w:sz="0" w:space="0" w:color="auto"/>
        <w:right w:val="none" w:sz="0" w:space="0" w:color="auto"/>
      </w:divBdr>
    </w:div>
    <w:div w:id="2137598792">
      <w:marLeft w:val="480"/>
      <w:marRight w:val="0"/>
      <w:marTop w:val="0"/>
      <w:marBottom w:val="0"/>
      <w:divBdr>
        <w:top w:val="none" w:sz="0" w:space="0" w:color="auto"/>
        <w:left w:val="none" w:sz="0" w:space="0" w:color="auto"/>
        <w:bottom w:val="none" w:sz="0" w:space="0" w:color="auto"/>
        <w:right w:val="none" w:sz="0" w:space="0" w:color="auto"/>
      </w:divBdr>
    </w:div>
    <w:div w:id="2137941511">
      <w:marLeft w:val="480"/>
      <w:marRight w:val="0"/>
      <w:marTop w:val="0"/>
      <w:marBottom w:val="0"/>
      <w:divBdr>
        <w:top w:val="none" w:sz="0" w:space="0" w:color="auto"/>
        <w:left w:val="none" w:sz="0" w:space="0" w:color="auto"/>
        <w:bottom w:val="none" w:sz="0" w:space="0" w:color="auto"/>
        <w:right w:val="none" w:sz="0" w:space="0" w:color="auto"/>
      </w:divBdr>
    </w:div>
    <w:div w:id="2138061798">
      <w:marLeft w:val="480"/>
      <w:marRight w:val="0"/>
      <w:marTop w:val="0"/>
      <w:marBottom w:val="0"/>
      <w:divBdr>
        <w:top w:val="none" w:sz="0" w:space="0" w:color="auto"/>
        <w:left w:val="none" w:sz="0" w:space="0" w:color="auto"/>
        <w:bottom w:val="none" w:sz="0" w:space="0" w:color="auto"/>
        <w:right w:val="none" w:sz="0" w:space="0" w:color="auto"/>
      </w:divBdr>
    </w:div>
    <w:div w:id="2138254810">
      <w:marLeft w:val="480"/>
      <w:marRight w:val="0"/>
      <w:marTop w:val="0"/>
      <w:marBottom w:val="0"/>
      <w:divBdr>
        <w:top w:val="none" w:sz="0" w:space="0" w:color="auto"/>
        <w:left w:val="none" w:sz="0" w:space="0" w:color="auto"/>
        <w:bottom w:val="none" w:sz="0" w:space="0" w:color="auto"/>
        <w:right w:val="none" w:sz="0" w:space="0" w:color="auto"/>
      </w:divBdr>
    </w:div>
    <w:div w:id="2138333038">
      <w:marLeft w:val="480"/>
      <w:marRight w:val="0"/>
      <w:marTop w:val="0"/>
      <w:marBottom w:val="0"/>
      <w:divBdr>
        <w:top w:val="none" w:sz="0" w:space="0" w:color="auto"/>
        <w:left w:val="none" w:sz="0" w:space="0" w:color="auto"/>
        <w:bottom w:val="none" w:sz="0" w:space="0" w:color="auto"/>
        <w:right w:val="none" w:sz="0" w:space="0" w:color="auto"/>
      </w:divBdr>
    </w:div>
    <w:div w:id="2138638418">
      <w:marLeft w:val="480"/>
      <w:marRight w:val="0"/>
      <w:marTop w:val="0"/>
      <w:marBottom w:val="0"/>
      <w:divBdr>
        <w:top w:val="none" w:sz="0" w:space="0" w:color="auto"/>
        <w:left w:val="none" w:sz="0" w:space="0" w:color="auto"/>
        <w:bottom w:val="none" w:sz="0" w:space="0" w:color="auto"/>
        <w:right w:val="none" w:sz="0" w:space="0" w:color="auto"/>
      </w:divBdr>
    </w:div>
    <w:div w:id="2138797427">
      <w:marLeft w:val="480"/>
      <w:marRight w:val="0"/>
      <w:marTop w:val="0"/>
      <w:marBottom w:val="0"/>
      <w:divBdr>
        <w:top w:val="none" w:sz="0" w:space="0" w:color="auto"/>
        <w:left w:val="none" w:sz="0" w:space="0" w:color="auto"/>
        <w:bottom w:val="none" w:sz="0" w:space="0" w:color="auto"/>
        <w:right w:val="none" w:sz="0" w:space="0" w:color="auto"/>
      </w:divBdr>
    </w:div>
    <w:div w:id="2139251114">
      <w:marLeft w:val="480"/>
      <w:marRight w:val="0"/>
      <w:marTop w:val="0"/>
      <w:marBottom w:val="0"/>
      <w:divBdr>
        <w:top w:val="none" w:sz="0" w:space="0" w:color="auto"/>
        <w:left w:val="none" w:sz="0" w:space="0" w:color="auto"/>
        <w:bottom w:val="none" w:sz="0" w:space="0" w:color="auto"/>
        <w:right w:val="none" w:sz="0" w:space="0" w:color="auto"/>
      </w:divBdr>
    </w:div>
    <w:div w:id="2139258202">
      <w:marLeft w:val="480"/>
      <w:marRight w:val="0"/>
      <w:marTop w:val="0"/>
      <w:marBottom w:val="0"/>
      <w:divBdr>
        <w:top w:val="none" w:sz="0" w:space="0" w:color="auto"/>
        <w:left w:val="none" w:sz="0" w:space="0" w:color="auto"/>
        <w:bottom w:val="none" w:sz="0" w:space="0" w:color="auto"/>
        <w:right w:val="none" w:sz="0" w:space="0" w:color="auto"/>
      </w:divBdr>
    </w:div>
    <w:div w:id="2139570763">
      <w:marLeft w:val="480"/>
      <w:marRight w:val="0"/>
      <w:marTop w:val="0"/>
      <w:marBottom w:val="0"/>
      <w:divBdr>
        <w:top w:val="none" w:sz="0" w:space="0" w:color="auto"/>
        <w:left w:val="none" w:sz="0" w:space="0" w:color="auto"/>
        <w:bottom w:val="none" w:sz="0" w:space="0" w:color="auto"/>
        <w:right w:val="none" w:sz="0" w:space="0" w:color="auto"/>
      </w:divBdr>
    </w:div>
    <w:div w:id="2139644819">
      <w:marLeft w:val="480"/>
      <w:marRight w:val="0"/>
      <w:marTop w:val="0"/>
      <w:marBottom w:val="0"/>
      <w:divBdr>
        <w:top w:val="none" w:sz="0" w:space="0" w:color="auto"/>
        <w:left w:val="none" w:sz="0" w:space="0" w:color="auto"/>
        <w:bottom w:val="none" w:sz="0" w:space="0" w:color="auto"/>
        <w:right w:val="none" w:sz="0" w:space="0" w:color="auto"/>
      </w:divBdr>
    </w:div>
    <w:div w:id="2139686504">
      <w:marLeft w:val="480"/>
      <w:marRight w:val="0"/>
      <w:marTop w:val="0"/>
      <w:marBottom w:val="0"/>
      <w:divBdr>
        <w:top w:val="none" w:sz="0" w:space="0" w:color="auto"/>
        <w:left w:val="none" w:sz="0" w:space="0" w:color="auto"/>
        <w:bottom w:val="none" w:sz="0" w:space="0" w:color="auto"/>
        <w:right w:val="none" w:sz="0" w:space="0" w:color="auto"/>
      </w:divBdr>
    </w:div>
    <w:div w:id="2139836710">
      <w:marLeft w:val="480"/>
      <w:marRight w:val="0"/>
      <w:marTop w:val="0"/>
      <w:marBottom w:val="0"/>
      <w:divBdr>
        <w:top w:val="none" w:sz="0" w:space="0" w:color="auto"/>
        <w:left w:val="none" w:sz="0" w:space="0" w:color="auto"/>
        <w:bottom w:val="none" w:sz="0" w:space="0" w:color="auto"/>
        <w:right w:val="none" w:sz="0" w:space="0" w:color="auto"/>
      </w:divBdr>
    </w:div>
    <w:div w:id="2140105035">
      <w:marLeft w:val="480"/>
      <w:marRight w:val="0"/>
      <w:marTop w:val="0"/>
      <w:marBottom w:val="0"/>
      <w:divBdr>
        <w:top w:val="none" w:sz="0" w:space="0" w:color="auto"/>
        <w:left w:val="none" w:sz="0" w:space="0" w:color="auto"/>
        <w:bottom w:val="none" w:sz="0" w:space="0" w:color="auto"/>
        <w:right w:val="none" w:sz="0" w:space="0" w:color="auto"/>
      </w:divBdr>
    </w:div>
    <w:div w:id="2141027056">
      <w:marLeft w:val="480"/>
      <w:marRight w:val="0"/>
      <w:marTop w:val="0"/>
      <w:marBottom w:val="0"/>
      <w:divBdr>
        <w:top w:val="none" w:sz="0" w:space="0" w:color="auto"/>
        <w:left w:val="none" w:sz="0" w:space="0" w:color="auto"/>
        <w:bottom w:val="none" w:sz="0" w:space="0" w:color="auto"/>
        <w:right w:val="none" w:sz="0" w:space="0" w:color="auto"/>
      </w:divBdr>
    </w:div>
    <w:div w:id="2141193296">
      <w:marLeft w:val="480"/>
      <w:marRight w:val="0"/>
      <w:marTop w:val="0"/>
      <w:marBottom w:val="0"/>
      <w:divBdr>
        <w:top w:val="none" w:sz="0" w:space="0" w:color="auto"/>
        <w:left w:val="none" w:sz="0" w:space="0" w:color="auto"/>
        <w:bottom w:val="none" w:sz="0" w:space="0" w:color="auto"/>
        <w:right w:val="none" w:sz="0" w:space="0" w:color="auto"/>
      </w:divBdr>
    </w:div>
    <w:div w:id="2141799715">
      <w:marLeft w:val="480"/>
      <w:marRight w:val="0"/>
      <w:marTop w:val="0"/>
      <w:marBottom w:val="0"/>
      <w:divBdr>
        <w:top w:val="none" w:sz="0" w:space="0" w:color="auto"/>
        <w:left w:val="none" w:sz="0" w:space="0" w:color="auto"/>
        <w:bottom w:val="none" w:sz="0" w:space="0" w:color="auto"/>
        <w:right w:val="none" w:sz="0" w:space="0" w:color="auto"/>
      </w:divBdr>
    </w:div>
    <w:div w:id="2141992327">
      <w:marLeft w:val="480"/>
      <w:marRight w:val="0"/>
      <w:marTop w:val="0"/>
      <w:marBottom w:val="0"/>
      <w:divBdr>
        <w:top w:val="none" w:sz="0" w:space="0" w:color="auto"/>
        <w:left w:val="none" w:sz="0" w:space="0" w:color="auto"/>
        <w:bottom w:val="none" w:sz="0" w:space="0" w:color="auto"/>
        <w:right w:val="none" w:sz="0" w:space="0" w:color="auto"/>
      </w:divBdr>
    </w:div>
    <w:div w:id="2142067714">
      <w:marLeft w:val="480"/>
      <w:marRight w:val="0"/>
      <w:marTop w:val="0"/>
      <w:marBottom w:val="0"/>
      <w:divBdr>
        <w:top w:val="none" w:sz="0" w:space="0" w:color="auto"/>
        <w:left w:val="none" w:sz="0" w:space="0" w:color="auto"/>
        <w:bottom w:val="none" w:sz="0" w:space="0" w:color="auto"/>
        <w:right w:val="none" w:sz="0" w:space="0" w:color="auto"/>
      </w:divBdr>
    </w:div>
    <w:div w:id="2142260635">
      <w:marLeft w:val="480"/>
      <w:marRight w:val="0"/>
      <w:marTop w:val="0"/>
      <w:marBottom w:val="0"/>
      <w:divBdr>
        <w:top w:val="none" w:sz="0" w:space="0" w:color="auto"/>
        <w:left w:val="none" w:sz="0" w:space="0" w:color="auto"/>
        <w:bottom w:val="none" w:sz="0" w:space="0" w:color="auto"/>
        <w:right w:val="none" w:sz="0" w:space="0" w:color="auto"/>
      </w:divBdr>
    </w:div>
    <w:div w:id="2142653341">
      <w:marLeft w:val="480"/>
      <w:marRight w:val="0"/>
      <w:marTop w:val="0"/>
      <w:marBottom w:val="0"/>
      <w:divBdr>
        <w:top w:val="none" w:sz="0" w:space="0" w:color="auto"/>
        <w:left w:val="none" w:sz="0" w:space="0" w:color="auto"/>
        <w:bottom w:val="none" w:sz="0" w:space="0" w:color="auto"/>
        <w:right w:val="none" w:sz="0" w:space="0" w:color="auto"/>
      </w:divBdr>
    </w:div>
    <w:div w:id="2143038939">
      <w:marLeft w:val="480"/>
      <w:marRight w:val="0"/>
      <w:marTop w:val="0"/>
      <w:marBottom w:val="0"/>
      <w:divBdr>
        <w:top w:val="none" w:sz="0" w:space="0" w:color="auto"/>
        <w:left w:val="none" w:sz="0" w:space="0" w:color="auto"/>
        <w:bottom w:val="none" w:sz="0" w:space="0" w:color="auto"/>
        <w:right w:val="none" w:sz="0" w:space="0" w:color="auto"/>
      </w:divBdr>
    </w:div>
    <w:div w:id="2143229168">
      <w:marLeft w:val="480"/>
      <w:marRight w:val="0"/>
      <w:marTop w:val="0"/>
      <w:marBottom w:val="0"/>
      <w:divBdr>
        <w:top w:val="none" w:sz="0" w:space="0" w:color="auto"/>
        <w:left w:val="none" w:sz="0" w:space="0" w:color="auto"/>
        <w:bottom w:val="none" w:sz="0" w:space="0" w:color="auto"/>
        <w:right w:val="none" w:sz="0" w:space="0" w:color="auto"/>
      </w:divBdr>
    </w:div>
    <w:div w:id="2143770001">
      <w:marLeft w:val="480"/>
      <w:marRight w:val="0"/>
      <w:marTop w:val="0"/>
      <w:marBottom w:val="0"/>
      <w:divBdr>
        <w:top w:val="none" w:sz="0" w:space="0" w:color="auto"/>
        <w:left w:val="none" w:sz="0" w:space="0" w:color="auto"/>
        <w:bottom w:val="none" w:sz="0" w:space="0" w:color="auto"/>
        <w:right w:val="none" w:sz="0" w:space="0" w:color="auto"/>
      </w:divBdr>
    </w:div>
    <w:div w:id="2144039500">
      <w:marLeft w:val="480"/>
      <w:marRight w:val="0"/>
      <w:marTop w:val="0"/>
      <w:marBottom w:val="0"/>
      <w:divBdr>
        <w:top w:val="none" w:sz="0" w:space="0" w:color="auto"/>
        <w:left w:val="none" w:sz="0" w:space="0" w:color="auto"/>
        <w:bottom w:val="none" w:sz="0" w:space="0" w:color="auto"/>
        <w:right w:val="none" w:sz="0" w:space="0" w:color="auto"/>
      </w:divBdr>
    </w:div>
    <w:div w:id="2144540051">
      <w:marLeft w:val="480"/>
      <w:marRight w:val="0"/>
      <w:marTop w:val="0"/>
      <w:marBottom w:val="0"/>
      <w:divBdr>
        <w:top w:val="none" w:sz="0" w:space="0" w:color="auto"/>
        <w:left w:val="none" w:sz="0" w:space="0" w:color="auto"/>
        <w:bottom w:val="none" w:sz="0" w:space="0" w:color="auto"/>
        <w:right w:val="none" w:sz="0" w:space="0" w:color="auto"/>
      </w:divBdr>
    </w:div>
    <w:div w:id="2144928448">
      <w:marLeft w:val="480"/>
      <w:marRight w:val="0"/>
      <w:marTop w:val="0"/>
      <w:marBottom w:val="0"/>
      <w:divBdr>
        <w:top w:val="none" w:sz="0" w:space="0" w:color="auto"/>
        <w:left w:val="none" w:sz="0" w:space="0" w:color="auto"/>
        <w:bottom w:val="none" w:sz="0" w:space="0" w:color="auto"/>
        <w:right w:val="none" w:sz="0" w:space="0" w:color="auto"/>
      </w:divBdr>
    </w:div>
    <w:div w:id="2145003792">
      <w:marLeft w:val="480"/>
      <w:marRight w:val="0"/>
      <w:marTop w:val="0"/>
      <w:marBottom w:val="0"/>
      <w:divBdr>
        <w:top w:val="none" w:sz="0" w:space="0" w:color="auto"/>
        <w:left w:val="none" w:sz="0" w:space="0" w:color="auto"/>
        <w:bottom w:val="none" w:sz="0" w:space="0" w:color="auto"/>
        <w:right w:val="none" w:sz="0" w:space="0" w:color="auto"/>
      </w:divBdr>
    </w:div>
    <w:div w:id="2145544366">
      <w:marLeft w:val="480"/>
      <w:marRight w:val="0"/>
      <w:marTop w:val="0"/>
      <w:marBottom w:val="0"/>
      <w:divBdr>
        <w:top w:val="none" w:sz="0" w:space="0" w:color="auto"/>
        <w:left w:val="none" w:sz="0" w:space="0" w:color="auto"/>
        <w:bottom w:val="none" w:sz="0" w:space="0" w:color="auto"/>
        <w:right w:val="none" w:sz="0" w:space="0" w:color="auto"/>
      </w:divBdr>
    </w:div>
    <w:div w:id="2145848634">
      <w:marLeft w:val="480"/>
      <w:marRight w:val="0"/>
      <w:marTop w:val="0"/>
      <w:marBottom w:val="0"/>
      <w:divBdr>
        <w:top w:val="none" w:sz="0" w:space="0" w:color="auto"/>
        <w:left w:val="none" w:sz="0" w:space="0" w:color="auto"/>
        <w:bottom w:val="none" w:sz="0" w:space="0" w:color="auto"/>
        <w:right w:val="none" w:sz="0" w:space="0" w:color="auto"/>
      </w:divBdr>
    </w:div>
    <w:div w:id="2146121993">
      <w:marLeft w:val="480"/>
      <w:marRight w:val="0"/>
      <w:marTop w:val="0"/>
      <w:marBottom w:val="0"/>
      <w:divBdr>
        <w:top w:val="none" w:sz="0" w:space="0" w:color="auto"/>
        <w:left w:val="none" w:sz="0" w:space="0" w:color="auto"/>
        <w:bottom w:val="none" w:sz="0" w:space="0" w:color="auto"/>
        <w:right w:val="none" w:sz="0" w:space="0" w:color="auto"/>
      </w:divBdr>
    </w:div>
    <w:div w:id="2146580669">
      <w:marLeft w:val="480"/>
      <w:marRight w:val="0"/>
      <w:marTop w:val="0"/>
      <w:marBottom w:val="0"/>
      <w:divBdr>
        <w:top w:val="none" w:sz="0" w:space="0" w:color="auto"/>
        <w:left w:val="none" w:sz="0" w:space="0" w:color="auto"/>
        <w:bottom w:val="none" w:sz="0" w:space="0" w:color="auto"/>
        <w:right w:val="none" w:sz="0" w:space="0" w:color="auto"/>
      </w:divBdr>
    </w:div>
    <w:div w:id="2146854678">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1939083-BE2F-4EA1-B5BB-745F03CCE80E}"/>
      </w:docPartPr>
      <w:docPartBody>
        <w:p w:rsidR="00AF4448" w:rsidRDefault="00AF4448">
          <w:r w:rsidRPr="00733B9B">
            <w:rPr>
              <w:rStyle w:val="PlaceholderText"/>
            </w:rPr>
            <w:t>Click or tap here to enter text.</w:t>
          </w:r>
        </w:p>
      </w:docPartBody>
    </w:docPart>
    <w:docPart>
      <w:docPartPr>
        <w:name w:val="BA2B2D4A4CB75443B8B67422097C6A33"/>
        <w:category>
          <w:name w:val="General"/>
          <w:gallery w:val="placeholder"/>
        </w:category>
        <w:types>
          <w:type w:val="bbPlcHdr"/>
        </w:types>
        <w:behaviors>
          <w:behavior w:val="content"/>
        </w:behaviors>
        <w:guid w:val="{0995C01F-BF27-234E-AE42-A32280D541AC}"/>
      </w:docPartPr>
      <w:docPartBody>
        <w:p w:rsidR="00DF6881" w:rsidRDefault="00AF4448">
          <w:pPr>
            <w:pStyle w:val="BA2B2D4A4CB75443B8B67422097C6A33"/>
          </w:pPr>
          <w:r w:rsidRPr="00733B9B">
            <w:rPr>
              <w:rStyle w:val="PlaceholderText"/>
            </w:rPr>
            <w:t>Click or tap here to enter text.</w:t>
          </w:r>
        </w:p>
      </w:docPartBody>
    </w:docPart>
    <w:docPart>
      <w:docPartPr>
        <w:name w:val="60FEBCA2DC83144BA34EF8C90B579765"/>
        <w:category>
          <w:name w:val="General"/>
          <w:gallery w:val="placeholder"/>
        </w:category>
        <w:types>
          <w:type w:val="bbPlcHdr"/>
        </w:types>
        <w:behaviors>
          <w:behavior w:val="content"/>
        </w:behaviors>
        <w:guid w:val="{A4E81FC1-575C-E44A-AC66-9E4F8B6C4FE9}"/>
      </w:docPartPr>
      <w:docPartBody>
        <w:p w:rsidR="00DF6881" w:rsidRDefault="00AF4448">
          <w:pPr>
            <w:pStyle w:val="60FEBCA2DC83144BA34EF8C90B579765"/>
          </w:pPr>
          <w:r w:rsidRPr="00733B9B">
            <w:rPr>
              <w:rStyle w:val="PlaceholderText"/>
            </w:rPr>
            <w:t>Click or tap here to enter text.</w:t>
          </w:r>
        </w:p>
      </w:docPartBody>
    </w:docPart>
    <w:docPart>
      <w:docPartPr>
        <w:name w:val="4CA83B4684C2674CA4B671ED1A00AD29"/>
        <w:category>
          <w:name w:val="General"/>
          <w:gallery w:val="placeholder"/>
        </w:category>
        <w:types>
          <w:type w:val="bbPlcHdr"/>
        </w:types>
        <w:behaviors>
          <w:behavior w:val="content"/>
        </w:behaviors>
        <w:guid w:val="{AAFC0F67-C4B6-E349-9CA1-FEDDF383AF27}"/>
      </w:docPartPr>
      <w:docPartBody>
        <w:p w:rsidR="00DF6881" w:rsidRDefault="00AF4448">
          <w:pPr>
            <w:pStyle w:val="4CA83B4684C2674CA4B671ED1A00AD29"/>
          </w:pPr>
          <w:r w:rsidRPr="00733B9B">
            <w:rPr>
              <w:rStyle w:val="PlaceholderText"/>
            </w:rPr>
            <w:t>Click or tap here to enter text.</w:t>
          </w:r>
        </w:p>
      </w:docPartBody>
    </w:docPart>
    <w:docPart>
      <w:docPartPr>
        <w:name w:val="8C1423FE60718B4991E5EE7CA70CD762"/>
        <w:category>
          <w:name w:val="General"/>
          <w:gallery w:val="placeholder"/>
        </w:category>
        <w:types>
          <w:type w:val="bbPlcHdr"/>
        </w:types>
        <w:behaviors>
          <w:behavior w:val="content"/>
        </w:behaviors>
        <w:guid w:val="{2A81068B-DC52-A346-86AF-28B2DF95D7DA}"/>
      </w:docPartPr>
      <w:docPartBody>
        <w:p w:rsidR="00DF6881" w:rsidRDefault="00DF6881">
          <w:pPr>
            <w:pStyle w:val="8C1423FE60718B4991E5EE7CA70CD762"/>
          </w:pPr>
          <w:r w:rsidRPr="00733B9B">
            <w:rPr>
              <w:rStyle w:val="PlaceholderText"/>
            </w:rPr>
            <w:t>Click or tap here to enter text.</w:t>
          </w:r>
        </w:p>
      </w:docPartBody>
    </w:docPart>
    <w:docPart>
      <w:docPartPr>
        <w:name w:val="A59B6B7034FE2146A87934958A9161E4"/>
        <w:category>
          <w:name w:val="General"/>
          <w:gallery w:val="placeholder"/>
        </w:category>
        <w:types>
          <w:type w:val="bbPlcHdr"/>
        </w:types>
        <w:behaviors>
          <w:behavior w:val="content"/>
        </w:behaviors>
        <w:guid w:val="{826D5BDD-B7C4-964F-A435-C3046B1D10D9}"/>
      </w:docPartPr>
      <w:docPartBody>
        <w:p w:rsidR="00DF6881" w:rsidRDefault="00DF6881">
          <w:pPr>
            <w:pStyle w:val="A59B6B7034FE2146A87934958A9161E4"/>
          </w:pPr>
          <w:r w:rsidRPr="00733B9B">
            <w:rPr>
              <w:rStyle w:val="PlaceholderText"/>
            </w:rPr>
            <w:t>Click or tap here to enter text.</w:t>
          </w:r>
        </w:p>
      </w:docPartBody>
    </w:docPart>
    <w:docPart>
      <w:docPartPr>
        <w:name w:val="8E719F0B8FEE2E46966F324C161F025F"/>
        <w:category>
          <w:name w:val="General"/>
          <w:gallery w:val="placeholder"/>
        </w:category>
        <w:types>
          <w:type w:val="bbPlcHdr"/>
        </w:types>
        <w:behaviors>
          <w:behavior w:val="content"/>
        </w:behaviors>
        <w:guid w:val="{C6783FDD-7D75-3C4D-A6DB-14B4C9552994}"/>
      </w:docPartPr>
      <w:docPartBody>
        <w:p w:rsidR="00DF6881" w:rsidRDefault="00DF6881">
          <w:pPr>
            <w:pStyle w:val="8E719F0B8FEE2E46966F324C161F025F"/>
          </w:pPr>
          <w:r w:rsidRPr="00733B9B">
            <w:rPr>
              <w:rStyle w:val="PlaceholderText"/>
            </w:rPr>
            <w:t>Click or tap here to enter text.</w:t>
          </w:r>
        </w:p>
      </w:docPartBody>
    </w:docPart>
    <w:docPart>
      <w:docPartPr>
        <w:name w:val="109157A01A4DDE46A47B7B2A363D0497"/>
        <w:category>
          <w:name w:val="General"/>
          <w:gallery w:val="placeholder"/>
        </w:category>
        <w:types>
          <w:type w:val="bbPlcHdr"/>
        </w:types>
        <w:behaviors>
          <w:behavior w:val="content"/>
        </w:behaviors>
        <w:guid w:val="{8932BAF8-639B-FA40-B22D-6486CBF19CF9}"/>
      </w:docPartPr>
      <w:docPartBody>
        <w:p w:rsidR="00DF6881" w:rsidRDefault="00AF4448">
          <w:pPr>
            <w:pStyle w:val="109157A01A4DDE46A47B7B2A363D0497"/>
          </w:pPr>
          <w:r w:rsidRPr="00733B9B">
            <w:rPr>
              <w:rStyle w:val="PlaceholderText"/>
            </w:rPr>
            <w:t>Click or tap here to enter text.</w:t>
          </w:r>
        </w:p>
      </w:docPartBody>
    </w:docPart>
    <w:docPart>
      <w:docPartPr>
        <w:name w:val="5B953461B836EE4A96C4D1C3BB92FA6C"/>
        <w:category>
          <w:name w:val="General"/>
          <w:gallery w:val="placeholder"/>
        </w:category>
        <w:types>
          <w:type w:val="bbPlcHdr"/>
        </w:types>
        <w:behaviors>
          <w:behavior w:val="content"/>
        </w:behaviors>
        <w:guid w:val="{B84145D4-8B49-2B4B-93AA-AFF34547554F}"/>
      </w:docPartPr>
      <w:docPartBody>
        <w:p w:rsidR="00DF6881" w:rsidRDefault="00AF4448">
          <w:pPr>
            <w:pStyle w:val="5B953461B836EE4A96C4D1C3BB92FA6C"/>
          </w:pPr>
          <w:r w:rsidRPr="00733B9B">
            <w:rPr>
              <w:rStyle w:val="PlaceholderText"/>
            </w:rPr>
            <w:t>Click or tap here to enter text.</w:t>
          </w:r>
        </w:p>
      </w:docPartBody>
    </w:docPart>
    <w:docPart>
      <w:docPartPr>
        <w:name w:val="9543ED42AB87994FB2AB112E446C0B5A"/>
        <w:category>
          <w:name w:val="General"/>
          <w:gallery w:val="placeholder"/>
        </w:category>
        <w:types>
          <w:type w:val="bbPlcHdr"/>
        </w:types>
        <w:behaviors>
          <w:behavior w:val="content"/>
        </w:behaviors>
        <w:guid w:val="{A183340D-FC76-1C4C-99DC-C27B8BA8C1EA}"/>
      </w:docPartPr>
      <w:docPartBody>
        <w:p w:rsidR="00DF6881" w:rsidRDefault="00AF4448">
          <w:pPr>
            <w:pStyle w:val="9543ED42AB87994FB2AB112E446C0B5A"/>
          </w:pPr>
          <w:r w:rsidRPr="00733B9B">
            <w:rPr>
              <w:rStyle w:val="PlaceholderText"/>
            </w:rPr>
            <w:t>Click or tap here to enter text.</w:t>
          </w:r>
        </w:p>
      </w:docPartBody>
    </w:docPart>
    <w:docPart>
      <w:docPartPr>
        <w:name w:val="A46DD2533F35A84ABD22816F0CF3D51A"/>
        <w:category>
          <w:name w:val="General"/>
          <w:gallery w:val="placeholder"/>
        </w:category>
        <w:types>
          <w:type w:val="bbPlcHdr"/>
        </w:types>
        <w:behaviors>
          <w:behavior w:val="content"/>
        </w:behaviors>
        <w:guid w:val="{A2667A87-C492-4B47-B13D-3622921F6A32}"/>
      </w:docPartPr>
      <w:docPartBody>
        <w:p w:rsidR="00DF6881" w:rsidRDefault="00AF4448">
          <w:pPr>
            <w:pStyle w:val="A46DD2533F35A84ABD22816F0CF3D51A"/>
          </w:pPr>
          <w:r w:rsidRPr="00733B9B">
            <w:rPr>
              <w:rStyle w:val="PlaceholderText"/>
            </w:rPr>
            <w:t>Click or tap here to enter text.</w:t>
          </w:r>
        </w:p>
      </w:docPartBody>
    </w:docPart>
    <w:docPart>
      <w:docPartPr>
        <w:name w:val="7703BFFA40AC8A4FA4D8B451EA2CB35E"/>
        <w:category>
          <w:name w:val="General"/>
          <w:gallery w:val="placeholder"/>
        </w:category>
        <w:types>
          <w:type w:val="bbPlcHdr"/>
        </w:types>
        <w:behaviors>
          <w:behavior w:val="content"/>
        </w:behaviors>
        <w:guid w:val="{75650A59-FE11-AC46-9404-839D187B7E25}"/>
      </w:docPartPr>
      <w:docPartBody>
        <w:p w:rsidR="00DF6881" w:rsidRDefault="00AF4448">
          <w:pPr>
            <w:pStyle w:val="7703BFFA40AC8A4FA4D8B451EA2CB35E"/>
          </w:pPr>
          <w:r w:rsidRPr="00733B9B">
            <w:rPr>
              <w:rStyle w:val="PlaceholderText"/>
            </w:rPr>
            <w:t>Click or tap here to enter text.</w:t>
          </w:r>
        </w:p>
      </w:docPartBody>
    </w:docPart>
    <w:docPart>
      <w:docPartPr>
        <w:name w:val="8B16105A151B1E45A396AEF4922F0EF1"/>
        <w:category>
          <w:name w:val="General"/>
          <w:gallery w:val="placeholder"/>
        </w:category>
        <w:types>
          <w:type w:val="bbPlcHdr"/>
        </w:types>
        <w:behaviors>
          <w:behavior w:val="content"/>
        </w:behaviors>
        <w:guid w:val="{8924A00E-2DDD-7B47-A5DF-8638209E4535}"/>
      </w:docPartPr>
      <w:docPartBody>
        <w:p w:rsidR="00DF6881" w:rsidRDefault="00AF4448">
          <w:pPr>
            <w:pStyle w:val="8B16105A151B1E45A396AEF4922F0EF1"/>
          </w:pPr>
          <w:r w:rsidRPr="00733B9B">
            <w:rPr>
              <w:rStyle w:val="PlaceholderText"/>
            </w:rPr>
            <w:t>Click or tap here to enter text.</w:t>
          </w:r>
        </w:p>
      </w:docPartBody>
    </w:docPart>
    <w:docPart>
      <w:docPartPr>
        <w:name w:val="BE1176E9CCE6FA4293BCDAFC9684B495"/>
        <w:category>
          <w:name w:val="General"/>
          <w:gallery w:val="placeholder"/>
        </w:category>
        <w:types>
          <w:type w:val="bbPlcHdr"/>
        </w:types>
        <w:behaviors>
          <w:behavior w:val="content"/>
        </w:behaviors>
        <w:guid w:val="{651371AD-5359-B148-997B-7830A45F744B}"/>
      </w:docPartPr>
      <w:docPartBody>
        <w:p w:rsidR="00DF6881" w:rsidRDefault="00AF4448">
          <w:pPr>
            <w:pStyle w:val="BE1176E9CCE6FA4293BCDAFC9684B495"/>
          </w:pPr>
          <w:r w:rsidRPr="00733B9B">
            <w:rPr>
              <w:rStyle w:val="PlaceholderText"/>
            </w:rPr>
            <w:t>Click or tap here to enter text.</w:t>
          </w:r>
        </w:p>
      </w:docPartBody>
    </w:docPart>
    <w:docPart>
      <w:docPartPr>
        <w:name w:val="EF409759DBEC7F4999A17DABF22B85B1"/>
        <w:category>
          <w:name w:val="General"/>
          <w:gallery w:val="placeholder"/>
        </w:category>
        <w:types>
          <w:type w:val="bbPlcHdr"/>
        </w:types>
        <w:behaviors>
          <w:behavior w:val="content"/>
        </w:behaviors>
        <w:guid w:val="{DC7EF810-1418-664F-8735-AA817C0EBA61}"/>
      </w:docPartPr>
      <w:docPartBody>
        <w:p w:rsidR="00DF6881" w:rsidRDefault="00AF4448">
          <w:pPr>
            <w:pStyle w:val="EF409759DBEC7F4999A17DABF22B85B1"/>
          </w:pPr>
          <w:r w:rsidRPr="00733B9B">
            <w:rPr>
              <w:rStyle w:val="PlaceholderText"/>
            </w:rPr>
            <w:t>Click or tap here to enter text.</w:t>
          </w:r>
        </w:p>
      </w:docPartBody>
    </w:docPart>
    <w:docPart>
      <w:docPartPr>
        <w:name w:val="4A9AB8CB9BC8A946A2D67FBC355C8481"/>
        <w:category>
          <w:name w:val="General"/>
          <w:gallery w:val="placeholder"/>
        </w:category>
        <w:types>
          <w:type w:val="bbPlcHdr"/>
        </w:types>
        <w:behaviors>
          <w:behavior w:val="content"/>
        </w:behaviors>
        <w:guid w:val="{6C0D3461-5022-5740-B169-469FDF4E95EC}"/>
      </w:docPartPr>
      <w:docPartBody>
        <w:p w:rsidR="00DF6881" w:rsidRDefault="00DF6881">
          <w:pPr>
            <w:pStyle w:val="4A9AB8CB9BC8A946A2D67FBC355C8481"/>
          </w:pPr>
          <w:r w:rsidRPr="00733B9B">
            <w:rPr>
              <w:rStyle w:val="PlaceholderText"/>
            </w:rPr>
            <w:t>Click or tap here to enter text.</w:t>
          </w:r>
        </w:p>
      </w:docPartBody>
    </w:docPart>
    <w:docPart>
      <w:docPartPr>
        <w:name w:val="5960530470FCAD45988ED73D9D3C5C86"/>
        <w:category>
          <w:name w:val="General"/>
          <w:gallery w:val="placeholder"/>
        </w:category>
        <w:types>
          <w:type w:val="bbPlcHdr"/>
        </w:types>
        <w:behaviors>
          <w:behavior w:val="content"/>
        </w:behaviors>
        <w:guid w:val="{23033CCA-F8F3-0842-9CA9-8E586C0EFB34}"/>
      </w:docPartPr>
      <w:docPartBody>
        <w:p w:rsidR="00DF6881" w:rsidRDefault="00DF6881">
          <w:pPr>
            <w:pStyle w:val="5960530470FCAD45988ED73D9D3C5C86"/>
          </w:pPr>
          <w:r w:rsidRPr="00733B9B">
            <w:rPr>
              <w:rStyle w:val="PlaceholderText"/>
            </w:rPr>
            <w:t>Click or tap here to enter text.</w:t>
          </w:r>
        </w:p>
      </w:docPartBody>
    </w:docPart>
    <w:docPart>
      <w:docPartPr>
        <w:name w:val="DAAD8D8279BF684880FE695FB5B07774"/>
        <w:category>
          <w:name w:val="General"/>
          <w:gallery w:val="placeholder"/>
        </w:category>
        <w:types>
          <w:type w:val="bbPlcHdr"/>
        </w:types>
        <w:behaviors>
          <w:behavior w:val="content"/>
        </w:behaviors>
        <w:guid w:val="{D0C2EE90-0DE5-D04C-B029-8CFF8D182886}"/>
      </w:docPartPr>
      <w:docPartBody>
        <w:p w:rsidR="0006118F" w:rsidRDefault="00CF7892">
          <w:pPr>
            <w:pStyle w:val="DAAD8D8279BF684880FE695FB5B07774"/>
          </w:pPr>
          <w:r w:rsidRPr="00733B9B">
            <w:rPr>
              <w:rStyle w:val="PlaceholderText"/>
            </w:rPr>
            <w:t>Click or tap here to enter text.</w:t>
          </w:r>
        </w:p>
      </w:docPartBody>
    </w:docPart>
    <w:docPart>
      <w:docPartPr>
        <w:name w:val="A111571C95BC834AA899272957300797"/>
        <w:category>
          <w:name w:val="General"/>
          <w:gallery w:val="placeholder"/>
        </w:category>
        <w:types>
          <w:type w:val="bbPlcHdr"/>
        </w:types>
        <w:behaviors>
          <w:behavior w:val="content"/>
        </w:behaviors>
        <w:guid w:val="{50ECF419-5B0A-F945-B342-10C3DD04380D}"/>
      </w:docPartPr>
      <w:docPartBody>
        <w:p w:rsidR="0006118F" w:rsidRDefault="00CF7892">
          <w:pPr>
            <w:pStyle w:val="A111571C95BC834AA899272957300797"/>
          </w:pPr>
          <w:r w:rsidRPr="00733B9B">
            <w:rPr>
              <w:rStyle w:val="PlaceholderText"/>
            </w:rPr>
            <w:t>Click or tap here to enter text.</w:t>
          </w:r>
        </w:p>
      </w:docPartBody>
    </w:docPart>
    <w:docPart>
      <w:docPartPr>
        <w:name w:val="7F3EBAD16930584F88CF977E89F09B96"/>
        <w:category>
          <w:name w:val="General"/>
          <w:gallery w:val="placeholder"/>
        </w:category>
        <w:types>
          <w:type w:val="bbPlcHdr"/>
        </w:types>
        <w:behaviors>
          <w:behavior w:val="content"/>
        </w:behaviors>
        <w:guid w:val="{FC4DAD99-686A-7142-A9F5-8CB8A6BA5016}"/>
      </w:docPartPr>
      <w:docPartBody>
        <w:p w:rsidR="0006118F" w:rsidRDefault="00CF7892">
          <w:pPr>
            <w:pStyle w:val="7F3EBAD16930584F88CF977E89F09B96"/>
          </w:pPr>
          <w:r w:rsidRPr="00733B9B">
            <w:rPr>
              <w:rStyle w:val="PlaceholderText"/>
            </w:rPr>
            <w:t>Click or tap here to enter text.</w:t>
          </w:r>
        </w:p>
      </w:docPartBody>
    </w:docPart>
    <w:docPart>
      <w:docPartPr>
        <w:name w:val="E494866367C51E4B8CB29DDD4DE3663A"/>
        <w:category>
          <w:name w:val="General"/>
          <w:gallery w:val="placeholder"/>
        </w:category>
        <w:types>
          <w:type w:val="bbPlcHdr"/>
        </w:types>
        <w:behaviors>
          <w:behavior w:val="content"/>
        </w:behaviors>
        <w:guid w:val="{D677BF06-EF47-0B4D-BA3C-8E430F82A404}"/>
      </w:docPartPr>
      <w:docPartBody>
        <w:p w:rsidR="0006118F" w:rsidRDefault="00CF7892">
          <w:pPr>
            <w:pStyle w:val="E494866367C51E4B8CB29DDD4DE3663A"/>
          </w:pPr>
          <w:r w:rsidRPr="00733B9B">
            <w:rPr>
              <w:rStyle w:val="PlaceholderText"/>
            </w:rPr>
            <w:t>Click or tap here to enter text.</w:t>
          </w:r>
        </w:p>
      </w:docPartBody>
    </w:docPart>
    <w:docPart>
      <w:docPartPr>
        <w:name w:val="C6CBA2013A183F40A8F6C8869DBD7A9E"/>
        <w:category>
          <w:name w:val="General"/>
          <w:gallery w:val="placeholder"/>
        </w:category>
        <w:types>
          <w:type w:val="bbPlcHdr"/>
        </w:types>
        <w:behaviors>
          <w:behavior w:val="content"/>
        </w:behaviors>
        <w:guid w:val="{B3D7FF75-06E1-E247-8673-23979A965F7D}"/>
      </w:docPartPr>
      <w:docPartBody>
        <w:p w:rsidR="0006118F" w:rsidRDefault="00CF7892">
          <w:pPr>
            <w:pStyle w:val="C6CBA2013A183F40A8F6C8869DBD7A9E"/>
          </w:pPr>
          <w:r w:rsidRPr="00733B9B">
            <w:rPr>
              <w:rStyle w:val="PlaceholderText"/>
            </w:rPr>
            <w:t>Click or tap here to enter text.</w:t>
          </w:r>
        </w:p>
      </w:docPartBody>
    </w:docPart>
    <w:docPart>
      <w:docPartPr>
        <w:name w:val="D899772488AD894FAA3095C5962AA5B9"/>
        <w:category>
          <w:name w:val="General"/>
          <w:gallery w:val="placeholder"/>
        </w:category>
        <w:types>
          <w:type w:val="bbPlcHdr"/>
        </w:types>
        <w:behaviors>
          <w:behavior w:val="content"/>
        </w:behaviors>
        <w:guid w:val="{F5AD44CA-A72C-5E42-A985-4B591483DDC1}"/>
      </w:docPartPr>
      <w:docPartBody>
        <w:p w:rsidR="0006118F" w:rsidRDefault="00AF4448">
          <w:pPr>
            <w:pStyle w:val="D899772488AD894FAA3095C5962AA5B9"/>
          </w:pPr>
          <w:r w:rsidRPr="00733B9B">
            <w:rPr>
              <w:rStyle w:val="PlaceholderText"/>
            </w:rPr>
            <w:t>Click or tap here to enter text.</w:t>
          </w:r>
        </w:p>
      </w:docPartBody>
    </w:docPart>
    <w:docPart>
      <w:docPartPr>
        <w:name w:val="5800431D331DE145ADFBCDC2A340429A"/>
        <w:category>
          <w:name w:val="General"/>
          <w:gallery w:val="placeholder"/>
        </w:category>
        <w:types>
          <w:type w:val="bbPlcHdr"/>
        </w:types>
        <w:behaviors>
          <w:behavior w:val="content"/>
        </w:behaviors>
        <w:guid w:val="{1CA3AE85-89C2-AB4F-8070-D430D02F1641}"/>
      </w:docPartPr>
      <w:docPartBody>
        <w:p w:rsidR="0006118F" w:rsidRDefault="00AF4448">
          <w:pPr>
            <w:pStyle w:val="5800431D331DE145ADFBCDC2A340429A"/>
          </w:pPr>
          <w:r w:rsidRPr="00733B9B">
            <w:rPr>
              <w:rStyle w:val="PlaceholderText"/>
            </w:rPr>
            <w:t>Click or tap here to enter text.</w:t>
          </w:r>
        </w:p>
      </w:docPartBody>
    </w:docPart>
    <w:docPart>
      <w:docPartPr>
        <w:name w:val="B3DD7A9180027B4586243B52E9A75D20"/>
        <w:category>
          <w:name w:val="General"/>
          <w:gallery w:val="placeholder"/>
        </w:category>
        <w:types>
          <w:type w:val="bbPlcHdr"/>
        </w:types>
        <w:behaviors>
          <w:behavior w:val="content"/>
        </w:behaviors>
        <w:guid w:val="{922CECD2-877F-5042-A428-7095DCEB9F47}"/>
      </w:docPartPr>
      <w:docPartBody>
        <w:p w:rsidR="0006118F" w:rsidRDefault="00CF7892">
          <w:pPr>
            <w:pStyle w:val="B3DD7A9180027B4586243B52E9A75D20"/>
          </w:pPr>
          <w:r w:rsidRPr="00733B9B">
            <w:rPr>
              <w:rStyle w:val="PlaceholderText"/>
            </w:rPr>
            <w:t>Click or tap here to enter text.</w:t>
          </w:r>
        </w:p>
      </w:docPartBody>
    </w:docPart>
    <w:docPart>
      <w:docPartPr>
        <w:name w:val="1B6A3E0293FE490C88EAFFC18BCB273C"/>
        <w:category>
          <w:name w:val="General"/>
          <w:gallery w:val="placeholder"/>
        </w:category>
        <w:types>
          <w:type w:val="bbPlcHdr"/>
        </w:types>
        <w:behaviors>
          <w:behavior w:val="content"/>
        </w:behaviors>
        <w:guid w:val="{449B1D10-DC53-487C-A60B-CECF5E0FDC4F}"/>
      </w:docPartPr>
      <w:docPartBody>
        <w:p w:rsidR="0006118F" w:rsidRDefault="00CF7892">
          <w:pPr>
            <w:pStyle w:val="1B6A3E0293FE490C88EAFFC18BCB273C"/>
          </w:pPr>
          <w:r w:rsidRPr="00733B9B">
            <w:rPr>
              <w:rStyle w:val="PlaceholderText"/>
            </w:rPr>
            <w:t>Click or tap here to enter text.</w:t>
          </w:r>
        </w:p>
      </w:docPartBody>
    </w:docPart>
    <w:docPart>
      <w:docPartPr>
        <w:name w:val="856B5266A7B54A1EB8BF60D318788E60"/>
        <w:category>
          <w:name w:val="General"/>
          <w:gallery w:val="placeholder"/>
        </w:category>
        <w:types>
          <w:type w:val="bbPlcHdr"/>
        </w:types>
        <w:behaviors>
          <w:behavior w:val="content"/>
        </w:behaviors>
        <w:guid w:val="{48C39DC7-54B2-46BD-A188-E435B6211C5A}"/>
      </w:docPartPr>
      <w:docPartBody>
        <w:p w:rsidR="0006118F" w:rsidRDefault="00CF7892">
          <w:pPr>
            <w:pStyle w:val="856B5266A7B54A1EB8BF60D318788E60"/>
          </w:pPr>
          <w:r w:rsidRPr="00733B9B">
            <w:rPr>
              <w:rStyle w:val="PlaceholderText"/>
            </w:rPr>
            <w:t>Click or tap here to enter text.</w:t>
          </w:r>
        </w:p>
      </w:docPartBody>
    </w:docPart>
    <w:docPart>
      <w:docPartPr>
        <w:name w:val="FB9C540791624AB198C9DE15CCAEB222"/>
        <w:category>
          <w:name w:val="General"/>
          <w:gallery w:val="placeholder"/>
        </w:category>
        <w:types>
          <w:type w:val="bbPlcHdr"/>
        </w:types>
        <w:behaviors>
          <w:behavior w:val="content"/>
        </w:behaviors>
        <w:guid w:val="{E70D9995-B391-4060-AF82-F6F984FF4F6E}"/>
      </w:docPartPr>
      <w:docPartBody>
        <w:p w:rsidR="0006118F" w:rsidRDefault="00CF7892">
          <w:pPr>
            <w:pStyle w:val="FB9C540791624AB198C9DE15CCAEB222"/>
          </w:pPr>
          <w:r w:rsidRPr="00733B9B">
            <w:rPr>
              <w:rStyle w:val="PlaceholderText"/>
            </w:rPr>
            <w:t>Click or tap here to enter text.</w:t>
          </w:r>
        </w:p>
      </w:docPartBody>
    </w:docPart>
    <w:docPart>
      <w:docPartPr>
        <w:name w:val="7D438F70AEA5864A8F04729090BC9E17"/>
        <w:category>
          <w:name w:val="General"/>
          <w:gallery w:val="placeholder"/>
        </w:category>
        <w:types>
          <w:type w:val="bbPlcHdr"/>
        </w:types>
        <w:behaviors>
          <w:behavior w:val="content"/>
        </w:behaviors>
        <w:guid w:val="{EAF57992-B412-264F-8B2D-B6B5439A5CD0}"/>
      </w:docPartPr>
      <w:docPartBody>
        <w:p w:rsidR="00AB1AF1" w:rsidRDefault="00D54B29" w:rsidP="00D54B29">
          <w:pPr>
            <w:pStyle w:val="7D438F70AEA5864A8F04729090BC9E17"/>
          </w:pPr>
          <w:r w:rsidRPr="00733B9B">
            <w:rPr>
              <w:rStyle w:val="PlaceholderText"/>
            </w:rPr>
            <w:t>Click or tap here to enter text.</w:t>
          </w:r>
        </w:p>
      </w:docPartBody>
    </w:docPart>
    <w:docPart>
      <w:docPartPr>
        <w:name w:val="CEBC485E17CD4D1D82532D277919A9D3"/>
        <w:category>
          <w:name w:val="General"/>
          <w:gallery w:val="placeholder"/>
        </w:category>
        <w:types>
          <w:type w:val="bbPlcHdr"/>
        </w:types>
        <w:behaviors>
          <w:behavior w:val="content"/>
        </w:behaviors>
        <w:guid w:val="{4B62671C-D534-414E-BE9D-449223A9D7D3}"/>
      </w:docPartPr>
      <w:docPartBody>
        <w:p w:rsidR="00067095" w:rsidRDefault="00697354" w:rsidP="00697354">
          <w:pPr>
            <w:pStyle w:val="CEBC485E17CD4D1D82532D277919A9D3"/>
          </w:pPr>
          <w:r w:rsidRPr="00733B9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448"/>
    <w:rsid w:val="0006118F"/>
    <w:rsid w:val="00067095"/>
    <w:rsid w:val="000D0035"/>
    <w:rsid w:val="00140F11"/>
    <w:rsid w:val="00170AAA"/>
    <w:rsid w:val="001C0788"/>
    <w:rsid w:val="001F5BA5"/>
    <w:rsid w:val="002F2AF3"/>
    <w:rsid w:val="00305843"/>
    <w:rsid w:val="003246D0"/>
    <w:rsid w:val="003F5C1A"/>
    <w:rsid w:val="0040798A"/>
    <w:rsid w:val="004C7A75"/>
    <w:rsid w:val="004E41ED"/>
    <w:rsid w:val="004E4D05"/>
    <w:rsid w:val="004F40CF"/>
    <w:rsid w:val="00513445"/>
    <w:rsid w:val="00545B04"/>
    <w:rsid w:val="00545E11"/>
    <w:rsid w:val="00552E2A"/>
    <w:rsid w:val="00565E95"/>
    <w:rsid w:val="00592152"/>
    <w:rsid w:val="005976FF"/>
    <w:rsid w:val="005977FC"/>
    <w:rsid w:val="005B5EE6"/>
    <w:rsid w:val="005F3660"/>
    <w:rsid w:val="006175C8"/>
    <w:rsid w:val="00644FD9"/>
    <w:rsid w:val="00651148"/>
    <w:rsid w:val="00697354"/>
    <w:rsid w:val="006B0E5A"/>
    <w:rsid w:val="006D387A"/>
    <w:rsid w:val="0076303A"/>
    <w:rsid w:val="007859FF"/>
    <w:rsid w:val="007F74B3"/>
    <w:rsid w:val="008512ED"/>
    <w:rsid w:val="00874DA0"/>
    <w:rsid w:val="008A3393"/>
    <w:rsid w:val="00917944"/>
    <w:rsid w:val="00934EAF"/>
    <w:rsid w:val="0098592F"/>
    <w:rsid w:val="009B0FC0"/>
    <w:rsid w:val="00A309CD"/>
    <w:rsid w:val="00A7286D"/>
    <w:rsid w:val="00AB1AF1"/>
    <w:rsid w:val="00AF4448"/>
    <w:rsid w:val="00B12EB2"/>
    <w:rsid w:val="00B22459"/>
    <w:rsid w:val="00B54DE7"/>
    <w:rsid w:val="00B873D7"/>
    <w:rsid w:val="00BA4B61"/>
    <w:rsid w:val="00BC0E6E"/>
    <w:rsid w:val="00BC45C6"/>
    <w:rsid w:val="00BD6BC7"/>
    <w:rsid w:val="00C17AAF"/>
    <w:rsid w:val="00C21D65"/>
    <w:rsid w:val="00C61A2B"/>
    <w:rsid w:val="00C731BA"/>
    <w:rsid w:val="00CB42CF"/>
    <w:rsid w:val="00CE25D5"/>
    <w:rsid w:val="00CF42F8"/>
    <w:rsid w:val="00CF7892"/>
    <w:rsid w:val="00D54B29"/>
    <w:rsid w:val="00D61791"/>
    <w:rsid w:val="00D7002A"/>
    <w:rsid w:val="00D75DE2"/>
    <w:rsid w:val="00DE59A9"/>
    <w:rsid w:val="00DF6881"/>
    <w:rsid w:val="00DF70A8"/>
    <w:rsid w:val="00E16A6C"/>
    <w:rsid w:val="00E545D0"/>
    <w:rsid w:val="00EB7C58"/>
    <w:rsid w:val="00EF79E4"/>
    <w:rsid w:val="00F244DE"/>
    <w:rsid w:val="00F25002"/>
    <w:rsid w:val="00F3293C"/>
    <w:rsid w:val="00F56DA8"/>
    <w:rsid w:val="00F87577"/>
    <w:rsid w:val="00FC302B"/>
    <w:rsid w:val="00FF5F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4F45F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7354"/>
    <w:rPr>
      <w:color w:val="666666"/>
    </w:rPr>
  </w:style>
  <w:style w:type="paragraph" w:customStyle="1" w:styleId="BA2B2D4A4CB75443B8B67422097C6A33">
    <w:name w:val="BA2B2D4A4CB75443B8B67422097C6A33"/>
  </w:style>
  <w:style w:type="paragraph" w:customStyle="1" w:styleId="60FEBCA2DC83144BA34EF8C90B579765">
    <w:name w:val="60FEBCA2DC83144BA34EF8C90B579765"/>
  </w:style>
  <w:style w:type="paragraph" w:customStyle="1" w:styleId="4CA83B4684C2674CA4B671ED1A00AD29">
    <w:name w:val="4CA83B4684C2674CA4B671ED1A00AD29"/>
  </w:style>
  <w:style w:type="paragraph" w:customStyle="1" w:styleId="8C1423FE60718B4991E5EE7CA70CD762">
    <w:name w:val="8C1423FE60718B4991E5EE7CA70CD762"/>
  </w:style>
  <w:style w:type="paragraph" w:customStyle="1" w:styleId="A59B6B7034FE2146A87934958A9161E4">
    <w:name w:val="A59B6B7034FE2146A87934958A9161E4"/>
  </w:style>
  <w:style w:type="paragraph" w:customStyle="1" w:styleId="8E719F0B8FEE2E46966F324C161F025F">
    <w:name w:val="8E719F0B8FEE2E46966F324C161F025F"/>
  </w:style>
  <w:style w:type="paragraph" w:customStyle="1" w:styleId="109157A01A4DDE46A47B7B2A363D0497">
    <w:name w:val="109157A01A4DDE46A47B7B2A363D0497"/>
  </w:style>
  <w:style w:type="paragraph" w:customStyle="1" w:styleId="5B953461B836EE4A96C4D1C3BB92FA6C">
    <w:name w:val="5B953461B836EE4A96C4D1C3BB92FA6C"/>
  </w:style>
  <w:style w:type="paragraph" w:customStyle="1" w:styleId="9543ED42AB87994FB2AB112E446C0B5A">
    <w:name w:val="9543ED42AB87994FB2AB112E446C0B5A"/>
  </w:style>
  <w:style w:type="paragraph" w:customStyle="1" w:styleId="A46DD2533F35A84ABD22816F0CF3D51A">
    <w:name w:val="A46DD2533F35A84ABD22816F0CF3D51A"/>
  </w:style>
  <w:style w:type="paragraph" w:customStyle="1" w:styleId="7703BFFA40AC8A4FA4D8B451EA2CB35E">
    <w:name w:val="7703BFFA40AC8A4FA4D8B451EA2CB35E"/>
  </w:style>
  <w:style w:type="paragraph" w:customStyle="1" w:styleId="8B16105A151B1E45A396AEF4922F0EF1">
    <w:name w:val="8B16105A151B1E45A396AEF4922F0EF1"/>
  </w:style>
  <w:style w:type="paragraph" w:customStyle="1" w:styleId="BE1176E9CCE6FA4293BCDAFC9684B495">
    <w:name w:val="BE1176E9CCE6FA4293BCDAFC9684B495"/>
  </w:style>
  <w:style w:type="paragraph" w:customStyle="1" w:styleId="EF409759DBEC7F4999A17DABF22B85B1">
    <w:name w:val="EF409759DBEC7F4999A17DABF22B85B1"/>
  </w:style>
  <w:style w:type="paragraph" w:customStyle="1" w:styleId="4A9AB8CB9BC8A946A2D67FBC355C8481">
    <w:name w:val="4A9AB8CB9BC8A946A2D67FBC355C8481"/>
  </w:style>
  <w:style w:type="paragraph" w:customStyle="1" w:styleId="5960530470FCAD45988ED73D9D3C5C86">
    <w:name w:val="5960530470FCAD45988ED73D9D3C5C86"/>
  </w:style>
  <w:style w:type="paragraph" w:customStyle="1" w:styleId="DAAD8D8279BF684880FE695FB5B07774">
    <w:name w:val="DAAD8D8279BF684880FE695FB5B07774"/>
  </w:style>
  <w:style w:type="paragraph" w:customStyle="1" w:styleId="A111571C95BC834AA899272957300797">
    <w:name w:val="A111571C95BC834AA899272957300797"/>
  </w:style>
  <w:style w:type="paragraph" w:customStyle="1" w:styleId="7F3EBAD16930584F88CF977E89F09B96">
    <w:name w:val="7F3EBAD16930584F88CF977E89F09B96"/>
  </w:style>
  <w:style w:type="paragraph" w:customStyle="1" w:styleId="E494866367C51E4B8CB29DDD4DE3663A">
    <w:name w:val="E494866367C51E4B8CB29DDD4DE3663A"/>
  </w:style>
  <w:style w:type="paragraph" w:customStyle="1" w:styleId="C6CBA2013A183F40A8F6C8869DBD7A9E">
    <w:name w:val="C6CBA2013A183F40A8F6C8869DBD7A9E"/>
  </w:style>
  <w:style w:type="paragraph" w:customStyle="1" w:styleId="D899772488AD894FAA3095C5962AA5B9">
    <w:name w:val="D899772488AD894FAA3095C5962AA5B9"/>
  </w:style>
  <w:style w:type="paragraph" w:customStyle="1" w:styleId="5800431D331DE145ADFBCDC2A340429A">
    <w:name w:val="5800431D331DE145ADFBCDC2A340429A"/>
  </w:style>
  <w:style w:type="paragraph" w:customStyle="1" w:styleId="B3DD7A9180027B4586243B52E9A75D20">
    <w:name w:val="B3DD7A9180027B4586243B52E9A75D20"/>
  </w:style>
  <w:style w:type="paragraph" w:customStyle="1" w:styleId="1B6A3E0293FE490C88EAFFC18BCB273C">
    <w:name w:val="1B6A3E0293FE490C88EAFFC18BCB273C"/>
  </w:style>
  <w:style w:type="paragraph" w:customStyle="1" w:styleId="856B5266A7B54A1EB8BF60D318788E60">
    <w:name w:val="856B5266A7B54A1EB8BF60D318788E60"/>
  </w:style>
  <w:style w:type="paragraph" w:customStyle="1" w:styleId="FB9C540791624AB198C9DE15CCAEB222">
    <w:name w:val="FB9C540791624AB198C9DE15CCAEB222"/>
  </w:style>
  <w:style w:type="paragraph" w:customStyle="1" w:styleId="7D438F70AEA5864A8F04729090BC9E17">
    <w:name w:val="7D438F70AEA5864A8F04729090BC9E17"/>
    <w:rsid w:val="00D54B29"/>
  </w:style>
  <w:style w:type="paragraph" w:customStyle="1" w:styleId="CEBC485E17CD4D1D82532D277919A9D3">
    <w:name w:val="CEBC485E17CD4D1D82532D277919A9D3"/>
    <w:rsid w:val="006973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B3D829-30F9-E840-B9AF-96BE2F78B1CA}">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71634451357"/>
    <we:property name="MENDELEY_CITATIONS" value="[{&quot;citationID&quot;:&quot;MENDELEY_CITATION_ef01bf13-ea8d-43e6-82a3-6551a69af14d&quot;,&quot;properties&quot;:{&quot;noteIndex&quot;:0},&quot;isEdited&quot;:false,&quot;manualOverride&quot;:{&quot;isManuallyOverridden&quot;:false,&quot;citeprocText&quot;:&quot;(Baker et al., 2018; Onyango et al., 2021; Rashid et al., 2024; Robbins et al., 2021; Van Skike &amp;#38; Galvan, 2020)&quot;,&quot;manualOverrideText&quot;:&quot;&quot;},&quot;citationTag&quot;:&quot;MENDELEY_CITATION_v3_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&quot;,&quot;citationItems&quot;:[{&quot;id&quot;:&quot;ca28bcfa-368e-31a4-81fe-16ddb0a22f54&quot;,&quot;itemData&quot;:{&quot;type&quot;:&quot;article-journal&quot;,&quot;id&quot;:&quot;ca28bcfa-368e-31a4-81fe-16ddb0a22f54&quot;,&quot;title&quot;:&quot;Cellular senescence in brain aging and neurodegenerative diseases: evidence and perspectives&quot;,&quot;author&quot;:[{&quot;family&quot;:&quot;Baker&quot;,&quot;given&quot;:&quot;Darren J&quot;,&quot;parse-names&quot;:false,&quot;dropping-particle&quot;:&quot;&quot;,&quot;non-dropping-particle&quot;:&quot;&quot;},{&quot;family&quot;:&quot;Petersen&quot;,&quot;given&quot;:&quot;Ronald C&quot;,&quot;parse-names&quot;:false,&quot;dropping-particle&quot;:&quot;&quot;,&quot;non-dropping-particle&quot;:&quot;&quot;},{&quot;family&quot;:&quot;others&quot;,&quot;given&quot;:&quot;&quot;,&quot;parse-names&quot;:false,&quot;dropping-particle&quot;:&quot;&quot;,&quot;non-dropping-particle&quot;:&quot;&quot;}],&quot;container-title&quot;:&quot;The Journal of clinical investigation&quot;,&quot;container-title-short&quot;:&quot;J. Clin. Invest.&quot;,&quot;issued&quot;:{&quot;date-parts&quot;:[[2018]]},&quot;page&quot;:&quot;1208-1216&quot;,&quot;publisher&quot;:&quot;American Society for Clinical Investigation&quot;,&quot;issue&quot;:&quot;4&quot;,&quot;volume&quot;:&quot;128&quot;},&quot;isTemporary&quot;:false},{&quot;id&quot;:&quot;ea5d3514-99a0-32d3-9a41-3af73236ab6f&quot;,&quot;itemData&quot;:{&quot;type&quot;:&quot;article-journal&quot;,&quot;id&quot;:&quot;ea5d3514-99a0-32d3-9a41-3af73236ab6f&quot;,&quot;title&quot;:&quot;Neuroinflammation in Alzheimer’s disease&quot;,&quot;author&quot;:[{&quot;family&quot;:&quot;Onyango&quot;,&quot;given&quot;:&quot;Isaac G&quot;,&quot;parse-names&quot;:false,&quot;dropping-particle&quot;:&quot;&quot;,&quot;non-dropping-particle&quot;:&quot;&quot;},{&quot;family&quot;:&quot;Jauregui&quot;,&quot;given&quot;:&quot;Gretsen&quot;,&quot;parse-names&quot;:false,&quot;dropping-particle&quot;:&quot;V&quot;,&quot;non-dropping-particle&quot;:&quot;&quot;},{&quot;family&quot;:&quot;Čarná&quot;,&quot;given&quot;:&quot;Mária&quot;,&quot;parse-names&quot;:false,&quot;dropping-particle&quot;:&quot;&quot;,&quot;non-dropping-particle&quot;:&quot;&quot;},{&quot;family&quot;:&quot;Bennett Jr&quot;,&quot;given&quot;:&quot;James P&quot;,&quot;parse-names&quot;:false,&quot;dropping-particle&quot;:&quot;&quot;,&quot;non-dropping-particle&quot;:&quot;&quot;},{&quot;family&quot;:&quot;Stokin&quot;,&quot;given&quot;:&quot;Gorazd B&quot;,&quot;parse-names&quot;:false,&quot;dropping-particle&quot;:&quot;&quot;,&quot;non-dropping-particle&quot;:&quot;&quot;}],&quot;container-title&quot;:&quot;Biomedicines&quot;,&quot;container-title-short&quot;:&quot;Biomedicines&quot;,&quot;issued&quot;:{&quot;date-parts&quot;:[[2021]]},&quot;page&quot;:&quot;524&quot;,&quot;issue&quot;:&quot;5&quot;,&quot;volume&quot;:&quot;9&quot;},&quot;isTemporary&quot;:false},{&quot;id&quot;:&quot;cbef9c21-1374-3b9f-88f4-af8cb20495e9&quot;,&quot;itemData&quot;:{&quot;type&quot;:&quot;article-journal&quot;,&quot;id&quot;:&quot;cbef9c21-1374-3b9f-88f4-af8cb20495e9&quot;,&quot;title&quot;:&quot;Role of Cellular Senescence in Neurodegeneration: Mechanisms and Therapeutic Implications&quot;,&quot;author&quot;:[{&quot;family&quot;:&quot;Rashid&quot;,&quot;given&quot;:&quot;Imran&quot;,&quot;parse-names&quot;:false,&quot;dropping-particle&quot;:&quot;&quot;,&quot;non-dropping-particle&quot;:&quot;&quot;},{&quot;family&quot;:&quot;Kalandria&quot;,&quot;given&quot;:&quot;Arun&quot;,&quot;parse-names&quot;:false,&quot;dropping-particle&quot;:&quot;&quot;,&quot;non-dropping-particle&quot;:&quot;&quot;},{&quot;family&quot;:&quot;Kaur&quot;,&quot;given&quot;:&quot;Navneet&quot;,&quot;parse-names&quot;:false,&quot;dropping-particle&quot;:&quot;&quot;,&quot;non-dropping-particle&quot;:&quot;&quot;},{&quot;family&quot;:&quot;Sharma&quot;,&quot;given&quot;:&quot;Aniket&quot;,&quot;parse-names&quot;:false,&quot;dropping-particle&quot;:&quot;&quot;,&quot;non-dropping-particle&quot;:&quot;&quot;},{&quot;family&quot;:&quot;Qadir&quot;,&quot;given&quot;:&quot;Sumairah&quot;,&quot;parse-names&quot;:false,&quot;dropping-particle&quot;:&quot;&quot;,&quot;non-dropping-particle&quot;:&quot;&quot;},{&quot;family&quot;:&quot;Singh&quot;,&quot;given&quot;:&quot;Ranjit&quot;,&quot;parse-names&quot;:false,&quot;dropping-particle&quot;:&quot;&quot;,&quot;non-dropping-particle&quot;:&quot;&quot;},{&quot;family&quot;:&quot;Ifaq&quot;,&quot;given&quot;:&quot;Quazia&quot;,&quot;parse-names&quot;:false,&quot;dropping-particle&quot;:&quot;&quot;,&quot;non-dropping-particle&quot;:&quot;&quot;}],&quot;container-title&quot;:&quot;Journal of Pharma Insights and Research&quot;,&quot;issued&quot;:{&quot;date-parts&quot;:[[2024]]},&quot;page&quot;:&quot;215-225&quot;,&quot;issue&quot;:&quot;2&quot;,&quot;volume&quot;:&quot;2&quot;,&quot;container-title-short&quot;:&quot;&quot;},&quot;isTemporary&quot;:false},{&quot;id&quot;:&quot;62a4d875-c680-34db-85fb-ca07afe9cab9&quot;,&quot;itemData&quot;:{&quot;type&quot;:&quot;article-journal&quot;,&quot;id&quot;:&quot;62a4d875-c680-34db-85fb-ca07afe9cab9&quot;,&quot;title&quot;:&quot;Senolytic drugs: reducing senescent cell viability to extend health span&quot;,&quot;author&quot;:[{&quot;family&quot;:&quot;Robbins&quot;,&quot;given&quot;:&quot;Paul D&quot;,&quot;parse-names&quot;:false,&quot;dropping-particle&quot;:&quot;&quot;,&quot;non-dropping-particle&quot;:&quot;&quot;},{&quot;family&quot;:&quot;Jurk&quot;,&quot;given&quot;:&quot;Diana&quot;,&quot;parse-names&quot;:false,&quot;dropping-particle&quot;:&quot;&quot;,&quot;non-dropping-particle&quot;:&quot;&quot;},{&quot;family&quot;:&quot;Khosla&quot;,&quot;given&quot;:&quot;Sundeep&quot;,&quot;parse-names&quot;:false,&quot;dropping-particle&quot;:&quot;&quot;,&quot;non-dropping-particle&quot;:&quot;&quot;},{&quot;family&quot;:&quot;Kirkland&quot;,&quot;given&quot;:&quot;James L&quot;,&quot;parse-names&quot;:false,&quot;dropping-particle&quot;:&quot;&quot;,&quot;non-dropping-particle&quot;:&quot;&quot;},{&quot;family&quot;:&quot;LeBrasseur&quot;,&quot;given&quot;:&quot;Nathan K&quot;,&quot;parse-names&quot;:false,&quot;dropping-particle&quot;:&quot;&quot;,&quot;non-dropping-particle&quot;:&quot;&quot;},{&quot;family&quot;:&quot;Miller&quot;,&quot;given&quot;:&quot;Jordan D&quot;,&quot;parse-names&quot;:false,&quot;dropping-particle&quot;:&quot;&quot;,&quot;non-dropping-particle&quot;:&quot;&quot;},{&quot;family&quot;:&quot;Passos&quot;,&quot;given&quot;:&quot;João F&quot;,&quot;parse-names&quot;:false,&quot;dropping-particle&quot;:&quot;&quot;,&quot;non-dropping-particle&quot;:&quot;&quot;},{&quot;family&quot;:&quot;Pignolo&quot;,&quot;given&quot;:&quot;Robert J&quot;,&quot;parse-names&quot;:false,&quot;dropping-particle&quot;:&quot;&quot;,&quot;non-dropping-particle&quot;:&quot;&quot;},{&quot;family&quot;:&quot;Tchkonia&quot;,&quot;given&quot;:&quot;Tamar&quot;,&quot;parse-names&quot;:false,&quot;dropping-particle&quot;:&quot;&quot;,&quot;non-dropping-particle&quot;:&quot;&quot;},{&quot;family&quot;:&quot;Niedernhofer&quot;,&quot;given&quot;:&quot;Laura J&quot;,&quot;parse-names&quot;:false,&quot;dropping-particle&quot;:&quot;&quot;,&quot;non-dropping-particle&quot;:&quot;&quot;}],&quot;container-title&quot;:&quot;Annual review of pharmacology and toxicology&quot;,&quot;container-title-short&quot;:&quot;Annu. Rev. Pharmacol. Toxicol.&quot;,&quot;issued&quot;:{&quot;date-parts&quot;:[[2021]]},&quot;page&quot;:&quot;779-803&quot;,&quot;publisher&quot;:&quot;Annual Reviews&quot;,&quot;issue&quot;:&quot;1&quot;,&quot;volume&quot;:&quot;61&quot;},&quot;isTemporary&quot;:false},{&quot;id&quot;:&quot;c1d2e291-5663-32a1-bf62-da2b445e065c&quot;,&quot;itemData&quot;:{&quot;type&quot;:&quot;article-journal&quot;,&quot;id&quot;:&quot;c1d2e291-5663-32a1-bf62-da2b445e065c&quot;,&quot;title&quot;:&quot;Cerebrovascular dysfunction links aging to neurological disease&quot;,&quot;author&quot;:[{&quot;family&quot;:&quot;Skike&quot;,&quot;given&quot;:&quot;Candice E&quot;,&quot;parse-names&quot;:false,&quot;dropping-particle&quot;:&quot;&quot;,&quot;non-dropping-particle&quot;:&quot;Van&quot;},{&quot;family&quot;:&quot;Galvan&quot;,&quot;given&quot;:&quot;Veronica&quot;,&quot;parse-names&quot;:false,&quot;dropping-particle&quot;:&quot;&quot;,&quot;non-dropping-particle&quot;:&quot;&quot;}],&quot;container-title&quot;:&quot;Aging (Albany NY)&quot;,&quot;issued&quot;:{&quot;date-parts&quot;:[[2020]]},&quot;page&quot;:&quot;13847&quot;,&quot;issue&quot;:&quot;14&quot;,&quot;volume&quot;:&quot;12&quot;,&quot;container-title-short&quot;:&quot;&quot;},&quot;isTemporary&quot;:false}]},{&quot;citationID&quot;:&quot;MENDELEY_CITATION_2005ddd4-cfd8-4c39-a9e1-6af9237fd017&quot;,&quot;properties&quot;:{&quot;noteIndex&quot;:0},&quot;isEdited&quot;:false,&quot;manualOverride&quot;:{&quot;isManuallyOverridden&quot;:false,&quot;citeprocText&quot;:&quot;(Brainin et al., 2020)&quot;,&quot;manualOverrideText&quot;:&quot;&quot;},&quot;citationTag&quot;:&quot;MENDELEY_CITATION_v3_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&quot;,&quot;citationItems&quot;:[{&quot;id&quot;:&quot;be469015-03f5-33d7-b42a-0af6203e920f&quot;,&quot;itemData&quot;:{&quot;type&quot;:&quot;article-journal&quot;,&quot;id&quot;:&quot;be469015-03f5-33d7-b42a-0af6203e920f&quot;,&quot;title&quot;:&quot;Global prevention of stroke and dementia: the WSO Declaration&quot;,&quot;author&quot;:[{&quot;family&quot;:&quot;Brainin&quot;,&quot;given&quot;:&quot;Michael&quot;,&quot;parse-names&quot;:false,&quot;dropping-particle&quot;:&quot;&quot;,&quot;non-dropping-particle&quot;:&quot;&quot;},{&quot;family&quot;:&quot;Feigin&quot;,&quot;given&quot;:&quot;Valery L&quot;,&quot;parse-names&quot;:false,&quot;dropping-particle&quot;:&quot;&quot;,&quot;non-dropping-particle&quot;:&quot;&quot;},{&quot;family&quot;:&quot;Norrving&quot;,&quot;given&quot;:&quot;Bo&quot;,&quot;parse-names&quot;:false,&quot;dropping-particle&quot;:&quot;&quot;,&quot;non-dropping-particle&quot;:&quot;&quot;},{&quot;family&quot;:&quot;Martins&quot;,&quot;given&quot;:&quot;Sheila Cristina Ouriques&quot;,&quot;parse-names&quot;:false,&quot;dropping-particle&quot;:&quot;&quot;,&quot;non-dropping-particle&quot;:&quot;&quot;},{&quot;family&quot;:&quot;Hankey&quot;,&quot;given&quot;:&quot;Graeme J&quot;,&quot;parse-names&quot;:false,&quot;dropping-particle&quot;:&quot;&quot;,&quot;non-dropping-particle&quot;:&quot;&quot;},{&quot;family&quot;:&quot;Hachinski&quot;,&quot;given&quot;:&quot;Vladimir&quot;,&quot;parse-names&quot;:false,&quot;dropping-particle&quot;:&quot;&quot;,&quot;non-dropping-particle&quot;:&quot;&quot;}],&quot;container-title&quot;:&quot;The Lancet Neurology&quot;,&quot;container-title-short&quot;:&quot;Lancet Neurol.&quot;,&quot;issued&quot;:{&quot;date-parts&quot;:[[2020]]},&quot;page&quot;:&quot;487-488&quot;,&quot;publisher&quot;:&quot;Elsevier&quot;,&quot;issue&quot;:&quot;6&quot;,&quot;volume&quot;:&quot;19&quot;},&quot;isTemporary&quot;:false,&quot;suppress-author&quot;:false,&quot;composite&quot;:false,&quot;author-only&quot;:false}]},{&quot;citationID&quot;:&quot;MENDELEY_CITATION_cf23ab01-7f0d-4ca5-bdfd-418c2e60d963&quot;,&quot;properties&quot;:{&quot;noteIndex&quot;:0},&quot;isEdited&quot;:false,&quot;manualOverride&quot;:{&quot;isManuallyOverridden&quot;:false,&quot;citeprocText&quot;:&quot;(Cai et al., 2026)&quot;,&quot;manualOverrideText&quot;:&quot;&quot;},&quot;citationTag&quot;:&quot;MENDELEY_CITATION_v3_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&quot;,&quot;citationItems&quot;:[{&quot;id&quot;:&quot;94554d7f-2796-3abd-baad-7ef506760577&quot;,&quot;itemData&quot;:{&quot;type&quot;:&quot;article-journal&quot;,&quot;id&quot;:&quot;94554d7f-2796-3abd-baad-7ef506760577&quot;,&quot;title&quot;:&quot;Vascular dementia: World Stroke Organization fact sheet 2026&quot;,&quot;author&quot;:[{&quot;family&quot;:&quot;Cai&quot;,&quot;given&quot;:&quot;Yuan&quot;,&quot;parse-names&quot;:false,&quot;dropping-particle&quot;:&quot;&quot;,&quot;non-dropping-particle&quot;:&quot;&quot;},{&quot;family&quot;:&quot;Mok&quot;,&quot;given&quot;:&quot;Vincent Chung Tong&quot;,&quot;parse-names&quot;:false,&quot;dropping-particle&quot;:&quot;&quot;,&quot;non-dropping-particle&quot;:&quot;&quot;},{&quot;family&quot;:&quot;Markus&quot;,&quot;given&quot;:&quot;Hugh S&quot;,&quot;parse-names&quot;:false,&quot;dropping-particle&quot;:&quot;&quot;,&quot;non-dropping-particle&quot;:&quot;&quot;}],&quot;container-title&quot;:&quot;International Journal of Stroke&quot;,&quot;issued&quot;:{&quot;date-parts&quot;:[[2026]]},&quot;page&quot;:&quot;17474930251404243&quot;,&quot;publisher&quot;:&quot;SAGE Publications Sage UK: London, England&quot;,&quot;container-title-short&quot;:&quot;&quot;},&quot;isTemporary&quot;:false,&quot;suppress-author&quot;:false,&quot;composite&quot;:false,&quot;author-only&quot;:false}]},{&quot;citationID&quot;:&quot;MENDELEY_CITATION_e0377b61-5960-407f-83b4-77ad5db12fd9&quot;,&quot;properties&quot;:{&quot;noteIndex&quot;:0},&quot;isEdited&quot;:false,&quot;manualOverride&quot;:{&quot;isManuallyOverridden&quot;:false,&quot;citeprocText&quot;:&quot;(Csik et al., 2025; T O’Brien et al., 2003; A. Ungvari et al., 2025)&quot;,&quot;manualOverrideText&quot;:&quot;&quot;},&quot;citationTag&quot;:&quot;MENDELEY_CITATION_v3_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&quot;,&quot;citationItems&quot;:[{&quot;id&quot;:&quot;de188c46-85b6-30e3-a36f-c2d30c7b4fde&quot;,&quot;itemData&quot;:{&quot;type&quot;:&quot;article-journal&quot;,&quot;id&quot;:&quot;de188c46-85b6-30e3-a36f-c2d30c7b4fde&quot;,&quot;title&quot;:&quot;Vascular cognitive impairment&quot;,&quot;author&quot;:[{&quot;family&quot;:&quot;T O'Brien&quot;,&quot;given&quot;:&quot;John&quot;,&quot;parse-names&quot;:false,&quot;dropping-particle&quot;:&quot;&quot;,&quot;non-dropping-particle&quot;:&quot;&quot;},{&quot;family&quot;:&quot;Erkinjuntti&quot;,&quot;given&quot;:&quot;Timo&quot;,&quot;parse-names&quot;:false,&quot;dropping-particle&quot;:&quot;&quot;,&quot;non-dropping-particle&quot;:&quot;&quot;},{&quot;family&quot;:&quot;Reisberg&quot;,&quot;given&quot;:&quot;Barry&quot;,&quot;parse-names&quot;:false,&quot;dropping-particle&quot;:&quot;&quot;,&quot;non-dropping-particle&quot;:&quot;&quot;},{&quot;family&quot;:&quot;Roman&quot;,&quot;given&quot;:&quot;Gustavo&quot;,&quot;parse-names&quot;:false,&quot;dropping-particle&quot;:&quot;&quot;,&quot;non-dropping-particle&quot;:&quot;&quot;},{&quot;family&quot;:&quot;Sawada&quot;,&quot;given&quot;:&quot;Tohru&quot;,&quot;parse-names&quot;:false,&quot;dropping-particle&quot;:&quot;&quot;,&quot;non-dropping-particle&quot;:&quot;&quot;},{&quot;family&quot;:&quot;Pantoni&quot;,&quot;given&quot;:&quot;Leonardo&quot;,&quot;parse-names&quot;:false,&quot;dropping-particle&quot;:&quot;&quot;,&quot;non-dropping-particle&quot;:&quot;&quot;},{&quot;family&quot;:&quot;Bowler&quot;,&quot;given&quot;:&quot;John&quot;,&quot;parse-names&quot;:false,&quot;dropping-particle&quot;:&quot;V&quot;,&quot;non-dropping-particle&quot;:&quot;&quot;},{&quot;family&quot;:&quot;Ballard&quot;,&quot;given&quot;:&quot;Clive&quot;,&quot;parse-names&quot;:false,&quot;dropping-particle&quot;:&quot;&quot;,&quot;non-dropping-particle&quot;:&quot;&quot;},{&quot;family&quot;:&quot;DeCarli&quot;,&quot;given&quot;:&quot;Charles&quot;,&quot;parse-names&quot;:false,&quot;dropping-particle&quot;:&quot;&quot;,&quot;non-dropping-particle&quot;:&quot;&quot;},{&quot;family&quot;:&quot;Gorelick&quot;,&quot;given&quot;:&quot;Philip B&quot;,&quot;parse-names&quot;:false,&quot;dropping-particle&quot;:&quot;&quot;,&quot;non-dropping-particle&quot;:&quot;&quot;},{&quot;family&quot;:&quot;others&quot;,&quot;given&quot;:&quot;&quot;,&quot;parse-names&quot;:false,&quot;dropping-particle&quot;:&quot;&quot;,&quot;non-dropping-particle&quot;:&quot;&quot;}],&quot;container-title&quot;:&quot;The Lancet Neurology&quot;,&quot;container-title-short&quot;:&quot;Lancet Neurol.&quot;,&quot;issued&quot;:{&quot;date-parts&quot;:[[2003]]},&quot;page&quot;:&quot;89-98&quot;,&quot;publisher&quot;:&quot;Elsevier&quot;,&quot;issue&quot;:&quot;2&quot;,&quot;volume&quot;:&quot;2&quot;},&quot;isTemporary&quot;:false},{&quot;id&quot;:&quot;bbfcc04f-597c-3a5e-933f-1245275487f3&quot;,&quot;itemData&quot;:{&quot;type&quot;:&quot;article-journal&quot;,&quot;id&quot;:&quot;bbfcc04f-597c-3a5e-933f-1245275487f3&quot;,&quot;title&quot;:&quot;Senescent Endothelial Cells in Cerebral Microcirculation Are Key Drivers of Age-Related Blood–Brain Barrier Disruption, Microvascular Rarefaction, and Neurovascular Coupling Impairment in Mice&quot;,&quot;author&quot;:[{&quot;family&quot;:&quot;Csik&quot;,&quot;given&quot;:&quot;Boglarka&quot;,&quot;parse-names&quot;:false,&quot;dropping-particle&quot;:&quot;&quot;,&quot;non-dropping-particle&quot;:&quot;&quot;},{&quot;family&quot;:&quot;Nyúl-Tóth&quot;,&quot;given&quot;:&quot;Ádám&quot;,&quot;parse-names&quot;:false,&quot;dropping-particle&quot;:&quot;&quot;,&quot;non-dropping-particle&quot;:&quot;&quot;},{&quot;family&quot;:&quot;Gulej&quot;,&quot;given&quot;:&quot;Rafal&quot;,&quot;parse-names&quot;:false,&quot;dropping-particle&quot;:&quot;&quot;,&quot;non-dropping-particle&quot;:&quot;&quot;},{&quot;family&quot;:&quot;Patai&quot;,&quot;given&quot;:&quot;Roland&quot;,&quot;parse-names&quot;:false,&quot;dropping-particle&quot;:&quot;&quot;,&quot;non-dropping-particle&quot;:&quot;&quot;},{&quot;family&quot;:&quot;Kiss&quot;,&quot;given&quot;:&quot;Tamas&quot;,&quot;parse-names&quot;:false,&quot;dropping-particle&quot;:&quot;&quot;,&quot;non-dropping-particle&quot;:&quot;&quot;},{&quot;family&quot;:&quot;Delfavero&quot;,&quot;given&quot;:&quot;Jordan&quot;,&quot;parse-names&quot;:false,&quot;dropping-particle&quot;:&quot;&quot;,&quot;non-dropping-particle&quot;:&quot;&quot;},{&quot;family&quot;:&quot;Nagaraja&quot;,&quot;given&quot;:&quot;Raghavendra Y&quot;,&quot;parse-names&quot;:false,&quot;dropping-particle&quot;:&quot;&quot;,&quot;non-dropping-particle&quot;:&quot;&quot;},{&quot;family&quot;:&quot;Balasubramanian&quot;,&quot;given&quot;:&quot;Priya&quot;,&quot;parse-names&quot;:false,&quot;dropping-particle&quot;:&quot;&quot;,&quot;non-dropping-particle&quot;:&quot;&quot;},{&quot;family&quot;:&quot;Shanmugarama&quot;,&quot;given&quot;:&quot;Santny&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5]]},&quot;page&quot;:&quot;e70048&quot;,&quot;publisher&quot;:&quot;Wiley Online Library&quot;},&quot;isTemporary&quot;:false},{&quot;id&quot;:&quot;23c924d9-1ecc-3dbe-9aa6-c6581157b5b8&quot;,&quot;itemData&quot;:{&quot;type&quot;:&quot;article-journal&quot;,&quot;id&quot;:&quot;23c924d9-1ecc-3dbe-9aa6-c6581157b5b8&quot;,&quot;title&quot;:&quot;Cerebromicrovascular senescence in vascular cognitive impairment: does accelerated microvascular aging accompany atherosclerosis?&quot;,&quot;author&quot;:[{&quot;family&quot;:&quot;Ungvari&quot;,&quot;given&quot;:&quot;Anna&quot;,&quot;parse-names&quot;:false,&quot;dropping-particle&quot;:&quot;&quot;,&quot;non-dropping-particle&quot;:&quot;&quot;},{&quot;family&quot;:&quot;Nyúl-Tóth&quot;,&quot;given&quot;:&quot;Ádám&quot;,&quot;parse-names&quot;:false,&quot;dropping-particle&quot;:&quot;&quot;,&quot;non-dropping-particle&quot;:&quot;&quot;},{&quot;family&quot;:&quot;Patai&quot;,&quot;given&quot;:&quot;Roland&quot;,&quot;parse-names&quot;:false,&quot;dropping-particle&quot;:&quot;&quot;,&quot;non-dropping-particle&quot;:&quot;&quot;},{&quot;family&quot;:&quot;Csik&quot;,&quot;given&quot;:&quot;Boglarka&quot;,&quot;parse-names&quot;:false,&quot;dropping-particle&quot;:&quot;&quot;,&quot;non-dropping-particle&quot;:&quot;&quot;},{&quot;family&quot;:&quot;Gulej&quot;,&quot;given&quot;:&quot;Rafal&quot;,&quot;parse-names&quot;:false,&quot;dropping-particle&quot;:&quot;&quot;,&quot;non-dropping-particle&quot;:&quot;&quot;},{&quot;family&quot;:&quot;Nagy&quot;,&quot;given&quot;:&quot;Dorina&quot;,&quot;parse-names&quot;:false,&quot;dropping-particle&quot;:&quot;&quot;,&quot;non-dropping-particle&quot;:&quot;&quot;},{&quot;family&quot;:&quot;Shanmugarama&quot;,&quot;given&quot;:&quot;Santny&quot;,&quot;parse-names&quot;:false,&quot;dropping-particle&quot;:&quot;&quot;,&quot;non-dropping-particle&quot;:&quot;&quot;},{&quot;family&quot;:&quot;Benyó&quot;,&quot;given&quot;:&quot;Zoltán&quot;,&quot;parse-names&quot;:false,&quot;dropping-particle&quot;:&quot;&quot;,&quot;non-dropping-particle&quot;:&quot;&quot;},{&quot;family&quot;:&quot;Kiss&quot;,&quot;given&quot;:&quot;Tamas&quot;,&quot;parse-names&quot;:false,&quot;dropping-particle&quot;:&quot;&quot;,&quot;non-dropping-particle&quot;:&quot;&quot;},{&quot;family&quot;:&quot;Ungvari&quot;,&quot;given&quot;:&quot;Zoltan&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5]]},&quot;page&quot;:&quot;1-14&quot;,&quot;publisher&quot;:&quot;Springer&quot;},&quot;isTemporary&quot;:false}]},{&quot;citationID&quot;:&quot;MENDELEY_CITATION_e3dc4fe0-80df-42b2-954d-d7b86da5392f&quot;,&quot;properties&quot;:{&quot;noteIndex&quot;:0},&quot;isEdited&quot;:false,&quot;manualOverride&quot;:{&quot;isManuallyOverridden&quot;:false,&quot;citeprocText&quot;:&quot;(Linh et al., 2022)&quot;,&quot;manualOverrideText&quot;:&quot;&quot;},&quot;citationTag&quot;:&quot;MENDELEY_CITATION_v3_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&quot;,&quot;citationItems&quot;:[{&quot;id&quot;:&quot;930bc1b4-c33a-3bf5-9b40-2095bf6805fc&quot;,&quot;itemData&quot;:{&quot;type&quot;:&quot;article-journal&quot;,&quot;id&quot;:&quot;930bc1b4-c33a-3bf5-9b40-2095bf6805fc&quot;,&quot;title&quot;:&quot;Clinical trials of new drugs for vascular cognitive impairment and vascular dementia&quot;,&quot;author&quot;:[{&quot;family&quot;:&quot;Linh&quot;,&quot;given&quot;:&quot;Tran Thanh Duy&quot;,&quot;parse-names&quot;:false,&quot;dropping-particle&quot;:&quot;&quot;,&quot;non-dropping-particle&quot;:&quot;&quot;},{&quot;family&quot;:&quot;Hsieh&quot;,&quot;given&quot;:&quot;Yi-Chen&quot;,&quot;parse-names&quot;:false,&quot;dropping-particle&quot;:&quot;&quot;,&quot;non-dropping-particle&quot;:&quot;&quot;},{&quot;family&quot;:&quot;Huang&quot;,&quot;given&quot;:&quot;Li-Kai&quot;,&quot;parse-names&quot;:false,&quot;dropping-particle&quot;:&quot;&quot;,&quot;non-dropping-particle&quot;:&quot;&quot;},{&quot;family&quot;:&quot;Hu&quot;,&quot;given&quot;:&quot;Chaur-Jong&quot;,&quot;parse-names&quot;:false,&quot;dropping-particle&quot;:&quot;&quot;,&quot;non-dropping-particle&quot;:&quot;&quot;}],&quot;container-title&quot;:&quot;International journal of molecular sciences&quot;,&quot;container-title-short&quot;:&quot;Int. J. Mol. Sci.&quot;,&quot;issued&quot;:{&quot;date-parts&quot;:[[2022]]},&quot;page&quot;:&quot;11067&quot;,&quot;publisher&quot;:&quot;MDPI&quot;,&quot;issue&quot;:&quot;19&quot;,&quot;volume&quot;:&quot;23&quot;},&quot;isTemporary&quot;:false,&quot;suppress-author&quot;:false,&quot;composite&quot;:false,&quot;author-only&quot;:false}]},{&quot;citationID&quot;:&quot;MENDELEY_CITATION_1407ac6b-2422-49c1-a8cf-7fafb14da597&quot;,&quot;properties&quot;:{&quot;noteIndex&quot;:0},&quot;isEdited&quot;:false,&quot;manualOverride&quot;:{&quot;isManuallyOverridden&quot;:false,&quot;citeprocText&quot;:&quot;(Sweeney, Kisler, et al., 2018; Sweeney, Sagare, et al., 2018)&quot;,&quot;manualOverrideText&quot;:&quot;&quot;},&quot;citationTag&quot;:&quot;MENDELEY_CITATION_v3_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&quot;,&quot;citationItems&quot;:[{&quot;id&quot;:&quot;2c40b8cd-2225-31b2-8acc-b6acac97a24a&quot;,&quot;itemData&quot;:{&quot;type&quot;:&quot;article-journal&quot;,&quot;id&quot;:&quot;2c40b8cd-2225-31b2-8acc-b6acac97a24a&quot;,&quot;title&quot;:&quot;The role of brain vasculature in neurodegenerative disorders&quot;,&quot;author&quot;:[{&quot;family&quot;:&quot;Sweeney&quot;,&quot;given&quot;:&quot;Melanie D&quot;,&quot;parse-names&quot;:false,&quot;dropping-particle&quot;:&quot;&quot;,&quot;non-dropping-particle&quot;:&quot;&quot;},{&quot;family&quot;:&quot;Kisler&quot;,&quot;given&quot;:&quot;Kassandra&quot;,&quot;parse-names&quot;:false,&quot;dropping-particle&quot;:&quot;&quot;,&quot;non-dropping-particle&quot;:&quot;&quot;},{&quot;family&quot;:&quot;Montagne&quot;,&quot;given&quot;:&quot;Axel&quot;,&quot;parse-names&quot;:false,&quot;dropping-particle&quot;:&quot;&quot;,&quot;non-dropping-particle&quot;:&quot;&quot;},{&quot;family&quot;:&quot;Toga&quot;,&quot;given&quot;:&quot;Arthur W&quot;,&quot;parse-names&quot;:false,&quot;dropping-particle&quot;:&quot;&quot;,&quot;non-dropping-particle&quot;:&quot;&quot;},{&quot;family&quot;:&quot;Zlokovic&quot;,&quot;given&quot;:&quot;Berislav&quot;,&quot;parse-names&quot;:false,&quot;dropping-particle&quot;:&quot;V&quot;,&quot;non-dropping-particle&quot;:&quot;&quot;}],&quot;container-title&quot;:&quot;Nature neuroscience&quot;,&quot;container-title-short&quot;:&quot;Nat. Neurosci.&quot;,&quot;issued&quot;:{&quot;date-parts&quot;:[[2018]]},&quot;page&quot;:&quot;1318-1331&quot;,&quot;publisher&quot;:&quot;Nature Publishing Group US New York&quot;,&quot;issue&quot;:&quot;10&quot;,&quot;volume&quot;:&quot;21&quot;},&quot;isTemporary&quot;:false},{&quot;id&quot;:&quot;888b697f-bc54-3bb1-a0b9-49e9e48e672b&quot;,&quot;itemData&quot;:{&quot;type&quot;:&quot;article-journal&quot;,&quot;id&quot;:&quot;888b697f-bc54-3bb1-a0b9-49e9e48e672b&quot;,&quot;title&quot;:&quot;Blood–brain barrier breakdown in Alzheimer disease and other neurodegenerative disorders&quot;,&quot;author&quot;:[{&quot;family&quot;:&quot;Sweeney&quot;,&quot;given&quot;:&quot;Melanie D&quot;,&quot;parse-names&quot;:false,&quot;dropping-particle&quot;:&quot;&quot;,&quot;non-dropping-particle&quot;:&quot;&quot;},{&quot;family&quot;:&quot;Sagare&quot;,&quot;given&quot;:&quot;Abhay P&quot;,&quot;parse-names&quot;:false,&quot;dropping-particle&quot;:&quot;&quot;,&quot;non-dropping-particle&quot;:&quot;&quot;},{&quot;family&quot;:&quot;Zlokovic&quot;,&quot;given&quot;:&quot;Berislav&quot;,&quot;parse-names&quot;:false,&quot;dropping-particle&quot;:&quot;V&quot;,&quot;non-dropping-particle&quot;:&quot;&quot;}],&quot;container-title&quot;:&quot;Nature Reviews Neurology&quot;,&quot;container-title-short&quot;:&quot;Nat. Rev. Neurol.&quot;,&quot;issued&quot;:{&quot;date-parts&quot;:[[2018]]},&quot;page&quot;:&quot;133-150&quot;,&quot;publisher&quot;:&quot;Nature Publishing Group UK London&quot;,&quot;issue&quot;:&quot;3&quot;,&quot;volume&quot;:&quot;14&quot;},&quot;isTemporary&quot;:false}]},{&quot;citationID&quot;:&quot;MENDELEY_CITATION_ae145194-3048-4944-bbfb-d9c4a2c3020d&quot;,&quot;properties&quot;:{&quot;noteIndex&quot;:0},&quot;isEdited&quot;:false,&quot;manualOverride&quot;:{&quot;isManuallyOverridden&quot;:false,&quot;citeprocText&quot;:&quot;(Toth et al., 2017)&quot;,&quot;manualOverrideText&quot;:&quot;&quot;},&quot;citationTag&quot;:&quot;MENDELEY_CITATION_v3_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&quot;,&quot;citationItems&quot;:[{&quot;id&quot;:&quot;99968f2d-bdbb-3c65-946d-1723dba7fab4&quot;,&quot;itemData&quot;:{&quot;type&quot;:&quot;article-journal&quot;,&quot;id&quot;:&quot;99968f2d-bdbb-3c65-946d-1723dba7fab4&quot;,&quot;title&quot;:&quot;Functional vascular contributions to cognitive impairment and dementia: mechanisms and consequences of cerebral autoregulatory dysfunction, endothelial impairment, and neurovascular uncoupling in aging&quot;,&quot;author&quot;:[{&quot;family&quot;:&quot;Toth&quot;,&quot;given&quot;:&quot;Peter&quot;,&quot;parse-names&quot;:false,&quot;dropping-particle&quot;:&quot;&quot;,&quot;non-dropping-particle&quot;:&quot;&quot;},{&quot;family&quot;:&quot;Tarantini&quot;,&quot;given&quot;:&quot;Stefano&quot;,&quot;parse-names&quot;:false,&quot;dropping-particle&quot;:&quot;&quot;,&quot;non-dropping-particle&quot;:&quot;&quot;},{&quot;family&quot;:&quot;Csiszar&quot;,&quot;given&quot;:&quot;Anna&quot;,&quot;parse-names&quot;:false,&quot;dropping-particle&quot;:&quot;&quot;,&quot;non-dropping-particle&quot;:&quot;&quot;},{&quot;family&quot;:&quot;Ungvari&quot;,&quot;given&quot;:&quot;Zoltan&quot;,&quot;parse-names&quot;:false,&quot;dropping-particle&quot;:&quot;&quot;,&quot;non-dropping-particle&quot;:&quot;&quot;}],&quot;container-title&quot;:&quot;American Journal of Physiology-Heart and Circulatory Physiology&quot;,&quot;issued&quot;:{&quot;date-parts&quot;:[[2017]]},&quot;page&quot;:&quot;H1–H20&quot;,&quot;publisher&quot;:&quot;American Physiological Society Bethesda, MD&quot;,&quot;issue&quot;:&quot;1&quot;,&quot;volume&quot;:&quot;312&quot;,&quot;container-title-short&quot;:&quot;&quot;},&quot;isTemporary&quot;:false,&quot;suppress-author&quot;:false,&quot;composite&quot;:false,&quot;author-only&quot;:false}]},{&quot;citationID&quot;:&quot;MENDELEY_CITATION_878f5759-0837-4392-a1b1-76b4edb7a4fc&quot;,&quot;properties&quot;:{&quot;noteIndex&quot;:0},&quot;isEdited&quot;:false,&quot;manualOverride&quot;:{&quot;isManuallyOverridden&quot;:false,&quot;citeprocText&quot;:&quot;(van Dinther et al., 2022)&quot;,&quot;manualOverrideText&quot;:&quot;&quot;},&quot;citationTag&quot;:&quot;MENDELEY_CITATION_v3_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&quot;,&quot;citationItems&quot;:[{&quot;id&quot;:&quot;527fa283-5bf5-38d2-9da5-5911c3cfbffd&quot;,&quot;itemData&quot;:{&quot;type&quot;:&quot;article-journal&quot;,&quot;id&quot;:&quot;527fa283-5bf5-38d2-9da5-5911c3cfbffd&quot;,&quot;title&quot;:&quot;Assessment of microvascular rarefaction in human brain disorders using physiological magnetic resonance imaging&quot;,&quot;author&quot;:[{&quot;family&quot;:&quot;Dinther&quot;,&quot;given&quot;:&quot;Maud&quot;,&quot;parse-names&quot;:false,&quot;dropping-particle&quot;:&quot;&quot;,&quot;non-dropping-particle&quot;:&quot;van&quot;},{&quot;family&quot;:&quot;Voorter&quot;,&quot;given&quot;:&quot;Paulien H M&quot;,&quot;parse-names&quot;:false,&quot;dropping-particle&quot;:&quot;&quot;,&quot;non-dropping-particle&quot;:&quot;&quot;},{&quot;family&quot;:&quot;Jansen&quot;,&quot;given&quot;:&quot;Jacobus F A&quot;,&quot;parse-names&quot;:false,&quot;dropping-particle&quot;:&quot;&quot;,&quot;non-dropping-particle&quot;:&quot;&quot;},{&quot;family&quot;:&quot;Jones&quot;,&quot;given&quot;:&quot;Elizabeth A&quot;,&quot;parse-names&quot;:false,&quot;dropping-particle&quot;:&quot;V&quot;,&quot;non-dropping-particle&quot;:&quot;&quot;},{&quot;family&quot;:&quot;Oostenbrugge&quot;,&quot;given&quot;:&quot;Robert J&quot;,&quot;parse-names&quot;:false,&quot;dropping-particle&quot;:&quot;&quot;,&quot;non-dropping-particle&quot;:&quot;van&quot;},{&quot;family&quot;:&quot;Staals&quot;,&quot;given&quot;:&quot;Julie&quot;,&quot;parse-names&quot;:false,&quot;dropping-particle&quot;:&quot;&quot;,&quot;non-dropping-particle&quot;:&quot;&quot;},{&quot;family&quot;:&quot;Backes&quot;,&quot;given&quot;:&quot;Walter H&quot;,&quot;parse-names&quot;:false,&quot;dropping-particle&quot;:&quot;&quot;,&quot;non-dropping-particle&quot;:&quot;&quot;}],&quot;container-title&quot;:&quot;Journal of Cerebral Blood Flow &amp; Metabolism&quot;,&quot;issued&quot;:{&quot;date-parts&quot;:[[2022]]},&quot;page&quot;:&quot;718-737&quot;,&quot;publisher&quot;:&quot;SAGE Publications Sage UK: London, England&quot;,&quot;issue&quot;:&quot;5&quot;,&quot;volume&quot;:&quot;42&quot;,&quot;container-title-short&quot;:&quot;&quot;},&quot;isTemporary&quot;:false,&quot;suppress-author&quot;:false,&quot;composite&quot;:false,&quot;author-only&quot;:false}]},{&quot;citationID&quot;:&quot;MENDELEY_CITATION_6a8349de-e1d1-45bc-9ddb-b6a0fc0b275c&quot;,&quot;properties&quot;:{&quot;noteIndex&quot;:0},&quot;isEdited&quot;:false,&quot;manualOverride&quot;:{&quot;isManuallyOverridden&quot;:false,&quot;citeprocText&quot;:&quot;(Van Skike &amp;#38; Galvan, 2020)&quot;,&quot;manualOverrideText&quot;:&quot;&quot;},&quot;citationTag&quot;:&quot;MENDELEY_CITATION_v3_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&quot;,&quot;citationItems&quot;:[{&quot;id&quot;:&quot;c1d2e291-5663-32a1-bf62-da2b445e065c&quot;,&quot;itemData&quot;:{&quot;type&quot;:&quot;article-journal&quot;,&quot;id&quot;:&quot;c1d2e291-5663-32a1-bf62-da2b445e065c&quot;,&quot;title&quot;:&quot;Cerebrovascular dysfunction links aging to neurological disease&quot;,&quot;author&quot;:[{&quot;family&quot;:&quot;Skike&quot;,&quot;given&quot;:&quot;Candice E&quot;,&quot;parse-names&quot;:false,&quot;dropping-particle&quot;:&quot;&quot;,&quot;non-dropping-particle&quot;:&quot;Van&quot;},{&quot;family&quot;:&quot;Galvan&quot;,&quot;given&quot;:&quot;Veronica&quot;,&quot;parse-names&quot;:false,&quot;dropping-particle&quot;:&quot;&quot;,&quot;non-dropping-particle&quot;:&quot;&quot;}],&quot;container-title&quot;:&quot;Aging (Albany NY)&quot;,&quot;issued&quot;:{&quot;date-parts&quot;:[[2020]]},&quot;page&quot;:&quot;13847&quot;,&quot;issue&quot;:&quot;14&quot;,&quot;volume&quot;:&quot;12&quot;,&quot;container-title-short&quot;:&quot;&quot;},&quot;isTemporary&quot;:false,&quot;suppress-author&quot;:false,&quot;composite&quot;:false,&quot;author-only&quot;:false}]},{&quot;citationID&quot;:&quot;MENDELEY_CITATION_a2a1aa25-f1ff-46d2-a7bb-b4ea3cead87b&quot;,&quot;properties&quot;:{&quot;noteIndex&quot;:0},&quot;isEdited&quot;:false,&quot;manualOverride&quot;:{&quot;isManuallyOverridden&quot;:false,&quot;citeprocText&quot;:&quot;(Kiss et al., 2020; Z. Ungvari et al., 2013)&quot;,&quot;manualOverrideText&quot;:&quot;&quot;},&quot;citationTag&quot;:&quot;MENDELEY_CITATION_v3_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BdXX0sInBhZ2UiOiI0MjktNDQ0IiwicHVibGlzaGVyIjoiU3ByaW5nZXIiLCJpc3N1ZSI6IjIiLCJ2b2x1bWUiOiI0MiJ9LCJpc1RlbXBvcmFyeSI6ZmFsc2V9XX0=&quot;,&quot;citationItems&quot;:[{&quot;id&quot;:&quot;7c070852-6a1c-3a40-8c97-81a76450ce34&quot;,&quot;itemData&quot;:{&quot;type&quot;:&quot;article-journal&quot;,&quot;id&quot;:&quot;7c070852-6a1c-3a40-8c97-81a76450ce34&quot;,&quot;title&quot;:&quot;Ionizing radiation promotes the acquisition of a senescence-associated secretory phenotype and impairs angiogenic capacity in cerebromicrovascular endothelial cells: role of increased DNA damage and decreased DNA repair capacity in microvascular radiosensitivity&quot;,&quot;author&quot;:[{&quot;family&quot;:&quot;Ungvari&quot;,&quot;given&quot;:&quot;Zoltan&quot;,&quot;parse-names&quot;:false,&quot;dropping-particle&quot;:&quot;&quot;,&quot;non-dropping-particle&quot;:&quot;&quot;},{&quot;family&quot;:&quot;Podlutsky&quot;,&quot;given&quot;:&quot;Andrej&quot;,&quot;parse-names&quot;:false,&quot;dropping-particle&quot;:&quot;&quot;,&quot;non-dropping-particle&quot;:&quot;&quot;},{&quot;family&quot;:&quot;Sosnowska&quot;,&quot;given&quot;:&quot;Danuta&quot;,&quot;parse-names&quot;:false,&quot;dropping-particle&quot;:&quot;&quot;,&quot;non-dropping-particle&quot;:&quot;&quot;},{&quot;family&quot;:&quot;Tucsek&quot;,&quot;given&quot;:&quot;Zsuzsanna&quot;,&quot;parse-names&quot;:false,&quot;dropping-particle&quot;:&quot;&quot;,&quot;non-dropping-particle&quot;:&quot;&quot;},{&quot;family&quot;:&quot;Toth&quot;,&quot;given&quot;:&quot;Peter&quot;,&quot;parse-names&quot;:false,&quot;dropping-particle&quot;:&quot;&quot;,&quot;non-dropping-particle&quot;:&quot;&quot;},{&quot;family&quot;:&quot;Deak&quot;,&quot;given&quot;:&quot;Ferenc&quot;,&quot;parse-names&quot;:false,&quot;dropping-particle&quot;:&quot;&quot;,&quot;non-dropping-particle&quot;:&quot;&quot;},{&quot;family&quot;:&quot;Gautam&quot;,&quot;given&quot;:&quot;Tripti&quot;,&quot;parse-names&quot;:false,&quot;dropping-particle&quot;:&quot;&quot;,&quot;non-dropping-particle&quot;:&quot;&quot;},{&quot;family&quot;:&quot;Csiszar&quot;,&quot;given&quot;:&quot;Anna&quot;,&quot;parse-names&quot;:false,&quot;dropping-particle&quot;:&quot;&quot;,&quot;non-dropping-particle&quot;:&quot;&quot;},{&quot;family&quot;:&quot;Sonntag&quot;,&quot;given&quot;:&quot;William E&quot;,&quot;parse-names&quot;:false,&quot;dropping-particle&quot;:&quot;&quot;,&quot;non-dropping-particle&quot;:&quot;&quot;}],&quot;container-title&quot;:&quot;Journals of Gerontology Series A: Biomedical Sciences and Medical Sciences&quot;,&quot;issued&quot;:{&quot;date-parts&quot;:[[2013]]},&quot;page&quot;:&quot;1443-1457&quot;,&quot;publisher&quot;:&quot;Oxford University Press US&quot;,&quot;issue&quot;:&quot;12&quot;,&quot;volume&quot;:&quot;68&quot;,&quot;container-title-short&quot;:&quot;&quot;},&quot;isTemporary&quot;:false},{&quot;id&quot;:&quot;88815f1b-78ab-399d-bf0d-79d4eeed589f&quot;,&quot;itemData&quot;:{&quot;type&quot;:&quot;article-journal&quot;,&quot;id&quot;:&quot;88815f1b-78ab-399d-bf0d-79d4eeed589f&quot;,&quot;title&quot;:&quot;Single-cell RNA sequencing identifies senescent cerebromicrovascular endothelial cells in the aged mouse brain&quot;,&quot;author&quot;:[{&quot;family&quot;:&quot;Kiss&quot;,&quot;given&quot;:&quot;Tamas&quot;,&quot;parse-names&quot;:false,&quot;dropping-particle&quot;:&quot;&quot;,&quot;non-dropping-particle&quot;:&quot;&quot;},{&quot;family&quot;:&quot;Nyúl-Tóth&quot;,&quot;given&quot;:&quot;Ádám&quot;,&quot;parse-names&quot;:false,&quot;dropping-particle&quot;:&quot;&quot;,&quot;non-dropping-particle&quot;:&quot;&quot;},{&quot;family&quot;:&quot;Balasubramanian&quot;,&quot;given&quot;:&quot;Priya&quot;,&quot;parse-names&quot;:false,&quot;dropping-particle&quot;:&quot;&quot;,&quot;non-dropping-particle&quot;:&quot;&quot;},{&quot;family&quot;:&quot;Tarantini&quot;,&quot;given&quot;:&quot;Stefano&quot;,&quot;parse-names&quot;:false,&quot;dropping-particle&quot;:&quot;&quot;,&quot;non-dropping-particle&quot;:&quot;&quot;},{&quot;family&quot;:&quot;Ahire&quot;,&quot;given&quot;:&quot;Chetan&quot;,&quot;parse-names&quot;:false,&quot;dropping-particle&quot;:&quot;&quot;,&quot;non-dropping-particle&quot;:&quot;&quot;},{&quot;family&quot;:&quot;DelFavero&quot;,&quot;given&quot;:&quot;Jordan&quot;,&quot;parse-names&quot;:false,&quot;dropping-particle&quot;:&quot;&quot;,&quot;non-dropping-particle&quot;:&quot;&quot;},{&quot;family&quot;:&quot;Yabluchanskiy&quot;,&quot;given&quot;:&quot;Andriy&quot;,&quot;parse-names&quot;:false,&quot;dropping-particle&quot;:&quot;&quot;,&quot;non-dropping-particle&quot;:&quot;&quot;},{&quot;family&quot;:&quot;Csipo&quot;,&quot;given&quot;:&quot;Tamas&quot;,&quot;parse-names&quot;:false,&quot;dropping-particle&quot;:&quot;&quot;,&quot;non-dropping-particle&quot;:&quot;&quot;},{&quot;family&quot;:&quot;Farkas&quot;,&quot;given&quot;:&quot;Eszter&quot;,&quot;parse-names&quot;:false,&quot;dropping-particle&quot;:&quot;&quot;,&quot;non-dropping-particle&quot;:&quot;&quot;},{&quot;family&quot;:&quot;Wiley&quot;,&quot;given&quot;:&quot;Graham&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0]]},&quot;page&quot;:&quot;429-444&quot;,&quot;publisher&quot;:&quot;Springer&quot;,&quot;issue&quot;:&quot;2&quot;,&quot;volume&quot;:&quot;42&quot;},&quot;isTemporary&quot;:false}]},{&quot;citationID&quot;:&quot;MENDELEY_CITATION_7b5f048e-672f-46a6-9a18-2008bd163206&quot;,&quot;properties&quot;:{&quot;noteIndex&quot;:0},&quot;isEdited&quot;:false,&quot;manualOverride&quot;:{&quot;isManuallyOverridden&quot;:false,&quot;citeprocText&quot;:&quot;(Faakye et al., 2024; Kim et al., 2019)&quot;,&quot;manualOverrideText&quot;:&quot;&quot;},&quot;citationTag&quot;:&quot;MENDELEY_CITATION_v3_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RdXX0sInBhZ2UiOiIyMS0zNyIsInB1Ymxpc2hlciI6IlNwcmluZ2VyIiwiaXNzdWUiOiIxIiwidm9sdW1lIjoiNDYifSwiaXNUZW1wb3JhcnkiOmZhbHNlfV19&quot;,&quot;citationItems&quot;:[{&quot;id&quot;:&quot;bc737c30-f851-35d3-9e11-d926171d8d20&quot;,&quot;itemData&quot;:{&quot;type&quot;:&quot;article-journal&quot;,&quot;id&quot;:&quot;bc737c30-f851-35d3-9e11-d926171d8d20&quot;,&quot;title&quot;:&quot;Elimination of senescent osteoclast progenitors has no effect on the age-associated loss of bone mass in mice&quot;,&quot;author&quot;:[{&quot;family&quot;:&quot;Kim&quot;,&quot;given&quot;:&quot;Ha-Neui&quot;,&quot;parse-names&quot;:false,&quot;dropping-particle&quot;:&quot;&quot;,&quot;non-dropping-particle&quot;:&quot;&quot;},{&quot;family&quot;:&quot;Chang&quot;,&quot;given&quot;:&quot;Jianhui&quot;,&quot;parse-names&quot;:false,&quot;dropping-particle&quot;:&quot;&quot;,&quot;non-dropping-particle&quot;:&quot;&quot;},{&quot;family&quot;:&quot;Iyer&quot;,&quot;given&quot;:&quot;Srividhya&quot;,&quot;parse-names&quot;:false,&quot;dropping-particle&quot;:&quot;&quot;,&quot;non-dropping-particle&quot;:&quot;&quot;},{&quot;family&quot;:&quot;Han&quot;,&quot;given&quot;:&quot;Li&quot;,&quot;parse-names&quot;:false,&quot;dropping-particle&quot;:&quot;&quot;,&quot;non-dropping-particle&quot;:&quot;&quot;},{&quot;family&quot;:&quot;Campisi&quot;,&quot;given&quot;:&quot;Judith&quot;,&quot;parse-names&quot;:false,&quot;dropping-particle&quot;:&quot;&quot;,&quot;non-dropping-particle&quot;:&quot;&quot;},{&quot;family&quot;:&quot;Manolagas&quot;,&quot;given&quot;:&quot;Stavros C&quot;,&quot;parse-names&quot;:false,&quot;dropping-particle&quot;:&quot;&quot;,&quot;non-dropping-particle&quot;:&quot;&quot;},{&quot;family&quot;:&quot;Zhou&quot;,&quot;given&quot;:&quot;Daohong&quot;,&quot;parse-names&quot;:false,&quot;dropping-particle&quot;:&quot;&quot;,&quot;non-dropping-particle&quot;:&quot;&quot;},{&quot;family&quot;:&quot;Almeida&quot;,&quot;given&quot;:&quot;Maria&quot;,&quot;parse-names&quot;:false,&quot;dropping-particle&quot;:&quot;&quot;,&quot;non-dropping-particle&quot;:&quot;&quot;}],&quot;container-title&quot;:&quot;Aging cell&quot;,&quot;container-title-short&quot;:&quot;Aging Cell&quot;,&quot;issued&quot;:{&quot;date-parts&quot;:[[2019]]},&quot;page&quot;:&quot;e12923&quot;,&quot;publisher&quot;:&quot;Wiley Online Library&quot;,&quot;issue&quot;:&quot;3&quot;,&quot;volume&quot;:&quot;18&quot;},&quot;isTemporary&quot;:false},{&quot;id&quot;:&quot;c699114e-3bd4-35d1-9bb4-20f29f074136&quot;,&quot;itemData&quot;:{&quot;type&quot;:&quot;article-journal&quot;,&quot;id&quot;:&quot;c699114e-3bd4-35d1-9bb4-20f29f074136&quot;,&quot;title&quot;:&quot;Preventing spontaneous cerebral microhemorrhages in aging mice: a novel approach targeting cellular senescence with ABT263/navitoclax&quot;,&quot;author&quot;:[{&quot;family&quot;:&quot;Faakye&quot;,&quot;given&quot;:&quot;Janet&quot;,&quot;parse-names&quot;:false,&quot;dropping-particle&quot;:&quot;&quot;,&quot;non-dropping-particle&quot;:&quot;&quot;},{&quot;family&quot;:&quot;Nyúl-Tóth&quot;,&quot;given&quot;:&quot;Ádám&quot;,&quot;parse-names&quot;:false,&quot;dropping-particle&quot;:&quot;&quot;,&quot;non-dropping-particle&quot;:&quot;&quot;},{&quot;family&quot;:&quot;Muranyi&quot;,&quot;given&quot;:&quot;Mihaly&quot;,&quot;parse-names&quot;:false,&quot;dropping-particle&quot;:&quot;&quot;,&quot;non-dropping-particle&quot;:&quot;&quot;},{&quot;family&quot;:&quot;Gulej&quot;,&quot;given&quot;:&quot;Rafal&quot;,&quot;parse-names&quot;:false,&quot;dropping-particle&quot;:&quot;&quot;,&quot;non-dropping-particle&quot;:&quot;&quot;},{&quot;family&quot;:&quot;Csik&quot;,&quot;given&quot;:&quot;Boglarka&quot;,&quot;parse-names&quot;:false,&quot;dropping-particle&quot;:&quot;&quot;,&quot;non-dropping-particle&quot;:&quot;&quot;},{&quot;family&quot;:&quot;Shanmugarama&quot;,&quot;given&quot;:&quot;Santny&quot;,&quot;parse-names&quot;:false,&quot;dropping-particle&quot;:&quot;&quot;,&quot;non-dropping-particle&quot;:&quot;&quot;},{&quot;family&quot;:&quot;Tarantini&quot;,&quot;given&quot;:&quot;Stefano&quot;,&quot;parse-names&quot;:false,&quot;dropping-particle&quot;:&quot;&quot;,&quot;non-dropping-particle&quot;:&quot;&quot;},{&quot;family&quot;:&quot;Negri&quot;,&quot;given&quot;:&quot;Sharon&quot;,&quot;parse-names&quot;:false,&quot;dropping-particle&quot;:&quot;&quot;,&quot;non-dropping-particle&quot;:&quot;&quot;},{&quot;family&quot;:&quot;Prodan&quot;,&quot;given&quot;:&quot;Calin&quot;,&quot;parse-names&quot;:false,&quot;dropping-particle&quot;:&quot;&quot;,&quot;non-dropping-particle&quot;:&quot;&quot;},{&quot;family&quot;:&quot;Mukli&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4]]},&quot;page&quot;:&quot;21-37&quot;,&quot;publisher&quot;:&quot;Springer&quot;,&quot;issue&quot;:&quot;1&quot;,&quot;volume&quot;:&quot;46&quot;},&quot;isTemporary&quot;:false}]},{&quot;citationID&quot;:&quot;MENDELEY_CITATION_797f139e-e240-4787-9934-8d1905c51fb9&quot;,&quot;properties&quot;:{&quot;noteIndex&quot;:0},&quot;isEdited&quot;:false,&quot;manualOverride&quot;:{&quot;isManuallyOverridden&quot;:false,&quot;citeprocText&quot;:&quot;(Faakye et al., 2024; Tarantini et al., 2021)&quot;,&quot;manualOverrideText&quot;:&quot;&quot;},&quot;citationTag&quot;:&quot;MENDELEY_CITATION_v3_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RdXX0sInBhZ2UiOiIyMS0zNyIsInB1Ymxpc2hlciI6IlNwcmluZ2VyIiwiaXNzdWUiOiIxIiwidm9sdW1lIjoiNDYifSwiaXNUZW1wb3JhcnkiOmZhbHNlfV19&quot;,&quot;citationItems&quot;:[{&quot;id&quot;:&quot;78745252-7683-38bd-a9d3-727cbef1160b&quot;,&quot;itemData&quot;:{&quot;type&quot;:&quot;article-journal&quot;,&quot;id&quot;:&quot;78745252-7683-38bd-a9d3-727cbef1160b&quot;,&quot;title&quot;:&quot;Treatment with the BCL-2/BCL-xL inhibitor senolytic drug ABT263/Navitoclax improves functional hyperemia in aged mice&quot;,&quot;author&quot;:[{&quot;family&quot;:&quot;Tarantini&quot;,&quot;given&quot;:&quot;Stefano&quot;,&quot;parse-names&quot;:false,&quot;dropping-particle&quot;:&quot;&quot;,&quot;non-dropping-particle&quot;:&quot;&quot;},{&quot;family&quot;:&quot;Balasubramanian&quot;,&quot;given&quot;:&quot;Priya&quot;,&quot;parse-names&quot;:false,&quot;dropping-particle&quot;:&quot;&quot;,&quot;non-dropping-particle&quot;:&quot;&quot;},{&quot;family&quot;:&quot;Delfavero&quot;,&quot;given&quot;:&quot;Jordan&quot;,&quot;parse-names&quot;:false,&quot;dropping-particle&quot;:&quot;&quot;,&quot;non-dropping-particle&quot;:&quot;&quot;},{&quot;family&quot;:&quot;Csipo&quot;,&quot;given&quot;:&quot;Tamas&quot;,&quot;parse-names&quot;:false,&quot;dropping-particle&quot;:&quot;&quot;,&quot;non-dropping-particle&quot;:&quot;&quot;},{&quot;family&quot;:&quot;Yabluchanskiy&quot;,&quot;given&quot;:&quot;Andriy&quot;,&quot;parse-names&quot;:false,&quot;dropping-particle&quot;:&quot;&quot;,&quot;non-dropping-particle&quot;:&quot;&quot;},{&quot;family&quot;:&quot;Kiss&quot;,&quot;given&quot;:&quot;Tamas&quot;,&quot;parse-names&quot;:false,&quot;dropping-particle&quot;:&quot;&quot;,&quot;non-dropping-particle&quot;:&quot;&quot;},{&quot;family&quot;:&quot;Nyul-Toth&quot;,&quot;given&quot;:&quot;Adam&quot;,&quot;parse-names&quot;:false,&quot;dropping-particle&quot;:&quot;&quot;,&quot;non-dropping-particle&quot;:&quot;&quot;},{&quot;family&quot;:&quot;Mukli&quot;,&quot;given&quot;:&quot;Peter&quot;,&quot;parse-names&quot;:false,&quot;dropping-particle&quot;:&quot;&quot;,&quot;non-dropping-particle&quot;:&quot;&quot;},{&quot;family&quot;:&quot;Toth&quot;,&quot;given&quot;:&quot;Peter&quot;,&quot;parse-names&quot;:false,&quot;dropping-particle&quot;:&quot;&quot;,&quot;non-dropping-particle&quot;:&quot;&quot;},{&quot;family&quot;:&quot;Ahire&quot;,&quot;given&quot;:&quot;Chetan&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1]]},&quot;page&quot;:&quot;2427-2440&quot;,&quot;publisher&quot;:&quot;Springer&quot;,&quot;issue&quot;:&quot;5&quot;,&quot;volume&quot;:&quot;43&quot;},&quot;isTemporary&quot;:false},{&quot;id&quot;:&quot;c699114e-3bd4-35d1-9bb4-20f29f074136&quot;,&quot;itemData&quot;:{&quot;type&quot;:&quot;article-journal&quot;,&quot;id&quot;:&quot;c699114e-3bd4-35d1-9bb4-20f29f074136&quot;,&quot;title&quot;:&quot;Preventing spontaneous cerebral microhemorrhages in aging mice: a novel approach targeting cellular senescence with ABT263/navitoclax&quot;,&quot;author&quot;:[{&quot;family&quot;:&quot;Faakye&quot;,&quot;given&quot;:&quot;Janet&quot;,&quot;parse-names&quot;:false,&quot;dropping-particle&quot;:&quot;&quot;,&quot;non-dropping-particle&quot;:&quot;&quot;},{&quot;family&quot;:&quot;Nyúl-Tóth&quot;,&quot;given&quot;:&quot;Ádám&quot;,&quot;parse-names&quot;:false,&quot;dropping-particle&quot;:&quot;&quot;,&quot;non-dropping-particle&quot;:&quot;&quot;},{&quot;family&quot;:&quot;Muranyi&quot;,&quot;given&quot;:&quot;Mihaly&quot;,&quot;parse-names&quot;:false,&quot;dropping-particle&quot;:&quot;&quot;,&quot;non-dropping-particle&quot;:&quot;&quot;},{&quot;family&quot;:&quot;Gulej&quot;,&quot;given&quot;:&quot;Rafal&quot;,&quot;parse-names&quot;:false,&quot;dropping-particle&quot;:&quot;&quot;,&quot;non-dropping-particle&quot;:&quot;&quot;},{&quot;family&quot;:&quot;Csik&quot;,&quot;given&quot;:&quot;Boglarka&quot;,&quot;parse-names&quot;:false,&quot;dropping-particle&quot;:&quot;&quot;,&quot;non-dropping-particle&quot;:&quot;&quot;},{&quot;family&quot;:&quot;Shanmugarama&quot;,&quot;given&quot;:&quot;Santny&quot;,&quot;parse-names&quot;:false,&quot;dropping-particle&quot;:&quot;&quot;,&quot;non-dropping-particle&quot;:&quot;&quot;},{&quot;family&quot;:&quot;Tarantini&quot;,&quot;given&quot;:&quot;Stefano&quot;,&quot;parse-names&quot;:false,&quot;dropping-particle&quot;:&quot;&quot;,&quot;non-dropping-particle&quot;:&quot;&quot;},{&quot;family&quot;:&quot;Negri&quot;,&quot;given&quot;:&quot;Sharon&quot;,&quot;parse-names&quot;:false,&quot;dropping-particle&quot;:&quot;&quot;,&quot;non-dropping-particle&quot;:&quot;&quot;},{&quot;family&quot;:&quot;Prodan&quot;,&quot;given&quot;:&quot;Calin&quot;,&quot;parse-names&quot;:false,&quot;dropping-particle&quot;:&quot;&quot;,&quot;non-dropping-particle&quot;:&quot;&quot;},{&quot;family&quot;:&quot;Mukli&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4]]},&quot;page&quot;:&quot;21-37&quot;,&quot;publisher&quot;:&quot;Springer&quot;,&quot;issue&quot;:&quot;1&quot;,&quot;volume&quot;:&quot;46&quot;},&quot;isTemporary&quot;:false}]},{&quot;citationID&quot;:&quot;MENDELEY_CITATION_d2bb9391-68db-4691-99cb-cfaf29d9906f&quot;,&quot;properties&quot;:{&quot;noteIndex&quot;:0},&quot;isEdited&quot;:false,&quot;manualOverride&quot;:{&quot;isManuallyOverridden&quot;:false,&quot;citeprocText&quot;:&quot;(Demaria et al., 2014; Yabluchanskiy et al., 2020)&quot;,&quot;manualOverrideText&quot;:&quot;&quot;},&quot;citationTag&quot;:&quot;MENDELEY_CITATION_v3_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&quot;,&quot;citationItems&quot;:[{&quot;id&quot;:&quot;7270d5f7-8d66-32bf-bc43-8a9ad4bc616b&quot;,&quot;itemData&quot;:{&quot;type&quot;:&quot;article-journal&quot;,&quot;id&quot;:&quot;7270d5f7-8d66-32bf-bc43-8a9ad4bc616b&quot;,&quot;title&quot;:&quot;An essential role for senescent cells in optimal wound healing through secretion of PDGF-AA&quot;,&quot;author&quot;:[{&quot;family&quot;:&quot;Demaria&quot;,&quot;given&quot;:&quot;Marco&quot;,&quot;parse-names&quot;:false,&quot;dropping-particle&quot;:&quot;&quot;,&quot;non-dropping-particle&quot;:&quot;&quot;},{&quot;family&quot;:&quot;Ohtani&quot;,&quot;given&quot;:&quot;Naoko&quot;,&quot;parse-names&quot;:false,&quot;dropping-particle&quot;:&quot;&quot;,&quot;non-dropping-particle&quot;:&quot;&quot;},{&quot;family&quot;:&quot;Youssef&quot;,&quot;given&quot;:&quot;Sameh A&quot;,&quot;parse-names&quot;:false,&quot;dropping-particle&quot;:&quot;&quot;,&quot;non-dropping-particle&quot;:&quot;&quot;},{&quot;family&quot;:&quot;Rodier&quot;,&quot;given&quot;:&quot;Francis&quot;,&quot;parse-names&quot;:false,&quot;dropping-particle&quot;:&quot;&quot;,&quot;non-dropping-particle&quot;:&quot;&quot;},{&quot;family&quot;:&quot;Toussaint&quot;,&quot;given&quot;:&quot;Wendy&quot;,&quot;parse-names&quot;:false,&quot;dropping-particle&quot;:&quot;&quot;,&quot;non-dropping-particle&quot;:&quot;&quot;},{&quot;family&quot;:&quot;Mitchell&quot;,&quot;given&quot;:&quot;James R&quot;,&quot;parse-names&quot;:false,&quot;dropping-particle&quot;:&quot;&quot;,&quot;non-dropping-particle&quot;:&quot;&quot;},{&quot;family&quot;:&quot;Laberge&quot;,&quot;given&quot;:&quot;Remi-Martin&quot;,&quot;parse-names&quot;:false,&quot;dropping-particle&quot;:&quot;&quot;,&quot;non-dropping-particle&quot;:&quot;&quot;},{&quot;family&quot;:&quot;Vijg&quot;,&quot;given&quot;:&quot;Jan&quot;,&quot;parse-names&quot;:false,&quot;dropping-particle&quot;:&quot;&quot;,&quot;non-dropping-particle&quot;:&quot;&quot;},{&quot;family&quot;:&quot;Steeg&quot;,&quot;given&quot;:&quot;Harry&quot;,&quot;parse-names&quot;:false,&quot;dropping-particle&quot;:&quot;&quot;,&quot;non-dropping-particle&quot;:&quot;Van&quot;},{&quot;family&quot;:&quot;Dollé&quot;,&quot;given&quot;:&quot;Martijn E T&quot;,&quot;parse-names&quot;:false,&quot;dropping-particle&quot;:&quot;&quot;,&quot;non-dropping-particle&quot;:&quot;&quot;},{&quot;family&quot;:&quot;others&quot;,&quot;given&quot;:&quot;&quot;,&quot;parse-names&quot;:false,&quot;dropping-particle&quot;:&quot;&quot;,&quot;non-dropping-particle&quot;:&quot;&quot;}],&quot;container-title&quot;:&quot;Developmental cell&quot;,&quot;container-title-short&quot;:&quot;Dev. Cell&quot;,&quot;issued&quot;:{&quot;date-parts&quot;:[[2014]]},&quot;page&quot;:&quot;722-733&quot;,&quot;publisher&quot;:&quot;Elsevier&quot;,&quot;issue&quot;:&quot;6&quot;,&quot;volume&quot;:&quot;31&quot;},&quot;isTemporary&quot;:false},{&quot;id&quot;:&quot;5ee2c153-db29-35cc-970c-8d70ee1d5a13&quot;,&quot;itemData&quot;:{&quot;type&quot;:&quot;article-journal&quot;,&quot;id&quot;:&quot;5ee2c153-db29-35cc-970c-8d70ee1d5a13&quot;,&quot;title&quot;:&quot;Pharmacological or genetic depletion of senescent astrocytes prevents whole brain irradiation–induced impairment of neurovascular coupling responses protecting cognitive function in mice&quot;,&quot;author&quot;:[{&quot;family&quot;:&quot;Yabluchanskiy&quot;,&quot;given&quot;:&quot;Andriy&quot;,&quot;parse-names&quot;:false,&quot;dropping-particle&quot;:&quot;&quot;,&quot;non-dropping-particle&quot;:&quot;&quot;},{&quot;family&quot;:&quot;Tarantini&quot;,&quot;given&quot;:&quot;Stefano&quot;,&quot;parse-names&quot;:false,&quot;dropping-particle&quot;:&quot;&quot;,&quot;non-dropping-particle&quot;:&quot;&quot;},{&quot;family&quot;:&quot;Balasubramanian&quot;,&quot;given&quot;:&quot;Priya&quot;,&quot;parse-names&quot;:false,&quot;dropping-particle&quot;:&quot;&quot;,&quot;non-dropping-particle&quot;:&quot;&quot;},{&quot;family&quot;:&quot;Kiss&quot;,&quot;given&quot;:&quot;Tamas&quot;,&quot;parse-names&quot;:false,&quot;dropping-particle&quot;:&quot;&quot;,&quot;non-dropping-particle&quot;:&quot;&quot;},{&quot;family&quot;:&quot;Csipo&quot;,&quot;given&quot;:&quot;Tamas&quot;,&quot;parse-names&quot;:false,&quot;dropping-particle&quot;:&quot;&quot;,&quot;non-dropping-particle&quot;:&quot;&quot;},{&quot;family&quot;:&quot;Fülöp&quot;,&quot;given&quot;:&quot;Gábor A&quot;,&quot;parse-names&quot;:false,&quot;dropping-particle&quot;:&quot;&quot;,&quot;non-dropping-particle&quot;:&quot;&quot;},{&quot;family&quot;:&quot;Lipecz&quot;,&quot;given&quot;:&quot;Agnes&quot;,&quot;parse-names&quot;:false,&quot;dropping-particle&quot;:&quot;&quot;,&quot;non-dropping-particle&quot;:&quot;&quot;},{&quot;family&quot;:&quot;Ahire&quot;,&quot;given&quot;:&quot;Chetan&quot;,&quot;parse-names&quot;:false,&quot;dropping-particle&quot;:&quot;&quot;,&quot;non-dropping-particle&quot;:&quot;&quot;},{&quot;family&quot;:&quot;DelFavero&quot;,&quot;given&quot;:&quot;Jordan&quot;,&quot;parse-names&quot;:false,&quot;dropping-particle&quot;:&quot;&quot;,&quot;non-dropping-particle&quot;:&quot;&quot;},{&quot;family&quot;:&quot;Nyul-Toth&quot;,&quot;given&quot;:&quot;Adam&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0]]},&quot;page&quot;:&quot;409-428&quot;,&quot;publisher&quot;:&quot;Springer&quot;,&quot;issue&quot;:&quot;2&quot;,&quot;volume&quot;:&quot;42&quot;},&quot;isTemporary&quot;:false}]},{&quot;citationID&quot;:&quot;MENDELEY_CITATION_0a5580a3-6530-4126-a287-cabdce761d35&quot;,&quot;properties&quot;:{&quot;noteIndex&quot;:0},&quot;isEdited&quot;:false,&quot;manualOverride&quot;:{&quot;isManuallyOverridden&quot;:false,&quot;citeprocText&quot;:&quot;(Chang et al., 2016)&quot;,&quot;manualOverrideText&quot;:&quot;&quot;},&quot;citationTag&quot;:&quot;MENDELEY_CITATION_v3_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&quot;,&quot;citationItems&quot;:[{&quot;id&quot;:&quot;2895d24f-5730-3fb5-880b-e74bc5e4e739&quot;,&quot;itemData&quot;:{&quot;type&quot;:&quot;article-journal&quot;,&quot;id&quot;:&quot;2895d24f-5730-3fb5-880b-e74bc5e4e739&quot;,&quot;title&quot;:&quot;Clearance of senescent cells by ABT263 rejuvenates aged hematopoietic stem cells in mice&quot;,&quot;author&quot;:[{&quot;family&quot;:&quot;Chang&quot;,&quot;given&quot;:&quot;Jianhui&quot;,&quot;parse-names&quot;:false,&quot;dropping-particle&quot;:&quot;&quot;,&quot;non-dropping-particle&quot;:&quot;&quot;},{&quot;family&quot;:&quot;Wang&quot;,&quot;given&quot;:&quot;Yingying&quot;,&quot;parse-names&quot;:false,&quot;dropping-particle&quot;:&quot;&quot;,&quot;non-dropping-particle&quot;:&quot;&quot;},{&quot;family&quot;:&quot;Shao&quot;,&quot;given&quot;:&quot;Lijian&quot;,&quot;parse-names&quot;:false,&quot;dropping-particle&quot;:&quot;&quot;,&quot;non-dropping-particle&quot;:&quot;&quot;},{&quot;family&quot;:&quot;Laberge&quot;,&quot;given&quot;:&quot;Remi-Martin&quot;,&quot;parse-names&quot;:false,&quot;dropping-particle&quot;:&quot;&quot;,&quot;non-dropping-particle&quot;:&quot;&quot;},{&quot;family&quot;:&quot;Demaria&quot;,&quot;given&quot;:&quot;Marco&quot;,&quot;parse-names&quot;:false,&quot;dropping-particle&quot;:&quot;&quot;,&quot;non-dropping-particle&quot;:&quot;&quot;},{&quot;family&quot;:&quot;Campisi&quot;,&quot;given&quot;:&quot;Judith&quot;,&quot;parse-names&quot;:false,&quot;dropping-particle&quot;:&quot;&quot;,&quot;non-dropping-particle&quot;:&quot;&quot;},{&quot;family&quot;:&quot;Janakiraman&quot;,&quot;given&quot;:&quot;Krishnamurthy&quot;,&quot;parse-names&quot;:false,&quot;dropping-particle&quot;:&quot;&quot;,&quot;non-dropping-particle&quot;:&quot;&quot;},{&quot;family&quot;:&quot;Sharpless&quot;,&quot;given&quot;:&quot;Norman E&quot;,&quot;parse-names&quot;:false,&quot;dropping-particle&quot;:&quot;&quot;,&quot;non-dropping-particle&quot;:&quot;&quot;},{&quot;family&quot;:&quot;Ding&quot;,&quot;given&quot;:&quot;Sheng&quot;,&quot;parse-names&quot;:false,&quot;dropping-particle&quot;:&quot;&quot;,&quot;non-dropping-particle&quot;:&quot;&quot;},{&quot;family&quot;:&quot;Feng&quot;,&quot;given&quot;:&quot;Wei&quot;,&quot;parse-names&quot;:false,&quot;dropping-particle&quot;:&quot;&quot;,&quot;non-dropping-particle&quot;:&quot;&quot;},{&quot;family&quot;:&quot;others&quot;,&quot;given&quot;:&quot;&quot;,&quot;parse-names&quot;:false,&quot;dropping-particle&quot;:&quot;&quot;,&quot;non-dropping-particle&quot;:&quot;&quot;}],&quot;container-title&quot;:&quot;Nature medicine&quot;,&quot;container-title-short&quot;:&quot;Nat. Med.&quot;,&quot;issued&quot;:{&quot;date-parts&quot;:[[2016]]},&quot;page&quot;:&quot;78-83&quot;,&quot;publisher&quot;:&quot;Nature Publishing Group US New York&quot;,&quot;issue&quot;:&quot;1&quot;,&quot;volume&quot;:&quot;22&quot;},&quot;isTemporary&quot;:false}]},{&quot;citationID&quot;:&quot;MENDELEY_CITATION_e602766f-9b3c-4750-86b3-d894015ec6d8&quot;,&quot;properties&quot;:{&quot;noteIndex&quot;:0},&quot;isEdited&quot;:false,&quot;manualOverride&quot;:{&quot;isManuallyOverridden&quot;:false,&quot;citeprocText&quot;:&quot;(Baker et al., 2011, 2016; Farr et al., 2017; Roos et al., 2016)&quot;,&quot;manualOverrideText&quot;:&quot;&quot;},&quot;citationTag&quot;:&quot;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&quot;,&quot;citationItems&quot;:[{&quot;id&quot;:&quot;4ac962df-b4fe-379f-a531-d2d65f4137bd&quot;,&quot;itemData&quot;:{&quot;type&quot;:&quot;article-journal&quot;,&quot;id&quot;:&quot;4ac962df-b4fe-379f-a531-d2d65f4137bd&quot;,&quot;title&quot;:&quot;Clearance of p16Ink4a-positive senescent cells delays ageing-associated disorders&quot;,&quot;author&quot;:[{&quot;family&quot;:&quot;Baker&quot;,&quot;given&quot;:&quot;Darren J&quot;,&quot;parse-names&quot;:false,&quot;dropping-particle&quot;:&quot;&quot;,&quot;non-dropping-particle&quot;:&quot;&quot;},{&quot;family&quot;:&quot;Wijshake&quot;,&quot;given&quot;:&quot;Tobias&quot;,&quot;parse-names&quot;:false,&quot;dropping-particle&quot;:&quot;&quot;,&quot;non-dropping-particle&quot;:&quot;&quot;},{&quot;family&quot;:&quot;Tchkonia&quot;,&quot;given&quot;:&quot;Tamar&quot;,&quot;parse-names&quot;:false,&quot;dropping-particle&quot;:&quot;&quot;,&quot;non-dropping-particle&quot;:&quot;&quot;},{&quot;family&quot;:&quot;LeBrasseur&quot;,&quot;given&quot;:&quot;Nathan K&quot;,&quot;parse-names&quot;:false,&quot;dropping-particle&quot;:&quot;&quot;,&quot;non-dropping-particle&quot;:&quot;&quot;},{&quot;family&quot;:&quot;Childs&quot;,&quot;given&quot;:&quot;Bennett G&quot;,&quot;parse-names&quot;:false,&quot;dropping-particle&quot;:&quot;&quot;,&quot;non-dropping-particle&quot;:&quot;&quot;},{&quot;family&quot;:&quot;Sluis&quot;,&quot;given&quot;:&quot;Bart&quot;,&quot;parse-names&quot;:false,&quot;dropping-particle&quot;:&quot;&quot;,&quot;non-dropping-particle&quot;:&quot;Van De&quot;},{&quot;family&quot;:&quot;Kirkland&quot;,&quot;given&quot;:&quot;James L&quot;,&quot;parse-names&quot;:false,&quot;dropping-particle&quot;:&quot;&quot;,&quot;non-dropping-particle&quot;:&quot;&quot;},{&quot;family&quot;:&quot;Deursen&quot;,&quot;given&quot;:&quot;Jan M&quot;,&quot;parse-names&quot;:false,&quot;dropping-particle&quot;:&quot;&quot;,&quot;non-dropping-particle&quot;:&quot;Van&quot;}],&quot;container-title&quot;:&quot;Nature&quot;,&quot;container-title-short&quot;:&quot;Nature&quot;,&quot;issued&quot;:{&quot;date-parts&quot;:[[2011]]},&quot;page&quot;:&quot;232-236&quot;,&quot;publisher&quot;:&quot;Nature Publishing Group UK London&quot;,&quot;issue&quot;:&quot;7372&quot;,&quot;volume&quot;:&quot;479&quot;},&quot;isTemporary&quot;:false},{&quot;id&quot;:&quot;00a37190-f1b7-3b45-bd83-a347cd0d9279&quot;,&quot;itemData&quot;:{&quot;type&quot;:&quot;article-journal&quot;,&quot;id&quot;:&quot;00a37190-f1b7-3b45-bd83-a347cd0d9279&quot;,&quot;title&quot;:&quot;Naturally occurring p16Ink4a-positive cells shorten healthy lifespan&quot;,&quot;author&quot;:[{&quot;family&quot;:&quot;Baker&quot;,&quot;given&quot;:&quot;Darren J&quot;,&quot;parse-names&quot;:false,&quot;dropping-particle&quot;:&quot;&quot;,&quot;non-dropping-particle&quot;:&quot;&quot;},{&quot;family&quot;:&quot;Childs&quot;,&quot;given&quot;:&quot;Bennett G&quot;,&quot;parse-names&quot;:false,&quot;dropping-particle&quot;:&quot;&quot;,&quot;non-dropping-particle&quot;:&quot;&quot;},{&quot;family&quot;:&quot;Durik&quot;,&quot;given&quot;:&quot;Matej&quot;,&quot;parse-names&quot;:false,&quot;dropping-particle&quot;:&quot;&quot;,&quot;non-dropping-particle&quot;:&quot;&quot;},{&quot;family&quot;:&quot;Wijers&quot;,&quot;given&quot;:&quot;Melinde E&quot;,&quot;parse-names&quot;:false,&quot;dropping-particle&quot;:&quot;&quot;,&quot;non-dropping-particle&quot;:&quot;&quot;},{&quot;family&quot;:&quot;Sieben&quot;,&quot;given&quot;:&quot;Cynthia J&quot;,&quot;parse-names&quot;:false,&quot;dropping-particle&quot;:&quot;&quot;,&quot;non-dropping-particle&quot;:&quot;&quot;},{&quot;family&quot;:&quot;Zhong&quot;,&quot;given&quot;:&quot;Jian&quot;,&quot;parse-names&quot;:false,&quot;dropping-particle&quot;:&quot;&quot;,&quot;non-dropping-particle&quot;:&quot;&quot;},{&quot;family&quot;:&quot;A. Saltness&quot;,&quot;given&quot;:&quot;Rachel&quot;,&quot;parse-names&quot;:false,&quot;dropping-particle&quot;:&quot;&quot;,&quot;non-dropping-particle&quot;:&quot;&quot;},{&quot;family&quot;:&quot;Jeganathan&quot;,&quot;given&quot;:&quot;Karthik B&quot;,&quot;parse-names&quot;:false,&quot;dropping-particle&quot;:&quot;&quot;,&quot;non-dropping-particle&quot;:&quot;&quot;},{&quot;family&quot;:&quot;Verzosa&quot;,&quot;given&quot;:&quot;Grace Casaclang&quot;,&quot;parse-names&quot;:false,&quot;dropping-particle&quot;:&quot;&quot;,&quot;non-dropping-particle&quot;:&quot;&quot;},{&quot;family&quot;:&quot;Pezeshki&quot;,&quot;given&quot;:&quot;Abdulmohammad&quot;,&quot;parse-names&quot;:false,&quot;dropping-particle&quot;:&quot;&quot;,&quot;non-dropping-particle&quot;:&quot;&quot;},{&quot;family&quot;:&quot;others&quot;,&quot;given&quot;:&quot;&quot;,&quot;parse-names&quot;:false,&quot;dropping-particle&quot;:&quot;&quot;,&quot;non-dropping-particle&quot;:&quot;&quot;}],&quot;container-title&quot;:&quot;Nature&quot;,&quot;container-title-short&quot;:&quot;Nature&quot;,&quot;issued&quot;:{&quot;date-parts&quot;:[[2016]]},&quot;page&quot;:&quot;184-189&quot;,&quot;publisher&quot;:&quot;Nature Publishing Group UK London&quot;,&quot;issue&quot;:&quot;7589&quot;,&quot;volume&quot;:&quot;530&quot;},&quot;isTemporary&quot;:false},{&quot;id&quot;:&quot;6554a5d2-8d66-331c-9d3c-d55675e11c2a&quot;,&quot;itemData&quot;:{&quot;type&quot;:&quot;article-journal&quot;,&quot;id&quot;:&quot;6554a5d2-8d66-331c-9d3c-d55675e11c2a&quot;,&quot;title&quot;:&quot;Targeting cellular senescence prevents age-related bone loss in mice&quot;,&quot;author&quot;:[{&quot;family&quot;:&quot;Farr&quot;,&quot;given&quot;:&quot;Joshua N&quot;,&quot;parse-names&quot;:false,&quot;dropping-particle&quot;:&quot;&quot;,&quot;non-dropping-particle&quot;:&quot;&quot;},{&quot;family&quot;:&quot;Xu&quot;,&quot;given&quot;:&quot;Ming&quot;,&quot;parse-names&quot;:false,&quot;dropping-particle&quot;:&quot;&quot;,&quot;non-dropping-particle&quot;:&quot;&quot;},{&quot;family&quot;:&quot;Weivoda&quot;,&quot;given&quot;:&quot;Megan M&quot;,&quot;parse-names&quot;:false,&quot;dropping-particle&quot;:&quot;&quot;,&quot;non-dropping-particle&quot;:&quot;&quot;},{&quot;family&quot;:&quot;Monroe&quot;,&quot;given&quot;:&quot;David G&quot;,&quot;parse-names&quot;:false,&quot;dropping-particle&quot;:&quot;&quot;,&quot;non-dropping-particle&quot;:&quot;&quot;},{&quot;family&quot;:&quot;Fraser&quot;,&quot;given&quot;:&quot;Daniel G&quot;,&quot;parse-names&quot;:false,&quot;dropping-particle&quot;:&quot;&quot;,&quot;non-dropping-particle&quot;:&quot;&quot;},{&quot;family&quot;:&quot;Onken&quot;,&quot;given&quot;:&quot;Jennifer L&quot;,&quot;parse-names&quot;:false,&quot;dropping-particle&quot;:&quot;&quot;,&quot;non-dropping-particle&quot;:&quot;&quot;},{&quot;family&quot;:&quot;Negley&quot;,&quot;given&quot;:&quot;Brittany A&quot;,&quot;parse-names&quot;:false,&quot;dropping-particle&quot;:&quot;&quot;,&quot;non-dropping-particle&quot;:&quot;&quot;},{&quot;family&quot;:&quot;Sfeir&quot;,&quot;given&quot;:&quot;Jad G&quot;,&quot;parse-names&quot;:false,&quot;dropping-particle&quot;:&quot;&quot;,&quot;non-dropping-particle&quot;:&quot;&quot;},{&quot;family&quot;:&quot;Ogrodnik&quot;,&quot;given&quot;:&quot;Mikolaj B&quot;,&quot;parse-names&quot;:false,&quot;dropping-particle&quot;:&quot;&quot;,&quot;non-dropping-particle&quot;:&quot;&quot;},{&quot;family&quot;:&quot;Hachfeld&quot;,&quot;given&quot;:&quot;Christine M&quot;,&quot;parse-names&quot;:false,&quot;dropping-particle&quot;:&quot;&quot;,&quot;non-dropping-particle&quot;:&quot;&quot;},{&quot;family&quot;:&quot;others&quot;,&quot;given&quot;:&quot;&quot;,&quot;parse-names&quot;:false,&quot;dropping-particle&quot;:&quot;&quot;,&quot;non-dropping-particle&quot;:&quot;&quot;}],&quot;container-title&quot;:&quot;Nature medicine&quot;,&quot;container-title-short&quot;:&quot;Nat. Med.&quot;,&quot;issued&quot;:{&quot;date-parts&quot;:[[2017]]},&quot;page&quot;:&quot;1072-1079&quot;,&quot;publisher&quot;:&quot;Nature Publishing Group US New York&quot;,&quot;issue&quot;:&quot;9&quot;,&quot;volume&quot;:&quot;23&quot;},&quot;isTemporary&quot;:false},{&quot;id&quot;:&quot;9bbdd985-cf13-3163-ac3b-534a94d3c31a&quot;,&quot;itemData&quot;:{&quot;type&quot;:&quot;article-journal&quot;,&quot;id&quot;:&quot;9bbdd985-cf13-3163-ac3b-534a94d3c31a&quot;,&quot;title&quot;:&quot;Chronic senolytic treatment alleviates established vasomotor dysfunction in aged or atherosclerotic mice&quot;,&quot;author&quot;:[{&quot;family&quot;:&quot;Roos&quot;,&quot;given&quot;:&quot;Carolyn M&quot;,&quot;parse-names&quot;:false,&quot;dropping-particle&quot;:&quot;&quot;,&quot;non-dropping-particle&quot;:&quot;&quot;},{&quot;family&quot;:&quot;Zhang&quot;,&quot;given&quot;:&quot;Bin&quot;,&quot;parse-names&quot;:false,&quot;dropping-particle&quot;:&quot;&quot;,&quot;non-dropping-particle&quot;:&quot;&quot;},{&quot;family&quot;:&quot;Palmer&quot;,&quot;given&quot;:&quot;Allyson K&quot;,&quot;parse-names&quot;:false,&quot;dropping-particle&quot;:&quot;&quot;,&quot;non-dropping-particle&quot;:&quot;&quot;},{&quot;family&quot;:&quot;Ogrodnik&quot;,&quot;given&quot;:&quot;Mikolaj B&quot;,&quot;parse-names&quot;:false,&quot;dropping-particle&quot;:&quot;&quot;,&quot;non-dropping-particle&quot;:&quot;&quot;},{&quot;family&quot;:&quot;Pirtskhalava&quot;,&quot;given&quot;:&quot;Tamar&quot;,&quot;parse-names&quot;:false,&quot;dropping-particle&quot;:&quot;&quot;,&quot;non-dropping-particle&quot;:&quot;&quot;},{&quot;family&quot;:&quot;Thalji&quot;,&quot;given&quot;:&quot;Nassir M&quot;,&quot;parse-names&quot;:false,&quot;dropping-particle&quot;:&quot;&quot;,&quot;non-dropping-particle&quot;:&quot;&quot;},{&quot;family&quot;:&quot;Hagler&quot;,&quot;given&quot;:&quot;Michael&quot;,&quot;parse-names&quot;:false,&quot;dropping-particle&quot;:&quot;&quot;,&quot;non-dropping-particle&quot;:&quot;&quot;},{&quot;family&quot;:&quot;Jurk&quot;,&quot;given&quot;:&quot;Diana&quot;,&quot;parse-names&quot;:false,&quot;dropping-particle&quot;:&quot;&quot;,&quot;non-dropping-particle&quot;:&quot;&quot;},{&quot;family&quot;:&quot;Smith&quot;,&quot;given&quot;:&quot;Leslie A&quot;,&quot;parse-names&quot;:false,&quot;dropping-particle&quot;:&quot;&quot;,&quot;non-dropping-particle&quot;:&quot;&quot;},{&quot;family&quot;:&quot;Casaclang-Verzosa&quot;,&quot;given&quot;:&quot;Grace&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16]]},&quot;page&quot;:&quot;973-977&quot;,&quot;publisher&quot;:&quot;Wiley Online Library&quot;,&quot;issue&quot;:&quot;5&quot;,&quot;volume&quot;:&quot;15&quot;},&quot;isTemporary&quot;:false}]},{&quot;citationID&quot;:&quot;MENDELEY_CITATION_e6378566-84c5-4d8c-bfda-49d17e37a937&quot;,&quot;properties&quot;:{&quot;noteIndex&quot;:0},&quot;isEdited&quot;:false,&quot;manualOverride&quot;:{&quot;isManuallyOverridden&quot;:false,&quot;citeprocText&quot;:&quot;(Csik et al., 2025; Tarantini et al., 2021)&quot;,&quot;manualOverrideText&quot;:&quot;&quot;},&quot;citationTag&quot;:&quot;MENDELEY_CITATION_v3_eyJjaXRhdGlvbklEIjoiTUVOREVMRVlfQ0lUQVRJT05fZTYzNzg1NjYtODRjNS00ZDhjLWJmZGEtNDlkMTdlMzdhOTM3IiwicHJvcGVydGllcyI6eyJub3RlSW5kZXgiOjB9LCJpc0VkaXRlZCI6ZmFsc2UsIm1hbnVhbE92ZXJyaWRlIjp7ImlzTWFudWFsbHlPdmVycmlkZGVuIjpmYWxzZSwiY2l0ZXByb2NUZXh0IjoiKENzaWsgZXQgYWwuLCAyMDI1OyBUYXJhbnRpbmkgZXQgYWwuLCAyMDIx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&quot;,&quot;citationItems&quot;:[{&quot;id&quot;:&quot;bbfcc04f-597c-3a5e-933f-1245275487f3&quot;,&quot;itemData&quot;:{&quot;type&quot;:&quot;article-journal&quot;,&quot;id&quot;:&quot;bbfcc04f-597c-3a5e-933f-1245275487f3&quot;,&quot;title&quot;:&quot;Senescent Endothelial Cells in Cerebral Microcirculation Are Key Drivers of Age-Related Blood–Brain Barrier Disruption, Microvascular Rarefaction, and Neurovascular Coupling Impairment in Mice&quot;,&quot;author&quot;:[{&quot;family&quot;:&quot;Csik&quot;,&quot;given&quot;:&quot;Boglarka&quot;,&quot;parse-names&quot;:false,&quot;dropping-particle&quot;:&quot;&quot;,&quot;non-dropping-particle&quot;:&quot;&quot;},{&quot;family&quot;:&quot;Nyúl-Tóth&quot;,&quot;given&quot;:&quot;Ádám&quot;,&quot;parse-names&quot;:false,&quot;dropping-particle&quot;:&quot;&quot;,&quot;non-dropping-particle&quot;:&quot;&quot;},{&quot;family&quot;:&quot;Gulej&quot;,&quot;given&quot;:&quot;Rafal&quot;,&quot;parse-names&quot;:false,&quot;dropping-particle&quot;:&quot;&quot;,&quot;non-dropping-particle&quot;:&quot;&quot;},{&quot;family&quot;:&quot;Patai&quot;,&quot;given&quot;:&quot;Roland&quot;,&quot;parse-names&quot;:false,&quot;dropping-particle&quot;:&quot;&quot;,&quot;non-dropping-particle&quot;:&quot;&quot;},{&quot;family&quot;:&quot;Kiss&quot;,&quot;given&quot;:&quot;Tamas&quot;,&quot;parse-names&quot;:false,&quot;dropping-particle&quot;:&quot;&quot;,&quot;non-dropping-particle&quot;:&quot;&quot;},{&quot;family&quot;:&quot;Delfavero&quot;,&quot;given&quot;:&quot;Jordan&quot;,&quot;parse-names&quot;:false,&quot;dropping-particle&quot;:&quot;&quot;,&quot;non-dropping-particle&quot;:&quot;&quot;},{&quot;family&quot;:&quot;Nagaraja&quot;,&quot;given&quot;:&quot;Raghavendra Y&quot;,&quot;parse-names&quot;:false,&quot;dropping-particle&quot;:&quot;&quot;,&quot;non-dropping-particle&quot;:&quot;&quot;},{&quot;family&quot;:&quot;Balasubramanian&quot;,&quot;given&quot;:&quot;Priya&quot;,&quot;parse-names&quot;:false,&quot;dropping-particle&quot;:&quot;&quot;,&quot;non-dropping-particle&quot;:&quot;&quot;},{&quot;family&quot;:&quot;Shanmugarama&quot;,&quot;given&quot;:&quot;Santny&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5]]},&quot;page&quot;:&quot;e70048&quot;,&quot;publisher&quot;:&quot;Wiley Online Library&quot;},&quot;isTemporary&quot;:false},{&quot;id&quot;:&quot;78745252-7683-38bd-a9d3-727cbef1160b&quot;,&quot;itemData&quot;:{&quot;type&quot;:&quot;article-journal&quot;,&quot;id&quot;:&quot;78745252-7683-38bd-a9d3-727cbef1160b&quot;,&quot;title&quot;:&quot;Treatment with the BCL-2/BCL-xL inhibitor senolytic drug ABT263/Navitoclax improves functional hyperemia in aged mice&quot;,&quot;author&quot;:[{&quot;family&quot;:&quot;Tarantini&quot;,&quot;given&quot;:&quot;Stefano&quot;,&quot;parse-names&quot;:false,&quot;dropping-particle&quot;:&quot;&quot;,&quot;non-dropping-particle&quot;:&quot;&quot;},{&quot;family&quot;:&quot;Balasubramanian&quot;,&quot;given&quot;:&quot;Priya&quot;,&quot;parse-names&quot;:false,&quot;dropping-particle&quot;:&quot;&quot;,&quot;non-dropping-particle&quot;:&quot;&quot;},{&quot;family&quot;:&quot;Delfavero&quot;,&quot;given&quot;:&quot;Jordan&quot;,&quot;parse-names&quot;:false,&quot;dropping-particle&quot;:&quot;&quot;,&quot;non-dropping-particle&quot;:&quot;&quot;},{&quot;family&quot;:&quot;Csipo&quot;,&quot;given&quot;:&quot;Tamas&quot;,&quot;parse-names&quot;:false,&quot;dropping-particle&quot;:&quot;&quot;,&quot;non-dropping-particle&quot;:&quot;&quot;},{&quot;family&quot;:&quot;Yabluchanskiy&quot;,&quot;given&quot;:&quot;Andriy&quot;,&quot;parse-names&quot;:false,&quot;dropping-particle&quot;:&quot;&quot;,&quot;non-dropping-particle&quot;:&quot;&quot;},{&quot;family&quot;:&quot;Kiss&quot;,&quot;given&quot;:&quot;Tamas&quot;,&quot;parse-names&quot;:false,&quot;dropping-particle&quot;:&quot;&quot;,&quot;non-dropping-particle&quot;:&quot;&quot;},{&quot;family&quot;:&quot;Nyul-Toth&quot;,&quot;given&quot;:&quot;Adam&quot;,&quot;parse-names&quot;:false,&quot;dropping-particle&quot;:&quot;&quot;,&quot;non-dropping-particle&quot;:&quot;&quot;},{&quot;family&quot;:&quot;Mukli&quot;,&quot;given&quot;:&quot;Peter&quot;,&quot;parse-names&quot;:false,&quot;dropping-particle&quot;:&quot;&quot;,&quot;non-dropping-particle&quot;:&quot;&quot;},{&quot;family&quot;:&quot;Toth&quot;,&quot;given&quot;:&quot;Peter&quot;,&quot;parse-names&quot;:false,&quot;dropping-particle&quot;:&quot;&quot;,&quot;non-dropping-particle&quot;:&quot;&quot;},{&quot;family&quot;:&quot;Ahire&quot;,&quot;given&quot;:&quot;Chetan&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1]]},&quot;page&quot;:&quot;2427-2440&quot;,&quot;publisher&quot;:&quot;Springer&quot;,&quot;issue&quot;:&quot;5&quot;,&quot;volume&quot;:&quot;43&quot;},&quot;isTemporary&quot;:false}]},{&quot;citationID&quot;:&quot;MENDELEY_CITATION_d777e309-65e8-471b-851c-0546476369f8&quot;,&quot;properties&quot;:{&quot;noteIndex&quot;:0},&quot;isEdited&quot;:false,&quot;manualOverride&quot;:{&quot;isManuallyOverridden&quot;:false,&quot;citeprocText&quot;:&quot;(Ahire et al., 2023)&quot;,&quot;manualOverrideText&quot;:&quot;&quot;},&quot;citationTag&quot;:&quot;MENDELEY_CITATION_v3_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&quot;,&quot;citationItems&quot;:[{&quot;id&quot;:&quot;def11813-45a9-3070-b951-90165e25556a&quot;,&quot;itemData&quot;:{&quot;type&quot;:&quot;article-journal&quot;,&quot;id&quot;:&quot;def11813-45a9-3070-b951-90165e25556a&quot;,&quot;title&quot;:&quot;Accelerated cerebromicrovascular senescence contributes to cognitive decline in a mouse model of paclitaxel (Taxol)-induced chemobrain&quot;,&quot;author&quot;:[{&quot;family&quot;:&quot;Ahire&quot;,&quot;given&quot;:&quot;Chetan&quot;,&quot;parse-names&quot;:false,&quot;dropping-particle&quot;:&quot;&quot;,&quot;non-dropping-particle&quot;:&quot;&quot;},{&quot;family&quot;:&quot;Nyul-Toth&quot;,&quot;given&quot;:&quot;Adam&quot;,&quot;parse-names&quot;:false,&quot;dropping-particle&quot;:&quot;&quot;,&quot;non-dropping-particle&quot;:&quot;&quot;},{&quot;family&quot;:&quot;DelFavero&quot;,&quot;given&quot;:&quot;Jordan&quot;,&quot;parse-names&quot;:false,&quot;dropping-particle&quot;:&quot;&quot;,&quot;non-dropping-particle&quot;:&quot;&quot;},{&quot;family&quot;:&quot;Gulej&quot;,&quot;given&quot;:&quot;Rafal&quot;,&quot;parse-names&quot;:false,&quot;dropping-particle&quot;:&quot;&quot;,&quot;non-dropping-particle&quot;:&quot;&quot;},{&quot;family&quot;:&quot;Faakye&quot;,&quot;given&quot;:&quot;Janet A&quot;,&quot;parse-names&quot;:false,&quot;dropping-particle&quot;:&quot;&quot;,&quot;non-dropping-particle&quot;:&quot;&quot;},{&quot;family&quot;:&quot;Tarantini&quot;,&quot;given&quot;:&quot;Stefano&quot;,&quot;parse-names&quot;:false,&quot;dropping-particle&quot;:&quot;&quot;,&quot;non-dropping-particle&quot;:&quot;&quot;},{&quot;family&quot;:&quot;Kiss&quot;,&quot;given&quot;:&quot;Tamas&quot;,&quot;parse-names&quot;:false,&quot;dropping-particle&quot;:&quot;&quot;,&quot;non-dropping-particle&quot;:&quot;&quot;},{&quot;family&quot;:&quot;Kuan-Celarier&quot;,&quot;given&quot;:&quot;Anna&quot;,&quot;parse-names&quot;:false,&quot;dropping-particle&quot;:&quot;&quot;,&quot;non-dropping-particle&quot;:&quot;&quot;},{&quot;family&quot;:&quot;Balasubramanian&quot;,&quot;given&quot;:&quot;Priya&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3]]},&quot;page&quot;:&quot;e13832&quot;,&quot;publisher&quot;:&quot;Wiley Online Library&quot;,&quot;issue&quot;:&quot;7&quot;,&quot;volume&quot;:&quot;22&quot;},&quot;isTemporary&quot;:false}]},{&quot;citationID&quot;:&quot;MENDELEY_CITATION_f58b8e79-02ec-4196-a73f-dd60a46ad610&quot;,&quot;properties&quot;:{&quot;noteIndex&quot;:0,&quot;mode&quot;:&quot;composite&quot;},&quot;isEdited&quot;:false,&quot;manualOverride&quot;:{&quot;isManuallyOverridden&quot;:false,&quot;citeprocText&quot;:&quot;Borchert et al. (2023)&quot;,&quot;manualOverrideText&quot;:&quot;&quot;},&quot;citationTag&quot;:&quot;MENDELEY_CITATION_v3_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&quot;,&quot;citationItems&quot;:[{&quot;id&quot;:&quot;e8f9a13f-3b6c-368f-8c79-49f9e1b00c2c&quot;,&quot;itemData&quot;:{&quot;type&quot;:&quot;article-journal&quot;,&quot;id&quot;:&quot;e8f9a13f-3b6c-368f-8c79-49f9e1b00c2c&quot;,&quot;title&quot;:&quot;Artificial intelligence for diagnostic and prognostic neuroimaging in dementia: A systematic review&quot;,&quot;author&quot;:[{&quot;family&quot;:&quot;Borchert&quot;,&quot;given&quot;:&quot;Robin J&quot;,&quot;parse-names&quot;:false,&quot;dropping-particle&quot;:&quot;&quot;,&quot;non-dropping-particle&quot;:&quot;&quot;},{&quot;family&quot;:&quot;Azevedo&quot;,&quot;given&quot;:&quot;Tiago&quot;,&quot;parse-names&quot;:false,&quot;dropping-particle&quot;:&quot;&quot;,&quot;non-dropping-particle&quot;:&quot;&quot;},{&quot;family&quot;:&quot;Badhwar&quot;,&quot;given&quot;:&quot;AmanPreet&quot;,&quot;parse-names&quot;:false,&quot;dropping-particle&quot;:&quot;&quot;,&quot;non-dropping-particle&quot;:&quot;&quot;},{&quot;family&quot;:&quot;Bernal&quot;,&quot;given&quot;:&quot;Jose&quot;,&quot;parse-names&quot;:false,&quot;dropping-particle&quot;:&quot;&quot;,&quot;non-dropping-particle&quot;:&quot;&quot;},{&quot;family&quot;:&quot;Betts&quot;,&quot;given&quot;:&quot;Matthew&quot;,&quot;parse-names&quot;:false,&quot;dropping-particle&quot;:&quot;&quot;,&quot;non-dropping-particle&quot;:&quot;&quot;},{&quot;family&quot;:&quot;Bruffaerts&quot;,&quot;given&quot;:&quot;Rose&quot;,&quot;parse-names&quot;:false,&quot;dropping-particle&quot;:&quot;&quot;,&quot;non-dropping-particle&quot;:&quot;&quot;},{&quot;family&quot;:&quot;Burkhart&quot;,&quot;given&quot;:&quot;Michael C&quot;,&quot;parse-names&quot;:false,&quot;dropping-particle&quot;:&quot;&quot;,&quot;non-dropping-particle&quot;:&quot;&quot;},{&quot;family&quot;:&quot;Dewachter&quot;,&quot;given&quot;:&quot;Ilse&quot;,&quot;parse-names&quot;:false,&quot;dropping-particle&quot;:&quot;&quot;,&quot;non-dropping-particle&quot;:&quot;&quot;},{&quot;family&quot;:&quot;Gellersen&quot;,&quot;given&quot;:&quot;Helena M&quot;,&quot;parse-names&quot;:false,&quot;dropping-particle&quot;:&quot;&quot;,&quot;non-dropping-particle&quot;:&quot;&quot;},{&quot;family&quot;:&quot;Low&quot;,&quot;given&quot;:&quot;Audrey&quot;,&quot;parse-names&quot;:false,&quot;dropping-particle&quot;:&quot;&quot;,&quot;non-dropping-particle&quot;:&quot;&quot;},{&quot;family&quot;:&quot;others&quot;,&quot;given&quot;:&quot;&quot;,&quot;parse-names&quot;:false,&quot;dropping-particle&quot;:&quot;&quot;,&quot;non-dropping-particle&quot;:&quot;&quot;}],&quot;container-title&quot;:&quot;Alzheimer's &amp; Dementia&quot;,&quot;issued&quot;:{&quot;date-parts&quot;:[[2023]]},&quot;page&quot;:&quot;5885-5904&quot;,&quot;publisher&quot;:&quot;Wiley Online Library&quot;,&quot;issue&quot;:&quot;12&quot;,&quot;volume&quot;:&quot;19&quot;,&quot;container-title-short&quot;:&quot;&quot;},&quot;isTemporary&quot;:false,&quot;displayAs&quot;:&quot;composite&quot;,&quot;suppress-author&quot;:false,&quot;composite&quot;:true,&quot;author-only&quot;:false}]},{&quot;citationID&quot;:&quot;MENDELEY_CITATION_04326351-776d-4b8b-bab5-c7876d8887d3&quot;,&quot;properties&quot;:{&quot;noteIndex&quot;:0,&quot;mode&quot;:&quot;composite&quot;},&quot;isEdited&quot;:false,&quot;manualOverride&quot;:{&quot;isManuallyOverridden&quot;:false,&quot;citeprocText&quot;:&quot;Wu et al. (2025)&quot;,&quot;manualOverrideText&quot;:&quot;&quot;},&quot;citationTag&quot;:&quot;MENDELEY_CITATION_v3_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&quot;,&quot;citationItems&quot;:[{&quot;id&quot;:&quot;ff8b16fa-9c2b-3866-8bf6-d71047d3bb9c&quot;,&quot;itemData&quot;:{&quot;type&quot;:&quot;article-journal&quot;,&quot;id&quot;:&quot;ff8b16fa-9c2b-3866-8bf6-d71047d3bb9c&quot;,&quot;title&quot;:&quot;An evidence-based analysis of machine learning prediction models for cognitive impairment in cerebral small vessel disease&quot;,&quot;author&quot;:[{&quot;family&quot;:&quot;Wu&quot;,&quot;given&quot;:&quot;Qi&quot;,&quot;parse-names&quot;:false,&quot;dropping-particle&quot;:&quot;&quot;,&quot;non-dropping-particle&quot;:&quot;&quot;},{&quot;family&quot;:&quot;Zhang&quot;,&quot;given&quot;:&quot;Jupeng&quot;,&quot;parse-names&quot;:false,&quot;dropping-particle&quot;:&quot;&quot;,&quot;non-dropping-particle&quot;:&quot;&quot;},{&quot;family&quot;:&quot;Lei&quot;,&quot;given&quot;:&quot;Peng&quot;,&quot;parse-names&quot;:false,&quot;dropping-particle&quot;:&quot;&quot;,&quot;non-dropping-particle&quot;:&quot;&quot;},{&quot;family&quot;:&quot;Zhang&quot;,&quot;given&quot;:&quot;Zhihao&quot;,&quot;parse-names&quot;:false,&quot;dropping-particle&quot;:&quot;&quot;,&quot;non-dropping-particle&quot;:&quot;&quot;},{&quot;family&quot;:&quot;Zhu&quot;,&quot;given&quot;:&quot;Xiqi&quot;,&quot;parse-names&quot;:false,&quot;dropping-particle&quot;:&quot;&quot;,&quot;non-dropping-particle&quot;:&quot;&quot;},{&quot;family&quot;:&quot;Huang&quot;,&quot;given&quot;:&quot;Changhui&quot;,&quot;parse-names&quot;:false,&quot;dropping-particle&quot;:&quot;&quot;,&quot;non-dropping-particle&quot;:&quot;&quot;}],&quot;container-title&quot;:&quot;Neuroscience&quot;,&quot;container-title-short&quot;:&quot;Neuroscience&quot;,&quot;issued&quot;:{&quot;date-parts&quot;:[[2025]]},&quot;page&quot;:&quot;100-109&quot;,&quot;publisher&quot;:&quot;Elsevier&quot;,&quot;volume&quot;:&quot;586&quot;},&quot;isTemporary&quot;:false,&quot;displayAs&quot;:&quot;composite&quot;,&quot;suppress-author&quot;:false,&quot;composite&quot;:true,&quot;author-only&quot;:false}]},{&quot;citationID&quot;:&quot;MENDELEY_CITATION_96ca774e-4cfe-4e67-8ac5-bc992502ac26&quot;,&quot;properties&quot;:{&quot;noteIndex&quot;:0,&quot;mode&quot;:&quot;composite&quot;},&quot;isEdited&quot;:false,&quot;manualOverride&quot;:{&quot;isManuallyOverridden&quot;:false,&quot;citeprocText&quot;:&quot;Cumplido-Mayoral et al. (2023)&quot;,&quot;manualOverrideText&quot;:&quot;&quot;},&quot;citationTag&quot;:&quot;MENDELEY_CITATION_v3_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&quot;,&quot;citationItems&quot;:[{&quot;id&quot;:&quot;1e9d656b-68bb-3fce-a988-20cc417a9e32&quot;,&quot;itemData&quot;:{&quot;type&quot;:&quot;article-journal&quot;,&quot;id&quot;:&quot;1e9d656b-68bb-3fce-a988-20cc417a9e32&quot;,&quot;title&quot;:&quot;Biological brain age prediction using machine learning on structural neuroimaging data: Multi-cohort validation against biomarkers of Alzheimer’s disease and neurodegeneration stratified by sex&quot;,&quot;author&quot;:[{&quot;family&quot;:&quot;Cumplido-Mayoral&quot;,&quot;given&quot;:&quot;Irene&quot;,&quot;parse-names&quot;:false,&quot;dropping-particle&quot;:&quot;&quot;,&quot;non-dropping-particle&quot;:&quot;&quot;},{&quot;family&quot;:&quot;Garc\\'\\ia-Prat&quot;,&quot;given&quot;:&quot;Marina&quot;,&quot;parse-names&quot;:false,&quot;dropping-particle&quot;:&quot;&quot;,&quot;non-dropping-particle&quot;:&quot;&quot;},{&quot;family&quot;:&quot;Operto&quot;,&quot;given&quot;:&quot;Grégory&quot;,&quot;parse-names&quot;:false,&quot;dropping-particle&quot;:&quot;&quot;,&quot;non-dropping-particle&quot;:&quot;&quot;},{&quot;family&quot;:&quot;Falcon&quot;,&quot;given&quot;:&quot;Carles&quot;,&quot;parse-names&quot;:false,&quot;dropping-particle&quot;:&quot;&quot;,&quot;non-dropping-particle&quot;:&quot;&quot;},{&quot;family&quot;:&quot;Shekari&quot;,&quot;given&quot;:&quot;Mahnaz&quot;,&quot;parse-names&quot;:false,&quot;dropping-particle&quot;:&quot;&quot;,&quot;non-dropping-particle&quot;:&quot;&quot;},{&quot;family&quot;:&quot;Cacciaglia&quot;,&quot;given&quot;:&quot;Raffaele&quot;,&quot;parse-names&quot;:false,&quot;dropping-particle&quot;:&quot;&quot;,&quot;non-dropping-particle&quot;:&quot;&quot;},{&quot;family&quot;:&quot;Milà-Alomà&quot;,&quot;given&quot;:&quot;Marta&quot;,&quot;parse-names&quot;:false,&quot;dropping-particle&quot;:&quot;&quot;,&quot;non-dropping-particle&quot;:&quot;&quot;},{&quot;family&quot;:&quot;Lorenzini&quot;,&quot;given&quot;:&quot;Luigi&quot;,&quot;parse-names&quot;:false,&quot;dropping-particle&quot;:&quot;&quot;,&quot;non-dropping-particle&quot;:&quot;&quot;},{&quot;family&quot;:&quot;Ingala&quot;,&quot;given&quot;:&quot;Silvia&quot;,&quot;parse-names&quot;:false,&quot;dropping-particle&quot;:&quot;&quot;,&quot;non-dropping-particle&quot;:&quot;&quot;},{&quot;family&quot;:&quot;Wink&quot;,&quot;given&quot;:&quot;Alle Meije&quot;,&quot;parse-names&quot;:false,&quot;dropping-particle&quot;:&quot;&quot;,&quot;non-dropping-particle&quot;:&quot;&quot;},{&quot;family&quot;:&quot;others&quot;,&quot;given&quot;:&quot;&quot;,&quot;parse-names&quot;:false,&quot;dropping-particle&quot;:&quot;&quot;,&quot;non-dropping-particle&quot;:&quot;&quot;}],&quot;container-title&quot;:&quot;Elife&quot;,&quot;container-title-short&quot;:&quot;Elife&quot;,&quot;issued&quot;:{&quot;date-parts&quot;:[[2023]]},&quot;page&quot;:&quot;e81067&quot;,&quot;publisher&quot;:&quot;eLife Sciences Publications Limited&quot;,&quot;volume&quot;:&quot;12&quot;},&quot;isTemporary&quot;:false,&quot;displayAs&quot;:&quot;composite&quot;,&quot;suppress-author&quot;:false,&quot;composite&quot;:true,&quot;author-only&quot;:false}]},{&quot;citationID&quot;:&quot;MENDELEY_CITATION_4dd23d84-0ed1-4b80-b90d-dd8ca36ef444&quot;,&quot;properties&quot;:{&quot;noteIndex&quot;:0,&quot;mode&quot;:&quot;composite&quot;},&quot;isEdited&quot;:false,&quot;manualOverride&quot;:{&quot;isManuallyOverridden&quot;:false,&quot;citeprocText&quot;:&quot;Fernández-Pérez et al. (2023)&quot;,&quot;manualOverrideText&quot;:&quot;&quot;},&quot;citationTag&quot;:&quot;MENDELEY_CITATION_v3_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&quot;,&quot;citationItems&quot;:[{&quot;id&quot;:&quot;eace51f7-846d-3f97-9ee3-dac4e86c533c&quot;,&quot;itemData&quot;:{&quot;type&quot;:&quot;article-journal&quot;,&quot;id&quot;:&quot;eace51f7-846d-3f97-9ee3-dac4e86c533c&quot;,&quot;title&quot;:&quot;Machine learning approximations to predict epigenetic age acceleration in stroke patients&quot;,&quot;author&quot;:[{&quot;family&quot;:&quot;Fernández-Pérez&quot;,&quot;given&quot;:&quot;Isabel&quot;,&quot;parse-names&quot;:false,&quot;dropping-particle&quot;:&quot;&quot;,&quot;non-dropping-particle&quot;:&quot;&quot;},{&quot;family&quot;:&quot;Jiménez-Balado&quot;,&quot;given&quot;:&quot;Joan&quot;,&quot;parse-names&quot;:false,&quot;dropping-particle&quot;:&quot;&quot;,&quot;non-dropping-particle&quot;:&quot;&quot;},{&quot;family&quot;:&quot;Lazcano&quot;,&quot;given&quot;:&quot;Uxue&quot;,&quot;parse-names&quot;:false,&quot;dropping-particle&quot;:&quot;&quot;,&quot;non-dropping-particle&quot;:&quot;&quot;},{&quot;family&quot;:&quot;Giralt-Steinhauer&quot;,&quot;given&quot;:&quot;Eva&quot;,&quot;parse-names&quot;:false,&quot;dropping-particle&quot;:&quot;&quot;,&quot;non-dropping-particle&quot;:&quot;&quot;},{&quot;family&quot;:&quot;Rey Álvarez&quot;,&quot;given&quot;:&quot;Luc\\'\\ia&quot;,&quot;parse-names&quot;:false,&quot;dropping-particle&quot;:&quot;&quot;,&quot;non-dropping-particle&quot;:&quot;&quot;},{&quot;family&quot;:&quot;Cuadrado-Godia&quot;,&quot;given&quot;:&quot;Elisa&quot;,&quot;parse-names&quot;:false,&quot;dropping-particle&quot;:&quot;&quot;,&quot;non-dropping-particle&quot;:&quot;&quot;},{&quot;family&quot;:&quot;Rodr\\'\\iguez-Campello&quot;,&quot;given&quot;:&quot;Ana&quot;,&quot;parse-names&quot;:false,&quot;dropping-particle&quot;:&quot;&quot;,&quot;non-dropping-particle&quot;:&quot;&quot;},{&quot;family&quot;:&quot;Macias-Gómez&quot;,&quot;given&quot;:&quot;Adrià&quot;,&quot;parse-names&quot;:false,&quot;dropping-particle&quot;:&quot;&quot;,&quot;non-dropping-particle&quot;:&quot;&quot;},{&quot;family&quot;:&quot;Suárez-Pérez&quot;,&quot;given&quot;:&quot;Antoni&quot;,&quot;parse-names&quot;:false,&quot;dropping-particle&quot;:&quot;&quot;,&quot;non-dropping-particle&quot;:&quot;&quot;},{&quot;family&quot;:&quot;Revert-Barberá&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International journal of molecular sciences&quot;,&quot;container-title-short&quot;:&quot;Int. J. Mol. Sci.&quot;,&quot;issued&quot;:{&quot;date-parts&quot;:[[2023]]},&quot;page&quot;:&quot;2759&quot;,&quot;publisher&quot;:&quot;MDPI&quot;,&quot;issue&quot;:&quot;3&quot;,&quot;volume&quot;:&quot;24&quot;},&quot;isTemporary&quot;:false,&quot;displayAs&quot;:&quot;composite&quot;,&quot;suppress-author&quot;:false,&quot;composite&quot;:true,&quot;author-only&quot;:false}]},{&quot;citationID&quot;:&quot;MENDELEY_CITATION_ac6a7293-cccc-416e-a6d8-26529e53c0f1&quot;,&quot;properties&quot;:{&quot;noteIndex&quot;:0},&quot;isEdited&quot;:false,&quot;manualOverride&quot;:{&quot;isManuallyOverridden&quot;:false,&quot;citeprocText&quot;:&quot;(Baena-Miret et al., 2024, 2025)&quot;,&quot;manualOverrideText&quot;:&quot;&quot;},&quot;citationTag&quot;:&quot;MENDELEY_CITATION_v3_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&quot;,&quot;citationItems&quot;:[{&quot;id&quot;:&quot;50dfb075-1c4f-3a4e-a587-b7f24486d84e&quot;,&quot;itemData&quot;:{&quot;type&quot;:&quot;article-journal&quot;,&quot;id&quot;:&quot;50dfb075-1c4f-3a4e-a587-b7f24486d84e&quot;,&quot;title&quot;:&quot;A framework for block-wise missing data in multi-omics&quot;,&quot;author&quot;:[{&quot;family&quot;:&quot;Baena-Miret&quot;,&quot;given&quot;:&quot;Sergi&quot;,&quot;parse-names&quot;:false,&quot;dropping-particle&quot;:&quot;&quot;,&quot;non-dropping-particle&quot;:&quot;&quot;},{&quot;family&quot;:&quot;Reverter&quot;,&quot;given&quot;:&quot;Ferran&quot;,&quot;parse-names&quot;:false,&quot;dropping-particle&quot;:&quot;&quot;,&quot;non-dropping-particle&quot;:&quot;&quot;},{&quot;family&quot;:&quot;Vegas&quot;,&quot;given&quot;:&quot;Esteban&quot;,&quot;parse-names&quot;:false,&quot;dropping-particle&quot;:&quot;&quot;,&quot;non-dropping-particle&quot;:&quot;&quot;}],&quot;container-title&quot;:&quot;Plos one&quot;,&quot;container-title-short&quot;:&quot;PLoS One&quot;,&quot;issued&quot;:{&quot;date-parts&quot;:[[2024]]},&quot;page&quot;:&quot;e0307482&quot;,&quot;publisher&quot;:&quot;Public Library of Science San Francisco, CA USA&quot;,&quot;issue&quot;:&quot;7&quot;,&quot;volume&quot;:&quot;19&quot;},&quot;isTemporary&quot;:false},{&quot;id&quot;:&quot;65904528-c5e7-30f3-9d28-64518d6f0cfb&quot;,&quot;itemData&quot;:{&quot;type&quot;:&quot;article-journal&quot;,&quot;id&quot;:&quot;65904528-c5e7-30f3-9d28-64518d6f0cfb&quot;,&quot;title&quot;:&quot;A Two-Step Algorithm for Handling Block-Wise Missing Data in Multi-Omics&quot;,&quot;author&quot;:[{&quot;family&quot;:&quot;Baena-Miret&quot;,&quot;given&quot;:&quot;Sergi&quot;,&quot;parse-names&quot;:false,&quot;dropping-particle&quot;:&quot;&quot;,&quot;non-dropping-particle&quot;:&quot;&quot;},{&quot;family&quot;:&quot;Reverter&quot;,&quot;given&quot;:&quot;Ferran&quot;,&quot;parse-names&quot;:false,&quot;dropping-particle&quot;:&quot;&quot;,&quot;non-dropping-particle&quot;:&quot;&quot;},{&quot;family&quot;:&quot;Sánchez&quot;,&quot;given&quot;:&quot;Alex&quot;,&quot;parse-names&quot;:false,&quot;dropping-particle&quot;:&quot;&quot;,&quot;non-dropping-particle&quot;:&quot;&quot;},{&quot;family&quot;:&quot;Vegas&quot;,&quot;given&quot;:&quot;Esteban&quot;,&quot;parse-names&quot;:false,&quot;dropping-particle&quot;:&quot;&quot;,&quot;non-dropping-particle&quot;:&quot;&quot;}],&quot;container-title&quot;:&quot;Applied Sciences&quot;,&quot;issued&quot;:{&quot;date-parts&quot;:[[2025]]},&quot;page&quot;:&quot;3650&quot;,&quot;publisher&quot;:&quot;MDPI&quot;,&quot;issue&quot;:&quot;7&quot;,&quot;volume&quot;:&quot;15&quot;,&quot;container-title-short&quot;:&quot;&quot;},&quot;isTemporary&quot;:false}]},{&quot;citationID&quot;:&quot;MENDELEY_CITATION_c0a3446b-5fe3-4f9f-b5bb-21de4a924799&quot;,&quot;properties&quot;:{&quot;noteIndex&quot;:0},&quot;isEdited&quot;:false,&quot;manualOverride&quot;:{&quot;isManuallyOverridden&quot;:false,&quot;citeprocText&quot;:&quot;(Zhu et al., 2017)&quot;,&quot;manualOverrideText&quot;:&quot;&quot;},&quot;citationTag&quot;:&quot;MENDELEY_CITATION_v3_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&quot;,&quot;citationItems&quot;:[{&quot;id&quot;:&quot;74a42174-1f12-3c72-8efd-ea85abce13e9&quot;,&quot;itemData&quot;:{&quot;type&quot;:&quot;article-journal&quot;,&quot;id&quot;:&quot;74a42174-1f12-3c72-8efd-ea85abce13e9&quot;,&quot;title&quot;:&quot;Synthetic minority oversampling technique for multiclass imbalance problems&quot;,&quot;author&quot;:[{&quot;family&quot;:&quot;Zhu&quot;,&quot;given&quot;:&quot;Tuanfei&quot;,&quot;parse-names&quot;:false,&quot;dropping-particle&quot;:&quot;&quot;,&quot;non-dropping-particle&quot;:&quot;&quot;},{&quot;family&quot;:&quot;Lin&quot;,&quot;given&quot;:&quot;Yaping&quot;,&quot;parse-names&quot;:false,&quot;dropping-particle&quot;:&quot;&quot;,&quot;non-dropping-particle&quot;:&quot;&quot;},{&quot;family&quot;:&quot;Liu&quot;,&quot;given&quot;:&quot;Yonghe&quot;,&quot;parse-names&quot;:false,&quot;dropping-particle&quot;:&quot;&quot;,&quot;non-dropping-particle&quot;:&quot;&quot;}],&quot;container-title&quot;:&quot;Pattern recognition&quot;,&quot;container-title-short&quot;:&quot;Pattern Recognit.&quot;,&quot;issued&quot;:{&quot;date-parts&quot;:[[2017]]},&quot;page&quot;:&quot;327-340&quot;,&quot;publisher&quot;:&quot;Elsevier&quot;,&quot;volume&quot;:&quot;72&quot;},&quot;isTemporary&quot;:false,&quot;suppress-author&quot;:false,&quot;composite&quot;:false,&quot;author-only&quot;:false}]},{&quot;citationID&quot;:&quot;MENDELEY_CITATION_29c8fcad-3795-4e06-b511-38bc917821d5&quot;,&quot;properties&quot;:{&quot;noteIndex&quot;:0,&quot;mode&quot;:&quot;composite&quot;},&quot;isEdited&quot;:false,&quot;manualOverride&quot;:{&quot;isManuallyOverridden&quot;:false,&quot;citeprocText&quot;:&quot;Csik et al. (2025)&quot;,&quot;manualOverrideText&quot;:&quot;&quot;},&quot;citationItems&quot;:[{&quot;id&quot;:&quot;bbfcc04f-597c-3a5e-933f-1245275487f3&quot;,&quot;itemData&quot;:{&quot;type&quot;:&quot;article-journal&quot;,&quot;id&quot;:&quot;bbfcc04f-597c-3a5e-933f-1245275487f3&quot;,&quot;title&quot;:&quot;Senescent Endothelial Cells in Cerebral Microcirculation Are Key Drivers of Age-Related Blood–Brain Barrier Disruption, Microvascular Rarefaction, and Neurovascular Coupling Impairment in Mice&quot;,&quot;author&quot;:[{&quot;family&quot;:&quot;Csik&quot;,&quot;given&quot;:&quot;Boglarka&quot;,&quot;parse-names&quot;:false,&quot;dropping-particle&quot;:&quot;&quot;,&quot;non-dropping-particle&quot;:&quot;&quot;},{&quot;family&quot;:&quot;Nyúl-Tóth&quot;,&quot;given&quot;:&quot;Ádám&quot;,&quot;parse-names&quot;:false,&quot;dropping-particle&quot;:&quot;&quot;,&quot;non-dropping-particle&quot;:&quot;&quot;},{&quot;family&quot;:&quot;Gulej&quot;,&quot;given&quot;:&quot;Rafal&quot;,&quot;parse-names&quot;:false,&quot;dropping-particle&quot;:&quot;&quot;,&quot;non-dropping-particle&quot;:&quot;&quot;},{&quot;family&quot;:&quot;Patai&quot;,&quot;given&quot;:&quot;Roland&quot;,&quot;parse-names&quot;:false,&quot;dropping-particle&quot;:&quot;&quot;,&quot;non-dropping-particle&quot;:&quot;&quot;},{&quot;family&quot;:&quot;Kiss&quot;,&quot;given&quot;:&quot;Tamas&quot;,&quot;parse-names&quot;:false,&quot;dropping-particle&quot;:&quot;&quot;,&quot;non-dropping-particle&quot;:&quot;&quot;},{&quot;family&quot;:&quot;Delfavero&quot;,&quot;given&quot;:&quot;Jordan&quot;,&quot;parse-names&quot;:false,&quot;dropping-particle&quot;:&quot;&quot;,&quot;non-dropping-particle&quot;:&quot;&quot;},{&quot;family&quot;:&quot;Nagaraja&quot;,&quot;given&quot;:&quot;Raghavendra Y&quot;,&quot;parse-names&quot;:false,&quot;dropping-particle&quot;:&quot;&quot;,&quot;non-dropping-particle&quot;:&quot;&quot;},{&quot;family&quot;:&quot;Balasubramanian&quot;,&quot;given&quot;:&quot;Priya&quot;,&quot;parse-names&quot;:false,&quot;dropping-particle&quot;:&quot;&quot;,&quot;non-dropping-particle&quot;:&quot;&quot;},{&quot;family&quot;:&quot;Shanmugarama&quot;,&quot;given&quot;:&quot;Santny&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5]]},&quot;page&quot;:&quot;e70048&quot;,&quot;publisher&quot;:&quot;Wiley Online Library&quot;},&quot;isTemporary&quot;:false,&quot;displayAs&quot;:&quot;composite&quot;,&quot;suppress-author&quot;:false,&quot;composite&quot;:true,&quot;author-only&quot;:false}],&quot;citationTag&quot;:&quot;MENDELEY_CITATION_v3_eyJjaXRhdGlvbklEIjoiTUVOREVMRVlfQ0lUQVRJT05fMjljOGZjYWQtMzc5NS00ZTA2LWI1MTEtMzhiYzkxNzgyMWQ1IiwicHJvcGVydGllcyI6eyJub3RlSW5kZXgiOjAsIm1vZGUiOiJjb21wb3NpdGUifSwiaXNFZGl0ZWQiOmZhbHNlLCJtYW51YWxPdmVycmlkZSI6eyJpc01hbnVhbGx5T3ZlcnJpZGRlbiI6ZmFsc2UsImNpdGVwcm9jVGV4dCI6IkNzaWsgZXQgYWwuICgyMDI1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UsImRpc3BsYXlBcyI6ImNvbXBvc2l0ZSIsInN1cHByZXNzLWF1dGhvciI6ZmFsc2UsImNvbXBvc2l0ZSI6dHJ1ZSwiYXV0aG9yLW9ubHkiOmZhbHNlfV19&quot;},{&quot;citationID&quot;:&quot;MENDELEY_CITATION_c73c6b77-acc0-4134-93a8-29cfa2c2218a&quot;,&quot;properties&quot;:{&quot;noteIndex&quot;:0,&quot;mode&quot;:&quot;composite&quot;},&quot;isEdited&quot;:false,&quot;manualOverride&quot;:{&quot;isManuallyOverridden&quot;:false,&quot;citeprocText&quot;:&quot;Csik et al. (2025)&quot;,&quot;manualOverrideText&quot;:&quot;&quot;},&quot;citationItems&quot;:[{&quot;id&quot;:&quot;bbfcc04f-597c-3a5e-933f-1245275487f3&quot;,&quot;itemData&quot;:{&quot;type&quot;:&quot;article-journal&quot;,&quot;id&quot;:&quot;bbfcc04f-597c-3a5e-933f-1245275487f3&quot;,&quot;title&quot;:&quot;Senescent Endothelial Cells in Cerebral Microcirculation Are Key Drivers of Age-Related Blood–Brain Barrier Disruption, Microvascular Rarefaction, and Neurovascular Coupling Impairment in Mice&quot;,&quot;author&quot;:[{&quot;family&quot;:&quot;Csik&quot;,&quot;given&quot;:&quot;Boglarka&quot;,&quot;parse-names&quot;:false,&quot;dropping-particle&quot;:&quot;&quot;,&quot;non-dropping-particle&quot;:&quot;&quot;},{&quot;family&quot;:&quot;Nyúl-Tóth&quot;,&quot;given&quot;:&quot;Ádám&quot;,&quot;parse-names&quot;:false,&quot;dropping-particle&quot;:&quot;&quot;,&quot;non-dropping-particle&quot;:&quot;&quot;},{&quot;family&quot;:&quot;Gulej&quot;,&quot;given&quot;:&quot;Rafal&quot;,&quot;parse-names&quot;:false,&quot;dropping-particle&quot;:&quot;&quot;,&quot;non-dropping-particle&quot;:&quot;&quot;},{&quot;family&quot;:&quot;Patai&quot;,&quot;given&quot;:&quot;Roland&quot;,&quot;parse-names&quot;:false,&quot;dropping-particle&quot;:&quot;&quot;,&quot;non-dropping-particle&quot;:&quot;&quot;},{&quot;family&quot;:&quot;Kiss&quot;,&quot;given&quot;:&quot;Tamas&quot;,&quot;parse-names&quot;:false,&quot;dropping-particle&quot;:&quot;&quot;,&quot;non-dropping-particle&quot;:&quot;&quot;},{&quot;family&quot;:&quot;Delfavero&quot;,&quot;given&quot;:&quot;Jordan&quot;,&quot;parse-names&quot;:false,&quot;dropping-particle&quot;:&quot;&quot;,&quot;non-dropping-particle&quot;:&quot;&quot;},{&quot;family&quot;:&quot;Nagaraja&quot;,&quot;given&quot;:&quot;Raghavendra Y&quot;,&quot;parse-names&quot;:false,&quot;dropping-particle&quot;:&quot;&quot;,&quot;non-dropping-particle&quot;:&quot;&quot;},{&quot;family&quot;:&quot;Balasubramanian&quot;,&quot;given&quot;:&quot;Priya&quot;,&quot;parse-names&quot;:false,&quot;dropping-particle&quot;:&quot;&quot;,&quot;non-dropping-particle&quot;:&quot;&quot;},{&quot;family&quot;:&quot;Shanmugarama&quot;,&quot;given&quot;:&quot;Santny&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5]]},&quot;page&quot;:&quot;e70048&quot;,&quot;publisher&quot;:&quot;Wiley Online Library&quot;},&quot;isTemporary&quot;:false,&quot;displayAs&quot;:&quot;composite&quot;,&quot;suppress-author&quot;:false,&quot;composite&quot;:true,&quot;author-only&quot;:false}],&quot;citationTag&quot;:&quot;MENDELEY_CITATION_v3_eyJjaXRhdGlvbklEIjoiTUVOREVMRVlfQ0lUQVRJT05fYzczYzZiNzctYWNjMC00MTM0LTkzYTgtMjljZmEyYzIyMThhIiwicHJvcGVydGllcyI6eyJub3RlSW5kZXgiOjAsIm1vZGUiOiJjb21wb3NpdGUifSwiaXNFZGl0ZWQiOmZhbHNlLCJtYW51YWxPdmVycmlkZSI6eyJpc01hbnVhbGx5T3ZlcnJpZGRlbiI6ZmFsc2UsImNpdGVwcm9jVGV4dCI6IkNzaWsgZXQgYWwuICgyMDI1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UsImRpc3BsYXlBcyI6ImNvbXBvc2l0ZSIsInN1cHByZXNzLWF1dGhvciI6ZmFsc2UsImNvbXBvc2l0ZSI6dHJ1ZSwiYXV0aG9yLW9ubHkiOmZhbHNlfV19&quot;},{&quot;citationID&quot;:&quot;MENDELEY_CITATION_699ef85d-1d71-476b-b62f-fbf4b1812300&quot;,&quot;properties&quot;:{&quot;noteIndex&quot;:0},&quot;isEdited&quot;:false,&quot;manualOverride&quot;:{&quot;isManuallyOverridden&quot;:false,&quot;citeprocText&quot;:&quot;(Grandini et al., 2020)&quot;,&quot;manualOverrideText&quot;:&quot;&quot;},&quot;citationTag&quot;:&quot;MENDELEY_CITATION_v3_eyJjaXRhdGlvbklEIjoiTUVOREVMRVlfQ0lUQVRJT05fNjk5ZWY4NWQtMWQ3MS00NzZiLWI2MmYtZmJmNGIxODEyMzAwIiwicHJvcGVydGllcyI6eyJub3RlSW5kZXgiOjB9LCJpc0VkaXRlZCI6ZmFsc2UsIm1hbnVhbE92ZXJyaWRlIjp7ImlzTWFudWFsbHlPdmVycmlkZGVuIjpmYWxzZSwiY2l0ZXByb2NUZXh0IjoiKEdyYW5kaW5pIGV0IGFsLiwgMjAyMC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XX0=&quot;,&quot;citationItems&quot;:[{&quot;id&quot;:&quot;ad749e17-6929-3540-9633-4596a2f34e8b&quot;,&quot;itemData&quot;:{&quot;type&quot;:&quot;article-journal&quot;,&quot;id&quot;:&quot;ad749e17-6929-3540-9633-4596a2f34e8b&quot;,&quot;title&quot;:&quot;Metrics for multi-class classification: an overview&quot;,&quot;author&quot;:[{&quot;family&quot;:&quot;Grandini&quot;,&quot;given&quot;:&quot;Margherita&quot;,&quot;parse-names&quot;:false,&quot;dropping-particle&quot;:&quot;&quot;,&quot;non-dropping-particle&quot;:&quot;&quot;},{&quot;family&quot;:&quot;Bagli&quot;,&quot;given&quot;:&quot;Enrico&quot;,&quot;parse-names&quot;:false,&quot;dropping-particle&quot;:&quot;&quot;,&quot;non-dropping-particle&quot;:&quot;&quot;},{&quot;family&quot;:&quot;Visani&quot;,&quot;given&quot;:&quot;Giorgio&quot;,&quot;parse-names&quot;:false,&quot;dropping-particle&quot;:&quot;&quot;,&quot;non-dropping-particle&quot;:&quot;&quot;}],&quot;container-title&quot;:&quot;arXiv preprint arXiv:2008.05756&quot;,&quot;issued&quot;:{&quot;date-parts&quot;:[[2020]]},&quot;container-title-short&quot;:&quot;&quot;},&quot;isTemporary&quot;:false}]},{&quot;citationID&quot;:&quot;MENDELEY_CITATION_6579a689-8d2d-466f-a3de-095cff11e227&quot;,&quot;properties&quot;:{&quot;noteIndex&quot;:0},&quot;isEdited&quot;:false,&quot;manualOverride&quot;:{&quot;isManuallyOverridden&quot;:false,&quot;citeprocText&quot;:&quot;(Grandini et al., 2020; Sokolova &amp;#38; Lapalme, 2009)&quot;,&quot;manualOverrideText&quot;:&quot;&quot;},&quot;citationTag&quot;:&quot;MENDELEY_CITATION_v3_eyJjaXRhdGlvbklEIjoiTUVOREVMRVlfQ0lUQVRJT05fNjU3OWE2ODktOGQyZC00NjZmLWEzZGUtMDk1Y2ZmMTFlMjI3IiwicHJvcGVydGllcyI6eyJub3RlSW5kZXgiOjB9LCJpc0VkaXRlZCI6ZmFsc2UsIm1hbnVhbE92ZXJyaWRlIjp7ImlzTWFudWFsbHlPdmVycmlkZGVuIjpmYWxzZSwiY2l0ZXByb2NUZXh0IjoiKEdyYW5kaW5pIGV0IGFsLiwgMjAyMDsgU29rb2xvdmEgJiMzODsgTGFwYWxtZSwgMjAwOS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&quot;,&quot;citationItems&quot;:[{&quot;id&quot;:&quot;ad749e17-6929-3540-9633-4596a2f34e8b&quot;,&quot;itemData&quot;:{&quot;type&quot;:&quot;article-journal&quot;,&quot;id&quot;:&quot;ad749e17-6929-3540-9633-4596a2f34e8b&quot;,&quot;title&quot;:&quot;Metrics for multi-class classification: an overview&quot;,&quot;author&quot;:[{&quot;family&quot;:&quot;Grandini&quot;,&quot;given&quot;:&quot;Margherita&quot;,&quot;parse-names&quot;:false,&quot;dropping-particle&quot;:&quot;&quot;,&quot;non-dropping-particle&quot;:&quot;&quot;},{&quot;family&quot;:&quot;Bagli&quot;,&quot;given&quot;:&quot;Enrico&quot;,&quot;parse-names&quot;:false,&quot;dropping-particle&quot;:&quot;&quot;,&quot;non-dropping-particle&quot;:&quot;&quot;},{&quot;family&quot;:&quot;Visani&quot;,&quot;given&quot;:&quot;Giorgio&quot;,&quot;parse-names&quot;:false,&quot;dropping-particle&quot;:&quot;&quot;,&quot;non-dropping-particle&quot;:&quot;&quot;}],&quot;container-title&quot;:&quot;arXiv preprint arXiv:2008.05756&quot;,&quot;issued&quot;:{&quot;date-parts&quot;:[[2020]]},&quot;container-title-short&quot;:&quot;&quot;},&quot;isTemporary&quot;:false},{&quot;id&quot;:&quot;e13d382f-eee5-32ba-b83a-bb33eaee28d1&quot;,&quot;itemData&quot;:{&quot;type&quot;:&quot;article-journal&quot;,&quot;id&quot;:&quot;e13d382f-eee5-32ba-b83a-bb33eaee28d1&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issued&quot;:{&quot;date-parts&quot;:[[2009]]},&quot;page&quot;:&quot;427-437&quot;,&quot;publisher&quot;:&quot;Elsevier&quot;,&quot;issue&quot;:&quot;4&quot;,&quot;volume&quot;:&quot;45&quot;},&quot;isTemporary&quot;:false}]},{&quot;citationID&quot;:&quot;MENDELEY_CITATION_6ee44d72-a158-4a08-b3e6-66c6575be860&quot;,&quot;properties&quot;:{&quot;noteIndex&quot;:0},&quot;isEdited&quot;:false,&quot;manualOverride&quot;:{&quot;isManuallyOverridden&quot;:false,&quot;citeprocText&quot;:&quot;(Li et al., 2023)&quot;,&quot;manualOverrideText&quot;:&quot;&quot;},&quot;citationTag&quot;:&quot;MENDELEY_CITATION_v3_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&quot;,&quot;citationItems&quot;:[{&quot;id&quot;:&quot;cf44ac98-f006-3359-8e3d-069058434276&quot;,&quot;itemData&quot;:{&quot;type&quot;:&quot;article-journal&quot;,&quot;id&quot;:&quot;cf44ac98-f006-3359-8e3d-069058434276&quot;,&quot;title&quot;:&quot;Imbalanced least squares regression with adaptive weight learning&quot;,&quot;author&quot;:[{&quot;family&quot;:&quot;Li&quot;,&quot;given&quot;:&quot;Yanting&quot;,&quot;parse-names&quot;:false,&quot;dropping-particle&quot;:&quot;&quot;,&quot;non-dropping-particle&quot;:&quot;&quot;},{&quot;family&quot;:&quot;Jin&quot;,&quot;given&quot;:&quot;Junwei&quot;,&quot;parse-names&quot;:false,&quot;dropping-particle&quot;:&quot;&quot;,&quot;non-dropping-particle&quot;:&quot;&quot;},{&quot;family&quot;:&quot;Ma&quot;,&quot;given&quot;:&quot;Jiangtao&quot;,&quot;parse-names&quot;:false,&quot;dropping-particle&quot;:&quot;&quot;,&quot;non-dropping-particle&quot;:&quot;&quot;},{&quot;family&quot;:&quot;Zhu&quot;,&quot;given&quot;:&quot;Fubao&quot;,&quot;parse-names&quot;:false,&quot;dropping-particle&quot;:&quot;&quot;,&quot;non-dropping-particle&quot;:&quot;&quot;},{&quot;family&quot;:&quot;Jin&quot;,&quot;given&quot;:&quot;Baohua&quot;,&quot;parse-names&quot;:false,&quot;dropping-particle&quot;:&quot;&quot;,&quot;non-dropping-particle&quot;:&quot;&quot;},{&quot;family&quot;:&quot;Liang&quot;,&quot;given&quot;:&quot;Jing&quot;,&quot;parse-names&quot;:false,&quot;dropping-particle&quot;:&quot;&quot;,&quot;non-dropping-particle&quot;:&quot;&quot;},{&quot;family&quot;:&quot;Chen&quot;,&quot;given&quot;:&quot;C L Philip&quot;,&quot;parse-names&quot;:false,&quot;dropping-particle&quot;:&quot;&quot;,&quot;non-dropping-particle&quot;:&quot;&quot;}],&quot;container-title&quot;:&quot;Information Sciences&quot;,&quot;container-title-short&quot;:&quot;Inf. Sci. (N Y).&quot;,&quot;issued&quot;:{&quot;date-parts&quot;:[[2023]]},&quot;page&quot;:&quot;119541&quot;,&quot;publisher&quot;:&quot;Elsevier&quot;,&quot;volume&quot;:&quot;648&quot;},&quot;isTemporary&quot;:false,&quot;suppress-author&quot;:false,&quot;composite&quot;:false,&quot;author-only&quot;:false}]},{&quot;citationID&quot;:&quot;MENDELEY_CITATION_270fd0c3-534a-4327-8cb5-a7df77a7dab9&quot;,&quot;properties&quot;:{&quot;noteIndex&quot;:0,&quot;mode&quot;:&quot;composite&quot;},&quot;isEdited&quot;:false,&quot;manualOverride&quot;:{&quot;isManuallyOverridden&quot;:true,&quot;citeprocText&quot;:&quot;Hand &amp;#38; Till (2001)&quot;,&quot;manualOverrideText&quot;:&quot;Hand &amp; Till (2001),&quot;},&quot;citationTag&quot;:&quot;MENDELEY_CITATION_v3_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&quot;,&quot;citationItems&quot;:[{&quot;id&quot;:&quot;e3eb16ff-b3bd-3282-a446-5a4b9e340bae&quot;,&quot;itemData&quot;:{&quot;type&quot;:&quot;article-journal&quot;,&quot;id&quot;:&quot;e3eb16ff-b3bd-3282-a446-5a4b9e340bae&quot;,&quot;title&quot;:&quot;A simple generalisation of the area under the ROC curve for multiple class classification problems&quot;,&quot;author&quot;:[{&quot;family&quot;:&quot;Hand&quot;,&quot;given&quot;:&quot;David J&quot;,&quot;parse-names&quot;:false,&quot;dropping-particle&quot;:&quot;&quot;,&quot;non-dropping-particle&quot;:&quot;&quot;},{&quot;family&quot;:&quot;Till&quot;,&quot;given&quot;:&quot;Robert J&quot;,&quot;parse-names&quot;:false,&quot;dropping-particle&quot;:&quot;&quot;,&quot;non-dropping-particle&quot;:&quot;&quot;}],&quot;container-title&quot;:&quot;Machine learning&quot;,&quot;container-title-short&quot;:&quot;Mach. Learn.&quot;,&quot;issued&quot;:{&quot;date-parts&quot;:[[2001]]},&quot;page&quot;:&quot;171-186&quot;,&quot;publisher&quot;:&quot;Springer&quot;,&quot;issue&quot;:&quot;2&quot;,&quot;volume&quot;:&quot;45&quot;},&quot;isTemporary&quot;:false,&quot;displayAs&quot;:&quot;composite&quot;,&quot;suppress-author&quot;:false,&quot;composite&quot;:true,&quot;author-only&quot;:false}]},{&quot;citationID&quot;:&quot;MENDELEY_CITATION_5ed5e92d-ece3-4373-9f59-52c86a8a8246&quot;,&quot;properties&quot;:{&quot;noteIndex&quot;:0,&quot;mode&quot;:&quot;composite&quot;},&quot;isEdited&quot;:false,&quot;manualOverride&quot;:{&quot;isManuallyOverridden&quot;:false,&quot;citeprocText&quot;:&quot;Csik et al. (2025)&quot;,&quot;manualOverrideText&quot;:&quot;&quot;},&quot;citationTag&quot;:&quot;MENDELEY_CITATION_v3_eyJjaXRhdGlvbklEIjoiTUVOREVMRVlfQ0lUQVRJT05fNWVkNWU5MmQtZWNlMy00MzczLTlmNTktNTJjODZhOGE4MjQ2IiwicHJvcGVydGllcyI6eyJub3RlSW5kZXgiOjAsIm1vZGUiOiJjb21wb3NpdGUifSwiaXNFZGl0ZWQiOmZhbHNlLCJtYW51YWxPdmVycmlkZSI6eyJpc01hbnVhbGx5T3ZlcnJpZGRlbiI6ZmFsc2UsImNpdGVwcm9jVGV4dCI6IkNzaWsgZXQgYWwuICgyMDI1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UsImRpc3BsYXlBcyI6ImNvbXBvc2l0ZSIsInN1cHByZXNzLWF1dGhvciI6ZmFsc2UsImNvbXBvc2l0ZSI6dHJ1ZSwiYXV0aG9yLW9ubHkiOmZhbHNlfV19&quot;,&quot;citationItems&quot;:[{&quot;id&quot;:&quot;bbfcc04f-597c-3a5e-933f-1245275487f3&quot;,&quot;itemData&quot;:{&quot;type&quot;:&quot;article-journal&quot;,&quot;id&quot;:&quot;bbfcc04f-597c-3a5e-933f-1245275487f3&quot;,&quot;title&quot;:&quot;Senescent Endothelial Cells in Cerebral Microcirculation Are Key Drivers of Age-Related Blood–Brain Barrier Disruption, Microvascular Rarefaction, and Neurovascular Coupling Impairment in Mice&quot;,&quot;author&quot;:[{&quot;family&quot;:&quot;Csik&quot;,&quot;given&quot;:&quot;Boglarka&quot;,&quot;parse-names&quot;:false,&quot;dropping-particle&quot;:&quot;&quot;,&quot;non-dropping-particle&quot;:&quot;&quot;},{&quot;family&quot;:&quot;Nyúl-Tóth&quot;,&quot;given&quot;:&quot;Ádám&quot;,&quot;parse-names&quot;:false,&quot;dropping-particle&quot;:&quot;&quot;,&quot;non-dropping-particle&quot;:&quot;&quot;},{&quot;family&quot;:&quot;Gulej&quot;,&quot;given&quot;:&quot;Rafal&quot;,&quot;parse-names&quot;:false,&quot;dropping-particle&quot;:&quot;&quot;,&quot;non-dropping-particle&quot;:&quot;&quot;},{&quot;family&quot;:&quot;Patai&quot;,&quot;given&quot;:&quot;Roland&quot;,&quot;parse-names&quot;:false,&quot;dropping-particle&quot;:&quot;&quot;,&quot;non-dropping-particle&quot;:&quot;&quot;},{&quot;family&quot;:&quot;Kiss&quot;,&quot;given&quot;:&quot;Tamas&quot;,&quot;parse-names&quot;:false,&quot;dropping-particle&quot;:&quot;&quot;,&quot;non-dropping-particle&quot;:&quot;&quot;},{&quot;family&quot;:&quot;Delfavero&quot;,&quot;given&quot;:&quot;Jordan&quot;,&quot;parse-names&quot;:false,&quot;dropping-particle&quot;:&quot;&quot;,&quot;non-dropping-particle&quot;:&quot;&quot;},{&quot;family&quot;:&quot;Nagaraja&quot;,&quot;given&quot;:&quot;Raghavendra Y&quot;,&quot;parse-names&quot;:false,&quot;dropping-particle&quot;:&quot;&quot;,&quot;non-dropping-particle&quot;:&quot;&quot;},{&quot;family&quot;:&quot;Balasubramanian&quot;,&quot;given&quot;:&quot;Priya&quot;,&quot;parse-names&quot;:false,&quot;dropping-particle&quot;:&quot;&quot;,&quot;non-dropping-particle&quot;:&quot;&quot;},{&quot;family&quot;:&quot;Shanmugarama&quot;,&quot;given&quot;:&quot;Santny&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5]]},&quot;page&quot;:&quot;e70048&quot;,&quot;publisher&quot;:&quot;Wiley Online Library&quot;},&quot;isTemporary&quot;:false,&quot;displayAs&quot;:&quot;composite&quot;,&quot;suppress-author&quot;:false,&quot;composite&quot;:true,&quot;author-only&quot;:false}]},{&quot;citationID&quot;:&quot;MENDELEY_CITATION_ed7deb92-d20d-47b7-bbb1-04bd3296d5f3&quot;,&quot;properties&quot;:{&quot;noteIndex&quot;:0,&quot;mode&quot;:&quot;composite&quot;},&quot;isEdited&quot;:false,&quot;manualOverride&quot;:{&quot;isManuallyOverridden&quot;:false,&quot;citeprocText&quot;:&quot;Kiss et al. (2020)&quot;,&quot;manualOverrideText&quot;:&quot;&quot;},&quot;citationTag&quot;:&quot;MENDELEY_CITATION_v3_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&quot;,&quot;citationItems&quot;:[{&quot;id&quot;:&quot;88815f1b-78ab-399d-bf0d-79d4eeed589f&quot;,&quot;itemData&quot;:{&quot;type&quot;:&quot;article-journal&quot;,&quot;id&quot;:&quot;88815f1b-78ab-399d-bf0d-79d4eeed589f&quot;,&quot;title&quot;:&quot;Single-cell RNA sequencing identifies senescent cerebromicrovascular endothelial cells in the aged mouse brain&quot;,&quot;author&quot;:[{&quot;family&quot;:&quot;Kiss&quot;,&quot;given&quot;:&quot;Tamas&quot;,&quot;parse-names&quot;:false,&quot;dropping-particle&quot;:&quot;&quot;,&quot;non-dropping-particle&quot;:&quot;&quot;},{&quot;family&quot;:&quot;Nyúl-Tóth&quot;,&quot;given&quot;:&quot;Ádám&quot;,&quot;parse-names&quot;:false,&quot;dropping-particle&quot;:&quot;&quot;,&quot;non-dropping-particle&quot;:&quot;&quot;},{&quot;family&quot;:&quot;Balasubramanian&quot;,&quot;given&quot;:&quot;Priya&quot;,&quot;parse-names&quot;:false,&quot;dropping-particle&quot;:&quot;&quot;,&quot;non-dropping-particle&quot;:&quot;&quot;},{&quot;family&quot;:&quot;Tarantini&quot;,&quot;given&quot;:&quot;Stefano&quot;,&quot;parse-names&quot;:false,&quot;dropping-particle&quot;:&quot;&quot;,&quot;non-dropping-particle&quot;:&quot;&quot;},{&quot;family&quot;:&quot;Ahire&quot;,&quot;given&quot;:&quot;Chetan&quot;,&quot;parse-names&quot;:false,&quot;dropping-particle&quot;:&quot;&quot;,&quot;non-dropping-particle&quot;:&quot;&quot;},{&quot;family&quot;:&quot;DelFavero&quot;,&quot;given&quot;:&quot;Jordan&quot;,&quot;parse-names&quot;:false,&quot;dropping-particle&quot;:&quot;&quot;,&quot;non-dropping-particle&quot;:&quot;&quot;},{&quot;family&quot;:&quot;Yabluchanskiy&quot;,&quot;given&quot;:&quot;Andriy&quot;,&quot;parse-names&quot;:false,&quot;dropping-particle&quot;:&quot;&quot;,&quot;non-dropping-particle&quot;:&quot;&quot;},{&quot;family&quot;:&quot;Csipo&quot;,&quot;given&quot;:&quot;Tamas&quot;,&quot;parse-names&quot;:false,&quot;dropping-particle&quot;:&quot;&quot;,&quot;non-dropping-particle&quot;:&quot;&quot;},{&quot;family&quot;:&quot;Farkas&quot;,&quot;given&quot;:&quot;Eszter&quot;,&quot;parse-names&quot;:false,&quot;dropping-particle&quot;:&quot;&quot;,&quot;non-dropping-particle&quot;:&quot;&quot;},{&quot;family&quot;:&quot;Wiley&quot;,&quot;given&quot;:&quot;Graham&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0]]},&quot;page&quot;:&quot;429-444&quot;,&quot;publisher&quot;:&quot;Springer&quot;,&quot;issue&quot;:&quot;2&quot;,&quot;volume&quot;:&quot;42&quot;},&quot;isTemporary&quot;:false,&quot;displayAs&quot;:&quot;composite&quot;,&quot;suppress-author&quot;:false,&quot;composite&quot;:true,&quot;author-only&quot;:false}]},{&quot;citationID&quot;:&quot;MENDELEY_CITATION_72e54225-8123-4183-a0b8-278d18208d01&quot;,&quot;properties&quot;:{&quot;noteIndex&quot;:0,&quot;mode&quot;:&quot;composite&quot;},&quot;isEdited&quot;:false,&quot;manualOverride&quot;:{&quot;isManuallyOverridden&quot;:false,&quot;citeprocText&quot;:&quot;Ahire et al. (2023)&quot;,&quot;manualOverrideText&quot;:&quot;&quot;},&quot;citationTag&quot;:&quot;MENDELEY_CITATION_v3_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&quot;,&quot;citationItems&quot;:[{&quot;id&quot;:&quot;def11813-45a9-3070-b951-90165e25556a&quot;,&quot;itemData&quot;:{&quot;type&quot;:&quot;article-journal&quot;,&quot;id&quot;:&quot;def11813-45a9-3070-b951-90165e25556a&quot;,&quot;title&quot;:&quot;Accelerated cerebromicrovascular senescence contributes to cognitive decline in a mouse model of paclitaxel (Taxol)-induced chemobrain&quot;,&quot;author&quot;:[{&quot;family&quot;:&quot;Ahire&quot;,&quot;given&quot;:&quot;Chetan&quot;,&quot;parse-names&quot;:false,&quot;dropping-particle&quot;:&quot;&quot;,&quot;non-dropping-particle&quot;:&quot;&quot;},{&quot;family&quot;:&quot;Nyul-Toth&quot;,&quot;given&quot;:&quot;Adam&quot;,&quot;parse-names&quot;:false,&quot;dropping-particle&quot;:&quot;&quot;,&quot;non-dropping-particle&quot;:&quot;&quot;},{&quot;family&quot;:&quot;DelFavero&quot;,&quot;given&quot;:&quot;Jordan&quot;,&quot;parse-names&quot;:false,&quot;dropping-particle&quot;:&quot;&quot;,&quot;non-dropping-particle&quot;:&quot;&quot;},{&quot;family&quot;:&quot;Gulej&quot;,&quot;given&quot;:&quot;Rafal&quot;,&quot;parse-names&quot;:false,&quot;dropping-particle&quot;:&quot;&quot;,&quot;non-dropping-particle&quot;:&quot;&quot;},{&quot;family&quot;:&quot;Faakye&quot;,&quot;given&quot;:&quot;Janet A&quot;,&quot;parse-names&quot;:false,&quot;dropping-particle&quot;:&quot;&quot;,&quot;non-dropping-particle&quot;:&quot;&quot;},{&quot;family&quot;:&quot;Tarantini&quot;,&quot;given&quot;:&quot;Stefano&quot;,&quot;parse-names&quot;:false,&quot;dropping-particle&quot;:&quot;&quot;,&quot;non-dropping-particle&quot;:&quot;&quot;},{&quot;family&quot;:&quot;Kiss&quot;,&quot;given&quot;:&quot;Tamas&quot;,&quot;parse-names&quot;:false,&quot;dropping-particle&quot;:&quot;&quot;,&quot;non-dropping-particle&quot;:&quot;&quot;},{&quot;family&quot;:&quot;Kuan-Celarier&quot;,&quot;given&quot;:&quot;Anna&quot;,&quot;parse-names&quot;:false,&quot;dropping-particle&quot;:&quot;&quot;,&quot;non-dropping-particle&quot;:&quot;&quot;},{&quot;family&quot;:&quot;Balasubramanian&quot;,&quot;given&quot;:&quot;Priya&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3]]},&quot;page&quot;:&quot;e13832&quot;,&quot;publisher&quot;:&quot;Wiley Online Library&quot;,&quot;issue&quot;:&quot;7&quot;,&quot;volume&quot;:&quot;22&quot;},&quot;isTemporary&quot;:false,&quot;displayAs&quot;:&quot;composite&quot;,&quot;suppress-author&quot;:false,&quot;composite&quot;:true,&quot;author-only&quot;:false}]},{&quot;citationID&quot;:&quot;MENDELEY_CITATION_780793b0-7c08-4e86-bc1e-4b48fbfcd496&quot;,&quot;properties&quot;:{&quot;noteIndex&quot;:0,&quot;mode&quot;:&quot;composite&quot;},&quot;isEdited&quot;:false,&quot;manualOverride&quot;:{&quot;isManuallyOverridden&quot;:true,&quot;citeprocText&quot;:&quot;Tarantini et al. (2021)&quot;,&quot;manualOverrideText&quot;:&quot;Tarantini et al., 2021;&quot;},&quot;citationTag&quot;:&quot;MENDELEY_CITATION_v3_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FdXX0sInBhZ2UiOiIyNDI3LTI0NDAiLCJwdWJsaXNoZXIiOiJTcHJpbmdlciIsImlzc3VlIjoiNSIsInZvbHVtZSI6IjQzIn0sImlzVGVtcG9yYXJ5IjpmYWxzZSwiZGlzcGxheUFzIjoiY29tcG9zaXRlIiwic3VwcHJlc3MtYXV0aG9yIjpmYWxzZSwiY29tcG9zaXRlIjp0cnVlLCJhdXRob3Itb25seSI6ZmFsc2V9XX0=&quot;,&quot;citationItems&quot;:[{&quot;id&quot;:&quot;78745252-7683-38bd-a9d3-727cbef1160b&quot;,&quot;itemData&quot;:{&quot;type&quot;:&quot;article-journal&quot;,&quot;id&quot;:&quot;78745252-7683-38bd-a9d3-727cbef1160b&quot;,&quot;title&quot;:&quot;Treatment with the BCL-2/BCL-xL inhibitor senolytic drug ABT263/Navitoclax improves functional hyperemia in aged mice&quot;,&quot;author&quot;:[{&quot;family&quot;:&quot;Tarantini&quot;,&quot;given&quot;:&quot;Stefano&quot;,&quot;parse-names&quot;:false,&quot;dropping-particle&quot;:&quot;&quot;,&quot;non-dropping-particle&quot;:&quot;&quot;},{&quot;family&quot;:&quot;Balasubramanian&quot;,&quot;given&quot;:&quot;Priya&quot;,&quot;parse-names&quot;:false,&quot;dropping-particle&quot;:&quot;&quot;,&quot;non-dropping-particle&quot;:&quot;&quot;},{&quot;family&quot;:&quot;Delfavero&quot;,&quot;given&quot;:&quot;Jordan&quot;,&quot;parse-names&quot;:false,&quot;dropping-particle&quot;:&quot;&quot;,&quot;non-dropping-particle&quot;:&quot;&quot;},{&quot;family&quot;:&quot;Csipo&quot;,&quot;given&quot;:&quot;Tamas&quot;,&quot;parse-names&quot;:false,&quot;dropping-particle&quot;:&quot;&quot;,&quot;non-dropping-particle&quot;:&quot;&quot;},{&quot;family&quot;:&quot;Yabluchanskiy&quot;,&quot;given&quot;:&quot;Andriy&quot;,&quot;parse-names&quot;:false,&quot;dropping-particle&quot;:&quot;&quot;,&quot;non-dropping-particle&quot;:&quot;&quot;},{&quot;family&quot;:&quot;Kiss&quot;,&quot;given&quot;:&quot;Tamas&quot;,&quot;parse-names&quot;:false,&quot;dropping-particle&quot;:&quot;&quot;,&quot;non-dropping-particle&quot;:&quot;&quot;},{&quot;family&quot;:&quot;Nyul-Toth&quot;,&quot;given&quot;:&quot;Adam&quot;,&quot;parse-names&quot;:false,&quot;dropping-particle&quot;:&quot;&quot;,&quot;non-dropping-particle&quot;:&quot;&quot;},{&quot;family&quot;:&quot;Mukli&quot;,&quot;given&quot;:&quot;Peter&quot;,&quot;parse-names&quot;:false,&quot;dropping-particle&quot;:&quot;&quot;,&quot;non-dropping-particle&quot;:&quot;&quot;},{&quot;family&quot;:&quot;Toth&quot;,&quot;given&quot;:&quot;Peter&quot;,&quot;parse-names&quot;:false,&quot;dropping-particle&quot;:&quot;&quot;,&quot;non-dropping-particle&quot;:&quot;&quot;},{&quot;family&quot;:&quot;Ahire&quot;,&quot;given&quot;:&quot;Chetan&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1]]},&quot;page&quot;:&quot;2427-2440&quot;,&quot;publisher&quot;:&quot;Springer&quot;,&quot;issue&quot;:&quot;5&quot;,&quot;volume&quot;:&quot;43&quot;},&quot;isTemporary&quot;:false,&quot;displayAs&quot;:&quot;composite&quot;,&quot;suppress-author&quot;:false,&quot;composite&quot;:true,&quot;author-only&quot;:false}]},{&quot;citationID&quot;:&quot;MENDELEY_CITATION_b40c58af-0789-4b5d-8a25-d6a4028f8bff&quot;,&quot;properties&quot;:{&quot;noteIndex&quot;:0,&quot;mode&quot;:&quot;composite&quot;},&quot;isEdited&quot;:false,&quot;manualOverride&quot;:{&quot;isManuallyOverridden&quot;:true,&quot;citeprocText&quot;:&quot;Yabluchanskiy et al. (2020)&quot;,&quot;manualOverrideText&quot;:&quot;Yabluchanskiy et al., 2020)&quot;},&quot;citationTag&quot;:&quot;MENDELEY_CITATION_v3_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&quot;,&quot;citationItems&quot;:[{&quot;id&quot;:&quot;5ee2c153-db29-35cc-970c-8d70ee1d5a13&quot;,&quot;itemData&quot;:{&quot;type&quot;:&quot;article-journal&quot;,&quot;id&quot;:&quot;5ee2c153-db29-35cc-970c-8d70ee1d5a13&quot;,&quot;title&quot;:&quot;Pharmacological or genetic depletion of senescent astrocytes prevents whole brain irradiation–induced impairment of neurovascular coupling responses protecting cognitive function in mice&quot;,&quot;author&quot;:[{&quot;family&quot;:&quot;Yabluchanskiy&quot;,&quot;given&quot;:&quot;Andriy&quot;,&quot;parse-names&quot;:false,&quot;dropping-particle&quot;:&quot;&quot;,&quot;non-dropping-particle&quot;:&quot;&quot;},{&quot;family&quot;:&quot;Tarantini&quot;,&quot;given&quot;:&quot;Stefano&quot;,&quot;parse-names&quot;:false,&quot;dropping-particle&quot;:&quot;&quot;,&quot;non-dropping-particle&quot;:&quot;&quot;},{&quot;family&quot;:&quot;Balasubramanian&quot;,&quot;given&quot;:&quot;Priya&quot;,&quot;parse-names&quot;:false,&quot;dropping-particle&quot;:&quot;&quot;,&quot;non-dropping-particle&quot;:&quot;&quot;},{&quot;family&quot;:&quot;Kiss&quot;,&quot;given&quot;:&quot;Tamas&quot;,&quot;parse-names&quot;:false,&quot;dropping-particle&quot;:&quot;&quot;,&quot;non-dropping-particle&quot;:&quot;&quot;},{&quot;family&quot;:&quot;Csipo&quot;,&quot;given&quot;:&quot;Tamas&quot;,&quot;parse-names&quot;:false,&quot;dropping-particle&quot;:&quot;&quot;,&quot;non-dropping-particle&quot;:&quot;&quot;},{&quot;family&quot;:&quot;Fülöp&quot;,&quot;given&quot;:&quot;Gábor A&quot;,&quot;parse-names&quot;:false,&quot;dropping-particle&quot;:&quot;&quot;,&quot;non-dropping-particle&quot;:&quot;&quot;},{&quot;family&quot;:&quot;Lipecz&quot;,&quot;given&quot;:&quot;Agnes&quot;,&quot;parse-names&quot;:false,&quot;dropping-particle&quot;:&quot;&quot;,&quot;non-dropping-particle&quot;:&quot;&quot;},{&quot;family&quot;:&quot;Ahire&quot;,&quot;given&quot;:&quot;Chetan&quot;,&quot;parse-names&quot;:false,&quot;dropping-particle&quot;:&quot;&quot;,&quot;non-dropping-particle&quot;:&quot;&quot;},{&quot;family&quot;:&quot;DelFavero&quot;,&quot;given&quot;:&quot;Jordan&quot;,&quot;parse-names&quot;:false,&quot;dropping-particle&quot;:&quot;&quot;,&quot;non-dropping-particle&quot;:&quot;&quot;},{&quot;family&quot;:&quot;Nyul-Toth&quot;,&quot;given&quot;:&quot;Adam&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0]]},&quot;page&quot;:&quot;409-428&quot;,&quot;publisher&quot;:&quot;Springer&quot;,&quot;issue&quot;:&quot;2&quot;,&quot;volume&quot;:&quot;42&quot;},&quot;isTemporary&quot;:false,&quot;displayAs&quot;:&quot;composite&quot;,&quot;suppress-author&quot;:false,&quot;composite&quot;:true,&quot;author-only&quot;:false}]},{&quot;citationID&quot;:&quot;MENDELEY_CITATION_73083fc5-d0f4-4b67-8a79-b851273af5d0&quot;,&quot;properties&quot;:{&quot;noteIndex&quot;:0,&quot;mode&quot;:&quot;composite&quot;},&quot;isEdited&quot;:false,&quot;manualOverride&quot;:{&quot;isManuallyOverridden&quot;:false,&quot;citeprocText&quot;:&quot;Yabluchanskiy et al. (2020)&quot;,&quot;manualOverrideText&quot;:&quot;&quot;},&quot;citationTag&quot;:&quot;MENDELEY_CITATION_v3_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BdXX0sInBhZ2UiOiI0MDktNDI4IiwicHVibGlzaGVyIjoiU3ByaW5nZXIiLCJpc3N1ZSI6IjIiLCJ2b2x1bWUiOiI0MiJ9LCJpc1RlbXBvcmFyeSI6ZmFsc2UsImRpc3BsYXlBcyI6ImNvbXBvc2l0ZSIsInN1cHByZXNzLWF1dGhvciI6ZmFsc2UsImNvbXBvc2l0ZSI6dHJ1ZSwiYXV0aG9yLW9ubHkiOmZhbHNlfV19&quot;,&quot;citationItems&quot;:[{&quot;id&quot;:&quot;5ee2c153-db29-35cc-970c-8d70ee1d5a13&quot;,&quot;itemData&quot;:{&quot;type&quot;:&quot;article-journal&quot;,&quot;id&quot;:&quot;5ee2c153-db29-35cc-970c-8d70ee1d5a13&quot;,&quot;title&quot;:&quot;Pharmacological or genetic depletion of senescent astrocytes prevents whole brain irradiation–induced impairment of neurovascular coupling responses protecting cognitive function in mice&quot;,&quot;author&quot;:[{&quot;family&quot;:&quot;Yabluchanskiy&quot;,&quot;given&quot;:&quot;Andriy&quot;,&quot;parse-names&quot;:false,&quot;dropping-particle&quot;:&quot;&quot;,&quot;non-dropping-particle&quot;:&quot;&quot;},{&quot;family&quot;:&quot;Tarantini&quot;,&quot;given&quot;:&quot;Stefano&quot;,&quot;parse-names&quot;:false,&quot;dropping-particle&quot;:&quot;&quot;,&quot;non-dropping-particle&quot;:&quot;&quot;},{&quot;family&quot;:&quot;Balasubramanian&quot;,&quot;given&quot;:&quot;Priya&quot;,&quot;parse-names&quot;:false,&quot;dropping-particle&quot;:&quot;&quot;,&quot;non-dropping-particle&quot;:&quot;&quot;},{&quot;family&quot;:&quot;Kiss&quot;,&quot;given&quot;:&quot;Tamas&quot;,&quot;parse-names&quot;:false,&quot;dropping-particle&quot;:&quot;&quot;,&quot;non-dropping-particle&quot;:&quot;&quot;},{&quot;family&quot;:&quot;Csipo&quot;,&quot;given&quot;:&quot;Tamas&quot;,&quot;parse-names&quot;:false,&quot;dropping-particle&quot;:&quot;&quot;,&quot;non-dropping-particle&quot;:&quot;&quot;},{&quot;family&quot;:&quot;Fülöp&quot;,&quot;given&quot;:&quot;Gábor A&quot;,&quot;parse-names&quot;:false,&quot;dropping-particle&quot;:&quot;&quot;,&quot;non-dropping-particle&quot;:&quot;&quot;},{&quot;family&quot;:&quot;Lipecz&quot;,&quot;given&quot;:&quot;Agnes&quot;,&quot;parse-names&quot;:false,&quot;dropping-particle&quot;:&quot;&quot;,&quot;non-dropping-particle&quot;:&quot;&quot;},{&quot;family&quot;:&quot;Ahire&quot;,&quot;given&quot;:&quot;Chetan&quot;,&quot;parse-names&quot;:false,&quot;dropping-particle&quot;:&quot;&quot;,&quot;non-dropping-particle&quot;:&quot;&quot;},{&quot;family&quot;:&quot;DelFavero&quot;,&quot;given&quot;:&quot;Jordan&quot;,&quot;parse-names&quot;:false,&quot;dropping-particle&quot;:&quot;&quot;,&quot;non-dropping-particle&quot;:&quot;&quot;},{&quot;family&quot;:&quot;Nyul-Toth&quot;,&quot;given&quot;:&quot;Adam&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0]]},&quot;page&quot;:&quot;409-428&quot;,&quot;publisher&quot;:&quot;Springer&quot;,&quot;issue&quot;:&quot;2&quot;,&quot;volume&quot;:&quot;42&quot;},&quot;isTemporary&quot;:false,&quot;displayAs&quot;:&quot;composite&quot;,&quot;suppress-author&quot;:false,&quot;composite&quot;:true,&quot;author-only&quot;:false}]},{&quot;citationID&quot;:&quot;MENDELEY_CITATION_8fdb3cca-2dc8-4542-9e36-b30bc4c4a26b&quot;,&quot;properties&quot;:{&quot;noteIndex&quot;:0},&quot;isEdited&quot;:false,&quot;manualOverride&quot;:{&quot;isManuallyOverridden&quot;:false,&quot;citeprocText&quot;:&quot;(Csik et al., 2025)&quot;,&quot;manualOverrideText&quot;:&quot;&quot;},&quot;citationTag&quot;:&quot;MENDELEY_CITATION_v3_eyJjaXRhdGlvbklEIjoiTUVOREVMRVlfQ0lUQVRJT05fOGZkYjNjY2EtMmRjOC00NTQyLTllMzYtYjMwYmM0YzRhMjZiIiwicHJvcGVydGllcyI6eyJub3RlSW5kZXgiOjB9LCJpc0VkaXRlZCI6ZmFsc2UsIm1hbnVhbE92ZXJyaWRlIjp7ImlzTWFudWFsbHlPdmVycmlkZGVuIjpmYWxzZSwiY2l0ZXByb2NUZXh0IjoiKENzaWsgZXQgYWwuLCAyMDI1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UsInN1cHByZXNzLWF1dGhvciI6ZmFsc2UsImNvbXBvc2l0ZSI6ZmFsc2UsImF1dGhvci1vbmx5IjpmYWxzZX1dfQ==&quot;,&quot;citationItems&quot;:[{&quot;id&quot;:&quot;bbfcc04f-597c-3a5e-933f-1245275487f3&quot;,&quot;itemData&quot;:{&quot;type&quot;:&quot;article-journal&quot;,&quot;id&quot;:&quot;bbfcc04f-597c-3a5e-933f-1245275487f3&quot;,&quot;title&quot;:&quot;Senescent Endothelial Cells in Cerebral Microcirculation Are Key Drivers of Age-Related Blood–Brain Barrier Disruption, Microvascular Rarefaction, and Neurovascular Coupling Impairment in Mice&quot;,&quot;author&quot;:[{&quot;family&quot;:&quot;Csik&quot;,&quot;given&quot;:&quot;Boglarka&quot;,&quot;parse-names&quot;:false,&quot;dropping-particle&quot;:&quot;&quot;,&quot;non-dropping-particle&quot;:&quot;&quot;},{&quot;family&quot;:&quot;Nyúl-Tóth&quot;,&quot;given&quot;:&quot;Ádám&quot;,&quot;parse-names&quot;:false,&quot;dropping-particle&quot;:&quot;&quot;,&quot;non-dropping-particle&quot;:&quot;&quot;},{&quot;family&quot;:&quot;Gulej&quot;,&quot;given&quot;:&quot;Rafal&quot;,&quot;parse-names&quot;:false,&quot;dropping-particle&quot;:&quot;&quot;,&quot;non-dropping-particle&quot;:&quot;&quot;},{&quot;family&quot;:&quot;Patai&quot;,&quot;given&quot;:&quot;Roland&quot;,&quot;parse-names&quot;:false,&quot;dropping-particle&quot;:&quot;&quot;,&quot;non-dropping-particle&quot;:&quot;&quot;},{&quot;family&quot;:&quot;Kiss&quot;,&quot;given&quot;:&quot;Tamas&quot;,&quot;parse-names&quot;:false,&quot;dropping-particle&quot;:&quot;&quot;,&quot;non-dropping-particle&quot;:&quot;&quot;},{&quot;family&quot;:&quot;Delfavero&quot;,&quot;given&quot;:&quot;Jordan&quot;,&quot;parse-names&quot;:false,&quot;dropping-particle&quot;:&quot;&quot;,&quot;non-dropping-particle&quot;:&quot;&quot;},{&quot;family&quot;:&quot;Nagaraja&quot;,&quot;given&quot;:&quot;Raghavendra Y&quot;,&quot;parse-names&quot;:false,&quot;dropping-particle&quot;:&quot;&quot;,&quot;non-dropping-particle&quot;:&quot;&quot;},{&quot;family&quot;:&quot;Balasubramanian&quot;,&quot;given&quot;:&quot;Priya&quot;,&quot;parse-names&quot;:false,&quot;dropping-particle&quot;:&quot;&quot;,&quot;non-dropping-particle&quot;:&quot;&quot;},{&quot;family&quot;:&quot;Shanmugarama&quot;,&quot;given&quot;:&quot;Santny&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5]]},&quot;page&quot;:&quot;e70048&quot;,&quot;publisher&quot;:&quot;Wiley Online Library&quot;},&quot;isTemporary&quot;:false,&quot;suppress-author&quot;:false,&quot;composite&quot;:false,&quot;author-only&quot;:false}]},{&quot;citationID&quot;:&quot;MENDELEY_CITATION_66392394-8ba8-40bf-966d-23ef7b323887&quot;,&quot;properties&quot;:{&quot;noteIndex&quot;:0},&quot;isEdited&quot;:false,&quot;manualOverride&quot;:{&quot;isManuallyOverridden&quot;:true,&quot;citeprocText&quot;:&quot;(Kiss et al., 2020)&quot;,&quot;manualOverrideText&quot;:&quot;Kiss et al. (2020)&quot;},&quot;citationTag&quot;:&quot;MENDELEY_CITATION_v3_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BdXX0sInBhZ2UiOiI0MjktNDQ0IiwicHVibGlzaGVyIjoiU3ByaW5nZXIiLCJpc3N1ZSI6IjIiLCJ2b2x1bWUiOiI0MiJ9LCJpc1RlbXBvcmFyeSI6ZmFsc2UsInN1cHByZXNzLWF1dGhvciI6ZmFsc2UsImNvbXBvc2l0ZSI6ZmFsc2UsImF1dGhvci1vbmx5IjpmYWxzZX1dfQ==&quot;,&quot;citationItems&quot;:[{&quot;id&quot;:&quot;88815f1b-78ab-399d-bf0d-79d4eeed589f&quot;,&quot;itemData&quot;:{&quot;type&quot;:&quot;article-journal&quot;,&quot;id&quot;:&quot;88815f1b-78ab-399d-bf0d-79d4eeed589f&quot;,&quot;title&quot;:&quot;Single-cell RNA sequencing identifies senescent cerebromicrovascular endothelial cells in the aged mouse brain&quot;,&quot;author&quot;:[{&quot;family&quot;:&quot;Kiss&quot;,&quot;given&quot;:&quot;Tamas&quot;,&quot;parse-names&quot;:false,&quot;dropping-particle&quot;:&quot;&quot;,&quot;non-dropping-particle&quot;:&quot;&quot;},{&quot;family&quot;:&quot;Nyúl-Tóth&quot;,&quot;given&quot;:&quot;Ádám&quot;,&quot;parse-names&quot;:false,&quot;dropping-particle&quot;:&quot;&quot;,&quot;non-dropping-particle&quot;:&quot;&quot;},{&quot;family&quot;:&quot;Balasubramanian&quot;,&quot;given&quot;:&quot;Priya&quot;,&quot;parse-names&quot;:false,&quot;dropping-particle&quot;:&quot;&quot;,&quot;non-dropping-particle&quot;:&quot;&quot;},{&quot;family&quot;:&quot;Tarantini&quot;,&quot;given&quot;:&quot;Stefano&quot;,&quot;parse-names&quot;:false,&quot;dropping-particle&quot;:&quot;&quot;,&quot;non-dropping-particle&quot;:&quot;&quot;},{&quot;family&quot;:&quot;Ahire&quot;,&quot;given&quot;:&quot;Chetan&quot;,&quot;parse-names&quot;:false,&quot;dropping-particle&quot;:&quot;&quot;,&quot;non-dropping-particle&quot;:&quot;&quot;},{&quot;family&quot;:&quot;DelFavero&quot;,&quot;given&quot;:&quot;Jordan&quot;,&quot;parse-names&quot;:false,&quot;dropping-particle&quot;:&quot;&quot;,&quot;non-dropping-particle&quot;:&quot;&quot;},{&quot;family&quot;:&quot;Yabluchanskiy&quot;,&quot;given&quot;:&quot;Andriy&quot;,&quot;parse-names&quot;:false,&quot;dropping-particle&quot;:&quot;&quot;,&quot;non-dropping-particle&quot;:&quot;&quot;},{&quot;family&quot;:&quot;Csipo&quot;,&quot;given&quot;:&quot;Tamas&quot;,&quot;parse-names&quot;:false,&quot;dropping-particle&quot;:&quot;&quot;,&quot;non-dropping-particle&quot;:&quot;&quot;},{&quot;family&quot;:&quot;Farkas&quot;,&quot;given&quot;:&quot;Eszter&quot;,&quot;parse-names&quot;:false,&quot;dropping-particle&quot;:&quot;&quot;,&quot;non-dropping-particle&quot;:&quot;&quot;},{&quot;family&quot;:&quot;Wiley&quot;,&quot;given&quot;:&quot;Graham&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0]]},&quot;page&quot;:&quot;429-444&quot;,&quot;publisher&quot;:&quot;Springer&quot;,&quot;issue&quot;:&quot;2&quot;,&quot;volume&quot;:&quot;42&quot;},&quot;isTemporary&quot;:false,&quot;suppress-author&quot;:false,&quot;composite&quot;:false,&quot;author-only&quot;:false}]},{&quot;citationID&quot;:&quot;MENDELEY_CITATION_5ee6fe37-adfd-4327-a8cb-cf192eed1b28&quot;,&quot;properties&quot;:{&quot;noteIndex&quot;:0},&quot;isEdited&quot;:false,&quot;manualOverride&quot;:{&quot;isManuallyOverridden&quot;:true,&quot;citeprocText&quot;:&quot;(Tarantini et al., 2021)&quot;,&quot;manualOverrideText&quot;:&quot;Tarantini et al. (2021)&quot;},&quot;citationTag&quot;:&quot;MENDELEY_CITATION_v3_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&quot;,&quot;citationItems&quot;:[{&quot;id&quot;:&quot;78745252-7683-38bd-a9d3-727cbef1160b&quot;,&quot;itemData&quot;:{&quot;type&quot;:&quot;article-journal&quot;,&quot;id&quot;:&quot;78745252-7683-38bd-a9d3-727cbef1160b&quot;,&quot;title&quot;:&quot;Treatment with the BCL-2/BCL-xL inhibitor senolytic drug ABT263/Navitoclax improves functional hyperemia in aged mice&quot;,&quot;author&quot;:[{&quot;family&quot;:&quot;Tarantini&quot;,&quot;given&quot;:&quot;Stefano&quot;,&quot;parse-names&quot;:false,&quot;dropping-particle&quot;:&quot;&quot;,&quot;non-dropping-particle&quot;:&quot;&quot;},{&quot;family&quot;:&quot;Balasubramanian&quot;,&quot;given&quot;:&quot;Priya&quot;,&quot;parse-names&quot;:false,&quot;dropping-particle&quot;:&quot;&quot;,&quot;non-dropping-particle&quot;:&quot;&quot;},{&quot;family&quot;:&quot;Delfavero&quot;,&quot;given&quot;:&quot;Jordan&quot;,&quot;parse-names&quot;:false,&quot;dropping-particle&quot;:&quot;&quot;,&quot;non-dropping-particle&quot;:&quot;&quot;},{&quot;family&quot;:&quot;Csipo&quot;,&quot;given&quot;:&quot;Tamas&quot;,&quot;parse-names&quot;:false,&quot;dropping-particle&quot;:&quot;&quot;,&quot;non-dropping-particle&quot;:&quot;&quot;},{&quot;family&quot;:&quot;Yabluchanskiy&quot;,&quot;given&quot;:&quot;Andriy&quot;,&quot;parse-names&quot;:false,&quot;dropping-particle&quot;:&quot;&quot;,&quot;non-dropping-particle&quot;:&quot;&quot;},{&quot;family&quot;:&quot;Kiss&quot;,&quot;given&quot;:&quot;Tamas&quot;,&quot;parse-names&quot;:false,&quot;dropping-particle&quot;:&quot;&quot;,&quot;non-dropping-particle&quot;:&quot;&quot;},{&quot;family&quot;:&quot;Nyul-Toth&quot;,&quot;given&quot;:&quot;Adam&quot;,&quot;parse-names&quot;:false,&quot;dropping-particle&quot;:&quot;&quot;,&quot;non-dropping-particle&quot;:&quot;&quot;},{&quot;family&quot;:&quot;Mukli&quot;,&quot;given&quot;:&quot;Peter&quot;,&quot;parse-names&quot;:false,&quot;dropping-particle&quot;:&quot;&quot;,&quot;non-dropping-particle&quot;:&quot;&quot;},{&quot;family&quot;:&quot;Toth&quot;,&quot;given&quot;:&quot;Peter&quot;,&quot;parse-names&quot;:false,&quot;dropping-particle&quot;:&quot;&quot;,&quot;non-dropping-particle&quot;:&quot;&quot;},{&quot;family&quot;:&quot;Ahire&quot;,&quot;given&quot;:&quot;Chetan&quot;,&quot;parse-names&quot;:false,&quot;dropping-particle&quot;:&quot;&quot;,&quot;non-dropping-particle&quot;:&quot;&quot;},{&quot;family&quot;:&quot;others&quot;,&quot;given&quot;:&quot;&quot;,&quot;parse-names&quot;:false,&quot;dropping-particle&quot;:&quot;&quot;,&quot;non-dropping-particle&quot;:&quot;&quot;}],&quot;container-title&quot;:&quot;Geroscience&quot;,&quot;container-title-short&quot;:&quot;Geroscience&quot;,&quot;issued&quot;:{&quot;date-parts&quot;:[[2021]]},&quot;page&quot;:&quot;2427-2440&quot;,&quot;publisher&quot;:&quot;Springer&quot;,&quot;issue&quot;:&quot;5&quot;,&quot;volume&quot;:&quot;43&quot;},&quot;isTemporary&quot;:false,&quot;suppress-author&quot;:false,&quot;composite&quot;:false,&quot;author-only&quot;:false}]},{&quot;citationID&quot;:&quot;MENDELEY_CITATION_f09cf388-1b56-4cd3-b004-1dc0bd45049b&quot;,&quot;properties&quot;:{&quot;noteIndex&quot;:0},&quot;isEdited&quot;:false,&quot;manualOverride&quot;:{&quot;isManuallyOverridden&quot;:true,&quot;citeprocText&quot;:&quot;(Ahire et al., 2023)&quot;,&quot;manualOverrideText&quot;:&quot;Ahire et al. (2023)&quot;},&quot;citationTag&quot;:&quot;MENDELEY_CITATION_v3_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&quot;,&quot;citationItems&quot;:[{&quot;id&quot;:&quot;def11813-45a9-3070-b951-90165e25556a&quot;,&quot;itemData&quot;:{&quot;type&quot;:&quot;article-journal&quot;,&quot;id&quot;:&quot;def11813-45a9-3070-b951-90165e25556a&quot;,&quot;title&quot;:&quot;Accelerated cerebromicrovascular senescence contributes to cognitive decline in a mouse model of paclitaxel (Taxol)-induced chemobrain&quot;,&quot;author&quot;:[{&quot;family&quot;:&quot;Ahire&quot;,&quot;given&quot;:&quot;Chetan&quot;,&quot;parse-names&quot;:false,&quot;dropping-particle&quot;:&quot;&quot;,&quot;non-dropping-particle&quot;:&quot;&quot;},{&quot;family&quot;:&quot;Nyul-Toth&quot;,&quot;given&quot;:&quot;Adam&quot;,&quot;parse-names&quot;:false,&quot;dropping-particle&quot;:&quot;&quot;,&quot;non-dropping-particle&quot;:&quot;&quot;},{&quot;family&quot;:&quot;DelFavero&quot;,&quot;given&quot;:&quot;Jordan&quot;,&quot;parse-names&quot;:false,&quot;dropping-particle&quot;:&quot;&quot;,&quot;non-dropping-particle&quot;:&quot;&quot;},{&quot;family&quot;:&quot;Gulej&quot;,&quot;given&quot;:&quot;Rafal&quot;,&quot;parse-names&quot;:false,&quot;dropping-particle&quot;:&quot;&quot;,&quot;non-dropping-particle&quot;:&quot;&quot;},{&quot;family&quot;:&quot;Faakye&quot;,&quot;given&quot;:&quot;Janet A&quot;,&quot;parse-names&quot;:false,&quot;dropping-particle&quot;:&quot;&quot;,&quot;non-dropping-particle&quot;:&quot;&quot;},{&quot;family&quot;:&quot;Tarantini&quot;,&quot;given&quot;:&quot;Stefano&quot;,&quot;parse-names&quot;:false,&quot;dropping-particle&quot;:&quot;&quot;,&quot;non-dropping-particle&quot;:&quot;&quot;},{&quot;family&quot;:&quot;Kiss&quot;,&quot;given&quot;:&quot;Tamas&quot;,&quot;parse-names&quot;:false,&quot;dropping-particle&quot;:&quot;&quot;,&quot;non-dropping-particle&quot;:&quot;&quot;},{&quot;family&quot;:&quot;Kuan-Celarier&quot;,&quot;given&quot;:&quot;Anna&quot;,&quot;parse-names&quot;:false,&quot;dropping-particle&quot;:&quot;&quot;,&quot;non-dropping-particle&quot;:&quot;&quot;},{&quot;family&quot;:&quot;Balasubramanian&quot;,&quot;given&quot;:&quot;Priya&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3]]},&quot;page&quot;:&quot;e13832&quot;,&quot;publisher&quot;:&quot;Wiley Online Library&quot;,&quot;issue&quot;:&quot;7&quot;,&quot;volume&quot;:&quot;22&quot;},&quot;isTemporary&quot;:false,&quot;suppress-author&quot;:false,&quot;composite&quot;:false,&quot;author-only&quot;:false}]},{&quot;citationID&quot;:&quot;MENDELEY_CITATION_a65e45e9-5789-417b-8626-f577b6962a3b&quot;,&quot;properties&quot;:{&quot;noteIndex&quot;:0,&quot;mode&quot;:&quot;composite&quot;},&quot;isEdited&quot;:false,&quot;manualOverride&quot;:{&quot;isManuallyOverridden&quot;:false,&quot;citeprocText&quot;:&quot;Csik et al. (2025)&quot;,&quot;manualOverrideText&quot;:&quot;&quot;},&quot;citationTag&quot;:&quot;MENDELEY_CITATION_v3_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&quot;,&quot;citationItems&quot;:[{&quot;id&quot;:&quot;bbfcc04f-597c-3a5e-933f-1245275487f3&quot;,&quot;itemData&quot;:{&quot;type&quot;:&quot;article-journal&quot;,&quot;id&quot;:&quot;bbfcc04f-597c-3a5e-933f-1245275487f3&quot;,&quot;title&quot;:&quot;Senescent Endothelial Cells in Cerebral Microcirculation Are Key Drivers of Age-Related Blood–Brain Barrier Disruption, Microvascular Rarefaction, and Neurovascular Coupling Impairment in Mice&quot;,&quot;author&quot;:[{&quot;family&quot;:&quot;Csik&quot;,&quot;given&quot;:&quot;Boglarka&quot;,&quot;parse-names&quot;:false,&quot;dropping-particle&quot;:&quot;&quot;,&quot;non-dropping-particle&quot;:&quot;&quot;},{&quot;family&quot;:&quot;Nyúl-Tóth&quot;,&quot;given&quot;:&quot;Ádám&quot;,&quot;parse-names&quot;:false,&quot;dropping-particle&quot;:&quot;&quot;,&quot;non-dropping-particle&quot;:&quot;&quot;},{&quot;family&quot;:&quot;Gulej&quot;,&quot;given&quot;:&quot;Rafal&quot;,&quot;parse-names&quot;:false,&quot;dropping-particle&quot;:&quot;&quot;,&quot;non-dropping-particle&quot;:&quot;&quot;},{&quot;family&quot;:&quot;Patai&quot;,&quot;given&quot;:&quot;Roland&quot;,&quot;parse-names&quot;:false,&quot;dropping-particle&quot;:&quot;&quot;,&quot;non-dropping-particle&quot;:&quot;&quot;},{&quot;family&quot;:&quot;Kiss&quot;,&quot;given&quot;:&quot;Tamas&quot;,&quot;parse-names&quot;:false,&quot;dropping-particle&quot;:&quot;&quot;,&quot;non-dropping-particle&quot;:&quot;&quot;},{&quot;family&quot;:&quot;Delfavero&quot;,&quot;given&quot;:&quot;Jordan&quot;,&quot;parse-names&quot;:false,&quot;dropping-particle&quot;:&quot;&quot;,&quot;non-dropping-particle&quot;:&quot;&quot;},{&quot;family&quot;:&quot;Nagaraja&quot;,&quot;given&quot;:&quot;Raghavendra Y&quot;,&quot;parse-names&quot;:false,&quot;dropping-particle&quot;:&quot;&quot;,&quot;non-dropping-particle&quot;:&quot;&quot;},{&quot;family&quot;:&quot;Balasubramanian&quot;,&quot;given&quot;:&quot;Priya&quot;,&quot;parse-names&quot;:false,&quot;dropping-particle&quot;:&quot;&quot;,&quot;non-dropping-particle&quot;:&quot;&quot;},{&quot;family&quot;:&quot;Shanmugarama&quot;,&quot;given&quot;:&quot;Santny&quot;,&quot;parse-names&quot;:false,&quot;dropping-particle&quot;:&quot;&quot;,&quot;non-dropping-particle&quot;:&quot;&quot;},{&quot;family&quot;:&quot;Ungvari&quot;,&quot;given&quot;:&quot;Anna&quot;,&quot;parse-names&quot;:false,&quot;dropping-particle&quot;:&quot;&quot;,&quot;non-dropping-particle&quot;:&quot;&quot;},{&quot;family&quot;:&quot;others&quot;,&quot;given&quot;:&quot;&quot;,&quot;parse-names&quot;:false,&quot;dropping-particle&quot;:&quot;&quot;,&quot;non-dropping-particle&quot;:&quot;&quot;}],&quot;container-title&quot;:&quot;Aging Cell&quot;,&quot;container-title-short&quot;:&quot;Aging Cell&quot;,&quot;issued&quot;:{&quot;date-parts&quot;:[[2025]]},&quot;page&quot;:&quot;e70048&quot;,&quot;publisher&quot;:&quot;Wiley Online Library&quot;},&quot;isTemporary&quot;:false,&quot;displayAs&quot;:&quot;composite&quot;,&quot;suppress-author&quot;:false,&quot;composite&quot;:true,&quot;author-only&quot;:false}]},{&quot;citationID&quot;:&quot;MENDELEY_CITATION_3523fb94-2414-4eaf-8845-664108bf1405&quot;,&quot;properties&quot;:{&quot;noteIndex&quot;:0},&quot;isEdited&quot;:false,&quot;manualOverride&quot;:{&quot;isManuallyOverridden&quot;:false,&quot;citeprocText&quot;:&quot;(Grandini et al., 2020)&quot;,&quot;manualOverrideText&quot;:&quot;&quot;},&quot;citationTag&quot;:&quot;MENDELEY_CITATION_v3_eyJjaXRhdGlvbklEIjoiTUVOREVMRVlfQ0lUQVRJT05fMzUyM2ZiOTQtMjQxNC00ZWFmLTg4NDUtNjY0MTA4YmYxNDA1IiwicHJvcGVydGllcyI6eyJub3RlSW5kZXgiOjB9LCJpc0VkaXRlZCI6ZmFsc2UsIm1hbnVhbE92ZXJyaWRlIjp7ImlzTWFudWFsbHlPdmVycmlkZGVuIjpmYWxzZSwiY2l0ZXByb2NUZXh0IjoiKEdyYW5kaW5pIGV0IGFsLiwgMjAyMC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XX0=&quot;,&quot;citationItems&quot;:[{&quot;id&quot;:&quot;ad749e17-6929-3540-9633-4596a2f34e8b&quot;,&quot;itemData&quot;:{&quot;type&quot;:&quot;article-journal&quot;,&quot;id&quot;:&quot;ad749e17-6929-3540-9633-4596a2f34e8b&quot;,&quot;title&quot;:&quot;Metrics for multi-class classification: an overview&quot;,&quot;author&quot;:[{&quot;family&quot;:&quot;Grandini&quot;,&quot;given&quot;:&quot;Margherita&quot;,&quot;parse-names&quot;:false,&quot;dropping-particle&quot;:&quot;&quot;,&quot;non-dropping-particle&quot;:&quot;&quot;},{&quot;family&quot;:&quot;Bagli&quot;,&quot;given&quot;:&quot;Enrico&quot;,&quot;parse-names&quot;:false,&quot;dropping-particle&quot;:&quot;&quot;,&quot;non-dropping-particle&quot;:&quot;&quot;},{&quot;family&quot;:&quot;Visani&quot;,&quot;given&quot;:&quot;Giorgio&quot;,&quot;parse-names&quot;:false,&quot;dropping-particle&quot;:&quot;&quot;,&quot;non-dropping-particle&quot;:&quot;&quot;}],&quot;container-title&quot;:&quot;arXiv preprint arXiv:2008.05756&quot;,&quot;issued&quot;:{&quot;date-parts&quot;:[[2020]]},&quot;container-title-short&quot;:&quot;&quot;},&quot;isTemporary&quot;:false}]},{&quot;citationID&quot;:&quot;MENDELEY_CITATION_ace7bb99-f870-4731-b646-b3c02817d0bd&quot;,&quot;properties&quot;:{&quot;noteIndex&quot;:0},&quot;isEdited&quot;:false,&quot;manualOverride&quot;:{&quot;isManuallyOverridden&quot;:false,&quot;citeprocText&quot;:&quot;(Grandini et al., 2020; Sokolova &amp;#38; Lapalme, 2009)&quot;,&quot;manualOverrideText&quot;:&quot;&quot;},&quot;citationTag&quot;:&quot;MENDELEY_CITATION_v3_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&quot;,&quot;citationItems&quot;:[{&quot;id&quot;:&quot;ad749e17-6929-3540-9633-4596a2f34e8b&quot;,&quot;itemData&quot;:{&quot;type&quot;:&quot;article-journal&quot;,&quot;id&quot;:&quot;ad749e17-6929-3540-9633-4596a2f34e8b&quot;,&quot;title&quot;:&quot;Metrics for multi-class classification: an overview&quot;,&quot;author&quot;:[{&quot;family&quot;:&quot;Grandini&quot;,&quot;given&quot;:&quot;Margherita&quot;,&quot;parse-names&quot;:false,&quot;dropping-particle&quot;:&quot;&quot;,&quot;non-dropping-particle&quot;:&quot;&quot;},{&quot;family&quot;:&quot;Bagli&quot;,&quot;given&quot;:&quot;Enrico&quot;,&quot;parse-names&quot;:false,&quot;dropping-particle&quot;:&quot;&quot;,&quot;non-dropping-particle&quot;:&quot;&quot;},{&quot;family&quot;:&quot;Visani&quot;,&quot;given&quot;:&quot;Giorgio&quot;,&quot;parse-names&quot;:false,&quot;dropping-particle&quot;:&quot;&quot;,&quot;non-dropping-particle&quot;:&quot;&quot;}],&quot;container-title&quot;:&quot;arXiv preprint arXiv:2008.05756&quot;,&quot;issued&quot;:{&quot;date-parts&quot;:[[2020]]},&quot;container-title-short&quot;:&quot;&quot;},&quot;isTemporary&quot;:false},{&quot;id&quot;:&quot;e13d382f-eee5-32ba-b83a-bb33eaee28d1&quot;,&quot;itemData&quot;:{&quot;type&quot;:&quot;article-journal&quot;,&quot;id&quot;:&quot;e13d382f-eee5-32ba-b83a-bb33eaee28d1&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issued&quot;:{&quot;date-parts&quot;:[[2009]]},&quot;page&quot;:&quot;427-437&quot;,&quot;publisher&quot;:&quot;Elsevier&quot;,&quot;issue&quot;:&quot;4&quot;,&quot;volume&quot;:&quot;45&quot;},&quot;isTemporary&quot;:false}]},{&quot;citationID&quot;:&quot;MENDELEY_CITATION_cbaa6c9a-bfef-4b5a-a9b0-e0d14bb7a020&quot;,&quot;properties&quot;:{&quot;noteIndex&quot;:0},&quot;isEdited&quot;:false,&quot;manualOverride&quot;:{&quot;isManuallyOverridden&quot;:false,&quot;citeprocText&quot;:&quot;(Li et al., 2023)&quot;,&quot;manualOverrideText&quot;:&quot;&quot;},&quot;citationTag&quot;:&quot;MENDELEY_CITATION_v3_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&quot;,&quot;citationItems&quot;:[{&quot;id&quot;:&quot;cf44ac98-f006-3359-8e3d-069058434276&quot;,&quot;itemData&quot;:{&quot;type&quot;:&quot;article-journal&quot;,&quot;id&quot;:&quot;cf44ac98-f006-3359-8e3d-069058434276&quot;,&quot;title&quot;:&quot;Imbalanced least squares regression with adaptive weight learning&quot;,&quot;author&quot;:[{&quot;family&quot;:&quot;Li&quot;,&quot;given&quot;:&quot;Yanting&quot;,&quot;parse-names&quot;:false,&quot;dropping-particle&quot;:&quot;&quot;,&quot;non-dropping-particle&quot;:&quot;&quot;},{&quot;family&quot;:&quot;Jin&quot;,&quot;given&quot;:&quot;Junwei&quot;,&quot;parse-names&quot;:false,&quot;dropping-particle&quot;:&quot;&quot;,&quot;non-dropping-particle&quot;:&quot;&quot;},{&quot;family&quot;:&quot;Ma&quot;,&quot;given&quot;:&quot;Jiangtao&quot;,&quot;parse-names&quot;:false,&quot;dropping-particle&quot;:&quot;&quot;,&quot;non-dropping-particle&quot;:&quot;&quot;},{&quot;family&quot;:&quot;Zhu&quot;,&quot;given&quot;:&quot;Fubao&quot;,&quot;parse-names&quot;:false,&quot;dropping-particle&quot;:&quot;&quot;,&quot;non-dropping-particle&quot;:&quot;&quot;},{&quot;family&quot;:&quot;Jin&quot;,&quot;given&quot;:&quot;Baohua&quot;,&quot;parse-names&quot;:false,&quot;dropping-particle&quot;:&quot;&quot;,&quot;non-dropping-particle&quot;:&quot;&quot;},{&quot;family&quot;:&quot;Liang&quot;,&quot;given&quot;:&quot;Jing&quot;,&quot;parse-names&quot;:false,&quot;dropping-particle&quot;:&quot;&quot;,&quot;non-dropping-particle&quot;:&quot;&quot;},{&quot;family&quot;:&quot;Chen&quot;,&quot;given&quot;:&quot;C L Philip&quot;,&quot;parse-names&quot;:false,&quot;dropping-particle&quot;:&quot;&quot;,&quot;non-dropping-particle&quot;:&quot;&quot;}],&quot;container-title&quot;:&quot;Information Sciences&quot;,&quot;container-title-short&quot;:&quot;Inf. Sci. (N Y).&quot;,&quot;issued&quot;:{&quot;date-parts&quot;:[[2023]]},&quot;page&quot;:&quot;119541&quot;,&quot;publisher&quot;:&quot;Elsevier&quot;,&quot;volume&quot;:&quot;648&quot;},&quot;isTemporary&quot;:false}]},{&quot;citationID&quot;:&quot;MENDELEY_CITATION_4bdedbf5-4747-4c49-84fa-3956ec87a7ea&quot;,&quot;properties&quot;:{&quot;noteIndex&quot;:0,&quot;mode&quot;:&quot;composite&quot;},&quot;isEdited&quot;:false,&quot;manualOverride&quot;:{&quot;isManuallyOverridden&quot;:false,&quot;citeprocText&quot;:&quot;Hand &amp;#38; Till (2001)&quot;,&quot;manualOverrideText&quot;:&quot;&quot;},&quot;citationTag&quot;:&quot;MENDELEY_CITATION_v3_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&quot;,&quot;citationItems&quot;:[{&quot;id&quot;:&quot;e3eb16ff-b3bd-3282-a446-5a4b9e340bae&quot;,&quot;itemData&quot;:{&quot;type&quot;:&quot;article-journal&quot;,&quot;id&quot;:&quot;e3eb16ff-b3bd-3282-a446-5a4b9e340bae&quot;,&quot;title&quot;:&quot;A simple generalisation of the area under the ROC curve for multiple class classification problems&quot;,&quot;author&quot;:[{&quot;family&quot;:&quot;Hand&quot;,&quot;given&quot;:&quot;David J&quot;,&quot;parse-names&quot;:false,&quot;dropping-particle&quot;:&quot;&quot;,&quot;non-dropping-particle&quot;:&quot;&quot;},{&quot;family&quot;:&quot;Till&quot;,&quot;given&quot;:&quot;Robert J&quot;,&quot;parse-names&quot;:false,&quot;dropping-particle&quot;:&quot;&quot;,&quot;non-dropping-particle&quot;:&quot;&quot;}],&quot;container-title&quot;:&quot;Machine learning&quot;,&quot;container-title-short&quot;:&quot;Mach. Learn.&quot;,&quot;issued&quot;:{&quot;date-parts&quot;:[[2001]]},&quot;page&quot;:&quot;171-186&quot;,&quot;publisher&quot;:&quot;Springer&quot;,&quot;issue&quot;:&quot;2&quot;,&quot;volume&quot;:&quot;45&quot;},&quot;isTemporary&quot;:false,&quot;displayAs&quot;:&quot;composite&quot;,&quot;suppress-author&quot;:false,&quot;composite&quot;:true,&quot;author-only&quot;:false}]},{&quot;citationID&quot;:&quot;MENDELEY_CITATION_13366dc0-a2f0-42bb-8d64-4ad3b9251ae8&quot;,&quot;properties&quot;:{&quot;noteIndex&quot;:0},&quot;isEdited&quot;:false,&quot;manualOverride&quot;:{&quot;isManuallyOverridden&quot;:false,&quot;citeprocText&quot;:&quot;(Baena-Miret et al., 2025)&quot;,&quot;manualOverrideText&quot;:&quot;&quot;},&quot;citationTag&quot;:&quot;MENDELEY_CITATION_v3_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&quot;,&quot;citationItems&quot;:[{&quot;id&quot;:&quot;65904528-c5e7-30f3-9d28-64518d6f0cfb&quot;,&quot;itemData&quot;:{&quot;type&quot;:&quot;article-journal&quot;,&quot;id&quot;:&quot;65904528-c5e7-30f3-9d28-64518d6f0cfb&quot;,&quot;title&quot;:&quot;A Two-Step Algorithm for Handling Block-Wise Missing Data in Multi-Omics&quot;,&quot;author&quot;:[{&quot;family&quot;:&quot;Baena-Miret&quot;,&quot;given&quot;:&quot;Sergi&quot;,&quot;parse-names&quot;:false,&quot;dropping-particle&quot;:&quot;&quot;,&quot;non-dropping-particle&quot;:&quot;&quot;},{&quot;family&quot;:&quot;Reverter&quot;,&quot;given&quot;:&quot;Ferran&quot;,&quot;parse-names&quot;:false,&quot;dropping-particle&quot;:&quot;&quot;,&quot;non-dropping-particle&quot;:&quot;&quot;},{&quot;family&quot;:&quot;Sánchez&quot;,&quot;given&quot;:&quot;Alex&quot;,&quot;parse-names&quot;:false,&quot;dropping-particle&quot;:&quot;&quot;,&quot;non-dropping-particle&quot;:&quot;&quot;},{&quot;family&quot;:&quot;Vegas&quot;,&quot;given&quot;:&quot;Esteban&quot;,&quot;parse-names&quot;:false,&quot;dropping-particle&quot;:&quot;&quot;,&quot;non-dropping-particle&quot;:&quot;&quot;}],&quot;container-title&quot;:&quot;Applied Sciences&quot;,&quot;issued&quot;:{&quot;date-parts&quot;:[[2025]]},&quot;page&quot;:&quot;3650&quot;,&quot;publisher&quot;:&quot;MDPI&quot;,&quot;issue&quot;:&quot;7&quot;,&quot;volume&quot;:&quot;15&quot;,&quot;container-title-short&quot;:&quot;&quot;},&quot;isTemporary&quot;:false,&quot;suppress-author&quot;:false,&quot;composite&quot;:false,&quot;author-only&quot;:false}]},{&quot;citationID&quot;:&quot;MENDELEY_CITATION_b454a973-9342-470d-8fd2-e1beb4cc8c49&quot;,&quot;properties&quot;:{&quot;noteIndex&quot;:0},&quot;isEdited&quot;:false,&quot;manualOverride&quot;:{&quot;isManuallyOverridden&quot;:false,&quot;citeprocText&quot;:&quot;(Baena-Miret et al., 2024, 2025)&quot;,&quot;manualOverrideText&quot;:&quot;&quot;},&quot;citationTag&quot;:&quot;MENDELEY_CITATION_v3_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&quot;,&quot;citationItems&quot;:[{&quot;id&quot;:&quot;65904528-c5e7-30f3-9d28-64518d6f0cfb&quot;,&quot;itemData&quot;:{&quot;type&quot;:&quot;article-journal&quot;,&quot;id&quot;:&quot;65904528-c5e7-30f3-9d28-64518d6f0cfb&quot;,&quot;title&quot;:&quot;A Two-Step Algorithm for Handling Block-Wise Missing Data in Multi-Omics&quot;,&quot;author&quot;:[{&quot;family&quot;:&quot;Baena-Miret&quot;,&quot;given&quot;:&quot;Sergi&quot;,&quot;parse-names&quot;:false,&quot;dropping-particle&quot;:&quot;&quot;,&quot;non-dropping-particle&quot;:&quot;&quot;},{&quot;family&quot;:&quot;Reverter&quot;,&quot;given&quot;:&quot;Ferran&quot;,&quot;parse-names&quot;:false,&quot;dropping-particle&quot;:&quot;&quot;,&quot;non-dropping-particle&quot;:&quot;&quot;},{&quot;family&quot;:&quot;Sánchez&quot;,&quot;given&quot;:&quot;Alex&quot;,&quot;parse-names&quot;:false,&quot;dropping-particle&quot;:&quot;&quot;,&quot;non-dropping-particle&quot;:&quot;&quot;},{&quot;family&quot;:&quot;Vegas&quot;,&quot;given&quot;:&quot;Esteban&quot;,&quot;parse-names&quot;:false,&quot;dropping-particle&quot;:&quot;&quot;,&quot;non-dropping-particle&quot;:&quot;&quot;}],&quot;container-title&quot;:&quot;Applied Sciences&quot;,&quot;issued&quot;:{&quot;date-parts&quot;:[[2025]]},&quot;page&quot;:&quot;3650&quot;,&quot;publisher&quot;:&quot;MDPI&quot;,&quot;issue&quot;:&quot;7&quot;,&quot;volume&quot;:&quot;15&quot;,&quot;container-title-short&quot;:&quot;&quot;},&quot;isTemporary&quot;:false},{&quot;id&quot;:&quot;50dfb075-1c4f-3a4e-a587-b7f24486d84e&quot;,&quot;itemData&quot;:{&quot;type&quot;:&quot;article-journal&quot;,&quot;id&quot;:&quot;50dfb075-1c4f-3a4e-a587-b7f24486d84e&quot;,&quot;title&quot;:&quot;A framework for block-wise missing data in multi-omics&quot;,&quot;author&quot;:[{&quot;family&quot;:&quot;Baena-Miret&quot;,&quot;given&quot;:&quot;Sergi&quot;,&quot;parse-names&quot;:false,&quot;dropping-particle&quot;:&quot;&quot;,&quot;non-dropping-particle&quot;:&quot;&quot;},{&quot;family&quot;:&quot;Reverter&quot;,&quot;given&quot;:&quot;Ferran&quot;,&quot;parse-names&quot;:false,&quot;dropping-particle&quot;:&quot;&quot;,&quot;non-dropping-particle&quot;:&quot;&quot;},{&quot;family&quot;:&quot;Vegas&quot;,&quot;given&quot;:&quot;Esteban&quot;,&quot;parse-names&quot;:false,&quot;dropping-particle&quot;:&quot;&quot;,&quot;non-dropping-particle&quot;:&quot;&quot;}],&quot;container-title&quot;:&quot;Plos one&quot;,&quot;container-title-short&quot;:&quot;PLoS One&quot;,&quot;issued&quot;:{&quot;date-parts&quot;:[[2024]]},&quot;page&quot;:&quot;e0307482&quot;,&quot;publisher&quot;:&quot;Public Library of Science San Francisco, CA USA&quot;,&quot;issue&quot;:&quot;7&quot;,&quot;volume&quot;:&quot;19&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45a940f-bf53-41ef-a09f-5b88ceb766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63F8772D7A1D74E8579FB674477F06F" ma:contentTypeVersion="15" ma:contentTypeDescription="Create a new document." ma:contentTypeScope="" ma:versionID="fb6f0382f2e00cccdc1c1816b018c087">
  <xsd:schema xmlns:xsd="http://www.w3.org/2001/XMLSchema" xmlns:xs="http://www.w3.org/2001/XMLSchema" xmlns:p="http://schemas.microsoft.com/office/2006/metadata/properties" xmlns:ns3="545a940f-bf53-41ef-a09f-5b88ceb76652" xmlns:ns4="1ee66c80-72b9-4ad9-bd4c-7d0ce4d098a3" targetNamespace="http://schemas.microsoft.com/office/2006/metadata/properties" ma:root="true" ma:fieldsID="df29c11c6fac60bac0d85f70ec9ba75f" ns3:_="" ns4:_="">
    <xsd:import namespace="545a940f-bf53-41ef-a09f-5b88ceb76652"/>
    <xsd:import namespace="1ee66c80-72b9-4ad9-bd4c-7d0ce4d098a3"/>
    <xsd:element name="properties">
      <xsd:complexType>
        <xsd:sequence>
          <xsd:element name="documentManagement">
            <xsd:complexType>
              <xsd:all>
                <xsd:element ref="ns3:_activity" minOccurs="0"/>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a940f-bf53-41ef-a09f-5b88ceb7665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e66c80-72b9-4ad9-bd4c-7d0ce4d098a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535522-9A95-4138-90C4-030201F595F5}">
  <ds:schemaRefs>
    <ds:schemaRef ds:uri="http://schemas.microsoft.com/sharepoint/v3/contenttype/forms"/>
  </ds:schemaRefs>
</ds:datastoreItem>
</file>

<file path=customXml/itemProps2.xml><?xml version="1.0" encoding="utf-8"?>
<ds:datastoreItem xmlns:ds="http://schemas.openxmlformats.org/officeDocument/2006/customXml" ds:itemID="{6A7991E9-F135-4B5A-AA88-FD820D502ED5}">
  <ds:schemaRefs>
    <ds:schemaRef ds:uri="http://schemas.openxmlformats.org/officeDocument/2006/bibliography"/>
  </ds:schemaRefs>
</ds:datastoreItem>
</file>

<file path=customXml/itemProps3.xml><?xml version="1.0" encoding="utf-8"?>
<ds:datastoreItem xmlns:ds="http://schemas.openxmlformats.org/officeDocument/2006/customXml" ds:itemID="{A9FF52B2-CB90-476C-8AE0-3EE97BA4EEAE}">
  <ds:schemaRefs>
    <ds:schemaRef ds:uri="http://schemas.microsoft.com/office/2006/metadata/properties"/>
    <ds:schemaRef ds:uri="http://schemas.microsoft.com/office/infopath/2007/PartnerControls"/>
    <ds:schemaRef ds:uri="545a940f-bf53-41ef-a09f-5b88ceb76652"/>
  </ds:schemaRefs>
</ds:datastoreItem>
</file>

<file path=customXml/itemProps4.xml><?xml version="1.0" encoding="utf-8"?>
<ds:datastoreItem xmlns:ds="http://schemas.openxmlformats.org/officeDocument/2006/customXml" ds:itemID="{A275C1A8-5DE7-4BAA-8EAE-F2268A7359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a940f-bf53-41ef-a09f-5b88ceb76652"/>
    <ds:schemaRef ds:uri="1ee66c80-72b9-4ad9-bd4c-7d0ce4d098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Pages>
  <Words>7806</Words>
  <Characters>48014</Characters>
  <Application>Microsoft Office Word</Application>
  <DocSecurity>0</DocSecurity>
  <Lines>716</Lines>
  <Paragraphs>234</Paragraphs>
  <ScaleCrop>false</ScaleCrop>
  <Company/>
  <LinksUpToDate>false</LinksUpToDate>
  <CharactersWithSpaces>55586</CharactersWithSpaces>
  <SharedDoc>false</SharedDoc>
  <HLinks>
    <vt:vector size="66" baseType="variant">
      <vt:variant>
        <vt:i4>786484</vt:i4>
      </vt:variant>
      <vt:variant>
        <vt:i4>30</vt:i4>
      </vt:variant>
      <vt:variant>
        <vt:i4>0</vt:i4>
      </vt:variant>
      <vt:variant>
        <vt:i4>5</vt:i4>
      </vt:variant>
      <vt:variant>
        <vt:lpwstr>mailto:Paul.O.Okafor-1@ou.edu</vt:lpwstr>
      </vt:variant>
      <vt:variant>
        <vt:lpwstr/>
      </vt:variant>
      <vt:variant>
        <vt:i4>4718627</vt:i4>
      </vt:variant>
      <vt:variant>
        <vt:i4>27</vt:i4>
      </vt:variant>
      <vt:variant>
        <vt:i4>0</vt:i4>
      </vt:variant>
      <vt:variant>
        <vt:i4>5</vt:i4>
      </vt:variant>
      <vt:variant>
        <vt:lpwstr>https://www.mdpi.com/2076-3417/15/7/3650</vt:lpwstr>
      </vt:variant>
      <vt:variant>
        <vt:lpwstr>MultiClass_Classification</vt:lpwstr>
      </vt:variant>
      <vt:variant>
        <vt:i4>786484</vt:i4>
      </vt:variant>
      <vt:variant>
        <vt:i4>24</vt:i4>
      </vt:variant>
      <vt:variant>
        <vt:i4>0</vt:i4>
      </vt:variant>
      <vt:variant>
        <vt:i4>5</vt:i4>
      </vt:variant>
      <vt:variant>
        <vt:lpwstr>mailto:Paul.O.Okafor-1@ou.edu</vt:lpwstr>
      </vt:variant>
      <vt:variant>
        <vt:lpwstr/>
      </vt:variant>
      <vt:variant>
        <vt:i4>786484</vt:i4>
      </vt:variant>
      <vt:variant>
        <vt:i4>21</vt:i4>
      </vt:variant>
      <vt:variant>
        <vt:i4>0</vt:i4>
      </vt:variant>
      <vt:variant>
        <vt:i4>5</vt:i4>
      </vt:variant>
      <vt:variant>
        <vt:lpwstr>mailto:Paul.O.Okafor-1@ou.edu</vt:lpwstr>
      </vt:variant>
      <vt:variant>
        <vt:lpwstr/>
      </vt:variant>
      <vt:variant>
        <vt:i4>786484</vt:i4>
      </vt:variant>
      <vt:variant>
        <vt:i4>18</vt:i4>
      </vt:variant>
      <vt:variant>
        <vt:i4>0</vt:i4>
      </vt:variant>
      <vt:variant>
        <vt:i4>5</vt:i4>
      </vt:variant>
      <vt:variant>
        <vt:lpwstr>mailto:Paul.O.Okafor-1@ou.edu</vt:lpwstr>
      </vt:variant>
      <vt:variant>
        <vt:lpwstr/>
      </vt:variant>
      <vt:variant>
        <vt:i4>786484</vt:i4>
      </vt:variant>
      <vt:variant>
        <vt:i4>15</vt:i4>
      </vt:variant>
      <vt:variant>
        <vt:i4>0</vt:i4>
      </vt:variant>
      <vt:variant>
        <vt:i4>5</vt:i4>
      </vt:variant>
      <vt:variant>
        <vt:lpwstr>mailto:Paul.O.Okafor-1@ou.edu</vt:lpwstr>
      </vt:variant>
      <vt:variant>
        <vt:lpwstr/>
      </vt:variant>
      <vt:variant>
        <vt:i4>786484</vt:i4>
      </vt:variant>
      <vt:variant>
        <vt:i4>12</vt:i4>
      </vt:variant>
      <vt:variant>
        <vt:i4>0</vt:i4>
      </vt:variant>
      <vt:variant>
        <vt:i4>5</vt:i4>
      </vt:variant>
      <vt:variant>
        <vt:lpwstr>mailto:Paul.O.Okafor-1@ou.edu</vt:lpwstr>
      </vt:variant>
      <vt:variant>
        <vt:lpwstr/>
      </vt:variant>
      <vt:variant>
        <vt:i4>786484</vt:i4>
      </vt:variant>
      <vt:variant>
        <vt:i4>9</vt:i4>
      </vt:variant>
      <vt:variant>
        <vt:i4>0</vt:i4>
      </vt:variant>
      <vt:variant>
        <vt:i4>5</vt:i4>
      </vt:variant>
      <vt:variant>
        <vt:lpwstr>mailto:Paul.O.Okafor-1@ou.edu</vt:lpwstr>
      </vt:variant>
      <vt:variant>
        <vt:lpwstr/>
      </vt:variant>
      <vt:variant>
        <vt:i4>786484</vt:i4>
      </vt:variant>
      <vt:variant>
        <vt:i4>6</vt:i4>
      </vt:variant>
      <vt:variant>
        <vt:i4>0</vt:i4>
      </vt:variant>
      <vt:variant>
        <vt:i4>5</vt:i4>
      </vt:variant>
      <vt:variant>
        <vt:lpwstr>mailto:Paul.O.Okafor-1@ou.edu</vt:lpwstr>
      </vt:variant>
      <vt:variant>
        <vt:lpwstr/>
      </vt:variant>
      <vt:variant>
        <vt:i4>786484</vt:i4>
      </vt:variant>
      <vt:variant>
        <vt:i4>3</vt:i4>
      </vt:variant>
      <vt:variant>
        <vt:i4>0</vt:i4>
      </vt:variant>
      <vt:variant>
        <vt:i4>5</vt:i4>
      </vt:variant>
      <vt:variant>
        <vt:lpwstr>mailto:Paul.O.Okafor-1@ou.edu</vt:lpwstr>
      </vt:variant>
      <vt:variant>
        <vt:lpwstr/>
      </vt:variant>
      <vt:variant>
        <vt:i4>786484</vt:i4>
      </vt:variant>
      <vt:variant>
        <vt:i4>0</vt:i4>
      </vt:variant>
      <vt:variant>
        <vt:i4>0</vt:i4>
      </vt:variant>
      <vt:variant>
        <vt:i4>5</vt:i4>
      </vt:variant>
      <vt:variant>
        <vt:lpwstr>mailto:Paul.O.Okafor-1@ou.edu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Okafor, Paul O.</dc:creator>
  <cp:keywords/>
  <dc:description/>
  <cp:lastModifiedBy>Okafor, Paul O.</cp:lastModifiedBy>
  <cp:revision>12</cp:revision>
  <cp:lastPrinted>2026-01-30T08:17:00Z</cp:lastPrinted>
  <dcterms:created xsi:type="dcterms:W3CDTF">2026-03-27T17:07:00Z</dcterms:created>
  <dcterms:modified xsi:type="dcterms:W3CDTF">2026-04-02T22:14:00Z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0x010100D63F8772D7A1D74E8579FB674477F06F</vt:lpwstr>
  </property>
</Properties>
</file>